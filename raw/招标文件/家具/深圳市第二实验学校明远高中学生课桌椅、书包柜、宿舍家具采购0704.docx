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8"/>
        <w:widowControl/>
        <w:jc w:val="center"/>
        <w:outlineLvl w:val="1"/>
        <w:rPr>
          <w:rFonts w:hint="eastAsia" w:ascii="黑体" w:hAnsi="宋体" w:eastAsia="黑体" w:cs="黑体"/>
          <w:sz w:val="40"/>
          <w:szCs w:val="40"/>
        </w:rPr>
      </w:pPr>
      <w:bookmarkStart w:id="0" w:name="_Hlk71456902"/>
      <w:r>
        <w:rPr>
          <w:rFonts w:hint="eastAsia" w:ascii="黑体" w:hAnsi="宋体" w:eastAsia="黑体" w:cs="黑体"/>
          <w:sz w:val="40"/>
          <w:szCs w:val="40"/>
        </w:rPr>
        <w:t>深圳市第二实验学校明远高中学生课桌椅、书包柜、宿舍家具采购</w:t>
      </w:r>
    </w:p>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招标文件信息</w:t>
      </w:r>
    </w:p>
    <w:tbl>
      <w:tblPr>
        <w:tblStyle w:val="43"/>
        <w:tblW w:w="7943" w:type="dxa"/>
        <w:jc w:val="center"/>
        <w:tblCellSpacing w:w="0" w:type="dxa"/>
        <w:tblLayout w:type="autofit"/>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0" w:type="auto"/>
            <w:shd w:val="clear" w:color="auto" w:fill="auto"/>
            <w:vAlign w:val="center"/>
          </w:tcPr>
          <w:p>
            <w:pPr>
              <w:widowControl/>
              <w:jc w:val="left"/>
              <w:rPr>
                <w:sz w:val="30"/>
                <w:szCs w:val="30"/>
              </w:rPr>
            </w:pPr>
            <w:r>
              <w:rPr>
                <w:rFonts w:ascii="宋体" w:hAnsi="宋体" w:cs="宋体"/>
                <w:kern w:val="0"/>
                <w:sz w:val="30"/>
                <w:szCs w:val="30"/>
              </w:rPr>
              <w:t>**********</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项目名称：</w:t>
            </w:r>
          </w:p>
        </w:tc>
        <w:tc>
          <w:tcPr>
            <w:tcW w:w="0" w:type="auto"/>
            <w:shd w:val="clear" w:color="auto" w:fill="auto"/>
            <w:vAlign w:val="center"/>
          </w:tcPr>
          <w:p>
            <w:pPr>
              <w:widowControl/>
              <w:jc w:val="left"/>
              <w:rPr>
                <w:rFonts w:hint="eastAsia" w:eastAsia="宋体"/>
                <w:sz w:val="30"/>
                <w:szCs w:val="30"/>
                <w:lang w:val="en-US" w:eastAsia="zh-CN"/>
              </w:rPr>
            </w:pPr>
            <w:r>
              <w:rPr>
                <w:rFonts w:hint="eastAsia"/>
                <w:sz w:val="30"/>
                <w:szCs w:val="30"/>
              </w:rPr>
              <w:t>深圳市第二实验学校明远高中学生课桌椅、书包柜、宿舍家具</w:t>
            </w:r>
            <w:r>
              <w:rPr>
                <w:rFonts w:hint="eastAsia"/>
                <w:sz w:val="30"/>
                <w:szCs w:val="30"/>
                <w:lang w:val="en-US" w:eastAsia="zh-CN"/>
              </w:rPr>
              <w:t>采购</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pPr>
              <w:widowControl/>
              <w:jc w:val="left"/>
              <w:rPr>
                <w:sz w:val="30"/>
                <w:szCs w:val="30"/>
              </w:rPr>
            </w:pPr>
            <w:r>
              <w:rPr>
                <w:rFonts w:ascii="宋体" w:hAnsi="宋体" w:cs="宋体"/>
                <w:kern w:val="0"/>
                <w:sz w:val="30"/>
                <w:szCs w:val="30"/>
              </w:rPr>
              <w:t>A</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pPr>
              <w:widowControl/>
              <w:jc w:val="left"/>
              <w:rPr>
                <w:sz w:val="30"/>
                <w:szCs w:val="30"/>
              </w:rPr>
            </w:pPr>
            <w:r>
              <w:rPr>
                <w:rFonts w:ascii="宋体" w:hAnsi="宋体" w:cs="宋体"/>
                <w:kern w:val="0"/>
                <w:sz w:val="30"/>
                <w:szCs w:val="30"/>
              </w:rPr>
              <w:t>货物类</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pPr>
              <w:widowControl/>
              <w:jc w:val="left"/>
              <w:rPr>
                <w:sz w:val="30"/>
                <w:szCs w:val="30"/>
              </w:rPr>
            </w:pPr>
            <w:r>
              <w:rPr>
                <w:rFonts w:ascii="宋体" w:hAnsi="宋体" w:cs="宋体"/>
                <w:kern w:val="0"/>
                <w:sz w:val="30"/>
                <w:szCs w:val="30"/>
              </w:rPr>
              <w:t>公开招标</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pPr>
              <w:widowControl/>
              <w:jc w:val="left"/>
              <w:rPr>
                <w:sz w:val="30"/>
                <w:szCs w:val="30"/>
              </w:rPr>
            </w:pPr>
            <w:r>
              <w:rPr>
                <w:rFonts w:ascii="宋体" w:hAnsi="宋体" w:cs="宋体"/>
                <w:kern w:val="0"/>
                <w:sz w:val="30"/>
                <w:szCs w:val="30"/>
              </w:rPr>
              <w:t>人民币</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pPr>
              <w:widowControl/>
              <w:jc w:val="left"/>
              <w:rPr>
                <w:sz w:val="30"/>
                <w:szCs w:val="30"/>
              </w:rPr>
            </w:pPr>
            <w:r>
              <w:rPr>
                <w:rFonts w:ascii="宋体" w:hAnsi="宋体" w:cs="宋体"/>
                <w:kern w:val="0"/>
                <w:sz w:val="30"/>
                <w:szCs w:val="30"/>
              </w:rPr>
              <w:t>综合评分</w:t>
            </w:r>
            <w:r>
              <w:rPr>
                <w:rFonts w:hint="eastAsia" w:ascii="宋体" w:hAnsi="宋体" w:cs="宋体"/>
                <w:kern w:val="0"/>
                <w:sz w:val="30"/>
                <w:szCs w:val="30"/>
              </w:rPr>
              <w:t>法</w:t>
            </w:r>
          </w:p>
        </w:tc>
      </w:tr>
      <w:bookmarkEnd w:id="0"/>
    </w:tbl>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0" w:type="auto"/>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ascii="宋体" w:hAnsi="宋体" w:cs="宋体"/>
                <w:kern w:val="0"/>
                <w:szCs w:val="21"/>
              </w:rPr>
              <w:t>投标人不</w:t>
            </w:r>
            <w:r>
              <w:rPr>
                <w:rFonts w:hint="eastAsia" w:ascii="宋体" w:hAnsi="宋体" w:cs="宋体"/>
                <w:kern w:val="0"/>
                <w:szCs w:val="21"/>
              </w:rPr>
              <w:t>符合</w:t>
            </w:r>
            <w:r>
              <w:rPr>
                <w:rFonts w:ascii="宋体" w:hAnsi="宋体" w:cs="宋体"/>
                <w:kern w:val="0"/>
                <w:szCs w:val="21"/>
              </w:rPr>
              <w:t>资格要求，或未提交相应的资格证明资料（详见招标公告</w:t>
            </w:r>
            <w:r>
              <w:rPr>
                <w:rFonts w:hint="eastAsia" w:ascii="宋体" w:hAnsi="宋体"/>
                <w:szCs w:val="21"/>
              </w:rPr>
              <w:t>投标人资格要求，即申请人的资格要求</w:t>
            </w:r>
            <w:r>
              <w:rPr>
                <w:rFonts w:ascii="宋体" w:hAnsi="宋体" w:cs="宋体"/>
                <w:kern w:val="0"/>
                <w:szCs w:val="21"/>
              </w:rPr>
              <w:t>）</w:t>
            </w:r>
          </w:p>
        </w:tc>
      </w:tr>
    </w:tbl>
    <w:p>
      <w:pPr>
        <w:pStyle w:val="38"/>
        <w:widowControl/>
        <w:spacing w:before="280" w:beforeAutospacing="0"/>
        <w:jc w:val="center"/>
        <w:outlineLvl w:val="1"/>
        <w:rPr>
          <w:rFonts w:ascii="黑体" w:hAnsi="宋体" w:eastAsia="黑体" w:cs="黑体"/>
          <w:sz w:val="40"/>
          <w:szCs w:val="40"/>
        </w:rPr>
      </w:pPr>
      <w:r>
        <w:rPr>
          <w:rFonts w:hint="eastAsia" w:ascii="黑体" w:hAnsi="宋体" w:eastAsia="黑体" w:cs="黑体"/>
          <w:sz w:val="40"/>
          <w:szCs w:val="40"/>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不得将一个包内容拆开投标；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对同一项目投标时，不得提供两套以上的投标方案（招标文件另有规定的除外）；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所投货物、服务在技术、商务等方面没有实质性满足招标文件要求的（是否实质性满足招标文件要求，由评审委员会根据实质性条款响应情况作出评判）；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未按招标文件所提供的样式填写《投标函》；未按招标文件所提供的《政府采购投标及履约承诺函》进行承诺或不符合承诺的；未按招标文件对投标文件组成的要求提供投标文件；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581"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投标报价有缺漏项目,或者对招标文件规定的项目需求内容或者需求数量进行修改</w:t>
            </w:r>
            <w:r>
              <w:rPr>
                <w:rFonts w:hint="eastAsia"/>
                <w:szCs w:val="21"/>
              </w:rPr>
              <w:t>，评审委员会判定投标响应不满足采购需求</w:t>
            </w:r>
            <w:r>
              <w:rPr>
                <w:rFonts w:hint="eastAsia"/>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投标文件电子文档不得带病毒；</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color w:val="auto"/>
                <w:szCs w:val="21"/>
              </w:rPr>
            </w:pPr>
            <w:r>
              <w:rPr>
                <w:rFonts w:ascii="宋体" w:hAnsi="宋体" w:cs="宋体"/>
                <w:color w:val="auto"/>
                <w:kern w:val="0"/>
                <w:szCs w:val="21"/>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color w:val="auto"/>
                <w:szCs w:val="21"/>
              </w:rPr>
            </w:pPr>
            <w:r>
              <w:rPr>
                <w:rFonts w:hint="eastAsia"/>
                <w:color w:val="auto"/>
              </w:rPr>
              <w:t>投标文件用不属于本公司的电子密钥进行加密的；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color w:val="auto"/>
                <w:szCs w:val="21"/>
              </w:rPr>
            </w:pPr>
            <w:r>
              <w:rPr>
                <w:rFonts w:hint="eastAsia" w:ascii="宋体" w:hAnsi="宋体" w:cs="宋体"/>
                <w:color w:val="auto"/>
                <w:kern w:val="0"/>
                <w:szCs w:val="21"/>
              </w:rPr>
              <w:t>1</w:t>
            </w:r>
            <w:r>
              <w:rPr>
                <w:rFonts w:ascii="宋体" w:hAnsi="宋体" w:cs="宋体"/>
                <w:color w:val="auto"/>
                <w:kern w:val="0"/>
                <w:szCs w:val="21"/>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color w:val="auto"/>
                <w:szCs w:val="21"/>
              </w:rPr>
            </w:pPr>
            <w:r>
              <w:rPr>
                <w:color w:val="auto"/>
              </w:rPr>
              <w:t>不同投标供应商投标文件“文件制作机器码”一致；</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rFonts w:ascii="宋体" w:hAnsi="宋体" w:cs="宋体"/>
                <w:color w:val="auto"/>
                <w:kern w:val="0"/>
                <w:szCs w:val="21"/>
              </w:rPr>
            </w:pPr>
            <w:r>
              <w:rPr>
                <w:rFonts w:hint="eastAsia" w:ascii="宋体" w:hAnsi="宋体" w:cs="宋体"/>
                <w:color w:val="auto"/>
                <w:kern w:val="0"/>
                <w:szCs w:val="21"/>
              </w:rPr>
              <w:t>1</w:t>
            </w:r>
            <w:r>
              <w:rPr>
                <w:rFonts w:ascii="宋体" w:hAnsi="宋体" w:cs="宋体"/>
                <w:color w:val="auto"/>
                <w:kern w:val="0"/>
                <w:szCs w:val="21"/>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color w:val="auto"/>
              </w:rPr>
            </w:pPr>
            <w:r>
              <w:rPr>
                <w:color w:val="auto"/>
              </w:rPr>
              <w:t>不同投标供应商投标文件“文件创建标识码”一致</w:t>
            </w:r>
            <w:r>
              <w:rPr>
                <w:rFonts w:hint="eastAsia"/>
                <w:color w:val="auto"/>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rFonts w:ascii="宋体" w:hAnsi="宋体" w:cs="宋体"/>
                <w:kern w:val="0"/>
                <w:szCs w:val="21"/>
              </w:rPr>
            </w:pPr>
            <w:r>
              <w:rPr>
                <w:rFonts w:ascii="宋体" w:hAnsi="宋体" w:cs="宋体"/>
                <w:kern w:val="0"/>
                <w:szCs w:val="21"/>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pPr>
            <w:r>
              <w:rPr>
                <w:rFonts w:hint="eastAsia"/>
              </w:rPr>
              <w:t>法律、法规、规章、规范性文件规定的其他情形。</w:t>
            </w:r>
          </w:p>
        </w:tc>
      </w:tr>
    </w:tbl>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评标信息</w:t>
      </w:r>
    </w:p>
    <w:tbl>
      <w:tblPr>
        <w:tblStyle w:val="43"/>
        <w:tblW w:w="9078"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45" w:type="dxa"/>
          <w:left w:w="45" w:type="dxa"/>
          <w:bottom w:w="45" w:type="dxa"/>
          <w:right w:w="45" w:type="dxa"/>
        </w:tblCellMar>
      </w:tblPr>
      <w:tblGrid>
        <w:gridCol w:w="8685"/>
        <w:gridCol w:w="39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0" w:type="auto"/>
            <w:shd w:val="clear" w:color="auto" w:fill="auto"/>
            <w:vAlign w:val="center"/>
          </w:tcPr>
          <w:p>
            <w:pPr>
              <w:widowControl/>
              <w:jc w:val="left"/>
              <w:rPr>
                <w:b/>
                <w:bCs/>
                <w:sz w:val="24"/>
              </w:rPr>
            </w:pPr>
            <w:r>
              <w:rPr>
                <w:b/>
                <w:bCs/>
              </w:rPr>
              <w:t>评标方法：综合评分法</w:t>
            </w:r>
          </w:p>
        </w:tc>
        <w:tc>
          <w:tcPr>
            <w:tcW w:w="0" w:type="auto"/>
            <w:shd w:val="clear" w:color="auto" w:fill="auto"/>
            <w:vAlign w:val="center"/>
          </w:tcPr>
          <w:p>
            <w:pPr>
              <w:jc w:val="right"/>
              <w:rPr>
                <w:rFonts w:ascii="宋体"/>
                <w:b/>
                <w:bCs/>
                <w:sz w:val="24"/>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0" w:type="auto"/>
            <w:gridSpan w:val="2"/>
            <w:shd w:val="clear" w:color="auto" w:fill="auto"/>
            <w:vAlign w:val="center"/>
          </w:tcPr>
          <w:p>
            <w:pPr>
              <w:spacing w:line="324" w:lineRule="auto"/>
              <w:ind w:firstLine="420"/>
              <w:rPr>
                <w:szCs w:val="21"/>
              </w:rPr>
            </w:pPr>
            <w:r>
              <w:rPr>
                <w:rFonts w:hint="eastAsia"/>
                <w:szCs w:val="21"/>
              </w:rPr>
              <w:t>综合评分法。在最大限度地满足招标文件实质性要求的前提下，按照招标文件中规定的各项因素进行综合评审，评标总得分排名前列的投标人，作为推荐的候选中标供应商</w:t>
            </w:r>
            <w:r>
              <w:rPr>
                <w:szCs w:val="21"/>
              </w:rPr>
              <w:t xml:space="preserve">。 </w:t>
            </w:r>
          </w:p>
          <w:p>
            <w:pPr>
              <w:ind w:firstLine="420"/>
              <w:rPr>
                <w:szCs w:val="21"/>
              </w:rPr>
            </w:pPr>
            <w:r>
              <w:rPr>
                <w:szCs w:val="21"/>
              </w:rPr>
              <w:t>价格分计算方法：</w:t>
            </w:r>
          </w:p>
          <w:p>
            <w:pPr>
              <w:pStyle w:val="38"/>
              <w:widowControl/>
              <w:spacing w:line="324" w:lineRule="auto"/>
              <w:ind w:left="420"/>
              <w:rPr>
                <w:sz w:val="21"/>
                <w:szCs w:val="21"/>
              </w:rPr>
            </w:pPr>
            <w:r>
              <w:rPr>
                <w:kern w:val="2"/>
                <w:sz w:val="21"/>
                <w:szCs w:val="21"/>
              </w:rPr>
              <w:t xml:space="preserve">采用低价优先法计算，即满足招标文件要求且投标价格最低的投标报价为评标基准价，其价格分为满分。其他投标人的价格分统一按照下列公式计算： </w:t>
            </w:r>
            <w:r>
              <w:rPr>
                <w:kern w:val="2"/>
                <w:sz w:val="21"/>
                <w:szCs w:val="21"/>
              </w:rPr>
              <w:br w:type="textWrapping"/>
            </w:r>
            <w:r>
              <w:rPr>
                <w:kern w:val="2"/>
                <w:sz w:val="21"/>
                <w:szCs w:val="21"/>
              </w:rPr>
              <w:t xml:space="preserve">投标报价得分=(评标基准价／投标报价)×100 </w:t>
            </w:r>
            <w:r>
              <w:rPr>
                <w:kern w:val="2"/>
                <w:sz w:val="21"/>
                <w:szCs w:val="21"/>
              </w:rPr>
              <w:br w:type="textWrapping"/>
            </w:r>
            <w:r>
              <w:rPr>
                <w:kern w:val="2"/>
                <w:sz w:val="21"/>
                <w:szCs w:val="21"/>
              </w:rPr>
              <w:t xml:space="preserve">评标总得分＝F1×A1＋F2×A2＋……＋Fn×An </w:t>
            </w:r>
            <w:r>
              <w:rPr>
                <w:kern w:val="2"/>
                <w:sz w:val="21"/>
                <w:szCs w:val="21"/>
              </w:rPr>
              <w:br w:type="textWrapping"/>
            </w:r>
            <w:r>
              <w:rPr>
                <w:kern w:val="2"/>
                <w:sz w:val="21"/>
                <w:szCs w:val="21"/>
              </w:rPr>
              <w:t xml:space="preserve">F1、F2……Fn分别为各项评审因素的得分； </w:t>
            </w:r>
            <w:r>
              <w:rPr>
                <w:kern w:val="2"/>
                <w:sz w:val="21"/>
                <w:szCs w:val="21"/>
              </w:rPr>
              <w:br w:type="textWrapping"/>
            </w:r>
            <w:r>
              <w:rPr>
                <w:kern w:val="2"/>
                <w:sz w:val="21"/>
                <w:szCs w:val="21"/>
              </w:rPr>
              <w:t xml:space="preserve">A1、A2、……An 分别为各项评审因素所占的权重(A1＋A2＋……＋An＝1)。 </w:t>
            </w:r>
            <w:r>
              <w:rPr>
                <w:kern w:val="2"/>
                <w:sz w:val="21"/>
                <w:szCs w:val="21"/>
              </w:rPr>
              <w:br w:type="textWrapping"/>
            </w:r>
            <w:r>
              <w:rPr>
                <w:kern w:val="2"/>
                <w:sz w:val="21"/>
                <w:szCs w:val="21"/>
              </w:rPr>
              <w:t xml:space="preserve">评标过程中，不得去掉报价中的最高报价和最低报价。 </w:t>
            </w:r>
          </w:p>
        </w:tc>
      </w:tr>
    </w:tbl>
    <w:p>
      <w:pPr>
        <w:rPr>
          <w:vanish/>
          <w:sz w:val="24"/>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
        <w:gridCol w:w="416"/>
        <w:gridCol w:w="1814"/>
        <w:gridCol w:w="720"/>
        <w:gridCol w:w="755"/>
        <w:gridCol w:w="43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bookmarkStart w:id="2" w:name="_Hlk72360569"/>
            <w:r>
              <w:rPr>
                <w:rFonts w:hint="eastAsia" w:ascii="宋体" w:hAnsi="宋体"/>
                <w:sz w:val="20"/>
                <w:szCs w:val="20"/>
              </w:rPr>
              <w:t>序号</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评分项</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ascii="宋体" w:hAnsi="宋体"/>
                <w:sz w:val="20"/>
                <w:szCs w:val="20"/>
              </w:rPr>
              <w:t>1</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价格</w:t>
            </w:r>
          </w:p>
        </w:tc>
        <w:tc>
          <w:tcPr>
            <w:tcW w:w="4328" w:type="dxa"/>
            <w:vAlign w:val="center"/>
          </w:tcPr>
          <w:p>
            <w:pPr>
              <w:spacing w:line="240" w:lineRule="exact"/>
              <w:jc w:val="center"/>
              <w:rPr>
                <w:rFonts w:ascii="宋体" w:hAnsi="宋体"/>
                <w:sz w:val="20"/>
                <w:szCs w:val="20"/>
              </w:rPr>
            </w:pPr>
            <w:r>
              <w:rPr>
                <w:rFonts w:ascii="宋体" w:hAnsi="宋体"/>
                <w:sz w:val="20"/>
                <w:szCs w:val="20"/>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ascii="宋体" w:hAnsi="宋体"/>
                <w:sz w:val="20"/>
                <w:szCs w:val="20"/>
              </w:rPr>
              <w:t>2</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技术部分</w:t>
            </w:r>
          </w:p>
        </w:tc>
        <w:tc>
          <w:tcPr>
            <w:tcW w:w="4328" w:type="dxa"/>
            <w:vAlign w:val="center"/>
          </w:tcPr>
          <w:p>
            <w:pPr>
              <w:spacing w:line="240" w:lineRule="exact"/>
              <w:jc w:val="center"/>
              <w:rPr>
                <w:rFonts w:hint="default" w:ascii="宋体" w:hAnsi="宋体" w:eastAsia="宋体"/>
                <w:sz w:val="20"/>
                <w:szCs w:val="20"/>
                <w:lang w:val="en-US" w:eastAsia="zh-CN"/>
              </w:rPr>
            </w:pPr>
            <w:r>
              <w:rPr>
                <w:rFonts w:hint="eastAsia" w:ascii="宋体" w:hAnsi="宋体"/>
                <w:sz w:val="20"/>
                <w:szCs w:val="20"/>
                <w:lang w:val="en-US" w:eastAsia="zh-CN"/>
              </w:rPr>
              <w:t>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spacing w:line="240" w:lineRule="exact"/>
              <w:jc w:val="center"/>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评审因素</w:t>
            </w:r>
          </w:p>
        </w:tc>
        <w:tc>
          <w:tcPr>
            <w:tcW w:w="720" w:type="dxa"/>
            <w:vAlign w:val="center"/>
          </w:tcPr>
          <w:p>
            <w:pPr>
              <w:spacing w:line="240" w:lineRule="exact"/>
              <w:jc w:val="center"/>
              <w:rPr>
                <w:rFonts w:ascii="宋体" w:hAnsi="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340" w:after="330" w:line="240" w:lineRule="exact"/>
              <w:jc w:val="center"/>
              <w:outlineLvl w:val="0"/>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1</w:t>
            </w:r>
          </w:p>
        </w:tc>
        <w:tc>
          <w:tcPr>
            <w:tcW w:w="1814" w:type="dxa"/>
            <w:vAlign w:val="center"/>
          </w:tcPr>
          <w:p>
            <w:pPr>
              <w:spacing w:line="240" w:lineRule="exact"/>
              <w:jc w:val="center"/>
              <w:rPr>
                <w:rFonts w:ascii="宋体" w:hAnsi="宋体"/>
                <w:b/>
                <w:color w:val="FF0000"/>
                <w:sz w:val="20"/>
                <w:szCs w:val="20"/>
              </w:rPr>
            </w:pPr>
            <w:r>
              <w:rPr>
                <w:rFonts w:hint="eastAsia" w:ascii="宋体" w:hAnsi="宋体"/>
                <w:sz w:val="20"/>
                <w:szCs w:val="20"/>
              </w:rPr>
              <w:t>技术保障措施</w:t>
            </w:r>
          </w:p>
        </w:tc>
        <w:tc>
          <w:tcPr>
            <w:tcW w:w="720"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5</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spacing w:line="240" w:lineRule="auto"/>
            </w:pPr>
            <w:commentRangeStart w:id="0"/>
            <w:r>
              <w:rPr>
                <w:rFonts w:hint="eastAsia"/>
              </w:rPr>
              <w:t>投标人</w:t>
            </w:r>
            <w:commentRangeEnd w:id="0"/>
            <w:r>
              <w:commentReference w:id="0"/>
            </w:r>
            <w:r>
              <w:rPr>
                <w:rFonts w:hint="eastAsia"/>
              </w:rPr>
              <w:t>具备以下生产设备：</w:t>
            </w:r>
          </w:p>
          <w:p>
            <w:pPr>
              <w:spacing w:line="240" w:lineRule="auto"/>
            </w:pPr>
            <w:r>
              <w:rPr>
                <w:rFonts w:hint="eastAsia"/>
              </w:rPr>
              <w:t xml:space="preserve">1）电脑裁板锯，2）数控冲床，3）数控剪板机，4）数控折弯机，5）喷粉涂装生产线，6）光纤激光切割机，7）多功能工业机器人，8）立柱成型生产线，9）横梁成型滚压线，10）二氧化碳气体保护焊机。 </w:t>
            </w:r>
          </w:p>
          <w:p>
            <w:pPr>
              <w:spacing w:line="240" w:lineRule="auto"/>
            </w:pPr>
            <w:r>
              <w:rPr>
                <w:rFonts w:hint="eastAsia"/>
              </w:rPr>
              <w:t>评审标准：</w:t>
            </w:r>
          </w:p>
          <w:p>
            <w:pPr>
              <w:spacing w:line="240" w:lineRule="auto"/>
            </w:pPr>
            <w:r>
              <w:rPr>
                <w:rFonts w:hint="eastAsia"/>
              </w:rPr>
              <w:t xml:space="preserve">1.同时提供以下2项证明材料才视为符合要求。全部符合要求得 </w:t>
            </w:r>
            <w:r>
              <w:t>10</w:t>
            </w:r>
            <w:r>
              <w:rPr>
                <w:rFonts w:hint="eastAsia"/>
              </w:rPr>
              <w:t>0分，每少一台设备扣10分,扣完为止：</w:t>
            </w:r>
          </w:p>
          <w:p>
            <w:pPr>
              <w:spacing w:line="240" w:lineRule="auto"/>
            </w:pPr>
            <w:r>
              <w:rPr>
                <w:rFonts w:hint="eastAsia"/>
              </w:rPr>
              <w:t>（1）清晰实景照片；</w:t>
            </w:r>
          </w:p>
          <w:p>
            <w:pPr>
              <w:spacing w:line="240" w:lineRule="auto"/>
            </w:pPr>
            <w:r>
              <w:rPr>
                <w:rFonts w:hint="eastAsia"/>
              </w:rPr>
              <w:t>（2）自有设备需提供</w:t>
            </w:r>
            <w:commentRangeStart w:id="1"/>
            <w:r>
              <w:rPr>
                <w:rFonts w:hint="eastAsia"/>
              </w:rPr>
              <w:t>招标公告前</w:t>
            </w:r>
            <w:commentRangeEnd w:id="1"/>
            <w:r>
              <w:commentReference w:id="1"/>
            </w:r>
            <w:r>
              <w:rPr>
                <w:rFonts w:hint="eastAsia"/>
              </w:rPr>
              <w:t>签订的购买设备合同关键页及购买发票扫描件（抬头名称需为</w:t>
            </w:r>
            <w:commentRangeStart w:id="2"/>
            <w:r>
              <w:rPr>
                <w:rFonts w:hint="eastAsia"/>
              </w:rPr>
              <w:t>投标人</w:t>
            </w:r>
            <w:commentRangeEnd w:id="2"/>
            <w:r>
              <w:commentReference w:id="2"/>
            </w:r>
            <w:r>
              <w:rPr>
                <w:rFonts w:hint="eastAsia"/>
              </w:rPr>
              <w:t>）；如是租赁设备的需提供</w:t>
            </w:r>
            <w:commentRangeStart w:id="3"/>
            <w:r>
              <w:rPr>
                <w:rFonts w:hint="eastAsia"/>
              </w:rPr>
              <w:t>招标公告前</w:t>
            </w:r>
            <w:commentRangeEnd w:id="3"/>
            <w:r>
              <w:commentReference w:id="3"/>
            </w:r>
            <w:r>
              <w:rPr>
                <w:rFonts w:hint="eastAsia"/>
              </w:rPr>
              <w:t xml:space="preserve">投标人与出租方签订的租赁合同关键页、租金支付发票、对公银行转账单以及出租方购买设备的发票扫描件； </w:t>
            </w:r>
          </w:p>
          <w:p>
            <w:pPr>
              <w:spacing w:line="240" w:lineRule="auto"/>
            </w:pPr>
            <w:r>
              <w:t>2</w:t>
            </w:r>
            <w:r>
              <w:rPr>
                <w:rFonts w:hint="eastAsia"/>
              </w:rPr>
              <w:t>.证明材料需提供扫描件，原件备查。</w:t>
            </w:r>
          </w:p>
          <w:p>
            <w:pPr>
              <w:spacing w:line="240" w:lineRule="auto"/>
              <w:rPr>
                <w:rFonts w:ascii="宋体" w:hAnsi="宋体" w:cs="宋体"/>
                <w:sz w:val="20"/>
                <w:szCs w:val="20"/>
              </w:rPr>
            </w:pPr>
            <w:r>
              <w:t>3</w:t>
            </w:r>
            <w:r>
              <w:rPr>
                <w:rFonts w:hint="eastAsia"/>
              </w:rPr>
              <w:t>.名称不完全一致的设备需同时提供书面说明，以证明是同种设备。</w:t>
            </w:r>
            <w:ins w:id="0" w:author="王秀子" w:date="2023-07-04T23:04:30Z">
              <w:r>
                <w:rPr>
                  <w:rFonts w:hint="eastAsia"/>
                </w:rPr>
                <w:t>若名称不一致又未提供说明的，由评审委员会判定是否符合文件要求。</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ins w:id="1" w:author="王秀子" w:date="2023-07-04T23:04:48Z"/>
        </w:trPr>
        <w:tc>
          <w:tcPr>
            <w:tcW w:w="416" w:type="dxa"/>
            <w:vMerge w:val="continue"/>
            <w:vAlign w:val="center"/>
          </w:tcPr>
          <w:p>
            <w:pPr>
              <w:keepNext/>
              <w:keepLines/>
              <w:spacing w:before="340" w:after="330" w:line="240" w:lineRule="exact"/>
              <w:jc w:val="center"/>
              <w:outlineLvl w:val="0"/>
              <w:rPr>
                <w:ins w:id="2" w:author="王秀子" w:date="2023-07-04T23:04:48Z"/>
                <w:rFonts w:ascii="宋体" w:hAnsi="宋体"/>
                <w:sz w:val="20"/>
                <w:szCs w:val="20"/>
              </w:rPr>
            </w:pPr>
          </w:p>
        </w:tc>
        <w:tc>
          <w:tcPr>
            <w:tcW w:w="416" w:type="dxa"/>
            <w:vAlign w:val="center"/>
          </w:tcPr>
          <w:p>
            <w:pPr>
              <w:spacing w:line="240" w:lineRule="exact"/>
              <w:jc w:val="center"/>
              <w:rPr>
                <w:ins w:id="3" w:author="王秀子" w:date="2023-07-04T23:04:48Z"/>
                <w:rFonts w:hint="eastAsia" w:ascii="宋体" w:hAnsi="宋体" w:eastAsia="宋体"/>
                <w:sz w:val="20"/>
                <w:szCs w:val="20"/>
                <w:lang w:val="en-US" w:eastAsia="zh-CN"/>
              </w:rPr>
            </w:pPr>
            <w:r>
              <w:rPr>
                <w:rFonts w:hint="eastAsia" w:ascii="宋体" w:hAnsi="宋体"/>
                <w:sz w:val="20"/>
                <w:szCs w:val="20"/>
                <w:lang w:val="en-US" w:eastAsia="zh-CN"/>
              </w:rPr>
              <w:t>2</w:t>
            </w:r>
          </w:p>
        </w:tc>
        <w:tc>
          <w:tcPr>
            <w:tcW w:w="1814" w:type="dxa"/>
            <w:vAlign w:val="center"/>
          </w:tcPr>
          <w:p>
            <w:pPr>
              <w:jc w:val="center"/>
              <w:rPr>
                <w:ins w:id="5" w:author="王秀子" w:date="2023-07-04T23:04:48Z"/>
                <w:rFonts w:hint="eastAsia" w:ascii="宋体" w:hAnsi="宋体"/>
                <w:sz w:val="20"/>
                <w:szCs w:val="20"/>
              </w:rPr>
              <w:pPrChange w:id="4" w:author="王秀子" w:date="2023-07-04T23:05:04Z">
                <w:pPr/>
              </w:pPrChange>
            </w:pPr>
            <w:r>
              <w:rPr>
                <w:rFonts w:hint="eastAsia"/>
              </w:rPr>
              <w:t>项目实施方案</w:t>
            </w:r>
          </w:p>
        </w:tc>
        <w:tc>
          <w:tcPr>
            <w:tcW w:w="720" w:type="dxa"/>
            <w:vAlign w:val="center"/>
          </w:tcPr>
          <w:p>
            <w:pPr>
              <w:jc w:val="center"/>
              <w:rPr>
                <w:ins w:id="7" w:author="王秀子" w:date="2023-07-04T23:04:48Z"/>
                <w:rFonts w:hint="eastAsia" w:ascii="宋体" w:hAnsi="宋体"/>
                <w:sz w:val="20"/>
                <w:szCs w:val="20"/>
                <w:lang w:val="en-US" w:eastAsia="zh-CN"/>
              </w:rPr>
              <w:pPrChange w:id="6" w:author="王秀子" w:date="2023-07-04T23:05:04Z">
                <w:pPr/>
              </w:pPrChange>
            </w:pPr>
            <w:r>
              <w:rPr>
                <w:rFonts w:hint="eastAsia"/>
              </w:rPr>
              <w:t>3</w:t>
            </w:r>
          </w:p>
        </w:tc>
        <w:tc>
          <w:tcPr>
            <w:tcW w:w="755" w:type="dxa"/>
            <w:vAlign w:val="center"/>
          </w:tcPr>
          <w:p>
            <w:pPr>
              <w:jc w:val="center"/>
              <w:rPr>
                <w:ins w:id="9" w:author="王秀子" w:date="2023-07-04T23:04:48Z"/>
                <w:rFonts w:hint="eastAsia" w:ascii="宋体" w:hAnsi="宋体"/>
                <w:sz w:val="20"/>
                <w:szCs w:val="20"/>
              </w:rPr>
              <w:pPrChange w:id="8" w:author="王秀子" w:date="2023-07-04T23:05:04Z">
                <w:pPr/>
              </w:pPrChange>
            </w:pPr>
            <w:r>
              <w:rPr>
                <w:rFonts w:hint="eastAsia"/>
              </w:rPr>
              <w:t>专家打分</w:t>
            </w:r>
          </w:p>
        </w:tc>
        <w:tc>
          <w:tcPr>
            <w:tcW w:w="4328" w:type="dxa"/>
            <w:vAlign w:val="center"/>
          </w:tcPr>
          <w:p>
            <w:pPr>
              <w:spacing w:line="240" w:lineRule="auto"/>
            </w:pPr>
            <w:r>
              <w:rPr>
                <w:rFonts w:hint="eastAsia"/>
              </w:rPr>
              <w:t>投标人提供的项目实施方案需包含以下内容：</w:t>
            </w:r>
          </w:p>
          <w:p>
            <w:pPr>
              <w:spacing w:line="240" w:lineRule="auto"/>
            </w:pPr>
            <w:r>
              <w:rPr>
                <w:rFonts w:hint="eastAsia"/>
              </w:rPr>
              <w:t xml:space="preserve">（1）项目实施团队； </w:t>
            </w:r>
          </w:p>
          <w:p>
            <w:pPr>
              <w:spacing w:line="240" w:lineRule="auto"/>
            </w:pPr>
            <w:r>
              <w:rPr>
                <w:rFonts w:hint="eastAsia"/>
              </w:rPr>
              <w:t xml:space="preserve">（2）安装（施工）方案及进度安排； </w:t>
            </w:r>
          </w:p>
          <w:p>
            <w:pPr>
              <w:spacing w:line="240" w:lineRule="auto"/>
            </w:pPr>
            <w:r>
              <w:rPr>
                <w:rFonts w:hint="eastAsia"/>
              </w:rPr>
              <w:t xml:space="preserve">（3）质量控制措施； </w:t>
            </w:r>
          </w:p>
          <w:p>
            <w:pPr>
              <w:spacing w:line="240" w:lineRule="auto"/>
            </w:pPr>
            <w:r>
              <w:rPr>
                <w:rFonts w:hint="eastAsia"/>
              </w:rPr>
              <w:t xml:space="preserve">（4）用于本项目的安全保障措施。 </w:t>
            </w:r>
          </w:p>
          <w:p>
            <w:pPr>
              <w:spacing w:line="240" w:lineRule="auto"/>
            </w:pPr>
            <w:r>
              <w:rPr>
                <w:rFonts w:hint="eastAsia"/>
              </w:rPr>
              <w:t xml:space="preserve">评审标准： </w:t>
            </w:r>
          </w:p>
          <w:p>
            <w:pPr>
              <w:spacing w:line="240" w:lineRule="auto"/>
            </w:pPr>
            <w:r>
              <w:rPr>
                <w:rFonts w:hint="eastAsia"/>
              </w:rPr>
              <w:t xml:space="preserve">提供上述四项内容的得10分；提供上述三项内容的得5分；其他情况不得分。在此基础上，由评审委员会进行评价： </w:t>
            </w:r>
          </w:p>
          <w:p>
            <w:pPr>
              <w:spacing w:line="240" w:lineRule="auto"/>
            </w:pPr>
            <w:r>
              <w:rPr>
                <w:rFonts w:hint="eastAsia"/>
              </w:rPr>
              <w:t>①方案整体科学合理、针对性强、可操作性强，评审为优的，得</w:t>
            </w:r>
            <w:r>
              <w:t>9</w:t>
            </w:r>
            <w:r>
              <w:rPr>
                <w:rFonts w:hint="eastAsia"/>
              </w:rPr>
              <w:t xml:space="preserve">0分； </w:t>
            </w:r>
          </w:p>
          <w:p>
            <w:pPr>
              <w:spacing w:line="240" w:lineRule="auto"/>
            </w:pPr>
            <w:r>
              <w:rPr>
                <w:rFonts w:hint="eastAsia"/>
              </w:rPr>
              <w:t>②方案较合理、有一定针对性、一定可操作性，评审为良的，得</w:t>
            </w:r>
            <w:r>
              <w:t>4</w:t>
            </w:r>
            <w:r>
              <w:rPr>
                <w:rFonts w:hint="eastAsia"/>
              </w:rPr>
              <w:t>0分；</w:t>
            </w:r>
          </w:p>
          <w:p>
            <w:pPr>
              <w:spacing w:line="240" w:lineRule="auto"/>
            </w:pPr>
            <w:r>
              <w:rPr>
                <w:rFonts w:hint="eastAsia"/>
              </w:rPr>
              <w:t xml:space="preserve">③方案不尽合理、针对性一般、可操作性一般，评审为中的，得5分； </w:t>
            </w:r>
          </w:p>
          <w:p>
            <w:pPr>
              <w:spacing w:line="240" w:lineRule="auto"/>
              <w:rPr>
                <w:ins w:id="10" w:author="王秀子" w:date="2023-07-04T23:06:11Z"/>
                <w:rFonts w:hint="eastAsia"/>
              </w:rPr>
            </w:pPr>
            <w:r>
              <w:rPr>
                <w:rFonts w:hint="eastAsia"/>
              </w:rPr>
              <w:t>④方案不合理、无针对性、无可操作性，评审为差的，得 0分。</w:t>
            </w:r>
          </w:p>
          <w:p>
            <w:pPr>
              <w:pStyle w:val="18"/>
              <w:rPr>
                <w:ins w:id="11" w:author="王秀子" w:date="2023-07-04T23:06:12Z"/>
                <w:rFonts w:hint="eastAsia" w:ascii="宋体" w:hAnsi="宋体" w:eastAsia="宋体" w:cs="宋体"/>
                <w:sz w:val="21"/>
                <w:szCs w:val="21"/>
                <w:lang w:val="en-US" w:eastAsia="zh-CN"/>
              </w:rPr>
            </w:pPr>
            <w:ins w:id="12" w:author="王秀子" w:date="2023-07-04T23:06:12Z">
              <w:bookmarkStart w:id="3" w:name="OLE_LINK17"/>
              <w:r>
                <w:rPr>
                  <w:rFonts w:hint="eastAsia" w:ascii="宋体" w:hAnsi="宋体" w:eastAsia="宋体" w:cs="宋体"/>
                  <w:sz w:val="21"/>
                  <w:szCs w:val="21"/>
                  <w:lang w:val="en-US" w:eastAsia="zh-CN"/>
                </w:rPr>
                <w:t>如果评审为差，要求专家书面说明理由，并记录在档。</w:t>
              </w:r>
              <w:bookmarkEnd w:id="3"/>
            </w:ins>
          </w:p>
          <w:p>
            <w:pPr>
              <w:pStyle w:val="2"/>
              <w:rPr>
                <w:ins w:id="13" w:author="王秀子" w:date="2023-07-04T23:04:48Z"/>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3</w:t>
            </w:r>
          </w:p>
        </w:tc>
        <w:tc>
          <w:tcPr>
            <w:tcW w:w="1814" w:type="dxa"/>
            <w:vAlign w:val="center"/>
          </w:tcPr>
          <w:p>
            <w:pPr>
              <w:spacing w:line="240" w:lineRule="exact"/>
              <w:jc w:val="center"/>
              <w:rPr>
                <w:rFonts w:ascii="宋体" w:hAnsi="宋体"/>
                <w:sz w:val="20"/>
                <w:szCs w:val="20"/>
              </w:rPr>
            </w:pPr>
            <w:r>
              <w:rPr>
                <w:rFonts w:hint="eastAsia" w:ascii="宋体" w:hAnsi="宋体" w:cs="宋体"/>
                <w:kern w:val="0"/>
                <w:sz w:val="20"/>
                <w:szCs w:val="20"/>
              </w:rPr>
              <w:t>技术要求偏离情况</w:t>
            </w:r>
          </w:p>
        </w:tc>
        <w:tc>
          <w:tcPr>
            <w:tcW w:w="720" w:type="dxa"/>
            <w:vAlign w:val="center"/>
          </w:tcPr>
          <w:p>
            <w:pPr>
              <w:spacing w:line="240" w:lineRule="exact"/>
              <w:jc w:val="center"/>
              <w:rPr>
                <w:rFonts w:hint="default" w:ascii="宋体" w:hAnsi="宋体" w:eastAsia="宋体"/>
                <w:sz w:val="20"/>
                <w:szCs w:val="20"/>
                <w:lang w:val="en-US" w:eastAsia="zh-CN"/>
              </w:rPr>
            </w:pPr>
            <w:r>
              <w:rPr>
                <w:rFonts w:hint="eastAsia" w:ascii="宋体" w:hAnsi="宋体" w:cs="宋体"/>
                <w:sz w:val="20"/>
                <w:szCs w:val="20"/>
                <w:lang w:val="en-US" w:eastAsia="zh-CN"/>
              </w:rPr>
              <w:t>30</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widowControl/>
              <w:jc w:val="left"/>
              <w:rPr>
                <w:rFonts w:cs="宋体"/>
                <w:sz w:val="20"/>
                <w:szCs w:val="20"/>
              </w:rPr>
            </w:pPr>
            <w:r>
              <w:rPr>
                <w:rFonts w:hint="eastAsia" w:cs="宋体"/>
                <w:sz w:val="20"/>
                <w:szCs w:val="20"/>
              </w:rPr>
              <w:t>投标人应如实填写《技术要求偏离表》，评审委员会根据技术需求参数响应情况进行打分，各项技术参数指标及要求全部满足的得100分，</w:t>
            </w:r>
            <w:commentRangeStart w:id="4"/>
            <w:r>
              <w:rPr>
                <w:rFonts w:hint="eastAsia" w:cs="宋体"/>
                <w:sz w:val="20"/>
                <w:szCs w:val="20"/>
              </w:rPr>
              <w:t>有“▲”的条款每负偏离一项扣6分，普通条款每负偏离一项扣1分</w:t>
            </w:r>
            <w:commentRangeEnd w:id="4"/>
            <w:r>
              <w:commentReference w:id="4"/>
            </w:r>
            <w:r>
              <w:rPr>
                <w:rFonts w:hint="eastAsia" w:cs="宋体"/>
                <w:sz w:val="20"/>
                <w:szCs w:val="20"/>
              </w:rPr>
              <w:t>，扣完为止。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spacing w:line="240" w:lineRule="exact"/>
              <w:jc w:val="center"/>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3</w:t>
            </w:r>
          </w:p>
        </w:tc>
        <w:tc>
          <w:tcPr>
            <w:tcW w:w="1814" w:type="dxa"/>
            <w:vAlign w:val="center"/>
          </w:tcPr>
          <w:p>
            <w:pPr>
              <w:jc w:val="center"/>
              <w:rPr>
                <w:rFonts w:ascii="宋体" w:hAnsi="宋体"/>
                <w:color w:val="FF0000"/>
                <w:sz w:val="20"/>
                <w:szCs w:val="20"/>
              </w:rPr>
            </w:pPr>
            <w:r>
              <w:rPr>
                <w:rFonts w:hint="eastAsia"/>
              </w:rPr>
              <w:t>样品</w:t>
            </w:r>
          </w:p>
        </w:tc>
        <w:tc>
          <w:tcPr>
            <w:tcW w:w="720" w:type="dxa"/>
            <w:vAlign w:val="center"/>
          </w:tcPr>
          <w:p>
            <w:pPr>
              <w:jc w:val="center"/>
              <w:rPr>
                <w:rFonts w:ascii="宋体" w:hAnsi="宋体"/>
                <w:sz w:val="20"/>
                <w:szCs w:val="20"/>
              </w:rPr>
            </w:pPr>
            <w:commentRangeStart w:id="5"/>
            <w:r>
              <w:t>8</w:t>
            </w:r>
            <w:commentRangeEnd w:id="5"/>
            <w:r>
              <w:commentReference w:id="5"/>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widowControl/>
              <w:jc w:val="left"/>
              <w:rPr>
                <w:rFonts w:hint="eastAsia" w:cs="宋体"/>
                <w:sz w:val="20"/>
                <w:szCs w:val="20"/>
              </w:rPr>
            </w:pPr>
            <w:r>
              <w:rPr>
                <w:rFonts w:hint="eastAsia" w:cs="宋体"/>
                <w:sz w:val="20"/>
                <w:szCs w:val="20"/>
              </w:rPr>
              <w:t xml:space="preserve">评审委员会根据投标人提供的样品进行打分，需提供满足招标文件样品清单的全部样品，样品齐全得10分，其他情况不得分。 </w:t>
            </w:r>
          </w:p>
          <w:p>
            <w:pPr>
              <w:widowControl/>
              <w:jc w:val="left"/>
              <w:rPr>
                <w:rFonts w:hint="eastAsia" w:cs="宋体"/>
                <w:sz w:val="20"/>
                <w:szCs w:val="20"/>
              </w:rPr>
            </w:pPr>
            <w:r>
              <w:rPr>
                <w:rFonts w:hint="eastAsia" w:cs="宋体"/>
                <w:sz w:val="20"/>
                <w:szCs w:val="20"/>
              </w:rPr>
              <w:t xml:space="preserve">投标人在满足上述要求基础上，根据投标人提供样品工艺、质感、其它细节等进行评分。 </w:t>
            </w:r>
          </w:p>
          <w:p>
            <w:pPr>
              <w:widowControl/>
              <w:jc w:val="left"/>
              <w:rPr>
                <w:rFonts w:hint="eastAsia" w:cs="宋体"/>
                <w:sz w:val="20"/>
                <w:szCs w:val="20"/>
              </w:rPr>
            </w:pPr>
            <w:r>
              <w:rPr>
                <w:rFonts w:hint="eastAsia" w:cs="宋体"/>
                <w:sz w:val="20"/>
                <w:szCs w:val="20"/>
              </w:rPr>
              <w:t xml:space="preserve">1、样品完全符合样品清单中的规格要求，且样品材质质量好，且制作工艺合理精美，表面光滑、平整、无划痕，得90分； </w:t>
            </w:r>
          </w:p>
          <w:p>
            <w:pPr>
              <w:widowControl/>
              <w:jc w:val="left"/>
              <w:rPr>
                <w:rFonts w:hint="eastAsia" w:cs="宋体"/>
                <w:sz w:val="20"/>
                <w:szCs w:val="20"/>
              </w:rPr>
            </w:pPr>
            <w:r>
              <w:rPr>
                <w:rFonts w:hint="eastAsia" w:cs="宋体"/>
                <w:sz w:val="20"/>
                <w:szCs w:val="20"/>
              </w:rPr>
              <w:t xml:space="preserve">2、样品基本符合样品清单中的规格要求（外观尺寸偏差在±5mm内的），样品材质质量一般，且制作工艺合理一般，表面有划痕、轻微破损，得30分； </w:t>
            </w:r>
          </w:p>
          <w:p>
            <w:pPr>
              <w:widowControl/>
              <w:jc w:val="left"/>
              <w:rPr>
                <w:rFonts w:hint="eastAsia" w:cs="宋体"/>
                <w:sz w:val="20"/>
                <w:szCs w:val="20"/>
              </w:rPr>
            </w:pPr>
            <w:r>
              <w:rPr>
                <w:rFonts w:hint="eastAsia" w:cs="宋体"/>
                <w:sz w:val="20"/>
                <w:szCs w:val="20"/>
              </w:rPr>
              <w:t>3、样品材质质量差，且制作工艺合理差，评定为差（工艺差、质感差、其它细节处理差）不得分。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4</w:t>
            </w:r>
          </w:p>
        </w:tc>
        <w:tc>
          <w:tcPr>
            <w:tcW w:w="1814" w:type="dxa"/>
            <w:vAlign w:val="center"/>
          </w:tcPr>
          <w:p>
            <w:pPr>
              <w:jc w:val="center"/>
              <w:rPr>
                <w:rFonts w:ascii="宋体" w:hAnsi="宋体"/>
                <w:color w:val="FF0000"/>
                <w:sz w:val="20"/>
                <w:szCs w:val="20"/>
              </w:rPr>
            </w:pPr>
            <w:r>
              <w:rPr>
                <w:rFonts w:hint="eastAsia"/>
              </w:rPr>
              <w:t>效果图</w:t>
            </w:r>
          </w:p>
        </w:tc>
        <w:tc>
          <w:tcPr>
            <w:tcW w:w="720" w:type="dxa"/>
            <w:vAlign w:val="center"/>
          </w:tcPr>
          <w:p>
            <w:pPr>
              <w:jc w:val="center"/>
              <w:rPr>
                <w:rFonts w:ascii="宋体" w:hAnsi="宋体"/>
                <w:sz w:val="20"/>
                <w:szCs w:val="20"/>
              </w:rPr>
            </w:pPr>
            <w:r>
              <w:rPr>
                <w:rFonts w:hint="eastAsia"/>
              </w:rPr>
              <w:t>5</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widowControl/>
              <w:jc w:val="left"/>
              <w:rPr>
                <w:rFonts w:hint="eastAsia" w:cs="宋体"/>
                <w:sz w:val="20"/>
                <w:szCs w:val="20"/>
              </w:rPr>
            </w:pPr>
            <w:r>
              <w:rPr>
                <w:rFonts w:hint="eastAsia" w:cs="宋体"/>
                <w:sz w:val="20"/>
                <w:szCs w:val="20"/>
              </w:rPr>
              <w:t>根据采购人提供的平面图为参考</w:t>
            </w:r>
            <w:r>
              <w:rPr>
                <w:rFonts w:hint="eastAsia" w:cs="宋体"/>
                <w:sz w:val="20"/>
                <w:szCs w:val="20"/>
                <w:highlight w:val="yellow"/>
              </w:rPr>
              <w:t>（详见附件：平面图纸）</w:t>
            </w:r>
            <w:r>
              <w:rPr>
                <w:rFonts w:hint="eastAsia" w:cs="宋体"/>
                <w:sz w:val="20"/>
                <w:szCs w:val="20"/>
              </w:rPr>
              <w:t xml:space="preserve">，提供学生宿舍、学生教室、教室走廊的设计平面布局图及场景效果图。 </w:t>
            </w:r>
          </w:p>
          <w:p>
            <w:pPr>
              <w:widowControl/>
              <w:jc w:val="left"/>
              <w:rPr>
                <w:rFonts w:hint="eastAsia" w:cs="宋体"/>
                <w:sz w:val="20"/>
                <w:szCs w:val="20"/>
              </w:rPr>
            </w:pPr>
            <w:r>
              <w:rPr>
                <w:rFonts w:hint="eastAsia" w:cs="宋体"/>
                <w:sz w:val="20"/>
                <w:szCs w:val="20"/>
              </w:rPr>
              <w:t xml:space="preserve"> 1、学生宿舍、学生教室、教室走廊平面布局图及场景效果图： </w:t>
            </w:r>
          </w:p>
          <w:p>
            <w:pPr>
              <w:widowControl/>
              <w:jc w:val="left"/>
              <w:rPr>
                <w:rFonts w:hint="eastAsia" w:cs="宋体"/>
                <w:sz w:val="20"/>
                <w:szCs w:val="20"/>
              </w:rPr>
            </w:pPr>
            <w:r>
              <w:rPr>
                <w:rFonts w:hint="eastAsia" w:cs="宋体"/>
                <w:sz w:val="20"/>
                <w:szCs w:val="20"/>
              </w:rPr>
              <w:t>（1）提供以上三个场所平面布局图的，得 10分；</w:t>
            </w:r>
          </w:p>
          <w:p>
            <w:pPr>
              <w:widowControl/>
              <w:jc w:val="left"/>
              <w:rPr>
                <w:rFonts w:hint="eastAsia" w:cs="宋体"/>
                <w:sz w:val="20"/>
                <w:szCs w:val="20"/>
              </w:rPr>
            </w:pPr>
            <w:r>
              <w:rPr>
                <w:rFonts w:hint="eastAsia" w:cs="宋体"/>
                <w:sz w:val="20"/>
                <w:szCs w:val="20"/>
              </w:rPr>
              <w:t xml:space="preserve">（2）提供以上三个场所场景效果图的，得 10 分。 </w:t>
            </w:r>
          </w:p>
          <w:p>
            <w:pPr>
              <w:widowControl/>
              <w:jc w:val="left"/>
              <w:rPr>
                <w:rFonts w:hint="eastAsia" w:cs="宋体"/>
                <w:sz w:val="20"/>
                <w:szCs w:val="20"/>
              </w:rPr>
            </w:pPr>
            <w:r>
              <w:rPr>
                <w:rFonts w:hint="eastAsia" w:cs="宋体"/>
                <w:sz w:val="20"/>
                <w:szCs w:val="20"/>
              </w:rPr>
              <w:t xml:space="preserve">（1）-（2）累计得分，最高得 20 分。 </w:t>
            </w:r>
          </w:p>
          <w:p>
            <w:pPr>
              <w:widowControl/>
              <w:jc w:val="left"/>
              <w:rPr>
                <w:rFonts w:hint="eastAsia" w:cs="宋体"/>
                <w:sz w:val="20"/>
                <w:szCs w:val="20"/>
              </w:rPr>
            </w:pPr>
            <w:r>
              <w:rPr>
                <w:rFonts w:hint="eastAsia" w:cs="宋体"/>
                <w:sz w:val="20"/>
                <w:szCs w:val="20"/>
              </w:rPr>
              <w:t xml:space="preserve">2、在此基础上，专家根据具体响应内容进一步评审: </w:t>
            </w:r>
          </w:p>
          <w:p>
            <w:pPr>
              <w:widowControl/>
              <w:jc w:val="left"/>
              <w:rPr>
                <w:rFonts w:hint="eastAsia" w:cs="宋体"/>
                <w:sz w:val="20"/>
                <w:szCs w:val="20"/>
              </w:rPr>
            </w:pPr>
            <w:r>
              <w:rPr>
                <w:rFonts w:hint="eastAsia" w:cs="宋体"/>
                <w:sz w:val="20"/>
                <w:szCs w:val="20"/>
              </w:rPr>
              <w:t xml:space="preserve">（1）内容完整，设计合理、实用性强，图片清晰、整体布置效果完全符合场地实际需求的评价为优，得 80 分； </w:t>
            </w:r>
          </w:p>
          <w:p>
            <w:pPr>
              <w:widowControl/>
              <w:jc w:val="left"/>
              <w:rPr>
                <w:rFonts w:hint="eastAsia" w:cs="宋体"/>
                <w:sz w:val="20"/>
                <w:szCs w:val="20"/>
              </w:rPr>
            </w:pPr>
            <w:r>
              <w:rPr>
                <w:rFonts w:hint="eastAsia" w:cs="宋体"/>
                <w:sz w:val="20"/>
                <w:szCs w:val="20"/>
              </w:rPr>
              <w:t xml:space="preserve">（2）内容完整，设计较为合理、实用性一般，图片清晰、整体效果基本符合场地实际需求的评价为良，得 30 分； </w:t>
            </w:r>
          </w:p>
          <w:p>
            <w:pPr>
              <w:widowControl/>
              <w:jc w:val="left"/>
              <w:rPr>
                <w:rFonts w:hint="eastAsia" w:cs="宋体"/>
                <w:sz w:val="20"/>
                <w:szCs w:val="20"/>
              </w:rPr>
            </w:pPr>
            <w:r>
              <w:rPr>
                <w:rFonts w:hint="eastAsia" w:cs="宋体"/>
                <w:sz w:val="20"/>
                <w:szCs w:val="20"/>
              </w:rPr>
              <w:t xml:space="preserve">（3）内容基本完整，设计合理性较差、实用性较差，图片清晰、整体效果不符合场地实际需求的评价为中，得 10 分； </w:t>
            </w:r>
          </w:p>
          <w:p>
            <w:pPr>
              <w:widowControl/>
              <w:jc w:val="left"/>
              <w:rPr>
                <w:rFonts w:hint="eastAsia" w:cs="宋体"/>
                <w:sz w:val="20"/>
                <w:szCs w:val="20"/>
              </w:rPr>
            </w:pPr>
            <w:r>
              <w:rPr>
                <w:rFonts w:hint="eastAsia" w:cs="宋体"/>
                <w:sz w:val="20"/>
                <w:szCs w:val="20"/>
              </w:rPr>
              <w:t>（4）未按要求提供或提供的</w:t>
            </w:r>
            <w:commentRangeStart w:id="6"/>
            <w:r>
              <w:rPr>
                <w:rFonts w:hint="eastAsia" w:cs="宋体"/>
                <w:sz w:val="20"/>
                <w:szCs w:val="20"/>
              </w:rPr>
              <w:t>材料不能证明相关情况的</w:t>
            </w:r>
            <w:commentRangeEnd w:id="6"/>
            <w:r>
              <w:commentReference w:id="6"/>
            </w:r>
            <w:r>
              <w:rPr>
                <w:rFonts w:hint="eastAsia" w:cs="宋体"/>
                <w:sz w:val="20"/>
                <w:szCs w:val="20"/>
              </w:rPr>
              <w:t xml:space="preserve">或提供图片模糊不清晰导致专家无法判断的不得分。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ascii="宋体" w:hAnsi="宋体"/>
                <w:sz w:val="20"/>
                <w:szCs w:val="20"/>
              </w:rPr>
              <w:t>3</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商务部分</w:t>
            </w:r>
          </w:p>
        </w:tc>
        <w:tc>
          <w:tcPr>
            <w:tcW w:w="4328"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keepNext/>
              <w:keepLines/>
              <w:spacing w:before="340" w:after="330" w:line="240" w:lineRule="exact"/>
              <w:jc w:val="center"/>
              <w:outlineLvl w:val="0"/>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评审因素</w:t>
            </w:r>
          </w:p>
        </w:tc>
        <w:tc>
          <w:tcPr>
            <w:tcW w:w="720" w:type="dxa"/>
            <w:vAlign w:val="center"/>
          </w:tcPr>
          <w:p>
            <w:pPr>
              <w:spacing w:line="240" w:lineRule="exact"/>
              <w:jc w:val="center"/>
              <w:rPr>
                <w:rFonts w:ascii="宋体" w:hAnsi="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340" w:after="330" w:line="240" w:lineRule="exact"/>
              <w:jc w:val="center"/>
              <w:outlineLvl w:val="0"/>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1</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免费保修期内售后服务条款偏离情况</w:t>
            </w:r>
          </w:p>
        </w:tc>
        <w:tc>
          <w:tcPr>
            <w:tcW w:w="720" w:type="dxa"/>
            <w:vAlign w:val="center"/>
          </w:tcPr>
          <w:p>
            <w:pPr>
              <w:jc w:val="center"/>
              <w:rPr>
                <w:rFonts w:hint="eastAsia"/>
              </w:rPr>
            </w:pPr>
            <w:r>
              <w:rPr>
                <w:rFonts w:hint="eastAsia"/>
              </w:rPr>
              <w:t>3</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专家评分</w:t>
            </w:r>
          </w:p>
        </w:tc>
        <w:tc>
          <w:tcPr>
            <w:tcW w:w="4328" w:type="dxa"/>
            <w:vAlign w:val="center"/>
          </w:tcPr>
          <w:p>
            <w:pPr>
              <w:widowControl/>
              <w:jc w:val="left"/>
              <w:rPr>
                <w:rFonts w:hint="eastAsia" w:cs="宋体"/>
                <w:sz w:val="20"/>
                <w:szCs w:val="20"/>
              </w:rPr>
            </w:pPr>
            <w:r>
              <w:rPr>
                <w:rFonts w:hint="eastAsia" w:cs="宋体"/>
                <w:sz w:val="20"/>
                <w:szCs w:val="20"/>
              </w:rPr>
              <w:t>投标人应如实填写《商务要求偏离表（免费保修期内售后服务要求）》，评审委员会根据响应情况进行打分，全部满足要求的得100分，每负偏离一项扣35分，扣完为止。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2</w:t>
            </w:r>
          </w:p>
        </w:tc>
        <w:tc>
          <w:tcPr>
            <w:tcW w:w="1814" w:type="dxa"/>
            <w:vAlign w:val="center"/>
          </w:tcPr>
          <w:p>
            <w:pPr>
              <w:spacing w:line="240" w:lineRule="exact"/>
              <w:jc w:val="center"/>
              <w:rPr>
                <w:rFonts w:ascii="宋体" w:hAnsi="宋体" w:cs="宋体"/>
                <w:sz w:val="20"/>
                <w:szCs w:val="20"/>
              </w:rPr>
            </w:pPr>
            <w:r>
              <w:rPr>
                <w:rFonts w:hint="eastAsia" w:ascii="宋体" w:hAnsi="宋体" w:cs="宋体"/>
                <w:sz w:val="20"/>
                <w:szCs w:val="20"/>
              </w:rPr>
              <w:t>免费保修期外售后服务条款偏离情况</w:t>
            </w:r>
          </w:p>
          <w:p>
            <w:pPr>
              <w:spacing w:line="240" w:lineRule="exact"/>
              <w:jc w:val="center"/>
              <w:rPr>
                <w:rFonts w:ascii="宋体" w:hAnsi="宋体"/>
                <w:color w:val="FF0000"/>
                <w:sz w:val="20"/>
                <w:szCs w:val="20"/>
              </w:rPr>
            </w:pPr>
            <w:r>
              <w:rPr>
                <w:rFonts w:hint="eastAsia" w:ascii="宋体" w:hAnsi="宋体" w:cs="宋体"/>
                <w:color w:val="FF0000"/>
                <w:sz w:val="20"/>
                <w:szCs w:val="20"/>
              </w:rPr>
              <w:t>（可选）</w:t>
            </w:r>
          </w:p>
        </w:tc>
        <w:tc>
          <w:tcPr>
            <w:tcW w:w="720" w:type="dxa"/>
            <w:vAlign w:val="center"/>
          </w:tcPr>
          <w:p>
            <w:pPr>
              <w:jc w:val="center"/>
              <w:rPr>
                <w:rFonts w:hint="eastAsia"/>
              </w:rPr>
            </w:pPr>
            <w:r>
              <w:rPr>
                <w:rFonts w:hint="eastAsia"/>
              </w:rPr>
              <w:t>2</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专家评分</w:t>
            </w:r>
          </w:p>
        </w:tc>
        <w:tc>
          <w:tcPr>
            <w:tcW w:w="4328" w:type="dxa"/>
            <w:vAlign w:val="center"/>
          </w:tcPr>
          <w:p>
            <w:pPr>
              <w:widowControl/>
              <w:jc w:val="left"/>
              <w:rPr>
                <w:rFonts w:hint="eastAsia" w:cs="宋体"/>
                <w:sz w:val="20"/>
                <w:szCs w:val="20"/>
              </w:rPr>
            </w:pPr>
            <w:r>
              <w:rPr>
                <w:rFonts w:hint="eastAsia" w:cs="宋体"/>
                <w:sz w:val="20"/>
                <w:szCs w:val="20"/>
              </w:rPr>
              <w:t>投标人应如实填写《商务要求偏离表（免费保修期外售后服务要求）》，评审委员会根据响应情况进行打分，全部满足要求的得100分，每负偏离一项扣50分，扣完为止。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3</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其他商务条款偏离情况</w:t>
            </w:r>
          </w:p>
        </w:tc>
        <w:tc>
          <w:tcPr>
            <w:tcW w:w="720" w:type="dxa"/>
            <w:vAlign w:val="center"/>
          </w:tcPr>
          <w:p>
            <w:pPr>
              <w:jc w:val="center"/>
              <w:rPr>
                <w:rFonts w:hint="eastAsia"/>
              </w:rPr>
            </w:pPr>
            <w:r>
              <w:rPr>
                <w:rFonts w:hint="eastAsia"/>
              </w:rPr>
              <w:t>1</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专家评分</w:t>
            </w:r>
          </w:p>
        </w:tc>
        <w:tc>
          <w:tcPr>
            <w:tcW w:w="4328" w:type="dxa"/>
            <w:vAlign w:val="center"/>
          </w:tcPr>
          <w:p>
            <w:pPr>
              <w:widowControl/>
              <w:jc w:val="left"/>
              <w:rPr>
                <w:rFonts w:hint="eastAsia" w:cs="宋体"/>
                <w:sz w:val="20"/>
                <w:szCs w:val="20"/>
              </w:rPr>
            </w:pPr>
            <w:r>
              <w:rPr>
                <w:rFonts w:hint="eastAsia" w:cs="宋体"/>
                <w:sz w:val="20"/>
                <w:szCs w:val="20"/>
              </w:rPr>
              <w:t>投标人应如实填写《商务要求偏离表（其他商务要求）》，评审委员会根据响应情况进行打分，全部满足要求的得100分，每负偏离一项扣10分，扣完为止。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hint="eastAsia" w:ascii="宋体" w:hAnsi="宋体"/>
                <w:sz w:val="20"/>
                <w:szCs w:val="20"/>
              </w:rPr>
              <w:t>4</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诚信情况</w:t>
            </w:r>
          </w:p>
        </w:tc>
        <w:tc>
          <w:tcPr>
            <w:tcW w:w="4328" w:type="dxa"/>
            <w:vAlign w:val="center"/>
          </w:tcPr>
          <w:p>
            <w:pPr>
              <w:pStyle w:val="29"/>
              <w:pBdr>
                <w:bottom w:val="none" w:color="auto" w:sz="0" w:space="0"/>
              </w:pBdr>
              <w:tabs>
                <w:tab w:val="clear" w:pos="4153"/>
                <w:tab w:val="clear" w:pos="8306"/>
              </w:tabs>
              <w:spacing w:line="300" w:lineRule="auto"/>
              <w:rPr>
                <w:rFonts w:ascii="宋体" w:hAnsi="宋体"/>
                <w:sz w:val="20"/>
                <w:szCs w:val="20"/>
              </w:rPr>
            </w:pPr>
            <w:r>
              <w:rPr>
                <w:rFonts w:hint="eastAsia" w:ascii="宋体" w:hAnsi="宋体"/>
                <w:sz w:val="20"/>
                <w:szCs w:val="20"/>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spacing w:line="240" w:lineRule="exact"/>
              <w:jc w:val="center"/>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评审因素</w:t>
            </w:r>
          </w:p>
        </w:tc>
        <w:tc>
          <w:tcPr>
            <w:tcW w:w="720" w:type="dxa"/>
            <w:vAlign w:val="center"/>
          </w:tcPr>
          <w:p>
            <w:pPr>
              <w:spacing w:line="240" w:lineRule="exact"/>
              <w:jc w:val="center"/>
              <w:rPr>
                <w:rFonts w:ascii="宋体" w:hAnsi="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6" w:type="dxa"/>
            <w:vMerge w:val="continue"/>
            <w:vAlign w:val="center"/>
          </w:tcPr>
          <w:p>
            <w:pPr>
              <w:keepNext/>
              <w:keepLines/>
              <w:spacing w:before="340" w:after="330" w:line="240" w:lineRule="exact"/>
              <w:jc w:val="center"/>
              <w:outlineLvl w:val="0"/>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1</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诚信</w:t>
            </w:r>
          </w:p>
        </w:tc>
        <w:tc>
          <w:tcPr>
            <w:tcW w:w="720" w:type="dxa"/>
            <w:vAlign w:val="center"/>
          </w:tcPr>
          <w:p>
            <w:pPr>
              <w:spacing w:line="240" w:lineRule="exact"/>
              <w:jc w:val="center"/>
              <w:rPr>
                <w:rFonts w:ascii="宋体" w:hAnsi="宋体"/>
                <w:sz w:val="20"/>
                <w:szCs w:val="20"/>
              </w:rPr>
            </w:pPr>
            <w:r>
              <w:rPr>
                <w:rFonts w:ascii="宋体" w:hAnsi="宋体"/>
                <w:sz w:val="20"/>
                <w:szCs w:val="20"/>
              </w:rPr>
              <w:t>5</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专家评分</w:t>
            </w:r>
          </w:p>
        </w:tc>
        <w:tc>
          <w:tcPr>
            <w:tcW w:w="4328" w:type="dxa"/>
          </w:tcPr>
          <w:p>
            <w:pPr>
              <w:rPr>
                <w:rFonts w:ascii="宋体" w:hAnsi="宋体"/>
                <w:sz w:val="20"/>
                <w:szCs w:val="20"/>
              </w:rPr>
            </w:pPr>
            <w:r>
              <w:rPr>
                <w:rFonts w:hint="eastAsia" w:ascii="宋体" w:hAnsi="宋体" w:cs="宋体"/>
                <w:sz w:val="20"/>
                <w:szCs w:val="20"/>
              </w:rPr>
              <w:t>投标人在参与政府采购活动中存在诚信相关问题且在主管部门相关处理措施实施期限内的，本项不得分，否则得满分。投标人无需提供任何证明材料，由工作人员向评审委员会提供相关信息。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hint="eastAsia" w:ascii="宋体" w:hAnsi="宋体"/>
                <w:sz w:val="20"/>
                <w:szCs w:val="20"/>
              </w:rPr>
              <w:t>5</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综合实力</w:t>
            </w:r>
          </w:p>
        </w:tc>
        <w:tc>
          <w:tcPr>
            <w:tcW w:w="4328" w:type="dxa"/>
            <w:vAlign w:val="center"/>
          </w:tcPr>
          <w:p>
            <w:pPr>
              <w:pStyle w:val="29"/>
              <w:pBdr>
                <w:bottom w:val="none" w:color="auto" w:sz="0" w:space="0"/>
              </w:pBdr>
              <w:tabs>
                <w:tab w:val="clear" w:pos="4153"/>
                <w:tab w:val="clear" w:pos="8306"/>
              </w:tabs>
              <w:spacing w:line="300" w:lineRule="auto"/>
              <w:rPr>
                <w:rFonts w:hint="eastAsia" w:ascii="宋体" w:hAnsi="宋体" w:eastAsia="宋体"/>
                <w:sz w:val="20"/>
                <w:szCs w:val="20"/>
                <w:lang w:eastAsia="zh-CN"/>
              </w:rPr>
            </w:pPr>
            <w:r>
              <w:rPr>
                <w:rFonts w:hint="eastAsia" w:ascii="宋体" w:hAnsi="宋体"/>
                <w:sz w:val="16"/>
                <w:szCs w:val="20"/>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Cs w:val="21"/>
              </w:rPr>
            </w:pPr>
            <w:r>
              <w:rPr>
                <w:rFonts w:hint="eastAsia" w:ascii="宋体" w:hAnsi="宋体"/>
                <w:sz w:val="20"/>
                <w:szCs w:val="20"/>
              </w:rPr>
              <w:t>评审因素</w:t>
            </w:r>
          </w:p>
        </w:tc>
        <w:tc>
          <w:tcPr>
            <w:tcW w:w="720" w:type="dxa"/>
            <w:vAlign w:val="center"/>
          </w:tcPr>
          <w:p>
            <w:pPr>
              <w:spacing w:line="240" w:lineRule="exact"/>
              <w:jc w:val="center"/>
              <w:rPr>
                <w:rFonts w:ascii="宋体" w:hAnsi="宋体" w:cs="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Cs w:val="21"/>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1</w:t>
            </w:r>
          </w:p>
        </w:tc>
        <w:tc>
          <w:tcPr>
            <w:tcW w:w="1814" w:type="dxa"/>
            <w:vAlign w:val="center"/>
          </w:tcPr>
          <w:p>
            <w:pPr>
              <w:spacing w:line="240" w:lineRule="exact"/>
              <w:jc w:val="center"/>
              <w:rPr>
                <w:rFonts w:ascii="宋体" w:hAnsi="宋体"/>
                <w:color w:val="FF0000"/>
                <w:sz w:val="20"/>
                <w:szCs w:val="20"/>
              </w:rPr>
            </w:pPr>
            <w:r>
              <w:rPr>
                <w:rFonts w:hint="eastAsia" w:ascii="宋体" w:hAnsi="宋体"/>
                <w:szCs w:val="21"/>
                <w:lang w:val="en-US" w:eastAsia="zh-CN"/>
              </w:rPr>
              <w:t>供应商</w:t>
            </w:r>
            <w:r>
              <w:rPr>
                <w:rFonts w:hint="eastAsia" w:ascii="宋体" w:hAnsi="宋体"/>
                <w:szCs w:val="21"/>
              </w:rPr>
              <w:t>认证情况</w:t>
            </w:r>
          </w:p>
        </w:tc>
        <w:tc>
          <w:tcPr>
            <w:tcW w:w="720" w:type="dxa"/>
            <w:vAlign w:val="center"/>
          </w:tcPr>
          <w:p>
            <w:pPr>
              <w:spacing w:line="240" w:lineRule="exact"/>
              <w:jc w:val="center"/>
              <w:rPr>
                <w:rFonts w:hint="eastAsia" w:ascii="宋体" w:hAnsi="宋体" w:eastAsia="宋体"/>
                <w:sz w:val="20"/>
                <w:szCs w:val="20"/>
                <w:lang w:eastAsia="zh-CN"/>
              </w:rPr>
            </w:pPr>
            <w:r>
              <w:rPr>
                <w:rFonts w:hint="eastAsia" w:ascii="宋体" w:hAnsi="宋体" w:cs="宋体"/>
                <w:sz w:val="20"/>
                <w:szCs w:val="20"/>
                <w:lang w:val="en-US" w:eastAsia="zh-CN"/>
              </w:rPr>
              <w:t>5</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top"/>
          </w:tcPr>
          <w:p>
            <w:pPr>
              <w:rPr>
                <w:rFonts w:hint="eastAsia" w:ascii="宋体" w:hAnsi="宋体" w:cs="宋体"/>
                <w:sz w:val="20"/>
                <w:szCs w:val="20"/>
              </w:rPr>
            </w:pPr>
            <w:r>
              <w:rPr>
                <w:rFonts w:hint="eastAsia" w:ascii="宋体" w:hAnsi="宋体" w:cs="宋体"/>
                <w:sz w:val="20"/>
                <w:szCs w:val="20"/>
              </w:rPr>
              <w:t>一、评审内容：</w:t>
            </w:r>
          </w:p>
          <w:p>
            <w:pPr>
              <w:rPr>
                <w:rFonts w:hint="eastAsia" w:ascii="宋体" w:hAnsi="宋体" w:cs="宋体"/>
                <w:sz w:val="20"/>
                <w:szCs w:val="20"/>
              </w:rPr>
            </w:pPr>
            <w:r>
              <w:rPr>
                <w:rFonts w:hint="eastAsia" w:ascii="宋体" w:hAnsi="宋体" w:cs="宋体"/>
                <w:sz w:val="20"/>
                <w:szCs w:val="20"/>
              </w:rPr>
              <w:t>1.</w:t>
            </w:r>
            <w:commentRangeStart w:id="7"/>
            <w:r>
              <w:rPr>
                <w:rFonts w:hint="eastAsia" w:ascii="宋体" w:hAnsi="宋体" w:cs="宋体"/>
                <w:sz w:val="20"/>
                <w:szCs w:val="20"/>
              </w:rPr>
              <w:t>投标人</w:t>
            </w:r>
            <w:commentRangeEnd w:id="7"/>
            <w:r>
              <w:commentReference w:id="7"/>
            </w:r>
            <w:r>
              <w:rPr>
                <w:rFonts w:hint="eastAsia" w:ascii="宋体" w:hAnsi="宋体" w:cs="宋体"/>
                <w:sz w:val="20"/>
                <w:szCs w:val="20"/>
              </w:rPr>
              <w:t>获得ISO9001质量管理体系认证证书（认证范围含：</w:t>
            </w:r>
            <w:commentRangeStart w:id="8"/>
            <w:r>
              <w:rPr>
                <w:rFonts w:hint="eastAsia" w:ascii="宋体" w:hAnsi="宋体" w:cs="宋体"/>
                <w:sz w:val="20"/>
                <w:szCs w:val="20"/>
              </w:rPr>
              <w:t>金属家具、智能家具的设计开发、生产、销售</w:t>
            </w:r>
            <w:commentRangeEnd w:id="8"/>
            <w:r>
              <w:commentReference w:id="8"/>
            </w:r>
            <w:r>
              <w:rPr>
                <w:rFonts w:hint="eastAsia" w:ascii="宋体" w:hAnsi="宋体" w:cs="宋体"/>
                <w:sz w:val="20"/>
                <w:szCs w:val="20"/>
              </w:rPr>
              <w:t>）</w:t>
            </w:r>
          </w:p>
          <w:p>
            <w:pPr>
              <w:rPr>
                <w:rFonts w:hint="eastAsia" w:ascii="宋体" w:hAnsi="宋体" w:cs="宋体"/>
                <w:sz w:val="20"/>
                <w:szCs w:val="20"/>
              </w:rPr>
            </w:pPr>
            <w:r>
              <w:rPr>
                <w:rFonts w:hint="eastAsia" w:ascii="宋体" w:hAnsi="宋体" w:cs="宋体"/>
                <w:sz w:val="20"/>
                <w:szCs w:val="20"/>
              </w:rPr>
              <w:t>2.投标人获得ISO14001环境管理体系认证证书（认证范围含：金属家具、智能家具的设计开发、生产、销售）</w:t>
            </w:r>
          </w:p>
          <w:p>
            <w:pPr>
              <w:rPr>
                <w:rFonts w:hint="eastAsia" w:ascii="宋体" w:hAnsi="宋体" w:cs="宋体"/>
                <w:sz w:val="20"/>
                <w:szCs w:val="20"/>
              </w:rPr>
            </w:pPr>
            <w:r>
              <w:rPr>
                <w:rFonts w:hint="eastAsia" w:ascii="宋体" w:hAnsi="宋体" w:cs="宋体"/>
                <w:sz w:val="20"/>
                <w:szCs w:val="20"/>
              </w:rPr>
              <w:t>3.投标人获得ISO45001职业健康安全管理体系认证证书（认证范围含：金属家具、智能家具的设计开发、生产、销售）</w:t>
            </w:r>
          </w:p>
          <w:p>
            <w:pPr>
              <w:rPr>
                <w:rFonts w:hint="eastAsia" w:ascii="宋体" w:hAnsi="宋体" w:cs="宋体"/>
                <w:sz w:val="20"/>
                <w:szCs w:val="20"/>
              </w:rPr>
            </w:pPr>
            <w:r>
              <w:rPr>
                <w:rFonts w:hint="eastAsia" w:ascii="宋体" w:hAnsi="宋体" w:cs="宋体"/>
                <w:sz w:val="20"/>
                <w:szCs w:val="20"/>
              </w:rPr>
              <w:t>4. 投标人获得中国环境标志产品认证证书（授权机构：</w:t>
            </w:r>
            <w:commentRangeStart w:id="9"/>
            <w:r>
              <w:rPr>
                <w:rFonts w:hint="eastAsia" w:ascii="宋体" w:hAnsi="宋体" w:cs="宋体"/>
                <w:sz w:val="20"/>
                <w:szCs w:val="20"/>
              </w:rPr>
              <w:t>授权机构为中华人民共和国生态环境部）</w:t>
            </w:r>
            <w:commentRangeEnd w:id="9"/>
            <w:r>
              <w:commentReference w:id="9"/>
            </w:r>
            <w:r>
              <w:rPr>
                <w:rFonts w:hint="eastAsia" w:ascii="宋体" w:hAnsi="宋体" w:cs="宋体"/>
                <w:sz w:val="20"/>
                <w:szCs w:val="20"/>
              </w:rPr>
              <w:t>（认证单元含：金属家具）</w:t>
            </w:r>
          </w:p>
          <w:p>
            <w:pPr>
              <w:rPr>
                <w:rFonts w:hint="eastAsia" w:ascii="宋体" w:hAnsi="宋体" w:cs="宋体"/>
                <w:sz w:val="20"/>
                <w:szCs w:val="20"/>
              </w:rPr>
            </w:pPr>
            <w:r>
              <w:rPr>
                <w:rFonts w:hint="eastAsia" w:ascii="宋体" w:hAnsi="宋体" w:cs="宋体"/>
                <w:sz w:val="20"/>
                <w:szCs w:val="20"/>
              </w:rPr>
              <w:t>5. 投标人获得家具产品环保卫士认证证书（认证范围含：金属家具）</w:t>
            </w:r>
          </w:p>
          <w:p>
            <w:pPr>
              <w:rPr>
                <w:rFonts w:hint="eastAsia" w:ascii="宋体" w:hAnsi="宋体" w:cs="宋体"/>
                <w:sz w:val="20"/>
                <w:szCs w:val="20"/>
              </w:rPr>
            </w:pPr>
            <w:r>
              <w:rPr>
                <w:rFonts w:hint="eastAsia" w:ascii="宋体" w:hAnsi="宋体" w:cs="宋体"/>
                <w:sz w:val="20"/>
                <w:szCs w:val="20"/>
              </w:rPr>
              <w:t>6. 投标人获得家具中有害物质限量认证证书（认证范围含：金属家具）</w:t>
            </w:r>
          </w:p>
          <w:p>
            <w:pPr>
              <w:rPr>
                <w:rFonts w:hint="eastAsia" w:ascii="宋体" w:hAnsi="宋体" w:cs="宋体"/>
                <w:sz w:val="20"/>
                <w:szCs w:val="20"/>
              </w:rPr>
            </w:pPr>
            <w:r>
              <w:rPr>
                <w:rFonts w:hint="eastAsia" w:ascii="宋体" w:hAnsi="宋体" w:cs="宋体"/>
                <w:sz w:val="20"/>
                <w:szCs w:val="20"/>
              </w:rPr>
              <w:t>7. 投标人获得</w:t>
            </w:r>
            <w:commentRangeStart w:id="10"/>
            <w:r>
              <w:rPr>
                <w:rFonts w:hint="eastAsia" w:ascii="宋体" w:hAnsi="宋体" w:cs="宋体"/>
                <w:sz w:val="20"/>
                <w:szCs w:val="20"/>
              </w:rPr>
              <w:t>售后服务认证证书（五星级）</w:t>
            </w:r>
            <w:commentRangeEnd w:id="10"/>
            <w:r>
              <w:commentReference w:id="10"/>
            </w:r>
            <w:r>
              <w:rPr>
                <w:rFonts w:hint="eastAsia" w:ascii="宋体" w:hAnsi="宋体" w:cs="宋体"/>
                <w:sz w:val="20"/>
                <w:szCs w:val="20"/>
              </w:rPr>
              <w:t>（认证范围含：金属家具、智能家具的售后服务）</w:t>
            </w:r>
          </w:p>
          <w:p>
            <w:pPr>
              <w:rPr>
                <w:rFonts w:hint="eastAsia" w:ascii="宋体" w:hAnsi="宋体" w:cs="宋体"/>
                <w:sz w:val="20"/>
                <w:szCs w:val="20"/>
              </w:rPr>
            </w:pPr>
            <w:r>
              <w:rPr>
                <w:rFonts w:hint="eastAsia" w:ascii="宋体" w:hAnsi="宋体" w:cs="宋体"/>
                <w:sz w:val="20"/>
                <w:szCs w:val="20"/>
              </w:rPr>
              <w:t>8.投标人获得中国绿色产品认证证书（认证范围含：金属家具）</w:t>
            </w:r>
          </w:p>
          <w:p>
            <w:pPr>
              <w:rPr>
                <w:rFonts w:hint="eastAsia" w:ascii="宋体" w:hAnsi="宋体" w:cs="宋体"/>
                <w:sz w:val="20"/>
                <w:szCs w:val="20"/>
              </w:rPr>
            </w:pPr>
            <w:r>
              <w:rPr>
                <w:rFonts w:hint="eastAsia" w:ascii="宋体" w:hAnsi="宋体" w:cs="宋体"/>
                <w:sz w:val="20"/>
                <w:szCs w:val="20"/>
              </w:rPr>
              <w:t>9.投标人获得</w:t>
            </w:r>
            <w:bookmarkStart w:id="4" w:name="OLE_LINK1"/>
            <w:r>
              <w:rPr>
                <w:rFonts w:hint="eastAsia" w:ascii="宋体" w:hAnsi="宋体" w:cs="宋体"/>
                <w:sz w:val="20"/>
                <w:szCs w:val="20"/>
              </w:rPr>
              <w:t>产品安全认证证书</w:t>
            </w:r>
            <w:bookmarkEnd w:id="4"/>
            <w:r>
              <w:rPr>
                <w:rFonts w:hint="eastAsia" w:ascii="宋体" w:hAnsi="宋体" w:cs="宋体"/>
                <w:sz w:val="20"/>
                <w:szCs w:val="20"/>
              </w:rPr>
              <w:t>（认证范围含：床类、柜类）</w:t>
            </w:r>
          </w:p>
          <w:p>
            <w:pPr>
              <w:rPr>
                <w:rFonts w:hint="eastAsia" w:ascii="宋体" w:hAnsi="宋体" w:cs="宋体"/>
                <w:sz w:val="20"/>
                <w:szCs w:val="20"/>
              </w:rPr>
            </w:pPr>
            <w:commentRangeStart w:id="11"/>
            <w:r>
              <w:rPr>
                <w:rFonts w:hint="eastAsia" w:ascii="宋体" w:hAnsi="宋体" w:cs="宋体"/>
                <w:sz w:val="20"/>
                <w:szCs w:val="20"/>
              </w:rPr>
              <w:t>要求提供以上有效期内的且满足认证范围的证书扫描件，并提供证书在国家认证认可监督管理委员会监委（http://www.cnca.gov.cn/）的查询截图作为得分条件</w:t>
            </w:r>
            <w:commentRangeEnd w:id="11"/>
            <w:r>
              <w:commentReference w:id="11"/>
            </w:r>
            <w:r>
              <w:rPr>
                <w:rFonts w:hint="eastAsia" w:ascii="宋体" w:hAnsi="宋体" w:cs="宋体"/>
                <w:sz w:val="20"/>
                <w:szCs w:val="20"/>
              </w:rPr>
              <w:t>，每提供一项得12分，最高得100分，其余情况不得分。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2</w:t>
            </w:r>
          </w:p>
        </w:tc>
        <w:tc>
          <w:tcPr>
            <w:tcW w:w="1814" w:type="dxa"/>
            <w:vAlign w:val="center"/>
          </w:tcPr>
          <w:p>
            <w:pPr>
              <w:pStyle w:val="29"/>
              <w:pBdr>
                <w:bottom w:val="none" w:color="auto" w:sz="0" w:space="0"/>
              </w:pBdr>
              <w:tabs>
                <w:tab w:val="clear" w:pos="4153"/>
                <w:tab w:val="clear" w:pos="8306"/>
              </w:tabs>
              <w:spacing w:line="300" w:lineRule="auto"/>
              <w:rPr>
                <w:rFonts w:ascii="宋体" w:hAnsi="宋体"/>
                <w:szCs w:val="21"/>
              </w:rPr>
            </w:pPr>
            <w:r>
              <w:rPr>
                <w:rFonts w:hint="eastAsia" w:ascii="宋体" w:hAnsi="宋体" w:cs="宋体"/>
                <w:sz w:val="20"/>
                <w:szCs w:val="20"/>
              </w:rPr>
              <w:t>投标人同类业绩</w:t>
            </w:r>
          </w:p>
        </w:tc>
        <w:tc>
          <w:tcPr>
            <w:tcW w:w="720" w:type="dxa"/>
            <w:vAlign w:val="center"/>
          </w:tcPr>
          <w:p>
            <w:pPr>
              <w:spacing w:line="240" w:lineRule="exact"/>
              <w:jc w:val="center"/>
              <w:rPr>
                <w:rFonts w:ascii="宋体" w:hAnsi="宋体"/>
                <w:sz w:val="20"/>
                <w:szCs w:val="20"/>
              </w:rPr>
            </w:pPr>
            <w:r>
              <w:rPr>
                <w:rFonts w:hint="eastAsia" w:ascii="宋体" w:hAnsi="宋体"/>
                <w:sz w:val="20"/>
                <w:szCs w:val="20"/>
              </w:rPr>
              <w:t>3</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top"/>
          </w:tcPr>
          <w:p>
            <w:r>
              <w:rPr>
                <w:rFonts w:hint="eastAsia"/>
              </w:rPr>
              <w:t>考察投标人自2021年</w:t>
            </w:r>
            <w:r>
              <w:t>1</w:t>
            </w:r>
            <w:r>
              <w:rPr>
                <w:rFonts w:hint="eastAsia"/>
              </w:rPr>
              <w:t>月1日至本项目投标截止日（以合同签订时间为准）完成的家具项目同类业绩，单项家具合同内容需包括钢制床、钢制柜和课桌椅，提供3 个（或以上）得100分，提供2个得 60 分，提供1个得30分，</w:t>
            </w:r>
            <w:r>
              <w:t>未提供的不得分</w:t>
            </w:r>
            <w:r>
              <w:rPr>
                <w:rFonts w:hint="eastAsia"/>
              </w:rPr>
              <w:t>。</w:t>
            </w:r>
          </w:p>
          <w:p>
            <w:r>
              <w:rPr>
                <w:rFonts w:hint="eastAsia"/>
              </w:rPr>
              <w:t>投标人应在投标文件提供同类业绩的中标通知书、合同关键页（含合同首页、双方签字盖章页、货物清单页）扫描件、不少于30%的项目发票扫描件（发票须有税务局监制章、发票内容须含货物明细）和项目验收资料，合同和验收资料扫描件均加盖合同甲方公章或业务章，原件备查，否则不得分。</w:t>
            </w:r>
          </w:p>
          <w:p>
            <w:pPr>
              <w:rPr>
                <w:rFonts w:ascii="宋体" w:hAnsi="宋体" w:cs="宋体"/>
                <w:sz w:val="20"/>
                <w:szCs w:val="20"/>
              </w:rPr>
            </w:pPr>
            <w:r>
              <w:rPr>
                <w:rFonts w:hint="eastAsia"/>
              </w:rPr>
              <w:t>注：以上文件须提供扫描件，原件备查。评分中出现无证明资料或专家无法凭所提供资料判断是否得分的情况，一律作不得分处理。</w:t>
            </w:r>
          </w:p>
        </w:tc>
      </w:tr>
      <w:bookmarkEnd w:id="2"/>
    </w:tbl>
    <w:p>
      <w:pPr>
        <w:sectPr>
          <w:footerReference r:id="rId5" w:type="default"/>
          <w:footerReference r:id="rId6" w:type="even"/>
          <w:pgSz w:w="11907" w:h="16840"/>
          <w:pgMar w:top="1440" w:right="1418" w:bottom="1440" w:left="1418" w:header="851" w:footer="992" w:gutter="0"/>
          <w:cols w:space="425" w:num="1"/>
          <w:titlePg/>
          <w:docGrid w:linePitch="462" w:charSpace="0"/>
        </w:sectPr>
      </w:pPr>
    </w:p>
    <w:p/>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5" w:name="_Hlk71465316"/>
      <w:r>
        <w:rPr>
          <w:rFonts w:hint="eastAsia"/>
          <w:b/>
          <w:sz w:val="44"/>
          <w:szCs w:val="44"/>
        </w:rPr>
        <w:t>深圳公共资源交易中心</w:t>
      </w:r>
    </w:p>
    <w:p>
      <w:pPr>
        <w:jc w:val="center"/>
        <w:rPr>
          <w:b/>
          <w:sz w:val="44"/>
          <w:szCs w:val="44"/>
        </w:rPr>
      </w:pPr>
      <w:r>
        <w:rPr>
          <w:rFonts w:hint="eastAsia"/>
          <w:b/>
          <w:sz w:val="44"/>
          <w:szCs w:val="44"/>
        </w:rPr>
        <w:t>（2023年）</w:t>
      </w:r>
      <w:bookmarkEnd w:id="5"/>
    </w:p>
    <w:p>
      <w:pPr>
        <w:ind w:firstLine="435"/>
        <w:jc w:val="left"/>
      </w:pPr>
    </w:p>
    <w:p>
      <w:pPr>
        <w:widowControl/>
        <w:jc w:val="left"/>
      </w:pPr>
      <w:r>
        <w:br w:type="page"/>
      </w:r>
    </w:p>
    <w:p>
      <w:pPr>
        <w:ind w:firstLine="4216" w:firstLineChars="1500"/>
        <w:rPr>
          <w:rFonts w:ascii="宋体" w:hAnsi="宋体"/>
          <w:color w:val="FF0000"/>
          <w:szCs w:val="21"/>
        </w:rPr>
      </w:pPr>
      <w:bookmarkStart w:id="6" w:name="_Hlk72218009"/>
      <w:r>
        <w:rPr>
          <w:rFonts w:hint="eastAsia" w:ascii="宋体" w:hAnsi="宋体" w:eastAsia="黑体"/>
          <w:b/>
          <w:bCs/>
          <w:color w:val="FF0000"/>
          <w:kern w:val="44"/>
          <w:sz w:val="28"/>
          <w:szCs w:val="44"/>
        </w:rPr>
        <w:t>警示条款</w:t>
      </w:r>
    </w:p>
    <w:p>
      <w:pPr>
        <w:ind w:firstLine="400" w:firstLineChars="200"/>
        <w:rPr>
          <w:rFonts w:ascii="宋体" w:hAnsi="宋体"/>
          <w:color w:val="FF0000"/>
          <w:sz w:val="20"/>
          <w:szCs w:val="20"/>
        </w:rPr>
      </w:pPr>
    </w:p>
    <w:p>
      <w:pPr>
        <w:ind w:firstLine="400" w:firstLineChars="200"/>
        <w:rPr>
          <w:rFonts w:ascii="宋体" w:hAnsi="宋体"/>
          <w:color w:val="FF0000"/>
          <w:sz w:val="20"/>
          <w:szCs w:val="20"/>
        </w:rPr>
      </w:pPr>
      <w:r>
        <w:rPr>
          <w:rFonts w:hint="eastAsia" w:ascii="宋体" w:hAnsi="宋体"/>
          <w:color w:val="FF0000"/>
          <w:sz w:val="20"/>
          <w:szCs w:val="20"/>
        </w:rPr>
        <w:t>一、</w:t>
      </w:r>
      <w:r>
        <w:rPr>
          <w:rFonts w:hint="eastAsia" w:ascii="宋体" w:hAnsi="宋体"/>
          <w:b/>
          <w:bCs/>
          <w:color w:val="FF0000"/>
          <w:sz w:val="20"/>
          <w:szCs w:val="20"/>
        </w:rPr>
        <w:t>《深圳经济特区政府采购条例》第五十七条</w:t>
      </w:r>
      <w:r>
        <w:rPr>
          <w:rFonts w:hint="eastAsia" w:ascii="宋体" w:hAnsi="宋体"/>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00" w:firstLineChars="200"/>
        <w:rPr>
          <w:rFonts w:ascii="宋体" w:hAnsi="宋体"/>
          <w:color w:val="FF0000"/>
          <w:sz w:val="20"/>
          <w:szCs w:val="20"/>
        </w:rPr>
      </w:pPr>
      <w:r>
        <w:rPr>
          <w:rFonts w:hint="eastAsia" w:ascii="宋体" w:hAnsi="宋体"/>
          <w:color w:val="FF0000"/>
          <w:sz w:val="20"/>
          <w:szCs w:val="20"/>
        </w:rPr>
        <w:t>（一）在采购活动中应当回避而未回避的；</w:t>
      </w:r>
    </w:p>
    <w:p>
      <w:pPr>
        <w:ind w:firstLine="400" w:firstLineChars="200"/>
        <w:rPr>
          <w:rFonts w:ascii="宋体" w:hAnsi="宋体"/>
          <w:color w:val="FF0000"/>
          <w:sz w:val="20"/>
          <w:szCs w:val="20"/>
        </w:rPr>
      </w:pPr>
      <w:r>
        <w:rPr>
          <w:rFonts w:hint="eastAsia" w:ascii="宋体" w:hAnsi="宋体"/>
          <w:color w:val="FF0000"/>
          <w:sz w:val="20"/>
          <w:szCs w:val="20"/>
        </w:rPr>
        <w:t>（二）未按本条例规定签订、履行采购合同，造成严重后果的；</w:t>
      </w:r>
    </w:p>
    <w:p>
      <w:pPr>
        <w:ind w:firstLine="400" w:firstLineChars="200"/>
        <w:rPr>
          <w:rFonts w:ascii="宋体" w:hAnsi="宋体"/>
          <w:color w:val="FF0000"/>
          <w:sz w:val="20"/>
          <w:szCs w:val="20"/>
        </w:rPr>
      </w:pPr>
      <w:r>
        <w:rPr>
          <w:rFonts w:hint="eastAsia" w:ascii="宋体" w:hAnsi="宋体"/>
          <w:color w:val="FF0000"/>
          <w:sz w:val="20"/>
          <w:szCs w:val="20"/>
        </w:rPr>
        <w:t>（三）隐瞒真实情况，提供虚假资料的；</w:t>
      </w:r>
    </w:p>
    <w:p>
      <w:pPr>
        <w:ind w:firstLine="400" w:firstLineChars="200"/>
        <w:rPr>
          <w:rFonts w:ascii="宋体" w:hAnsi="宋体"/>
          <w:color w:val="FF0000"/>
          <w:sz w:val="20"/>
          <w:szCs w:val="20"/>
        </w:rPr>
      </w:pPr>
      <w:r>
        <w:rPr>
          <w:rFonts w:hint="eastAsia" w:ascii="宋体" w:hAnsi="宋体"/>
          <w:color w:val="FF0000"/>
          <w:sz w:val="20"/>
          <w:szCs w:val="20"/>
        </w:rPr>
        <w:t>（四）以非法手段排斥其他供应商参与竞争的；</w:t>
      </w:r>
    </w:p>
    <w:p>
      <w:pPr>
        <w:ind w:firstLine="400" w:firstLineChars="200"/>
        <w:rPr>
          <w:rFonts w:ascii="宋体" w:hAnsi="宋体"/>
          <w:color w:val="FF0000"/>
          <w:sz w:val="20"/>
          <w:szCs w:val="20"/>
        </w:rPr>
      </w:pPr>
      <w:r>
        <w:rPr>
          <w:rFonts w:hint="eastAsia" w:ascii="宋体" w:hAnsi="宋体"/>
          <w:color w:val="FF0000"/>
          <w:sz w:val="20"/>
          <w:szCs w:val="20"/>
        </w:rPr>
        <w:t>（五）与其他采购参加人串通投标的；</w:t>
      </w:r>
    </w:p>
    <w:p>
      <w:pPr>
        <w:ind w:firstLine="400" w:firstLineChars="200"/>
        <w:rPr>
          <w:rFonts w:ascii="宋体" w:hAnsi="宋体"/>
          <w:color w:val="FF0000"/>
          <w:sz w:val="20"/>
          <w:szCs w:val="20"/>
        </w:rPr>
      </w:pPr>
      <w:r>
        <w:rPr>
          <w:rFonts w:hint="eastAsia" w:ascii="宋体" w:hAnsi="宋体"/>
          <w:color w:val="FF0000"/>
          <w:sz w:val="20"/>
          <w:szCs w:val="20"/>
        </w:rPr>
        <w:t>（六）恶意投诉的；</w:t>
      </w:r>
    </w:p>
    <w:p>
      <w:pPr>
        <w:ind w:firstLine="400" w:firstLineChars="200"/>
        <w:rPr>
          <w:rFonts w:ascii="宋体" w:hAnsi="宋体"/>
          <w:color w:val="FF0000"/>
          <w:sz w:val="20"/>
          <w:szCs w:val="20"/>
        </w:rPr>
      </w:pPr>
      <w:r>
        <w:rPr>
          <w:rFonts w:hint="eastAsia" w:ascii="宋体" w:hAnsi="宋体"/>
          <w:color w:val="FF0000"/>
          <w:sz w:val="20"/>
          <w:szCs w:val="20"/>
        </w:rPr>
        <w:t>（七）向采购项目相关人行贿或者提供其他不当利益的；</w:t>
      </w:r>
    </w:p>
    <w:p>
      <w:pPr>
        <w:ind w:firstLine="400" w:firstLineChars="200"/>
        <w:rPr>
          <w:rFonts w:ascii="宋体" w:hAnsi="宋体"/>
          <w:color w:val="FF0000"/>
          <w:sz w:val="20"/>
          <w:szCs w:val="20"/>
        </w:rPr>
      </w:pPr>
      <w:r>
        <w:rPr>
          <w:rFonts w:hint="eastAsia" w:ascii="宋体" w:hAnsi="宋体"/>
          <w:color w:val="FF0000"/>
          <w:sz w:val="20"/>
          <w:szCs w:val="20"/>
        </w:rPr>
        <w:t>（八）阻碍、抗拒主管部门监督检查的；</w:t>
      </w:r>
    </w:p>
    <w:p>
      <w:pPr>
        <w:ind w:firstLine="400" w:firstLineChars="200"/>
        <w:rPr>
          <w:rFonts w:ascii="宋体" w:hAnsi="宋体"/>
          <w:color w:val="FF0000"/>
          <w:sz w:val="20"/>
          <w:szCs w:val="20"/>
        </w:rPr>
      </w:pPr>
      <w:r>
        <w:rPr>
          <w:rFonts w:hint="eastAsia" w:ascii="宋体" w:hAnsi="宋体"/>
          <w:color w:val="FF0000"/>
          <w:sz w:val="20"/>
          <w:szCs w:val="20"/>
        </w:rPr>
        <w:t>（九）其他违反本条例规定的行为。</w:t>
      </w:r>
    </w:p>
    <w:p>
      <w:pPr>
        <w:ind w:firstLine="402" w:firstLineChars="200"/>
        <w:rPr>
          <w:rFonts w:ascii="宋体" w:hAnsi="宋体"/>
          <w:color w:val="FF0000"/>
          <w:sz w:val="20"/>
          <w:szCs w:val="20"/>
        </w:rPr>
      </w:pPr>
      <w:r>
        <w:rPr>
          <w:rFonts w:hint="eastAsia" w:ascii="宋体" w:hAnsi="宋体"/>
          <w:b/>
          <w:bCs/>
          <w:color w:val="FF0000"/>
          <w:sz w:val="20"/>
          <w:szCs w:val="20"/>
        </w:rPr>
        <w:t>二、《深圳经济特区政府采购条例实施细则》第七十五条 </w:t>
      </w:r>
      <w:r>
        <w:rPr>
          <w:rFonts w:hint="eastAsia" w:ascii="宋体" w:hAnsi="宋体"/>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02" w:firstLineChars="200"/>
        <w:rPr>
          <w:rFonts w:ascii="宋体" w:hAnsi="宋体"/>
          <w:color w:val="FF0000"/>
          <w:sz w:val="20"/>
          <w:szCs w:val="20"/>
        </w:rPr>
      </w:pPr>
      <w:r>
        <w:rPr>
          <w:rFonts w:hint="eastAsia" w:ascii="宋体" w:hAnsi="宋体"/>
          <w:b/>
          <w:bCs/>
          <w:color w:val="FF0000"/>
          <w:sz w:val="20"/>
          <w:szCs w:val="20"/>
        </w:rPr>
        <w:t>三、《深圳经济特区政府采购条例实施细则》第七十七条 </w:t>
      </w:r>
      <w:r>
        <w:rPr>
          <w:rFonts w:hint="eastAsia" w:ascii="宋体" w:hAnsi="宋体"/>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00" w:firstLineChars="200"/>
        <w:rPr>
          <w:rFonts w:ascii="宋体" w:hAnsi="宋体"/>
          <w:color w:val="FF0000"/>
          <w:sz w:val="20"/>
          <w:szCs w:val="20"/>
        </w:rPr>
      </w:pPr>
      <w:r>
        <w:rPr>
          <w:rFonts w:hint="eastAsia" w:ascii="宋体" w:hAnsi="宋体"/>
          <w:color w:val="FF0000"/>
          <w:sz w:val="20"/>
          <w:szCs w:val="20"/>
        </w:rPr>
        <w:t>投标供应商不能提供项目负责人或者主要技术人员的劳动合同、社会保险等劳动关系证明材料的，视为存在前款第（三）项规定的情形。</w:t>
      </w:r>
    </w:p>
    <w:p>
      <w:pPr>
        <w:ind w:firstLine="400" w:firstLineChars="200"/>
        <w:rPr>
          <w:rFonts w:ascii="宋体" w:hAnsi="宋体"/>
          <w:color w:val="FF0000"/>
          <w:sz w:val="20"/>
          <w:szCs w:val="20"/>
        </w:rPr>
      </w:pPr>
      <w:r>
        <w:rPr>
          <w:rFonts w:hint="eastAsia" w:ascii="宋体" w:hAnsi="宋体"/>
          <w:color w:val="FF0000"/>
          <w:sz w:val="20"/>
          <w:szCs w:val="2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w:t>
      </w:r>
      <w:r>
        <w:rPr>
          <w:rFonts w:hint="eastAsia" w:ascii="宋体" w:hAnsi="宋体"/>
          <w:color w:val="FF0000"/>
          <w:sz w:val="20"/>
          <w:szCs w:val="20"/>
        </w:rPr>
        <w:br w:type="textWrapping"/>
      </w:r>
      <w:r>
        <w:rPr>
          <w:rFonts w:hint="eastAsia" w:ascii="宋体" w:hAnsi="宋体"/>
          <w:color w:val="FF0000"/>
          <w:sz w:val="20"/>
          <w:szCs w:val="20"/>
        </w:rPr>
        <w:t>注：该风险知悉确认书用于对供应商违法行为的警示，不作为供应商资格性审查及符合性审查条件。</w:t>
      </w:r>
    </w:p>
    <w:p>
      <w:pPr>
        <w:ind w:firstLine="400" w:firstLineChars="200"/>
      </w:pPr>
      <w:r>
        <w:rPr>
          <w:rFonts w:hint="eastAsia" w:ascii="宋体" w:hAnsi="宋体"/>
          <w:color w:val="FF0000"/>
          <w:sz w:val="20"/>
          <w:szCs w:val="20"/>
        </w:rPr>
        <w:t>五、</w:t>
      </w:r>
      <w:r>
        <w:rPr>
          <w:rFonts w:ascii="宋体" w:hAnsi="宋体"/>
          <w:color w:val="FF0000"/>
          <w:sz w:val="20"/>
          <w:szCs w:val="20"/>
        </w:rPr>
        <w:t>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r>
        <w:rPr>
          <w:rFonts w:ascii="宋体" w:hAnsi="宋体"/>
          <w:color w:val="FF0000"/>
          <w:sz w:val="20"/>
          <w:szCs w:val="20"/>
        </w:rPr>
        <w:br w:type="textWrapping"/>
      </w:r>
      <w:r>
        <w:rPr>
          <w:rFonts w:hint="eastAsia" w:ascii="宋体" w:hAnsi="宋体"/>
          <w:color w:val="FF0000"/>
          <w:sz w:val="20"/>
          <w:szCs w:val="20"/>
        </w:rPr>
        <w:t xml:space="preserve"> </w:t>
      </w:r>
      <w:r>
        <w:rPr>
          <w:rFonts w:ascii="宋体" w:hAnsi="宋体"/>
          <w:color w:val="FF0000"/>
          <w:sz w:val="20"/>
          <w:szCs w:val="20"/>
        </w:rPr>
        <w:t xml:space="preserve">   </w:t>
      </w:r>
      <w:r>
        <w:rPr>
          <w:rFonts w:hint="eastAsia" w:ascii="宋体" w:hAnsi="宋体"/>
          <w:color w:val="FF0000"/>
          <w:sz w:val="20"/>
          <w:szCs w:val="20"/>
        </w:rPr>
        <w:t>六、</w:t>
      </w:r>
      <w:r>
        <w:rPr>
          <w:rFonts w:ascii="宋体" w:hAnsi="宋体"/>
          <w:color w:val="FF0000"/>
          <w:sz w:val="20"/>
          <w:szCs w:val="20"/>
        </w:rPr>
        <w:t>为避免出现不同供应商投标文件的文件制作机器码、文件创建标识码、IP 地址一致的异常情况，建议各供应商编制、上传投标文件时不要使用公共电脑设备或公共网络。</w:t>
      </w:r>
      <w:r>
        <w:rPr>
          <w:rFonts w:ascii="宋体" w:hAnsi="宋体"/>
          <w:color w:val="FF0000"/>
          <w:sz w:val="20"/>
          <w:szCs w:val="20"/>
        </w:rPr>
        <w:br w:type="textWrapping"/>
      </w:r>
      <w:r>
        <w:rPr>
          <w:rFonts w:hint="eastAsia" w:ascii="宋体" w:hAnsi="宋体"/>
          <w:color w:val="FF0000"/>
          <w:sz w:val="20"/>
          <w:szCs w:val="20"/>
        </w:rPr>
        <w:t xml:space="preserve"> </w:t>
      </w:r>
      <w:r>
        <w:rPr>
          <w:rFonts w:ascii="宋体" w:hAnsi="宋体"/>
          <w:color w:val="FF0000"/>
          <w:sz w:val="20"/>
          <w:szCs w:val="20"/>
        </w:rPr>
        <w:t xml:space="preserve">   </w:t>
      </w:r>
      <w:r>
        <w:rPr>
          <w:rFonts w:hint="eastAsia" w:ascii="宋体" w:hAnsi="宋体"/>
          <w:color w:val="FF0000"/>
          <w:sz w:val="20"/>
          <w:szCs w:val="20"/>
        </w:rPr>
        <w:t>七、</w:t>
      </w:r>
      <w:r>
        <w:rPr>
          <w:rFonts w:ascii="宋体" w:hAnsi="宋体"/>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br w:type="textWrapping"/>
      </w:r>
    </w:p>
    <w:p>
      <w:pPr>
        <w:widowControl/>
        <w:jc w:val="left"/>
        <w:rPr>
          <w:rFonts w:ascii="宋体" w:hAnsi="宋体" w:eastAsia="黑体"/>
          <w:b/>
          <w:bCs/>
          <w:kern w:val="44"/>
          <w:sz w:val="28"/>
          <w:szCs w:val="44"/>
        </w:rPr>
      </w:pPr>
      <w:r>
        <w:br w:type="page"/>
      </w:r>
    </w:p>
    <w:p>
      <w:pPr>
        <w:pStyle w:val="4"/>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leftChars="300" w:firstLine="630" w:firstLineChars="300"/>
        <w:outlineLvl w:val="0"/>
        <w:rPr>
          <w:rFonts w:ascii="宋体" w:hAnsi="宋体"/>
          <w:szCs w:val="21"/>
        </w:rPr>
      </w:pPr>
      <w:r>
        <w:rPr>
          <w:rFonts w:hint="eastAsia" w:ascii="宋体" w:hAnsi="宋体"/>
          <w:szCs w:val="21"/>
        </w:rPr>
        <w:t>第一章  招标公告</w:t>
      </w:r>
    </w:p>
    <w:p>
      <w:pPr>
        <w:ind w:left="630" w:leftChars="300" w:firstLine="630" w:firstLineChars="300"/>
        <w:outlineLvl w:val="0"/>
        <w:rPr>
          <w:rFonts w:ascii="宋体" w:hAnsi="宋体"/>
          <w:szCs w:val="21"/>
        </w:rPr>
      </w:pPr>
      <w:r>
        <w:rPr>
          <w:rFonts w:hint="eastAsia" w:ascii="宋体" w:hAnsi="宋体"/>
          <w:szCs w:val="21"/>
        </w:rPr>
        <w:t xml:space="preserve">第二章  </w:t>
      </w:r>
      <w:bookmarkStart w:id="7" w:name="_Hlk71994379"/>
      <w:r>
        <w:rPr>
          <w:rFonts w:hint="eastAsia" w:ascii="宋体" w:hAnsi="宋体"/>
          <w:szCs w:val="21"/>
        </w:rPr>
        <w:t>对通用条款的补充内容及其他关键信息</w:t>
      </w:r>
      <w:bookmarkEnd w:id="7"/>
    </w:p>
    <w:p>
      <w:pPr>
        <w:ind w:left="630" w:leftChars="300" w:firstLine="630" w:firstLineChars="300"/>
        <w:outlineLvl w:val="0"/>
        <w:rPr>
          <w:rFonts w:ascii="宋体" w:hAnsi="宋体"/>
          <w:szCs w:val="21"/>
        </w:rPr>
      </w:pPr>
      <w:r>
        <w:rPr>
          <w:rFonts w:hint="eastAsia" w:ascii="宋体" w:hAnsi="宋体"/>
          <w:szCs w:val="21"/>
        </w:rPr>
        <w:t>第三章 用户需求书</w:t>
      </w:r>
    </w:p>
    <w:p>
      <w:pPr>
        <w:ind w:left="630" w:leftChars="300" w:firstLine="630" w:firstLineChars="300"/>
        <w:outlineLvl w:val="0"/>
        <w:rPr>
          <w:rFonts w:ascii="宋体" w:hAnsi="宋体"/>
          <w:szCs w:val="21"/>
        </w:rPr>
      </w:pPr>
      <w:r>
        <w:rPr>
          <w:rFonts w:hint="eastAsia" w:ascii="宋体" w:hAnsi="宋体"/>
          <w:szCs w:val="21"/>
        </w:rPr>
        <w:t>第四章 投标文件组成要求及格式</w:t>
      </w:r>
    </w:p>
    <w:p>
      <w:pPr>
        <w:ind w:left="630" w:leftChars="300" w:firstLine="630" w:firstLineChars="300"/>
        <w:outlineLvl w:val="0"/>
        <w:rPr>
          <w:rFonts w:ascii="宋体" w:hAnsi="宋体"/>
          <w:szCs w:val="21"/>
        </w:rPr>
      </w:pPr>
      <w:r>
        <w:rPr>
          <w:rFonts w:hint="eastAsia" w:ascii="宋体" w:hAnsi="宋体"/>
          <w:szCs w:val="21"/>
        </w:rPr>
        <w:t>第五章  合同条款及格式</w:t>
      </w:r>
    </w:p>
    <w:p>
      <w:pPr>
        <w:rPr>
          <w:b/>
          <w:sz w:val="24"/>
        </w:rPr>
      </w:pPr>
    </w:p>
    <w:p>
      <w:pPr>
        <w:outlineLvl w:val="0"/>
        <w:rPr>
          <w:b/>
          <w:sz w:val="24"/>
        </w:rPr>
      </w:pPr>
      <w:r>
        <w:rPr>
          <w:rFonts w:hint="eastAsia"/>
          <w:b/>
          <w:sz w:val="24"/>
        </w:rPr>
        <w:t>第二册  通用条款</w:t>
      </w:r>
    </w:p>
    <w:p>
      <w:pPr>
        <w:ind w:left="630" w:leftChars="300" w:firstLine="411" w:firstLineChars="196"/>
        <w:outlineLvl w:val="0"/>
        <w:rPr>
          <w:rFonts w:ascii="宋体" w:hAnsi="宋体"/>
          <w:szCs w:val="21"/>
        </w:rPr>
      </w:pPr>
      <w:r>
        <w:rPr>
          <w:rFonts w:hint="eastAsia" w:ascii="宋体" w:hAnsi="宋体"/>
          <w:szCs w:val="21"/>
        </w:rPr>
        <w:t>第一章  总则</w:t>
      </w:r>
    </w:p>
    <w:p>
      <w:pPr>
        <w:ind w:left="630" w:leftChars="300" w:firstLine="411" w:firstLineChars="196"/>
        <w:outlineLvl w:val="0"/>
        <w:rPr>
          <w:rFonts w:ascii="宋体" w:hAnsi="宋体"/>
          <w:szCs w:val="21"/>
        </w:rPr>
      </w:pPr>
      <w:r>
        <w:rPr>
          <w:rFonts w:hint="eastAsia" w:ascii="宋体" w:hAnsi="宋体"/>
          <w:szCs w:val="21"/>
        </w:rPr>
        <w:t>第二章  招标文件</w:t>
      </w:r>
    </w:p>
    <w:p>
      <w:pPr>
        <w:ind w:left="630" w:leftChars="300" w:firstLine="411" w:firstLineChars="196"/>
        <w:outlineLvl w:val="0"/>
        <w:rPr>
          <w:rFonts w:ascii="宋体" w:hAnsi="宋体"/>
          <w:szCs w:val="21"/>
        </w:rPr>
      </w:pPr>
      <w:r>
        <w:rPr>
          <w:rFonts w:hint="eastAsia" w:ascii="宋体" w:hAnsi="宋体"/>
          <w:szCs w:val="21"/>
        </w:rPr>
        <w:t>第三章  投标文件的编制</w:t>
      </w:r>
    </w:p>
    <w:p>
      <w:pPr>
        <w:ind w:left="630" w:leftChars="300" w:firstLine="411" w:firstLineChars="196"/>
        <w:outlineLvl w:val="0"/>
        <w:rPr>
          <w:rFonts w:ascii="宋体" w:hAnsi="宋体"/>
          <w:szCs w:val="21"/>
        </w:rPr>
      </w:pPr>
      <w:r>
        <w:rPr>
          <w:rFonts w:hint="eastAsia" w:ascii="宋体" w:hAnsi="宋体"/>
          <w:szCs w:val="21"/>
        </w:rPr>
        <w:t>第四章  投标文件的递交</w:t>
      </w:r>
    </w:p>
    <w:p>
      <w:pPr>
        <w:ind w:left="630" w:leftChars="300" w:firstLine="411" w:firstLineChars="196"/>
        <w:outlineLvl w:val="0"/>
        <w:rPr>
          <w:rFonts w:ascii="宋体" w:hAnsi="宋体"/>
          <w:szCs w:val="21"/>
        </w:rPr>
      </w:pPr>
      <w:r>
        <w:rPr>
          <w:rFonts w:hint="eastAsia" w:ascii="宋体" w:hAnsi="宋体"/>
          <w:szCs w:val="21"/>
        </w:rPr>
        <w:t>第五章  开标</w:t>
      </w:r>
    </w:p>
    <w:p>
      <w:pPr>
        <w:ind w:left="630" w:leftChars="300" w:firstLine="411" w:firstLineChars="196"/>
        <w:outlineLvl w:val="0"/>
        <w:rPr>
          <w:rFonts w:ascii="宋体" w:hAnsi="宋体"/>
          <w:szCs w:val="21"/>
        </w:rPr>
      </w:pPr>
      <w:r>
        <w:rPr>
          <w:rFonts w:hint="eastAsia" w:ascii="宋体" w:hAnsi="宋体"/>
          <w:szCs w:val="21"/>
        </w:rPr>
        <w:t>第六章  评审要求</w:t>
      </w:r>
    </w:p>
    <w:p>
      <w:pPr>
        <w:ind w:left="630" w:leftChars="300" w:firstLine="411" w:firstLineChars="196"/>
        <w:outlineLvl w:val="0"/>
        <w:rPr>
          <w:rFonts w:ascii="宋体" w:hAnsi="宋体"/>
          <w:szCs w:val="21"/>
        </w:rPr>
      </w:pPr>
      <w:r>
        <w:rPr>
          <w:rFonts w:hint="eastAsia" w:ascii="宋体" w:hAnsi="宋体"/>
          <w:szCs w:val="21"/>
        </w:rPr>
        <w:t>第七章  评审程序及评审方法</w:t>
      </w:r>
    </w:p>
    <w:p>
      <w:pPr>
        <w:ind w:left="630" w:leftChars="300" w:firstLine="411" w:firstLineChars="196"/>
        <w:outlineLvl w:val="0"/>
        <w:rPr>
          <w:rFonts w:ascii="宋体" w:hAnsi="宋体"/>
          <w:szCs w:val="21"/>
        </w:rPr>
      </w:pPr>
      <w:r>
        <w:rPr>
          <w:rFonts w:hint="eastAsia" w:ascii="宋体" w:hAnsi="宋体"/>
          <w:szCs w:val="21"/>
        </w:rPr>
        <w:t>第八章  定标及公示</w:t>
      </w:r>
    </w:p>
    <w:p>
      <w:pPr>
        <w:ind w:left="630" w:leftChars="300" w:firstLine="411" w:firstLineChars="196"/>
        <w:outlineLvl w:val="0"/>
        <w:rPr>
          <w:rFonts w:ascii="宋体" w:hAnsi="宋体"/>
          <w:szCs w:val="21"/>
        </w:rPr>
      </w:pPr>
      <w:r>
        <w:rPr>
          <w:rFonts w:hint="eastAsia" w:ascii="宋体" w:hAnsi="宋体"/>
          <w:szCs w:val="21"/>
        </w:rPr>
        <w:t>第九章  公开招标失败的后续处理</w:t>
      </w:r>
    </w:p>
    <w:p>
      <w:pPr>
        <w:ind w:left="630" w:leftChars="300" w:firstLine="411" w:firstLineChars="196"/>
        <w:outlineLvl w:val="0"/>
        <w:rPr>
          <w:rFonts w:ascii="宋体" w:hAnsi="宋体"/>
          <w:szCs w:val="21"/>
        </w:rPr>
      </w:pPr>
      <w:r>
        <w:rPr>
          <w:rFonts w:hint="eastAsia" w:ascii="宋体" w:hAnsi="宋体"/>
          <w:szCs w:val="21"/>
        </w:rPr>
        <w:t>第十章  合同的授予与备案</w:t>
      </w:r>
    </w:p>
    <w:p>
      <w:pPr>
        <w:ind w:left="630" w:leftChars="300" w:firstLine="411" w:firstLineChars="196"/>
        <w:outlineLvl w:val="0"/>
        <w:rPr>
          <w:rFonts w:ascii="宋体" w:hAnsi="宋体"/>
          <w:szCs w:val="21"/>
        </w:rPr>
      </w:pPr>
      <w:r>
        <w:rPr>
          <w:rFonts w:hint="eastAsia" w:ascii="宋体" w:hAnsi="宋体"/>
          <w:szCs w:val="21"/>
        </w:rPr>
        <w:t>第十一章  质疑处理</w:t>
      </w:r>
    </w:p>
    <w:bookmarkEnd w:id="6"/>
    <w:p>
      <w:pPr>
        <w:widowControl/>
        <w:jc w:val="left"/>
        <w:rPr>
          <w:rFonts w:ascii="宋体" w:hAnsi="宋体" w:eastAsia="黑体"/>
          <w:b/>
          <w:bCs/>
          <w:kern w:val="44"/>
          <w:sz w:val="28"/>
          <w:szCs w:val="44"/>
        </w:rPr>
      </w:pPr>
      <w:bookmarkStart w:id="8" w:name="bt项目管理班子配备情况"/>
      <w:bookmarkEnd w:id="8"/>
      <w:bookmarkStart w:id="9" w:name="bt开标一览表"/>
      <w:bookmarkEnd w:id="9"/>
      <w:bookmarkStart w:id="10" w:name="bt说明"/>
      <w:bookmarkEnd w:id="10"/>
      <w:bookmarkStart w:id="11" w:name="bt本工程承诺书"/>
      <w:bookmarkEnd w:id="11"/>
      <w:bookmarkStart w:id="12" w:name="bt合同条款"/>
      <w:bookmarkEnd w:id="12"/>
      <w:bookmarkStart w:id="13" w:name="bt投标报价汇总表"/>
      <w:bookmarkEnd w:id="13"/>
      <w:bookmarkStart w:id="14" w:name="bt合同格式"/>
      <w:bookmarkEnd w:id="14"/>
      <w:bookmarkStart w:id="15" w:name="合同格式"/>
      <w:bookmarkEnd w:id="15"/>
      <w:bookmarkStart w:id="16" w:name="bt投标人须知"/>
      <w:bookmarkEnd w:id="16"/>
      <w:bookmarkStart w:id="17" w:name="bt投标人情况介绍"/>
      <w:bookmarkEnd w:id="17"/>
      <w:bookmarkStart w:id="18" w:name="bt合同条款及格式"/>
      <w:bookmarkEnd w:id="18"/>
      <w:bookmarkStart w:id="19" w:name="bt技术标投标文件格式"/>
      <w:bookmarkEnd w:id="19"/>
      <w:bookmarkStart w:id="20" w:name="bt投标函"/>
      <w:bookmarkEnd w:id="20"/>
      <w:bookmarkStart w:id="21" w:name="bt投标文件签署授权委托书"/>
      <w:bookmarkEnd w:id="21"/>
      <w:bookmarkStart w:id="22" w:name="bt其他资料2"/>
      <w:bookmarkEnd w:id="22"/>
      <w:bookmarkStart w:id="23" w:name="bt商务标投标文件格式"/>
      <w:bookmarkEnd w:id="23"/>
      <w:bookmarkStart w:id="24" w:name="bt其他资料由投标人自定"/>
      <w:bookmarkEnd w:id="24"/>
      <w:r>
        <w:br w:type="page"/>
      </w:r>
    </w:p>
    <w:p>
      <w:pPr>
        <w:pStyle w:val="4"/>
        <w:rPr>
          <w:color w:val="FF0000"/>
          <w:sz w:val="24"/>
        </w:rPr>
      </w:pPr>
      <w:r>
        <w:rPr>
          <w:rFonts w:hint="eastAsia"/>
        </w:rPr>
        <w:t>第一册  专用条款</w:t>
      </w:r>
    </w:p>
    <w:p>
      <w:pPr>
        <w:pStyle w:val="5"/>
        <w:rPr>
          <w:sz w:val="28"/>
          <w:szCs w:val="28"/>
        </w:rPr>
      </w:pPr>
      <w:r>
        <w:rPr>
          <w:rFonts w:hint="eastAsia"/>
          <w:sz w:val="28"/>
          <w:szCs w:val="28"/>
        </w:rPr>
        <w:t>第一章  招标公告</w:t>
      </w:r>
    </w:p>
    <w:p>
      <w:pPr>
        <w:spacing w:line="360" w:lineRule="auto"/>
        <w:rPr>
          <w:rFonts w:ascii="宋体" w:hAnsi="宋体" w:cs="宋体"/>
          <w:kern w:val="0"/>
          <w:sz w:val="18"/>
          <w:szCs w:val="18"/>
        </w:rPr>
      </w:pPr>
      <w:r>
        <w:rPr>
          <w:rFonts w:hint="eastAsia" w:ascii="宋体" w:hAnsi="宋体" w:cs="宋体"/>
          <w:b/>
          <w:bCs/>
          <w:kern w:val="0"/>
          <w:szCs w:val="21"/>
        </w:rPr>
        <w:t>申请人的资格要求</w:t>
      </w:r>
    </w:p>
    <w:p>
      <w:pPr>
        <w:ind w:firstLine="630" w:firstLineChars="300"/>
      </w:pPr>
      <w:r>
        <w:rPr>
          <w:rFonts w:hint="eastAsia"/>
        </w:rPr>
        <w:t>1</w:t>
      </w:r>
      <w:r>
        <w:t>.</w:t>
      </w:r>
      <w:bookmarkStart w:id="25" w:name="_Hlk72162904"/>
      <w:r>
        <w:rPr>
          <w:rFonts w:hint="eastAsia"/>
        </w:rPr>
        <w:t>具有独立法人资格或是具有独立承担民事责任能力的其它组织（提供营业执照或事业单位法人证书等证明资料扫描件，原件备查）；</w:t>
      </w:r>
      <w:bookmarkEnd w:id="25"/>
    </w:p>
    <w:p>
      <w:pPr>
        <w:ind w:firstLine="630" w:firstLineChars="300"/>
        <w:rPr>
          <w:color w:val="FF0000"/>
        </w:rPr>
      </w:pPr>
      <w:r>
        <w:rPr>
          <w:rFonts w:hint="eastAsia"/>
          <w:color w:val="FF0000"/>
        </w:rPr>
        <w:t>2</w:t>
      </w:r>
      <w:r>
        <w:rPr>
          <w:color w:val="FF0000"/>
        </w:rPr>
        <w:t>.</w:t>
      </w:r>
      <w:r>
        <w:rPr>
          <w:rFonts w:hint="eastAsia"/>
          <w:color w:val="FF0000"/>
        </w:rPr>
        <w:t>本项目不接受联合体投标（由供应商在《政府采购投标及履约承诺函》中作出声明），是否接受投标人选用进口产品参与投标详见招标文件“货物需求明细”表；</w:t>
      </w:r>
    </w:p>
    <w:p>
      <w:pPr>
        <w:ind w:firstLine="630" w:firstLineChars="300"/>
      </w:pPr>
      <w:r>
        <w:rPr>
          <w:rFonts w:hint="eastAsia"/>
        </w:rPr>
        <w:t>3</w:t>
      </w:r>
      <w:r>
        <w:t>.</w:t>
      </w:r>
      <w:r>
        <w:rPr>
          <w:rFonts w:hint="eastAsia"/>
        </w:rPr>
        <w:t>参与本项目政府采购活动时不存在被有关部门禁止参与政府采购活动且在有效期内的情况（由供应商在《政府采购投标及履约承诺函》中作出声明）；</w:t>
      </w:r>
    </w:p>
    <w:p>
      <w:pPr>
        <w:ind w:firstLine="630" w:firstLineChars="300"/>
      </w:pPr>
      <w:r>
        <w:rPr>
          <w:rFonts w:hint="eastAsia"/>
        </w:rPr>
        <w:t>4</w:t>
      </w:r>
      <w:r>
        <w:t>.</w:t>
      </w:r>
      <w:r>
        <w:rPr>
          <w:rFonts w:hint="eastAsia"/>
        </w:rPr>
        <w:t>具备《中华人民共和国政府采购法》第二十二条的条件（由供应商在《政府采购投标及履约承诺函》中作出声明）；</w:t>
      </w:r>
    </w:p>
    <w:p>
      <w:pPr>
        <w:ind w:firstLine="630" w:firstLineChars="300"/>
      </w:pPr>
      <w:r>
        <w:rPr>
          <w:rFonts w:hint="eastAsia"/>
        </w:rPr>
        <w:t>5</w:t>
      </w:r>
      <w:r>
        <w:t>.</w:t>
      </w:r>
      <w:r>
        <w:rPr>
          <w:rFonts w:hint="eastAsia"/>
        </w:rPr>
        <w:t>未被列入失信被执行人、重大税收违法案件当事人名单、政府采购严重违法失信行为记录名单（由供应商在《政府采购投标及履约承诺函》中作出声明）。</w:t>
      </w:r>
    </w:p>
    <w:p>
      <w:pPr>
        <w:ind w:firstLine="630" w:firstLineChars="300"/>
      </w:pPr>
      <w:r>
        <w:rPr>
          <w:rFonts w:hint="eastAsia"/>
        </w:rPr>
        <w:t>6. 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pStyle w:val="2"/>
        <w:ind w:firstLine="630" w:firstLineChars="300"/>
        <w:rPr>
          <w:rFonts w:hint="eastAsia" w:ascii="Times New Roman" w:hAnsi="Times New Roman" w:eastAsia="宋体" w:cs="Times New Roman"/>
          <w:b w:val="0"/>
          <w:bCs w:val="0"/>
          <w:kern w:val="2"/>
          <w:sz w:val="21"/>
          <w:szCs w:val="24"/>
          <w:lang w:val="en-US" w:eastAsia="zh-CN" w:bidi="ar-SA"/>
        </w:rPr>
      </w:pPr>
      <w:commentRangeStart w:id="12"/>
      <w:r>
        <w:rPr>
          <w:rFonts w:hint="eastAsia" w:ascii="Times New Roman" w:hAnsi="Times New Roman" w:eastAsia="宋体" w:cs="Times New Roman"/>
          <w:b w:val="0"/>
          <w:bCs w:val="0"/>
          <w:kern w:val="2"/>
          <w:sz w:val="21"/>
          <w:szCs w:val="24"/>
          <w:lang w:val="en-US" w:eastAsia="zh-CN" w:bidi="ar-SA"/>
        </w:rPr>
        <w:t>7.本项目属于专门面向中小微企业采购：根据《财政部 工业和信息化部关于印发&lt;政府采购促进中小企业发展管理办法&gt;的通知》（财库〔2020〕46号）的规定在《中小企业声明函、残疾人福利性单位声明函及监狱企业声明函》中作出声明，未提供声明函或声明函内容不符合中小企业声明函“填写指引”要求的做资格审查不通过处理）。</w:t>
      </w:r>
      <w:commentRangeEnd w:id="12"/>
      <w:r>
        <w:commentReference w:id="12"/>
      </w:r>
    </w:p>
    <w:p>
      <w:pPr>
        <w:ind w:firstLine="630" w:firstLineChars="300"/>
        <w:rPr>
          <w:rFonts w:ascii="宋体" w:hAnsi="宋体" w:cs="宋体"/>
          <w:kern w:val="0"/>
          <w:szCs w:val="21"/>
        </w:rPr>
      </w:pPr>
      <w:r>
        <w:rPr>
          <w:rFonts w:hint="eastAsia" w:ascii="宋体" w:hAnsi="宋体" w:cs="宋体"/>
          <w:kern w:val="0"/>
          <w:szCs w:val="21"/>
        </w:rPr>
        <w:t>注：（1）“信用中国”、“中国政府采购网”、“深圳信用网”以及“深圳市政府采购监管网”为供应商信用信息的查询渠道，相关信息以开标当日的查询结果为准；</w:t>
      </w:r>
    </w:p>
    <w:p>
      <w:pPr>
        <w:ind w:firstLine="420" w:firstLineChars="200"/>
        <w:rPr>
          <w:rFonts w:ascii="宋体" w:hAnsi="宋体" w:cs="宋体"/>
          <w:kern w:val="0"/>
          <w:szCs w:val="21"/>
        </w:rPr>
      </w:pPr>
      <w:r>
        <w:rPr>
          <w:rFonts w:hint="eastAsia" w:ascii="宋体" w:hAnsi="宋体"/>
        </w:rPr>
        <w:t>（2）供应商投标（上传投标文件）必须先行办理注册手续，具体请按照本公告“六、其他补充事宜</w:t>
      </w:r>
      <w:r>
        <w:rPr>
          <w:rFonts w:ascii="宋体" w:hAnsi="宋体"/>
        </w:rPr>
        <w:t>”</w:t>
      </w:r>
      <w:r>
        <w:rPr>
          <w:rFonts w:hint="eastAsia" w:ascii="宋体" w:hAnsi="宋体"/>
        </w:rPr>
        <w:t>相关内容指引办理。</w:t>
      </w:r>
    </w:p>
    <w:p>
      <w:pPr>
        <w:pStyle w:val="5"/>
        <w:jc w:val="left"/>
        <w:rPr>
          <w:sz w:val="22"/>
          <w:szCs w:val="18"/>
        </w:rPr>
      </w:pPr>
      <w:r>
        <w:rPr>
          <w:rFonts w:hint="eastAsia"/>
          <w:sz w:val="22"/>
          <w:szCs w:val="18"/>
        </w:rPr>
        <w:t>完整公告内容详见：深圳市政府采购监管网（中国政府采购网深圳分网）（http://zfcg.sz.gov.cn/）、</w:t>
      </w:r>
      <w:r>
        <w:rPr>
          <w:rFonts w:hint="eastAsia"/>
          <w:szCs w:val="24"/>
        </w:rPr>
        <w:t>深圳政府采购智慧平台（http://zfcg.szggzy.com:8081）</w:t>
      </w:r>
    </w:p>
    <w:p>
      <w:pPr>
        <w:widowControl/>
        <w:jc w:val="left"/>
        <w:rPr>
          <w:rFonts w:ascii="宋体" w:hAnsi="宋体"/>
          <w:b/>
          <w:bCs/>
          <w:kern w:val="0"/>
          <w:sz w:val="28"/>
          <w:szCs w:val="28"/>
        </w:rPr>
      </w:pPr>
      <w:r>
        <w:rPr>
          <w:sz w:val="28"/>
          <w:szCs w:val="28"/>
        </w:rPr>
        <w:br w:type="page"/>
      </w:r>
    </w:p>
    <w:p>
      <w:pPr>
        <w:pStyle w:val="5"/>
        <w:rPr>
          <w:sz w:val="28"/>
          <w:szCs w:val="28"/>
        </w:rPr>
      </w:pPr>
      <w:r>
        <w:rPr>
          <w:rFonts w:hint="eastAsia"/>
          <w:sz w:val="28"/>
          <w:szCs w:val="28"/>
        </w:rPr>
        <w:t xml:space="preserve">第二章 </w:t>
      </w:r>
      <w:bookmarkStart w:id="26" w:name="_Hlk71926094"/>
      <w:r>
        <w:rPr>
          <w:rFonts w:hint="eastAsia"/>
          <w:sz w:val="28"/>
          <w:szCs w:val="28"/>
        </w:rPr>
        <w:t>对通用条款的补充内容及其他关键信息</w:t>
      </w:r>
      <w:bookmarkEnd w:id="26"/>
    </w:p>
    <w:p>
      <w:pPr>
        <w:pStyle w:val="5"/>
        <w:spacing w:before="120" w:beforeLines="50" w:after="120" w:afterLines="50"/>
        <w:rPr>
          <w:szCs w:val="24"/>
        </w:rPr>
      </w:pPr>
      <w:bookmarkStart w:id="27" w:name="_Toc73521547"/>
      <w:bookmarkStart w:id="28" w:name="_Toc73521635"/>
      <w:bookmarkStart w:id="29" w:name="_Toc100052364"/>
      <w:bookmarkStart w:id="30" w:name="_Toc73518117"/>
      <w:bookmarkStart w:id="31" w:name="_Toc60631620"/>
      <w:bookmarkStart w:id="32" w:name="_Toc101074876"/>
      <w:bookmarkStart w:id="33" w:name="_Toc73517639"/>
      <w:bookmarkStart w:id="34" w:name="_Toc60560625"/>
      <w:r>
        <w:rPr>
          <w:rFonts w:hint="eastAsia"/>
          <w:szCs w:val="24"/>
        </w:rPr>
        <w:t>一、对通用条款的补充内容</w:t>
      </w:r>
    </w:p>
    <w:bookmarkEnd w:id="27"/>
    <w:bookmarkEnd w:id="28"/>
    <w:bookmarkEnd w:id="29"/>
    <w:bookmarkEnd w:id="30"/>
    <w:bookmarkEnd w:id="31"/>
    <w:bookmarkEnd w:id="32"/>
    <w:bookmarkEnd w:id="33"/>
    <w:bookmarkEnd w:id="34"/>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978"/>
        <w:gridCol w:w="2409"/>
        <w:gridCol w:w="49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b/>
                <w:bCs/>
              </w:rPr>
            </w:pPr>
            <w:bookmarkStart w:id="35" w:name="_Hlk72218097"/>
            <w:r>
              <w:rPr>
                <w:rFonts w:hint="eastAsia" w:ascii="宋体" w:hAnsi="宋体"/>
                <w:b/>
                <w:bCs/>
              </w:rPr>
              <w:t>通用条款序号</w:t>
            </w:r>
          </w:p>
        </w:tc>
        <w:tc>
          <w:tcPr>
            <w:tcW w:w="2409" w:type="dxa"/>
            <w:vAlign w:val="center"/>
          </w:tcPr>
          <w:p>
            <w:pPr>
              <w:jc w:val="center"/>
              <w:rPr>
                <w:rFonts w:ascii="宋体" w:hAnsi="宋体"/>
                <w:b/>
                <w:bCs/>
              </w:rPr>
            </w:pPr>
            <w:r>
              <w:rPr>
                <w:rFonts w:hint="eastAsia" w:ascii="宋体" w:hAnsi="宋体"/>
                <w:b/>
                <w:bCs/>
              </w:rPr>
              <w:t>涉及事项</w:t>
            </w:r>
          </w:p>
        </w:tc>
        <w:tc>
          <w:tcPr>
            <w:tcW w:w="4980" w:type="dxa"/>
            <w:vAlign w:val="center"/>
          </w:tcPr>
          <w:p>
            <w:pPr>
              <w:jc w:val="center"/>
              <w:rPr>
                <w:rFonts w:ascii="宋体" w:hAnsi="宋体"/>
                <w:b/>
                <w:bCs/>
              </w:rPr>
            </w:pPr>
            <w:r>
              <w:rPr>
                <w:rFonts w:hint="eastAsia" w:ascii="宋体" w:hAnsi="宋体"/>
                <w:b/>
                <w:bCs/>
              </w:rPr>
              <w:t>具 体 补 充 内 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hint="eastAsia" w:ascii="宋体" w:hAnsi="宋体"/>
              </w:rPr>
              <w:t>深圳市第二实验学校明远高中</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.2</w:t>
            </w:r>
          </w:p>
        </w:tc>
        <w:tc>
          <w:tcPr>
            <w:tcW w:w="2409" w:type="dxa"/>
            <w:vAlign w:val="center"/>
          </w:tcPr>
          <w:p>
            <w:pPr>
              <w:jc w:val="center"/>
              <w:rPr>
                <w:rFonts w:ascii="宋体" w:hAnsi="宋体"/>
              </w:rPr>
            </w:pPr>
            <w:r>
              <w:rPr>
                <w:rFonts w:hint="eastAsia" w:ascii="宋体" w:hAnsi="宋体"/>
              </w:rPr>
              <w:t>政府集中采购机构</w:t>
            </w:r>
          </w:p>
        </w:tc>
        <w:tc>
          <w:tcPr>
            <w:tcW w:w="4980" w:type="dxa"/>
            <w:vAlign w:val="center"/>
          </w:tcPr>
          <w:p>
            <w:pPr>
              <w:jc w:val="center"/>
              <w:rPr>
                <w:rFonts w:ascii="宋体" w:hAnsi="宋体"/>
              </w:rPr>
            </w:pPr>
            <w:r>
              <w:rPr>
                <w:rFonts w:hint="eastAsia" w:ascii="宋体" w:hAnsi="宋体"/>
              </w:rPr>
              <w:t>深圳公共资源交易中心</w:t>
            </w:r>
          </w:p>
          <w:p>
            <w:pPr>
              <w:jc w:val="center"/>
              <w:rPr>
                <w:rFonts w:ascii="宋体" w:hAnsi="宋体"/>
              </w:rPr>
            </w:pPr>
            <w:r>
              <w:rPr>
                <w:rFonts w:hint="eastAsia" w:ascii="宋体" w:hAnsi="宋体"/>
              </w:rPr>
              <w:t>（深圳交易集团有限公司政府采购业务分公司）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9</w:t>
            </w:r>
          </w:p>
        </w:tc>
        <w:tc>
          <w:tcPr>
            <w:tcW w:w="2409" w:type="dxa"/>
            <w:vAlign w:val="center"/>
          </w:tcPr>
          <w:p>
            <w:pPr>
              <w:jc w:val="center"/>
              <w:rPr>
                <w:rFonts w:ascii="宋体" w:hAnsi="宋体"/>
              </w:rPr>
            </w:pPr>
            <w:r>
              <w:rPr>
                <w:rFonts w:hint="eastAsia" w:ascii="宋体" w:hAnsi="宋体"/>
              </w:rPr>
              <w:t>踏勘现场</w:t>
            </w:r>
          </w:p>
        </w:tc>
        <w:tc>
          <w:tcPr>
            <w:tcW w:w="4980" w:type="dxa"/>
            <w:vAlign w:val="center"/>
          </w:tcPr>
          <w:p>
            <w:pPr>
              <w:jc w:val="center"/>
              <w:rPr>
                <w:rFonts w:ascii="宋体" w:hAnsi="宋体"/>
              </w:rPr>
            </w:pPr>
            <w:r>
              <w:rPr>
                <w:rFonts w:hint="eastAsia" w:ascii="宋体" w:hAnsi="宋体"/>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1</w:t>
            </w:r>
            <w:r>
              <w:rPr>
                <w:rFonts w:ascii="宋体" w:hAnsi="宋体"/>
              </w:rPr>
              <w:t>0</w:t>
            </w:r>
          </w:p>
        </w:tc>
        <w:tc>
          <w:tcPr>
            <w:tcW w:w="2409" w:type="dxa"/>
            <w:vAlign w:val="center"/>
          </w:tcPr>
          <w:p>
            <w:pPr>
              <w:jc w:val="center"/>
              <w:rPr>
                <w:rFonts w:ascii="宋体" w:hAnsi="宋体"/>
              </w:rPr>
            </w:pPr>
            <w:r>
              <w:rPr>
                <w:rFonts w:hint="eastAsia" w:ascii="宋体" w:hAnsi="宋体"/>
              </w:rPr>
              <w:t>标前会议</w:t>
            </w:r>
          </w:p>
        </w:tc>
        <w:tc>
          <w:tcPr>
            <w:tcW w:w="4980" w:type="dxa"/>
            <w:vAlign w:val="center"/>
          </w:tcPr>
          <w:p>
            <w:pPr>
              <w:jc w:val="center"/>
              <w:rPr>
                <w:rFonts w:ascii="宋体" w:hAnsi="宋体"/>
              </w:rPr>
            </w:pPr>
            <w:r>
              <w:rPr>
                <w:rFonts w:hint="eastAsia" w:ascii="宋体" w:hAnsi="宋体"/>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1</w:t>
            </w:r>
            <w:r>
              <w:rPr>
                <w:rFonts w:ascii="宋体" w:hAnsi="宋体"/>
              </w:rPr>
              <w:t>2</w:t>
            </w:r>
            <w:r>
              <w:rPr>
                <w:rFonts w:hint="eastAsia" w:ascii="宋体" w:hAnsi="宋体"/>
              </w:rPr>
              <w:t>/1</w:t>
            </w:r>
            <w:r>
              <w:rPr>
                <w:rFonts w:ascii="宋体" w:hAnsi="宋体"/>
              </w:rPr>
              <w:t>3</w:t>
            </w:r>
          </w:p>
        </w:tc>
        <w:tc>
          <w:tcPr>
            <w:tcW w:w="2409" w:type="dxa"/>
            <w:vAlign w:val="center"/>
          </w:tcPr>
          <w:p>
            <w:pPr>
              <w:jc w:val="center"/>
              <w:rPr>
                <w:rFonts w:ascii="宋体" w:hAnsi="宋体"/>
              </w:rPr>
            </w:pPr>
            <w:r>
              <w:rPr>
                <w:rFonts w:hint="eastAsia" w:ascii="宋体" w:hAnsi="宋体"/>
              </w:rPr>
              <w:t>招标文件的澄清和修改</w:t>
            </w:r>
          </w:p>
        </w:tc>
        <w:tc>
          <w:tcPr>
            <w:tcW w:w="4980" w:type="dxa"/>
            <w:vAlign w:val="center"/>
          </w:tcPr>
          <w:p>
            <w:pPr>
              <w:jc w:val="left"/>
              <w:rPr>
                <w:rFonts w:ascii="宋体" w:hAnsi="宋体"/>
              </w:rPr>
            </w:pPr>
            <w:r>
              <w:rPr>
                <w:rFonts w:hint="eastAsia" w:ascii="宋体" w:hAnsi="宋体"/>
              </w:rPr>
              <w:t>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0</w:t>
            </w:r>
          </w:p>
        </w:tc>
        <w:tc>
          <w:tcPr>
            <w:tcW w:w="2409" w:type="dxa"/>
            <w:vAlign w:val="center"/>
          </w:tcPr>
          <w:p>
            <w:pPr>
              <w:jc w:val="center"/>
              <w:rPr>
                <w:rFonts w:ascii="宋体" w:hAnsi="宋体"/>
              </w:rPr>
            </w:pPr>
            <w:r>
              <w:rPr>
                <w:rFonts w:hint="eastAsia" w:ascii="宋体" w:hAnsi="宋体"/>
              </w:rPr>
              <w:t>投标有效期</w:t>
            </w:r>
          </w:p>
        </w:tc>
        <w:tc>
          <w:tcPr>
            <w:tcW w:w="4980" w:type="dxa"/>
            <w:vAlign w:val="center"/>
          </w:tcPr>
          <w:p>
            <w:pPr>
              <w:jc w:val="center"/>
              <w:rPr>
                <w:rFonts w:ascii="宋体" w:hAnsi="宋体"/>
              </w:rPr>
            </w:pPr>
            <w:r>
              <w:rPr>
                <w:rFonts w:hint="eastAsia" w:ascii="宋体" w:hAnsi="宋体"/>
              </w:rPr>
              <w:t>1</w:t>
            </w:r>
            <w:r>
              <w:rPr>
                <w:rFonts w:ascii="宋体" w:hAnsi="宋体"/>
              </w:rPr>
              <w:t>20</w:t>
            </w:r>
            <w:r>
              <w:rPr>
                <w:rFonts w:hint="eastAsia" w:ascii="宋体" w:hAnsi="宋体"/>
              </w:rPr>
              <w:t>个日历日</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2</w:t>
            </w:r>
          </w:p>
        </w:tc>
        <w:tc>
          <w:tcPr>
            <w:tcW w:w="2409" w:type="dxa"/>
            <w:vAlign w:val="center"/>
          </w:tcPr>
          <w:p>
            <w:pPr>
              <w:jc w:val="center"/>
              <w:rPr>
                <w:rFonts w:ascii="宋体" w:hAnsi="宋体"/>
              </w:rPr>
            </w:pPr>
            <w:r>
              <w:rPr>
                <w:rFonts w:hint="eastAsia" w:ascii="宋体" w:hAnsi="宋体"/>
              </w:rPr>
              <w:t>投标人的替代方案</w:t>
            </w:r>
          </w:p>
        </w:tc>
        <w:tc>
          <w:tcPr>
            <w:tcW w:w="4980" w:type="dxa"/>
            <w:vAlign w:val="center"/>
          </w:tcPr>
          <w:p>
            <w:pPr>
              <w:jc w:val="center"/>
              <w:rPr>
                <w:rFonts w:ascii="宋体" w:hAnsi="宋体"/>
              </w:rPr>
            </w:pPr>
            <w:r>
              <w:rPr>
                <w:rFonts w:hint="eastAsia" w:ascii="宋体" w:hAnsi="宋体"/>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5</w:t>
            </w:r>
          </w:p>
        </w:tc>
        <w:tc>
          <w:tcPr>
            <w:tcW w:w="2409" w:type="dxa"/>
            <w:vAlign w:val="center"/>
          </w:tcPr>
          <w:p>
            <w:pPr>
              <w:jc w:val="center"/>
              <w:rPr>
                <w:rFonts w:ascii="宋体" w:hAnsi="宋体"/>
              </w:rPr>
            </w:pPr>
            <w:r>
              <w:rPr>
                <w:rFonts w:hint="eastAsia" w:ascii="宋体" w:hAnsi="宋体"/>
              </w:rPr>
              <w:t>投标文件的大小</w:t>
            </w:r>
          </w:p>
        </w:tc>
        <w:tc>
          <w:tcPr>
            <w:tcW w:w="4980" w:type="dxa"/>
            <w:vAlign w:val="center"/>
          </w:tcPr>
          <w:p>
            <w:pPr>
              <w:jc w:val="center"/>
              <w:rPr>
                <w:rFonts w:ascii="宋体" w:hAnsi="宋体"/>
              </w:rPr>
            </w:pPr>
            <w:r>
              <w:rPr>
                <w:rFonts w:hint="eastAsia" w:ascii="宋体" w:hAnsi="宋体"/>
              </w:rPr>
              <w:t>投标文件大小不得超过100MB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6</w:t>
            </w:r>
          </w:p>
        </w:tc>
        <w:tc>
          <w:tcPr>
            <w:tcW w:w="2409" w:type="dxa"/>
            <w:vAlign w:val="center"/>
          </w:tcPr>
          <w:p>
            <w:pPr>
              <w:jc w:val="center"/>
              <w:rPr>
                <w:rFonts w:ascii="宋体" w:hAnsi="宋体"/>
              </w:rPr>
            </w:pPr>
            <w:bookmarkStart w:id="36" w:name="_Hlk71664860"/>
            <w:r>
              <w:rPr>
                <w:rFonts w:hint="eastAsia" w:ascii="宋体" w:hAnsi="宋体"/>
              </w:rPr>
              <w:t>样品、演示、方案讲解</w:t>
            </w:r>
            <w:bookmarkEnd w:id="36"/>
          </w:p>
        </w:tc>
        <w:tc>
          <w:tcPr>
            <w:tcW w:w="4980" w:type="dxa"/>
            <w:vAlign w:val="center"/>
          </w:tcPr>
          <w:p>
            <w:pPr>
              <w:jc w:val="center"/>
              <w:rPr>
                <w:rFonts w:ascii="宋体" w:hAnsi="宋体"/>
              </w:rPr>
            </w:pPr>
            <w:r>
              <w:rPr>
                <w:rFonts w:hint="eastAsia" w:ascii="宋体" w:hAnsi="宋体"/>
              </w:rPr>
              <w:t>见第三章 用户需求书相关要求</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7</w:t>
            </w:r>
          </w:p>
        </w:tc>
        <w:tc>
          <w:tcPr>
            <w:tcW w:w="2409" w:type="dxa"/>
            <w:vAlign w:val="center"/>
          </w:tcPr>
          <w:p>
            <w:pPr>
              <w:jc w:val="center"/>
              <w:rPr>
                <w:rFonts w:ascii="宋体" w:hAnsi="宋体"/>
              </w:rPr>
            </w:pPr>
            <w:r>
              <w:rPr>
                <w:rFonts w:hint="eastAsia" w:ascii="宋体" w:hAnsi="宋体"/>
              </w:rPr>
              <w:t>评审方法</w:t>
            </w:r>
          </w:p>
        </w:tc>
        <w:tc>
          <w:tcPr>
            <w:tcW w:w="4980" w:type="dxa"/>
            <w:vAlign w:val="center"/>
          </w:tcPr>
          <w:p>
            <w:pPr>
              <w:jc w:val="center"/>
              <w:rPr>
                <w:rFonts w:ascii="宋体" w:hAnsi="宋体"/>
              </w:rPr>
            </w:pPr>
            <w:r>
              <w:rPr>
                <w:rFonts w:hint="eastAsia" w:ascii="宋体" w:hAnsi="宋体"/>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8</w:t>
            </w:r>
          </w:p>
        </w:tc>
        <w:tc>
          <w:tcPr>
            <w:tcW w:w="2409" w:type="dxa"/>
            <w:vAlign w:val="center"/>
          </w:tcPr>
          <w:p>
            <w:pPr>
              <w:jc w:val="center"/>
              <w:rPr>
                <w:rFonts w:ascii="宋体" w:hAnsi="宋体"/>
              </w:rPr>
            </w:pPr>
            <w:r>
              <w:rPr>
                <w:rFonts w:hint="eastAsia" w:ascii="宋体" w:hAnsi="宋体"/>
              </w:rPr>
              <w:t>定标方法</w:t>
            </w:r>
          </w:p>
        </w:tc>
        <w:tc>
          <w:tcPr>
            <w:tcW w:w="4980" w:type="dxa"/>
            <w:vAlign w:val="center"/>
          </w:tcPr>
          <w:p>
            <w:pPr>
              <w:jc w:val="center"/>
              <w:rPr>
                <w:rFonts w:ascii="宋体" w:hAnsi="宋体"/>
              </w:rPr>
            </w:pPr>
            <w:r>
              <w:rPr>
                <w:rFonts w:hint="eastAsia" w:ascii="宋体" w:hAnsi="宋体"/>
              </w:rPr>
              <w:t>非评定分离</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4</w:t>
            </w:r>
            <w:r>
              <w:rPr>
                <w:rFonts w:ascii="宋体" w:hAnsi="宋体"/>
              </w:rPr>
              <w:t>6</w:t>
            </w:r>
          </w:p>
        </w:tc>
        <w:tc>
          <w:tcPr>
            <w:tcW w:w="2409" w:type="dxa"/>
            <w:vAlign w:val="center"/>
          </w:tcPr>
          <w:p>
            <w:pPr>
              <w:jc w:val="center"/>
              <w:rPr>
                <w:rFonts w:ascii="宋体" w:hAnsi="宋体"/>
              </w:rPr>
            </w:pPr>
            <w:r>
              <w:rPr>
                <w:rFonts w:hint="eastAsia" w:ascii="宋体" w:hAnsi="宋体"/>
              </w:rPr>
              <w:t>履约担保</w:t>
            </w:r>
          </w:p>
        </w:tc>
        <w:tc>
          <w:tcPr>
            <w:tcW w:w="4980" w:type="dxa"/>
            <w:vAlign w:val="center"/>
          </w:tcPr>
          <w:p>
            <w:pPr>
              <w:jc w:val="center"/>
              <w:rPr>
                <w:rFonts w:ascii="宋体" w:hAnsi="宋体"/>
              </w:rPr>
            </w:pPr>
            <w:r>
              <w:rPr>
                <w:rFonts w:hint="eastAsia" w:ascii="宋体" w:hAnsi="宋体"/>
              </w:rPr>
              <w:t>不需要</w:t>
            </w:r>
          </w:p>
        </w:tc>
      </w:tr>
    </w:tbl>
    <w:p>
      <w:pPr>
        <w:rPr>
          <w:b/>
        </w:rPr>
      </w:pPr>
      <w:r>
        <w:rPr>
          <w:rFonts w:hint="eastAsia"/>
          <w:szCs w:val="21"/>
        </w:rPr>
        <w:t>备注：本表是通用条款相关条款的补充和明确，如与通用条款内容相冲突的，以本表为准。</w:t>
      </w:r>
    </w:p>
    <w:bookmarkEnd w:id="35"/>
    <w:p>
      <w:pPr>
        <w:pStyle w:val="5"/>
        <w:spacing w:before="120" w:beforeLines="50" w:after="120" w:afterLines="50"/>
        <w:rPr>
          <w:szCs w:val="24"/>
        </w:rPr>
      </w:pPr>
      <w:bookmarkStart w:id="37" w:name="_Hlk72218117"/>
      <w:r>
        <w:rPr>
          <w:rFonts w:hint="eastAsia"/>
          <w:szCs w:val="24"/>
        </w:rPr>
        <w:t>二、其他关键信息</w:t>
      </w:r>
    </w:p>
    <w:p>
      <w:pPr>
        <w:ind w:firstLine="422" w:firstLineChars="200"/>
        <w:rPr>
          <w:b/>
          <w:bCs/>
        </w:rPr>
      </w:pPr>
      <w:bookmarkStart w:id="38" w:name="_Hlk72579427"/>
      <w:r>
        <w:rPr>
          <w:rFonts w:hint="eastAsia"/>
          <w:b/>
          <w:bCs/>
        </w:rPr>
        <w:t>（一）评标定标信息</w:t>
      </w:r>
    </w:p>
    <w:p>
      <w:pPr>
        <w:jc w:val="center"/>
        <w:rPr>
          <w:b/>
        </w:rPr>
      </w:pPr>
    </w:p>
    <w:p>
      <w:pPr>
        <w:jc w:val="center"/>
      </w:pPr>
      <w:r>
        <w:rPr>
          <w:rFonts w:hint="eastAsia"/>
          <w:b/>
        </w:rPr>
        <w:t>非评定分离项目</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bookmarkStart w:id="39" w:name="_Hlk74239733"/>
            <w:r>
              <w:rPr>
                <w:rFonts w:hint="eastAsia"/>
              </w:rPr>
              <w:t>评标方法</w:t>
            </w:r>
          </w:p>
        </w:tc>
        <w:tc>
          <w:tcPr>
            <w:tcW w:w="4265" w:type="dxa"/>
          </w:tcPr>
          <w:p>
            <w:pPr>
              <w:jc w:val="center"/>
            </w:pPr>
            <w:r>
              <w:rPr>
                <w:rFonts w:hint="eastAsia"/>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r>
              <w:rPr>
                <w:rFonts w:hint="eastAsia"/>
              </w:rPr>
              <w:t>候选中标供应商家数</w:t>
            </w:r>
          </w:p>
        </w:tc>
        <w:tc>
          <w:tcPr>
            <w:tcW w:w="4265" w:type="dxa"/>
          </w:tcPr>
          <w:p>
            <w:pPr>
              <w:jc w:val="center"/>
            </w:pP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r>
              <w:rPr>
                <w:rFonts w:hint="eastAsia"/>
              </w:rPr>
              <w:t>中标供应商家数</w:t>
            </w:r>
          </w:p>
        </w:tc>
        <w:tc>
          <w:tcPr>
            <w:tcW w:w="4265" w:type="dxa"/>
          </w:tcPr>
          <w:p>
            <w:pPr>
              <w:jc w:val="center"/>
            </w:pPr>
            <w:r>
              <w:rPr>
                <w:rFonts w:hint="eastAsia"/>
              </w:rPr>
              <w:t>1</w:t>
            </w:r>
          </w:p>
        </w:tc>
      </w:tr>
      <w:bookmarkEnd w:id="39"/>
    </w:tbl>
    <w:p>
      <w:pPr>
        <w:ind w:firstLine="422" w:firstLineChars="200"/>
        <w:rPr>
          <w:b/>
        </w:rPr>
      </w:pPr>
    </w:p>
    <w:p>
      <w:pPr>
        <w:ind w:firstLine="422" w:firstLineChars="200"/>
        <w:rPr>
          <w:b/>
        </w:rPr>
      </w:pPr>
      <w:r>
        <w:rPr>
          <w:rFonts w:hint="eastAsia"/>
          <w:b/>
        </w:rPr>
        <w:t>（二）其他事项</w:t>
      </w:r>
      <w:bookmarkEnd w:id="38"/>
    </w:p>
    <w:p>
      <w:pPr>
        <w:ind w:firstLine="422" w:firstLineChars="200"/>
        <w:rPr>
          <w:rFonts w:ascii="宋体" w:hAnsi="宋体"/>
          <w:b/>
          <w:bCs/>
          <w:szCs w:val="21"/>
        </w:rPr>
      </w:pPr>
      <w:r>
        <w:rPr>
          <w:rFonts w:hint="eastAsia" w:ascii="宋体" w:hAnsi="宋体"/>
          <w:b/>
          <w:bCs/>
          <w:szCs w:val="21"/>
        </w:rPr>
        <w:t>1、关于专门面向中小企业采购的说明</w:t>
      </w:r>
    </w:p>
    <w:p>
      <w:pPr>
        <w:rPr>
          <w:rFonts w:ascii="宋体" w:hAnsi="宋体" w:cs="宋体"/>
          <w:sz w:val="24"/>
          <w:highlight w:val="yellow"/>
        </w:rPr>
      </w:pPr>
      <w:r>
        <w:rPr>
          <w:rFonts w:hint="eastAsia" w:ascii="宋体" w:hAnsi="宋体"/>
          <w:szCs w:val="21"/>
        </w:rPr>
        <w:t>（1）本项目为专门面向中小企业采购的项目，不再执行价格评审优惠的扶持政策</w:t>
      </w:r>
      <w:r>
        <w:rPr>
          <w:rFonts w:hint="eastAsia" w:ascii="宋体" w:hAnsi="宋体"/>
          <w:szCs w:val="21"/>
          <w:lang w:eastAsia="zh-CN"/>
        </w:rPr>
        <w:t>。</w:t>
      </w:r>
      <w:r>
        <w:rPr>
          <w:rFonts w:hint="eastAsia" w:ascii="宋体" w:hAnsi="宋体"/>
          <w:szCs w:val="21"/>
        </w:rPr>
        <w:t>依据《政府采购促进中小企业发展管理办法》（财库〔2020〕46号）规定享受扶持政策获得政府采购合同的，小微企业不得将合同分包给大中型企业，中型企业不得将合同分包给大型企业。。投标人提供货物全部均应由中小企业制造，即货物由中小企业生产且使用该中小企业商号或者注册商标。</w:t>
      </w:r>
    </w:p>
    <w:p>
      <w:pPr>
        <w:rPr>
          <w:rFonts w:ascii="宋体" w:hAnsi="宋体"/>
          <w:szCs w:val="21"/>
        </w:rPr>
      </w:pPr>
      <w:r>
        <w:rPr>
          <w:rFonts w:hint="eastAsia" w:ascii="宋体" w:hAnsi="宋体"/>
          <w:szCs w:val="21"/>
        </w:rPr>
        <w:t>备注：（a）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 中小企业制造是指货物由中小企业生产且使用该中小企业商号或者注册商标；投标人提供的货物既有中小企业制造货物，又有非中小企业制造货物的，作无效投标处理。</w:t>
      </w:r>
    </w:p>
    <w:p>
      <w:pPr>
        <w:rPr>
          <w:rFonts w:ascii="宋体" w:hAnsi="宋体"/>
          <w:szCs w:val="21"/>
        </w:rPr>
      </w:pPr>
      <w:r>
        <w:rPr>
          <w:rFonts w:hint="eastAsia" w:ascii="宋体" w:hAnsi="宋体"/>
          <w:szCs w:val="21"/>
        </w:rPr>
        <w:t>（2）根据《工业和信息化部、国家统计局、国家发展和改革委员会、财政部关于印发中小企业划型标准规定的通知》（工信部联企业〔2011〕300 号），本项目采购标的（货物）对应的中小企业划分标准所属行业为</w:t>
      </w:r>
      <w:commentRangeStart w:id="13"/>
      <w:r>
        <w:rPr>
          <w:rFonts w:hint="eastAsia" w:ascii="宋体" w:hAnsi="宋体"/>
          <w:b/>
          <w:bCs/>
          <w:color w:val="FF0000"/>
          <w:szCs w:val="21"/>
          <w:highlight w:val="yellow"/>
          <w:lang w:val="en-US" w:eastAsia="zh-CN"/>
        </w:rPr>
        <w:t>工</w:t>
      </w:r>
      <w:r>
        <w:rPr>
          <w:rFonts w:hint="eastAsia" w:ascii="宋体" w:hAnsi="宋体"/>
          <w:b/>
          <w:bCs/>
          <w:color w:val="FF0000"/>
          <w:szCs w:val="21"/>
          <w:highlight w:val="yellow"/>
        </w:rPr>
        <w:t>业</w:t>
      </w:r>
      <w:commentRangeEnd w:id="13"/>
      <w:r>
        <w:commentReference w:id="13"/>
      </w:r>
      <w:r>
        <w:rPr>
          <w:rFonts w:hint="eastAsia" w:ascii="宋体" w:hAnsi="宋体"/>
          <w:szCs w:val="21"/>
          <w:highlight w:val="yellow"/>
        </w:rPr>
        <w:t>。</w:t>
      </w:r>
    </w:p>
    <w:p>
      <w:pPr>
        <w:rPr>
          <w:rFonts w:ascii="宋体" w:hAnsi="宋体"/>
          <w:szCs w:val="21"/>
        </w:rPr>
      </w:pPr>
      <w:r>
        <w:rPr>
          <w:rFonts w:hint="eastAsia" w:ascii="宋体" w:hAnsi="宋体"/>
          <w:szCs w:val="21"/>
        </w:rPr>
        <w:t>（3）中型企业、小型企业、微型企业、残疾人福利性单位的认定资料为《中小企业声明函》、《残疾人福利性单位声明函》；监狱企业的认定资料为省级以上监狱管理局、戒毒管理局出具的监狱企业证明文件。声明函样式见本招标文件第一册专用条款第三章“投标文件格式、附件”中“四、投标人情况及资格证明文件”章节提供的格式）。</w:t>
      </w:r>
    </w:p>
    <w:p>
      <w:pPr>
        <w:rPr>
          <w:b/>
        </w:rPr>
      </w:pPr>
    </w:p>
    <w:p>
      <w:pPr>
        <w:ind w:firstLine="422" w:firstLineChars="200"/>
        <w:rPr>
          <w:b/>
          <w:bCs/>
        </w:rPr>
      </w:pPr>
      <w:r>
        <w:rPr>
          <w:b/>
          <w:bCs/>
        </w:rPr>
        <w:t>2、</w:t>
      </w:r>
      <w:r>
        <w:rPr>
          <w:rFonts w:hint="eastAsia"/>
          <w:b/>
          <w:bCs/>
        </w:rPr>
        <w:t>关于订单融资</w:t>
      </w:r>
    </w:p>
    <w:p>
      <w:pPr>
        <w:ind w:firstLine="420" w:firstLineChars="200"/>
      </w:pPr>
      <w:r>
        <w:rPr>
          <w:rFonts w:hint="eastAsia"/>
        </w:rPr>
        <w:t>关于政府采购订单融资政策：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88653386。</w:t>
      </w:r>
    </w:p>
    <w:p>
      <w:pPr>
        <w:pStyle w:val="2"/>
        <w:rPr>
          <w:color w:val="auto"/>
        </w:rPr>
      </w:pPr>
    </w:p>
    <w:p>
      <w:pPr>
        <w:ind w:firstLine="422" w:firstLineChars="200"/>
        <w:jc w:val="left"/>
        <w:rPr>
          <w:rFonts w:ascii="宋体" w:hAnsi="宋体" w:cs="宋体"/>
          <w:b/>
          <w:color w:val="auto"/>
          <w:szCs w:val="21"/>
        </w:rPr>
      </w:pPr>
      <w:r>
        <w:rPr>
          <w:rFonts w:hint="eastAsia"/>
          <w:b/>
          <w:color w:val="auto"/>
        </w:rPr>
        <w:t>3、代理服务费</w:t>
      </w:r>
    </w:p>
    <w:p>
      <w:pPr>
        <w:spacing w:before="50" w:after="50"/>
        <w:ind w:firstLine="420" w:firstLineChars="200"/>
        <w:rPr>
          <w:rFonts w:hint="eastAsia" w:ascii="宋体" w:hAnsi="宋体" w:eastAsia="宋体" w:cs="宋体"/>
          <w:color w:val="auto"/>
          <w:szCs w:val="21"/>
          <w:lang w:eastAsia="zh-CN"/>
        </w:rPr>
      </w:pPr>
      <w:r>
        <w:rPr>
          <w:rFonts w:hint="eastAsia" w:ascii="宋体" w:hAnsi="宋体" w:cs="宋体"/>
          <w:color w:val="auto"/>
          <w:szCs w:val="21"/>
        </w:rPr>
        <w:t>本项目不向中标供应商收取代理服务费</w:t>
      </w:r>
      <w:r>
        <w:rPr>
          <w:rFonts w:hint="eastAsia" w:ascii="宋体" w:hAnsi="宋体" w:cs="宋体"/>
          <w:color w:val="auto"/>
          <w:szCs w:val="21"/>
          <w:lang w:eastAsia="zh-CN"/>
        </w:rPr>
        <w:t>。</w:t>
      </w:r>
    </w:p>
    <w:p>
      <w:pPr>
        <w:spacing w:after="160" w:line="259" w:lineRule="auto"/>
        <w:ind w:firstLine="422" w:firstLineChars="200"/>
        <w:jc w:val="left"/>
        <w:rPr>
          <w:b/>
          <w:color w:val="000000" w:themeColor="text1"/>
          <w14:textFill>
            <w14:solidFill>
              <w14:schemeClr w14:val="tx1"/>
            </w14:solidFill>
          </w14:textFill>
        </w:rPr>
      </w:pPr>
    </w:p>
    <w:p>
      <w:pPr>
        <w:spacing w:after="160" w:line="259" w:lineRule="auto"/>
        <w:ind w:firstLine="422" w:firstLineChars="200"/>
        <w:jc w:val="left"/>
        <w:rPr>
          <w:rFonts w:ascii="宋体" w:hAnsi="宋体" w:cs="宋体"/>
          <w:b/>
          <w:color w:val="000000" w:themeColor="text1"/>
          <w:szCs w:val="21"/>
          <w14:textFill>
            <w14:solidFill>
              <w14:schemeClr w14:val="tx1"/>
            </w14:solidFill>
          </w14:textFill>
        </w:rPr>
      </w:pPr>
      <w:r>
        <w:rPr>
          <w:b/>
          <w:color w:val="000000" w:themeColor="text1"/>
          <w14:textFill>
            <w14:solidFill>
              <w14:schemeClr w14:val="tx1"/>
            </w14:solidFill>
          </w14:textFill>
        </w:rPr>
        <w:t>4</w:t>
      </w:r>
      <w:r>
        <w:rPr>
          <w:rFonts w:hint="eastAsia"/>
          <w:b/>
          <w:color w:val="000000" w:themeColor="text1"/>
          <w14:textFill>
            <w14:solidFill>
              <w14:schemeClr w14:val="tx1"/>
            </w14:solidFill>
          </w14:textFill>
        </w:rPr>
        <w:t>、其他说明</w:t>
      </w:r>
    </w:p>
    <w:p>
      <w:pPr>
        <w:wordWrap w:val="0"/>
        <w:spacing w:after="160" w:line="360" w:lineRule="auto"/>
        <w:ind w:firstLine="420" w:firstLineChars="200"/>
      </w:pPr>
      <w: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160" w:line="360" w:lineRule="auto"/>
        <w:ind w:firstLine="422" w:firstLineChars="200"/>
        <w:rPr>
          <w:b/>
          <w:bCs/>
        </w:rPr>
      </w:pPr>
      <w:r>
        <w:rPr>
          <w:b/>
          <w:bCs/>
        </w:rPr>
        <w:t>重要提示：</w:t>
      </w:r>
    </w:p>
    <w:p>
      <w:pPr>
        <w:wordWrap w:val="0"/>
        <w:spacing w:after="160" w:line="360" w:lineRule="auto"/>
        <w:ind w:firstLine="420" w:firstLineChars="200"/>
      </w:pPr>
      <w:r>
        <w:rPr>
          <w:rFonts w:hint="eastAsia"/>
          <w:lang w:eastAsia="zh-CN"/>
        </w:rPr>
        <w:t>（</w:t>
      </w:r>
      <w:r>
        <w:rPr>
          <w:rFonts w:hint="eastAsia"/>
          <w:lang w:val="en-US" w:eastAsia="zh-CN"/>
        </w:rPr>
        <w:t>1</w:t>
      </w:r>
      <w:r>
        <w:rPr>
          <w:rFonts w:hint="eastAsia"/>
          <w:lang w:eastAsia="zh-CN"/>
        </w:rPr>
        <w:t>）</w:t>
      </w:r>
      <w: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160" w:line="360" w:lineRule="auto"/>
        <w:ind w:firstLine="420" w:firstLineChars="200"/>
      </w:pPr>
      <w:r>
        <w:rPr>
          <w:rFonts w:hint="eastAsia"/>
          <w:lang w:eastAsia="zh-CN"/>
        </w:rPr>
        <w:t>（</w:t>
      </w:r>
      <w:r>
        <w:rPr>
          <w:rFonts w:hint="eastAsia"/>
          <w:lang w:val="en-US" w:eastAsia="zh-CN"/>
        </w:rPr>
        <w:t>2</w:t>
      </w:r>
      <w:r>
        <w:rPr>
          <w:rFonts w:hint="eastAsia"/>
          <w:lang w:eastAsia="zh-CN"/>
        </w:rPr>
        <w:t>）</w:t>
      </w:r>
      <w: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wordWrap w:val="0"/>
        <w:spacing w:after="160" w:line="360" w:lineRule="auto"/>
        <w:ind w:firstLine="420" w:firstLineChars="200"/>
      </w:pPr>
      <w:r>
        <w:rPr>
          <w:rFonts w:hint="eastAsia"/>
          <w:lang w:eastAsia="zh-CN"/>
        </w:rPr>
        <w:t>（</w:t>
      </w:r>
      <w:r>
        <w:rPr>
          <w:rFonts w:hint="eastAsia"/>
          <w:lang w:val="en-US" w:eastAsia="zh-CN"/>
        </w:rPr>
        <w:t>3</w:t>
      </w:r>
      <w:r>
        <w:rPr>
          <w:rFonts w:hint="eastAsia"/>
          <w:lang w:eastAsia="zh-CN"/>
        </w:rPr>
        <w:t>）</w:t>
      </w:r>
      <w: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3"/>
      </w:pPr>
    </w:p>
    <w:bookmarkEnd w:id="37"/>
    <w:p>
      <w:pPr>
        <w:pStyle w:val="5"/>
        <w:rPr>
          <w:sz w:val="28"/>
          <w:szCs w:val="28"/>
        </w:rPr>
      </w:pPr>
      <w:r>
        <w:rPr>
          <w:rFonts w:hint="eastAsia"/>
          <w:sz w:val="28"/>
          <w:szCs w:val="28"/>
        </w:rPr>
        <w:t>第三章 用户需求书</w:t>
      </w:r>
    </w:p>
    <w:p>
      <w:pPr>
        <w:pStyle w:val="5"/>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43"/>
        <w:tblpPr w:leftFromText="180" w:rightFromText="180" w:vertAnchor="text" w:horzAnchor="margin" w:tblpY="17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
        <w:gridCol w:w="2560"/>
        <w:gridCol w:w="3114"/>
        <w:gridCol w:w="2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17" w:type="pct"/>
            <w:vAlign w:val="center"/>
          </w:tcPr>
          <w:p>
            <w:pPr>
              <w:jc w:val="center"/>
              <w:rPr>
                <w:bCs/>
                <w:szCs w:val="21"/>
              </w:rPr>
            </w:pPr>
            <w:r>
              <w:rPr>
                <w:rFonts w:hint="eastAsia"/>
                <w:bCs/>
                <w:szCs w:val="21"/>
              </w:rPr>
              <w:t>序号</w:t>
            </w:r>
          </w:p>
        </w:tc>
        <w:tc>
          <w:tcPr>
            <w:tcW w:w="1501" w:type="pct"/>
            <w:vAlign w:val="center"/>
          </w:tcPr>
          <w:p>
            <w:pPr>
              <w:jc w:val="center"/>
              <w:rPr>
                <w:bCs/>
                <w:szCs w:val="21"/>
              </w:rPr>
            </w:pPr>
            <w:r>
              <w:rPr>
                <w:rFonts w:hint="eastAsia"/>
                <w:szCs w:val="21"/>
              </w:rPr>
              <w:t>采购计划编号</w:t>
            </w:r>
          </w:p>
        </w:tc>
        <w:tc>
          <w:tcPr>
            <w:tcW w:w="1825" w:type="pct"/>
            <w:vAlign w:val="center"/>
          </w:tcPr>
          <w:p>
            <w:pPr>
              <w:jc w:val="center"/>
              <w:rPr>
                <w:bCs/>
                <w:szCs w:val="21"/>
              </w:rPr>
            </w:pPr>
            <w:r>
              <w:rPr>
                <w:rFonts w:hint="eastAsia"/>
                <w:bCs/>
                <w:szCs w:val="21"/>
              </w:rPr>
              <w:t>采购项目名称</w:t>
            </w:r>
          </w:p>
        </w:tc>
        <w:tc>
          <w:tcPr>
            <w:tcW w:w="1355" w:type="pct"/>
            <w:vAlign w:val="center"/>
          </w:tcPr>
          <w:p>
            <w:pPr>
              <w:jc w:val="center"/>
              <w:rPr>
                <w:b/>
                <w:bCs/>
                <w:color w:val="FF0000"/>
                <w:szCs w:val="21"/>
              </w:rPr>
            </w:pPr>
            <w:r>
              <w:rPr>
                <w:rFonts w:hint="eastAsia"/>
                <w:b/>
                <w:bCs/>
                <w:color w:val="FF0000"/>
                <w:szCs w:val="21"/>
              </w:rPr>
              <w:t>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317" w:type="pct"/>
            <w:vAlign w:val="center"/>
          </w:tcPr>
          <w:p>
            <w:pPr>
              <w:jc w:val="center"/>
              <w:rPr>
                <w:bCs/>
                <w:color w:val="FF0000"/>
                <w:szCs w:val="21"/>
              </w:rPr>
            </w:pPr>
            <w:r>
              <w:rPr>
                <w:rFonts w:hint="eastAsia"/>
                <w:bCs/>
                <w:color w:val="FF0000"/>
                <w:szCs w:val="21"/>
              </w:rPr>
              <w:t>1</w:t>
            </w:r>
          </w:p>
        </w:tc>
        <w:tc>
          <w:tcPr>
            <w:tcW w:w="1501" w:type="pct"/>
            <w:vAlign w:val="center"/>
          </w:tcPr>
          <w:p>
            <w:pPr>
              <w:jc w:val="center"/>
              <w:rPr>
                <w:bCs/>
                <w:color w:val="FF0000"/>
                <w:szCs w:val="21"/>
              </w:rPr>
            </w:pPr>
            <w:r>
              <w:rPr>
                <w:rFonts w:hint="eastAsia"/>
                <w:bCs/>
                <w:color w:val="FF0000"/>
                <w:szCs w:val="21"/>
              </w:rPr>
              <w:t>PLAN-2023-440300000-103070-12069</w:t>
            </w:r>
          </w:p>
        </w:tc>
        <w:tc>
          <w:tcPr>
            <w:tcW w:w="1825" w:type="pct"/>
            <w:vMerge w:val="restart"/>
            <w:vAlign w:val="center"/>
          </w:tcPr>
          <w:p>
            <w:pPr>
              <w:jc w:val="center"/>
              <w:rPr>
                <w:b/>
                <w:bCs/>
                <w:color w:val="FF0000"/>
                <w:szCs w:val="21"/>
              </w:rPr>
            </w:pPr>
            <w:r>
              <w:rPr>
                <w:rFonts w:hint="eastAsia"/>
                <w:b/>
                <w:bCs/>
                <w:color w:val="FF0000"/>
                <w:szCs w:val="21"/>
              </w:rPr>
              <w:t>深圳市第二实验学校明远高中学生课桌椅、书包柜、宿舍家具采购</w:t>
            </w:r>
          </w:p>
        </w:tc>
        <w:tc>
          <w:tcPr>
            <w:tcW w:w="1355" w:type="pct"/>
            <w:vAlign w:val="center"/>
          </w:tcPr>
          <w:p>
            <w:pPr>
              <w:jc w:val="center"/>
              <w:rPr>
                <w:bCs/>
                <w:color w:val="FF0000"/>
                <w:szCs w:val="21"/>
              </w:rPr>
            </w:pPr>
            <w:r>
              <w:rPr>
                <w:rFonts w:hint="eastAsia"/>
                <w:bCs/>
                <w:color w:val="FF0000"/>
                <w:szCs w:val="21"/>
              </w:rPr>
              <w:t>1590000.00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317" w:type="pct"/>
            <w:vAlign w:val="center"/>
          </w:tcPr>
          <w:p>
            <w:pPr>
              <w:jc w:val="center"/>
              <w:rPr>
                <w:bCs/>
                <w:color w:val="FF0000"/>
                <w:szCs w:val="21"/>
              </w:rPr>
            </w:pPr>
            <w:r>
              <w:rPr>
                <w:rFonts w:hint="eastAsia"/>
                <w:bCs/>
                <w:color w:val="FF0000"/>
                <w:szCs w:val="21"/>
              </w:rPr>
              <w:t>2</w:t>
            </w:r>
          </w:p>
        </w:tc>
        <w:tc>
          <w:tcPr>
            <w:tcW w:w="1501" w:type="pct"/>
            <w:vAlign w:val="center"/>
          </w:tcPr>
          <w:p>
            <w:pPr>
              <w:jc w:val="center"/>
              <w:rPr>
                <w:bCs/>
                <w:color w:val="FF0000"/>
                <w:szCs w:val="21"/>
              </w:rPr>
            </w:pPr>
            <w:r>
              <w:rPr>
                <w:rFonts w:hint="eastAsia"/>
                <w:bCs/>
                <w:color w:val="FF0000"/>
                <w:szCs w:val="21"/>
              </w:rPr>
              <w:t>PLAN-2023-440300000-103070-12070</w:t>
            </w:r>
          </w:p>
        </w:tc>
        <w:tc>
          <w:tcPr>
            <w:tcW w:w="1825" w:type="pct"/>
            <w:vMerge w:val="continue"/>
            <w:tcBorders/>
            <w:vAlign w:val="center"/>
          </w:tcPr>
          <w:p>
            <w:pPr>
              <w:jc w:val="center"/>
              <w:rPr>
                <w:b/>
                <w:bCs/>
                <w:color w:val="FF0000"/>
                <w:szCs w:val="21"/>
              </w:rPr>
            </w:pPr>
          </w:p>
        </w:tc>
        <w:tc>
          <w:tcPr>
            <w:tcW w:w="1355" w:type="pct"/>
            <w:vAlign w:val="center"/>
          </w:tcPr>
          <w:p>
            <w:pPr>
              <w:jc w:val="center"/>
              <w:rPr>
                <w:bCs/>
                <w:color w:val="FF0000"/>
                <w:szCs w:val="21"/>
              </w:rPr>
            </w:pPr>
            <w:r>
              <w:rPr>
                <w:rFonts w:hint="eastAsia"/>
                <w:bCs/>
                <w:color w:val="FF0000"/>
                <w:szCs w:val="21"/>
              </w:rPr>
              <w:t>1188000.00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317" w:type="pct"/>
            <w:vAlign w:val="center"/>
          </w:tcPr>
          <w:p>
            <w:pPr>
              <w:jc w:val="center"/>
              <w:rPr>
                <w:rFonts w:hint="eastAsia" w:eastAsia="宋体"/>
                <w:bCs/>
                <w:color w:val="FF0000"/>
                <w:szCs w:val="21"/>
                <w:lang w:val="en-US" w:eastAsia="zh-CN"/>
              </w:rPr>
            </w:pPr>
            <w:r>
              <w:rPr>
                <w:rFonts w:hint="eastAsia"/>
                <w:bCs/>
                <w:color w:val="FF0000"/>
                <w:szCs w:val="21"/>
                <w:lang w:val="en-US" w:eastAsia="zh-CN"/>
              </w:rPr>
              <w:t>3</w:t>
            </w:r>
          </w:p>
        </w:tc>
        <w:tc>
          <w:tcPr>
            <w:tcW w:w="1501" w:type="pct"/>
            <w:vAlign w:val="center"/>
          </w:tcPr>
          <w:p>
            <w:pPr>
              <w:jc w:val="center"/>
              <w:rPr>
                <w:rFonts w:hint="eastAsia"/>
                <w:b/>
                <w:bCs w:val="0"/>
                <w:color w:val="FF0000"/>
                <w:szCs w:val="21"/>
              </w:rPr>
            </w:pPr>
            <w:r>
              <w:rPr>
                <w:rFonts w:hint="eastAsia"/>
                <w:b/>
                <w:bCs w:val="0"/>
                <w:color w:val="FF0000"/>
                <w:szCs w:val="21"/>
              </w:rPr>
              <w:t>PLAN-2023-440300000-103070-12071</w:t>
            </w:r>
          </w:p>
        </w:tc>
        <w:tc>
          <w:tcPr>
            <w:tcW w:w="1825" w:type="pct"/>
            <w:vMerge w:val="continue"/>
            <w:tcBorders/>
            <w:vAlign w:val="center"/>
          </w:tcPr>
          <w:p>
            <w:pPr>
              <w:jc w:val="center"/>
              <w:rPr>
                <w:b/>
                <w:bCs/>
                <w:color w:val="FF0000"/>
                <w:szCs w:val="21"/>
              </w:rPr>
            </w:pPr>
          </w:p>
        </w:tc>
        <w:tc>
          <w:tcPr>
            <w:tcW w:w="1355" w:type="pct"/>
            <w:vAlign w:val="center"/>
          </w:tcPr>
          <w:p>
            <w:pPr>
              <w:jc w:val="center"/>
              <w:rPr>
                <w:bCs/>
                <w:color w:val="FF0000"/>
                <w:szCs w:val="21"/>
              </w:rPr>
            </w:pPr>
            <w:r>
              <w:rPr>
                <w:rFonts w:hint="eastAsia"/>
                <w:bCs/>
                <w:color w:val="FF0000"/>
                <w:szCs w:val="21"/>
              </w:rPr>
              <w:t>2671900.00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317" w:type="pct"/>
            <w:vAlign w:val="center"/>
          </w:tcPr>
          <w:p>
            <w:pPr>
              <w:jc w:val="center"/>
              <w:rPr>
                <w:rFonts w:hint="eastAsia" w:eastAsia="宋体"/>
                <w:bCs/>
                <w:color w:val="FF0000"/>
                <w:szCs w:val="21"/>
                <w:lang w:val="en-US" w:eastAsia="zh-CN"/>
              </w:rPr>
            </w:pPr>
            <w:r>
              <w:rPr>
                <w:rFonts w:hint="eastAsia"/>
                <w:bCs/>
                <w:color w:val="FF0000"/>
                <w:szCs w:val="21"/>
                <w:lang w:val="en-US" w:eastAsia="zh-CN"/>
              </w:rPr>
              <w:t>4</w:t>
            </w:r>
          </w:p>
        </w:tc>
        <w:tc>
          <w:tcPr>
            <w:tcW w:w="1501" w:type="pct"/>
            <w:vAlign w:val="center"/>
          </w:tcPr>
          <w:p>
            <w:pPr>
              <w:jc w:val="center"/>
              <w:rPr>
                <w:rFonts w:hint="eastAsia"/>
                <w:b/>
                <w:bCs w:val="0"/>
                <w:color w:val="FF0000"/>
                <w:szCs w:val="21"/>
              </w:rPr>
            </w:pPr>
            <w:r>
              <w:rPr>
                <w:rFonts w:hint="eastAsia"/>
                <w:b/>
                <w:bCs w:val="0"/>
                <w:color w:val="FF0000"/>
                <w:szCs w:val="21"/>
              </w:rPr>
              <w:t>PLAN-2023-440300000-103070-12072</w:t>
            </w:r>
          </w:p>
        </w:tc>
        <w:tc>
          <w:tcPr>
            <w:tcW w:w="1825" w:type="pct"/>
            <w:vMerge w:val="continue"/>
            <w:tcBorders/>
            <w:vAlign w:val="center"/>
          </w:tcPr>
          <w:p>
            <w:pPr>
              <w:jc w:val="center"/>
              <w:rPr>
                <w:b/>
                <w:bCs/>
                <w:color w:val="FF0000"/>
                <w:szCs w:val="21"/>
              </w:rPr>
            </w:pPr>
          </w:p>
        </w:tc>
        <w:tc>
          <w:tcPr>
            <w:tcW w:w="1355" w:type="pct"/>
            <w:vAlign w:val="center"/>
          </w:tcPr>
          <w:p>
            <w:pPr>
              <w:jc w:val="center"/>
              <w:rPr>
                <w:rFonts w:hint="eastAsia"/>
                <w:bCs/>
                <w:color w:val="FF0000"/>
                <w:szCs w:val="21"/>
              </w:rPr>
            </w:pPr>
            <w:r>
              <w:rPr>
                <w:rFonts w:hint="eastAsia"/>
                <w:bCs/>
                <w:color w:val="FF0000"/>
                <w:szCs w:val="21"/>
              </w:rPr>
              <w:t>1622500.00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3644" w:type="pct"/>
            <w:gridSpan w:val="3"/>
            <w:tcBorders/>
            <w:vAlign w:val="center"/>
          </w:tcPr>
          <w:p>
            <w:pPr>
              <w:jc w:val="center"/>
              <w:rPr>
                <w:rFonts w:hint="eastAsia" w:eastAsia="宋体"/>
                <w:b/>
                <w:bCs/>
                <w:color w:val="FF0000"/>
                <w:szCs w:val="21"/>
                <w:lang w:val="en-US" w:eastAsia="zh-CN"/>
              </w:rPr>
            </w:pPr>
            <w:r>
              <w:rPr>
                <w:rFonts w:hint="eastAsia"/>
                <w:b/>
                <w:bCs/>
                <w:color w:val="FF0000"/>
                <w:szCs w:val="21"/>
                <w:lang w:val="en-US" w:eastAsia="zh-CN"/>
              </w:rPr>
              <w:t>合计</w:t>
            </w:r>
          </w:p>
        </w:tc>
        <w:tc>
          <w:tcPr>
            <w:tcW w:w="1355" w:type="pct"/>
            <w:vAlign w:val="center"/>
          </w:tcPr>
          <w:p>
            <w:pPr>
              <w:jc w:val="center"/>
              <w:rPr>
                <w:rFonts w:hint="default" w:eastAsia="宋体"/>
                <w:bCs/>
                <w:color w:val="FF0000"/>
                <w:szCs w:val="21"/>
                <w:lang w:val="en-US" w:eastAsia="zh-CN"/>
              </w:rPr>
            </w:pPr>
            <w:r>
              <w:rPr>
                <w:rFonts w:hint="eastAsia"/>
                <w:bCs/>
                <w:color w:val="FF0000"/>
                <w:szCs w:val="21"/>
                <w:lang w:val="en-US" w:eastAsia="zh-CN"/>
              </w:rPr>
              <w:t>7072400.00</w:t>
            </w:r>
          </w:p>
        </w:tc>
      </w:tr>
    </w:tbl>
    <w:p>
      <w:pPr>
        <w:rPr>
          <w:rFonts w:ascii="宋体" w:hAnsi="宋体"/>
          <w:b/>
          <w:color w:val="FF0000"/>
          <w:szCs w:val="21"/>
        </w:rPr>
      </w:pPr>
    </w:p>
    <w:p>
      <w:pPr>
        <w:pStyle w:val="5"/>
        <w:spacing w:before="120" w:beforeLines="50" w:after="120" w:afterLines="50"/>
        <w:rPr>
          <w:szCs w:val="24"/>
        </w:rPr>
      </w:pPr>
      <w:bookmarkStart w:id="40" w:name="_Hlk72258617"/>
      <w:r>
        <w:rPr>
          <w:rFonts w:hint="eastAsia"/>
          <w:szCs w:val="24"/>
        </w:rPr>
        <w:t>二、</w:t>
      </w:r>
      <w:bookmarkStart w:id="41" w:name="_Hlk72073432"/>
      <w:r>
        <w:rPr>
          <w:rFonts w:hint="eastAsia"/>
          <w:szCs w:val="24"/>
        </w:rPr>
        <w:t>货物需求明细</w:t>
      </w:r>
      <w:bookmarkEnd w:id="41"/>
    </w:p>
    <w:tbl>
      <w:tblPr>
        <w:tblStyle w:val="43"/>
        <w:tblpPr w:leftFromText="180" w:rightFromText="180" w:vertAnchor="text" w:horzAnchor="margin" w:tblpY="17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
        <w:gridCol w:w="1231"/>
        <w:gridCol w:w="2527"/>
        <w:gridCol w:w="636"/>
        <w:gridCol w:w="466"/>
        <w:gridCol w:w="1579"/>
        <w:gridCol w:w="15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00" w:type="pct"/>
            <w:vAlign w:val="center"/>
          </w:tcPr>
          <w:p>
            <w:pPr>
              <w:jc w:val="center"/>
              <w:rPr>
                <w:bCs/>
                <w:szCs w:val="21"/>
              </w:rPr>
            </w:pPr>
            <w:r>
              <w:rPr>
                <w:rFonts w:hint="eastAsia"/>
                <w:bCs/>
                <w:szCs w:val="21"/>
              </w:rPr>
              <w:t>序号</w:t>
            </w:r>
          </w:p>
        </w:tc>
        <w:tc>
          <w:tcPr>
            <w:tcW w:w="721" w:type="pct"/>
            <w:vAlign w:val="center"/>
          </w:tcPr>
          <w:p>
            <w:pPr>
              <w:jc w:val="center"/>
              <w:rPr>
                <w:bCs/>
                <w:szCs w:val="21"/>
              </w:rPr>
            </w:pPr>
            <w:r>
              <w:rPr>
                <w:rFonts w:hint="eastAsia"/>
                <w:szCs w:val="21"/>
              </w:rPr>
              <w:t>采购计划编号</w:t>
            </w:r>
          </w:p>
        </w:tc>
        <w:tc>
          <w:tcPr>
            <w:tcW w:w="1480" w:type="pct"/>
            <w:vAlign w:val="center"/>
          </w:tcPr>
          <w:p>
            <w:pPr>
              <w:jc w:val="center"/>
              <w:rPr>
                <w:bCs/>
                <w:szCs w:val="21"/>
              </w:rPr>
            </w:pPr>
            <w:r>
              <w:rPr>
                <w:rFonts w:hint="eastAsia"/>
                <w:bCs/>
                <w:szCs w:val="21"/>
              </w:rPr>
              <w:t>货物名称（标的名称）</w:t>
            </w:r>
          </w:p>
        </w:tc>
        <w:tc>
          <w:tcPr>
            <w:tcW w:w="372" w:type="pct"/>
            <w:vAlign w:val="center"/>
          </w:tcPr>
          <w:p>
            <w:pPr>
              <w:jc w:val="center"/>
              <w:rPr>
                <w:bCs/>
                <w:szCs w:val="21"/>
              </w:rPr>
            </w:pPr>
            <w:r>
              <w:rPr>
                <w:rFonts w:hint="eastAsia"/>
                <w:bCs/>
                <w:szCs w:val="21"/>
              </w:rPr>
              <w:t>数量</w:t>
            </w:r>
          </w:p>
        </w:tc>
        <w:tc>
          <w:tcPr>
            <w:tcW w:w="273" w:type="pct"/>
            <w:vAlign w:val="center"/>
          </w:tcPr>
          <w:p>
            <w:pPr>
              <w:jc w:val="center"/>
              <w:rPr>
                <w:bCs/>
                <w:szCs w:val="21"/>
              </w:rPr>
            </w:pPr>
            <w:r>
              <w:rPr>
                <w:rFonts w:hint="eastAsia"/>
                <w:bCs/>
                <w:szCs w:val="21"/>
              </w:rPr>
              <w:t>单位</w:t>
            </w:r>
          </w:p>
        </w:tc>
        <w:tc>
          <w:tcPr>
            <w:tcW w:w="925" w:type="pct"/>
            <w:vAlign w:val="center"/>
          </w:tcPr>
          <w:p>
            <w:pPr>
              <w:jc w:val="center"/>
              <w:rPr>
                <w:b/>
                <w:bCs/>
                <w:color w:val="FF0000"/>
                <w:szCs w:val="21"/>
              </w:rPr>
            </w:pPr>
            <w:r>
              <w:rPr>
                <w:rFonts w:hint="eastAsia"/>
                <w:b/>
                <w:bCs/>
                <w:color w:val="FF0000"/>
                <w:szCs w:val="21"/>
              </w:rPr>
              <w:t>备注</w:t>
            </w:r>
          </w:p>
        </w:tc>
        <w:tc>
          <w:tcPr>
            <w:tcW w:w="925" w:type="pct"/>
          </w:tcPr>
          <w:p>
            <w:pPr>
              <w:jc w:val="center"/>
              <w:rPr>
                <w:b/>
                <w:bCs/>
                <w:color w:val="FF0000"/>
                <w:szCs w:val="21"/>
              </w:rPr>
            </w:pPr>
            <w:r>
              <w:rPr>
                <w:rFonts w:hint="eastAsia"/>
                <w:b/>
                <w:bCs/>
                <w:color w:val="FF0000"/>
                <w:szCs w:val="21"/>
              </w:rPr>
              <w:t>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00" w:type="pct"/>
            <w:vAlign w:val="center"/>
          </w:tcPr>
          <w:p>
            <w:pPr>
              <w:jc w:val="center"/>
              <w:rPr>
                <w:bCs/>
                <w:szCs w:val="21"/>
              </w:rPr>
            </w:pPr>
            <w:r>
              <w:rPr>
                <w:rFonts w:hint="eastAsia"/>
                <w:bCs/>
                <w:szCs w:val="21"/>
              </w:rPr>
              <w:t>1</w:t>
            </w:r>
          </w:p>
        </w:tc>
        <w:tc>
          <w:tcPr>
            <w:tcW w:w="721" w:type="pct"/>
            <w:vAlign w:val="center"/>
          </w:tcPr>
          <w:p>
            <w:pPr>
              <w:jc w:val="center"/>
              <w:rPr>
                <w:bCs/>
                <w:szCs w:val="21"/>
              </w:rPr>
            </w:pPr>
            <w:r>
              <w:rPr>
                <w:rFonts w:hint="eastAsia"/>
                <w:bCs/>
                <w:szCs w:val="21"/>
              </w:rPr>
              <w:t>PLAN-2023-440300000-103070-12069</w:t>
            </w:r>
          </w:p>
        </w:tc>
        <w:tc>
          <w:tcPr>
            <w:tcW w:w="1480" w:type="pct"/>
            <w:vAlign w:val="center"/>
          </w:tcPr>
          <w:p>
            <w:pPr>
              <w:jc w:val="center"/>
              <w:rPr>
                <w:bCs/>
                <w:szCs w:val="21"/>
              </w:rPr>
            </w:pPr>
            <w:r>
              <w:rPr>
                <w:rFonts w:hint="eastAsia"/>
                <w:bCs/>
                <w:szCs w:val="21"/>
              </w:rPr>
              <w:t xml:space="preserve"> 学生课桌椅 </w:t>
            </w:r>
          </w:p>
        </w:tc>
        <w:tc>
          <w:tcPr>
            <w:tcW w:w="372" w:type="pct"/>
            <w:vAlign w:val="center"/>
          </w:tcPr>
          <w:p>
            <w:pPr>
              <w:jc w:val="center"/>
              <w:rPr>
                <w:rFonts w:hint="default" w:eastAsia="宋体"/>
                <w:bCs/>
                <w:szCs w:val="21"/>
                <w:lang w:val="en-US" w:eastAsia="zh-CN"/>
              </w:rPr>
            </w:pPr>
            <w:r>
              <w:rPr>
                <w:rFonts w:hint="eastAsia"/>
                <w:lang w:val="en-US" w:eastAsia="zh-CN"/>
              </w:rPr>
              <w:t>2400</w:t>
            </w:r>
          </w:p>
        </w:tc>
        <w:tc>
          <w:tcPr>
            <w:tcW w:w="273" w:type="pct"/>
            <w:vAlign w:val="center"/>
          </w:tcPr>
          <w:p>
            <w:pPr>
              <w:jc w:val="center"/>
              <w:rPr>
                <w:rFonts w:hint="eastAsia" w:eastAsia="宋体"/>
                <w:bCs/>
                <w:szCs w:val="21"/>
                <w:lang w:val="en-US" w:eastAsia="zh-CN"/>
              </w:rPr>
            </w:pPr>
            <w:r>
              <w:rPr>
                <w:rFonts w:hint="eastAsia"/>
                <w:bCs/>
                <w:szCs w:val="21"/>
                <w:lang w:val="en-US" w:eastAsia="zh-CN"/>
              </w:rPr>
              <w:t>套</w:t>
            </w:r>
          </w:p>
        </w:tc>
        <w:tc>
          <w:tcPr>
            <w:tcW w:w="925" w:type="pct"/>
            <w:vAlign w:val="center"/>
          </w:tcPr>
          <w:p>
            <w:pPr>
              <w:jc w:val="center"/>
              <w:rPr>
                <w:b/>
                <w:bCs/>
                <w:color w:val="FF0000"/>
                <w:szCs w:val="21"/>
              </w:rPr>
            </w:pPr>
          </w:p>
        </w:tc>
        <w:tc>
          <w:tcPr>
            <w:tcW w:w="925" w:type="pct"/>
          </w:tcPr>
          <w:p>
            <w:pPr>
              <w:jc w:val="center"/>
              <w:rPr>
                <w:b/>
                <w:bCs/>
                <w:color w:val="FF0000"/>
                <w:szCs w:val="21"/>
              </w:rPr>
            </w:pPr>
            <w:r>
              <w:rPr>
                <w:rFonts w:hint="eastAsia"/>
                <w:b/>
                <w:bCs/>
                <w:color w:val="FF0000"/>
                <w:szCs w:val="21"/>
              </w:rPr>
              <w:t>1590000.00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00" w:type="pct"/>
            <w:vAlign w:val="center"/>
          </w:tcPr>
          <w:p>
            <w:pPr>
              <w:jc w:val="center"/>
              <w:rPr>
                <w:rFonts w:hint="eastAsia" w:eastAsia="宋体"/>
                <w:bCs/>
                <w:szCs w:val="21"/>
                <w:lang w:eastAsia="zh-CN"/>
              </w:rPr>
            </w:pPr>
            <w:r>
              <w:rPr>
                <w:rFonts w:hint="eastAsia"/>
                <w:bCs/>
                <w:szCs w:val="21"/>
                <w:lang w:val="en-US" w:eastAsia="zh-CN"/>
              </w:rPr>
              <w:t>2</w:t>
            </w:r>
          </w:p>
        </w:tc>
        <w:tc>
          <w:tcPr>
            <w:tcW w:w="721" w:type="pct"/>
            <w:vAlign w:val="center"/>
          </w:tcPr>
          <w:p>
            <w:pPr>
              <w:jc w:val="center"/>
              <w:rPr>
                <w:bCs/>
                <w:szCs w:val="21"/>
              </w:rPr>
            </w:pPr>
            <w:r>
              <w:rPr>
                <w:rFonts w:hint="eastAsia"/>
                <w:bCs/>
                <w:szCs w:val="21"/>
              </w:rPr>
              <w:t>PLAN-2023-440300000-103070-12070</w:t>
            </w:r>
          </w:p>
        </w:tc>
        <w:tc>
          <w:tcPr>
            <w:tcW w:w="1480" w:type="pct"/>
          </w:tcPr>
          <w:p>
            <w:pPr>
              <w:jc w:val="center"/>
              <w:rPr>
                <w:bCs/>
                <w:szCs w:val="21"/>
              </w:rPr>
            </w:pPr>
            <w:r>
              <w:rPr>
                <w:rFonts w:hint="eastAsia"/>
                <w:bCs/>
                <w:szCs w:val="21"/>
              </w:rPr>
              <w:t>书包柜</w:t>
            </w:r>
          </w:p>
        </w:tc>
        <w:tc>
          <w:tcPr>
            <w:tcW w:w="372" w:type="pct"/>
            <w:vAlign w:val="center"/>
          </w:tcPr>
          <w:p>
            <w:pPr>
              <w:jc w:val="center"/>
              <w:rPr>
                <w:rFonts w:hint="default" w:eastAsia="宋体"/>
                <w:bCs/>
                <w:szCs w:val="21"/>
                <w:lang w:val="en-US" w:eastAsia="zh-CN"/>
              </w:rPr>
            </w:pPr>
            <w:r>
              <w:rPr>
                <w:rFonts w:hint="eastAsia"/>
                <w:bCs/>
                <w:szCs w:val="21"/>
                <w:lang w:val="en-US" w:eastAsia="zh-CN"/>
              </w:rPr>
              <w:t>36</w:t>
            </w:r>
          </w:p>
        </w:tc>
        <w:tc>
          <w:tcPr>
            <w:tcW w:w="273" w:type="pct"/>
            <w:vAlign w:val="center"/>
          </w:tcPr>
          <w:p>
            <w:pPr>
              <w:jc w:val="center"/>
              <w:rPr>
                <w:rFonts w:hint="eastAsia" w:eastAsia="宋体"/>
                <w:bCs/>
                <w:szCs w:val="21"/>
                <w:lang w:val="en-US" w:eastAsia="zh-CN"/>
              </w:rPr>
            </w:pPr>
            <w:r>
              <w:rPr>
                <w:rFonts w:hint="eastAsia"/>
                <w:bCs/>
                <w:szCs w:val="21"/>
                <w:lang w:val="en-US" w:eastAsia="zh-CN"/>
              </w:rPr>
              <w:t>套</w:t>
            </w:r>
          </w:p>
        </w:tc>
        <w:tc>
          <w:tcPr>
            <w:tcW w:w="925" w:type="pct"/>
            <w:vAlign w:val="center"/>
          </w:tcPr>
          <w:p>
            <w:pPr>
              <w:jc w:val="center"/>
              <w:rPr>
                <w:b/>
                <w:bCs/>
                <w:szCs w:val="21"/>
              </w:rPr>
            </w:pPr>
          </w:p>
        </w:tc>
        <w:tc>
          <w:tcPr>
            <w:tcW w:w="925" w:type="pct"/>
          </w:tcPr>
          <w:p>
            <w:pPr>
              <w:jc w:val="center"/>
              <w:rPr>
                <w:b/>
                <w:bCs/>
                <w:szCs w:val="21"/>
              </w:rPr>
            </w:pPr>
            <w:r>
              <w:rPr>
                <w:rFonts w:hint="eastAsia"/>
                <w:b/>
                <w:bCs/>
                <w:szCs w:val="21"/>
              </w:rPr>
              <w:t>1188000.00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00" w:type="pct"/>
            <w:vAlign w:val="center"/>
          </w:tcPr>
          <w:p>
            <w:pPr>
              <w:jc w:val="center"/>
              <w:rPr>
                <w:rFonts w:hint="default"/>
                <w:bCs/>
                <w:szCs w:val="21"/>
                <w:lang w:val="en-US" w:eastAsia="zh-CN"/>
              </w:rPr>
            </w:pPr>
            <w:r>
              <w:rPr>
                <w:rFonts w:hint="eastAsia"/>
                <w:bCs/>
                <w:szCs w:val="21"/>
                <w:lang w:val="en-US" w:eastAsia="zh-CN"/>
              </w:rPr>
              <w:t>3</w:t>
            </w:r>
          </w:p>
        </w:tc>
        <w:tc>
          <w:tcPr>
            <w:tcW w:w="721" w:type="pct"/>
            <w:vAlign w:val="center"/>
          </w:tcPr>
          <w:p>
            <w:pPr>
              <w:jc w:val="center"/>
              <w:rPr>
                <w:rFonts w:hint="eastAsia"/>
                <w:bCs/>
                <w:szCs w:val="21"/>
              </w:rPr>
            </w:pPr>
            <w:r>
              <w:rPr>
                <w:rFonts w:hint="eastAsia"/>
                <w:bCs/>
                <w:szCs w:val="21"/>
              </w:rPr>
              <w:t>PLAN-2023-440300000-103070-12071</w:t>
            </w:r>
          </w:p>
        </w:tc>
        <w:tc>
          <w:tcPr>
            <w:tcW w:w="1480" w:type="pct"/>
          </w:tcPr>
          <w:p>
            <w:pPr>
              <w:jc w:val="center"/>
              <w:rPr>
                <w:rFonts w:hint="eastAsia"/>
                <w:bCs/>
                <w:szCs w:val="21"/>
              </w:rPr>
            </w:pPr>
            <w:r>
              <w:rPr>
                <w:rFonts w:hint="eastAsia"/>
                <w:bCs/>
                <w:szCs w:val="21"/>
              </w:rPr>
              <w:t>宿舍家具</w:t>
            </w:r>
          </w:p>
        </w:tc>
        <w:tc>
          <w:tcPr>
            <w:tcW w:w="372" w:type="pct"/>
            <w:vAlign w:val="center"/>
          </w:tcPr>
          <w:p>
            <w:pPr>
              <w:jc w:val="center"/>
              <w:rPr>
                <w:rFonts w:hint="default"/>
                <w:bCs/>
                <w:szCs w:val="21"/>
                <w:lang w:val="en-US" w:eastAsia="zh-CN"/>
              </w:rPr>
            </w:pPr>
            <w:r>
              <w:rPr>
                <w:rFonts w:hint="eastAsia"/>
                <w:bCs/>
                <w:szCs w:val="21"/>
                <w:lang w:val="en-US" w:eastAsia="zh-CN"/>
              </w:rPr>
              <w:t>1</w:t>
            </w:r>
          </w:p>
        </w:tc>
        <w:tc>
          <w:tcPr>
            <w:tcW w:w="273" w:type="pct"/>
            <w:vAlign w:val="center"/>
          </w:tcPr>
          <w:p>
            <w:pPr>
              <w:jc w:val="center"/>
              <w:rPr>
                <w:rFonts w:hint="default"/>
                <w:bCs/>
                <w:szCs w:val="21"/>
                <w:lang w:val="en-US" w:eastAsia="zh-CN"/>
              </w:rPr>
            </w:pPr>
            <w:r>
              <w:rPr>
                <w:rFonts w:hint="eastAsia"/>
                <w:bCs/>
                <w:szCs w:val="21"/>
                <w:lang w:val="en-US" w:eastAsia="zh-CN"/>
              </w:rPr>
              <w:t>项</w:t>
            </w:r>
          </w:p>
        </w:tc>
        <w:tc>
          <w:tcPr>
            <w:tcW w:w="925" w:type="pct"/>
            <w:vAlign w:val="center"/>
          </w:tcPr>
          <w:p>
            <w:pPr>
              <w:jc w:val="center"/>
              <w:rPr>
                <w:b/>
                <w:bCs/>
                <w:szCs w:val="21"/>
              </w:rPr>
            </w:pPr>
          </w:p>
        </w:tc>
        <w:tc>
          <w:tcPr>
            <w:tcW w:w="925" w:type="pct"/>
          </w:tcPr>
          <w:p>
            <w:pPr>
              <w:jc w:val="center"/>
              <w:rPr>
                <w:rFonts w:hint="eastAsia"/>
                <w:b/>
                <w:bCs/>
                <w:szCs w:val="21"/>
              </w:rPr>
            </w:pPr>
            <w:r>
              <w:rPr>
                <w:rFonts w:hint="eastAsia"/>
                <w:b/>
                <w:bCs/>
                <w:szCs w:val="21"/>
              </w:rPr>
              <w:t>2671900.00</w:t>
            </w:r>
          </w:p>
          <w:p>
            <w:pPr>
              <w:jc w:val="center"/>
              <w:rPr>
                <w:rFonts w:hint="eastAsia"/>
                <w:b/>
                <w:bCs/>
                <w:szCs w:val="21"/>
              </w:rPr>
            </w:pPr>
            <w:r>
              <w:rPr>
                <w:rFonts w:hint="eastAsia"/>
                <w:b/>
                <w:bCs/>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00" w:type="pct"/>
            <w:vAlign w:val="center"/>
          </w:tcPr>
          <w:p>
            <w:pPr>
              <w:jc w:val="center"/>
              <w:rPr>
                <w:rFonts w:hint="default"/>
                <w:bCs/>
                <w:szCs w:val="21"/>
                <w:lang w:val="en-US" w:eastAsia="zh-CN"/>
              </w:rPr>
            </w:pPr>
            <w:r>
              <w:rPr>
                <w:rFonts w:hint="eastAsia"/>
                <w:bCs/>
                <w:szCs w:val="21"/>
                <w:lang w:val="en-US" w:eastAsia="zh-CN"/>
              </w:rPr>
              <w:t>4</w:t>
            </w:r>
          </w:p>
        </w:tc>
        <w:tc>
          <w:tcPr>
            <w:tcW w:w="721" w:type="pct"/>
            <w:vAlign w:val="center"/>
          </w:tcPr>
          <w:p>
            <w:pPr>
              <w:jc w:val="center"/>
              <w:rPr>
                <w:rFonts w:hint="eastAsia"/>
                <w:bCs/>
                <w:szCs w:val="21"/>
              </w:rPr>
            </w:pPr>
            <w:r>
              <w:rPr>
                <w:rFonts w:hint="eastAsia"/>
                <w:bCs/>
                <w:szCs w:val="21"/>
              </w:rPr>
              <w:t>PLAN-2023-440300000-103070-12072</w:t>
            </w:r>
          </w:p>
        </w:tc>
        <w:tc>
          <w:tcPr>
            <w:tcW w:w="1480" w:type="pct"/>
          </w:tcPr>
          <w:p>
            <w:pPr>
              <w:jc w:val="center"/>
              <w:rPr>
                <w:rFonts w:hint="eastAsia"/>
                <w:bCs/>
                <w:szCs w:val="21"/>
              </w:rPr>
            </w:pPr>
            <w:r>
              <w:rPr>
                <w:rFonts w:hint="eastAsia"/>
                <w:bCs/>
                <w:szCs w:val="21"/>
              </w:rPr>
              <w:t>宿舍家具</w:t>
            </w:r>
          </w:p>
        </w:tc>
        <w:tc>
          <w:tcPr>
            <w:tcW w:w="636" w:type="dxa"/>
            <w:vAlign w:val="center"/>
          </w:tcPr>
          <w:p>
            <w:pPr>
              <w:jc w:val="center"/>
              <w:rPr>
                <w:rFonts w:hint="eastAsia"/>
                <w:bCs/>
                <w:szCs w:val="21"/>
                <w:lang w:val="en-US" w:eastAsia="zh-CN"/>
              </w:rPr>
            </w:pPr>
            <w:r>
              <w:rPr>
                <w:rFonts w:hint="eastAsia"/>
                <w:bCs/>
                <w:szCs w:val="21"/>
                <w:lang w:val="en-US" w:eastAsia="zh-CN"/>
              </w:rPr>
              <w:t>1</w:t>
            </w:r>
          </w:p>
        </w:tc>
        <w:tc>
          <w:tcPr>
            <w:tcW w:w="466" w:type="dxa"/>
            <w:vAlign w:val="center"/>
          </w:tcPr>
          <w:p>
            <w:pPr>
              <w:jc w:val="center"/>
              <w:rPr>
                <w:rFonts w:hint="eastAsia"/>
                <w:bCs/>
                <w:szCs w:val="21"/>
                <w:lang w:val="en-US" w:eastAsia="zh-CN"/>
              </w:rPr>
            </w:pPr>
            <w:r>
              <w:rPr>
                <w:rFonts w:hint="eastAsia"/>
                <w:bCs/>
                <w:szCs w:val="21"/>
                <w:lang w:val="en-US" w:eastAsia="zh-CN"/>
              </w:rPr>
              <w:t>项</w:t>
            </w:r>
          </w:p>
        </w:tc>
        <w:tc>
          <w:tcPr>
            <w:tcW w:w="925" w:type="pct"/>
            <w:vAlign w:val="center"/>
          </w:tcPr>
          <w:p>
            <w:pPr>
              <w:jc w:val="center"/>
              <w:rPr>
                <w:b/>
                <w:bCs/>
                <w:szCs w:val="21"/>
              </w:rPr>
            </w:pPr>
          </w:p>
        </w:tc>
        <w:tc>
          <w:tcPr>
            <w:tcW w:w="925" w:type="pct"/>
          </w:tcPr>
          <w:p>
            <w:pPr>
              <w:jc w:val="center"/>
              <w:rPr>
                <w:rFonts w:hint="eastAsia"/>
                <w:b/>
                <w:bCs/>
                <w:szCs w:val="21"/>
              </w:rPr>
            </w:pPr>
            <w:r>
              <w:rPr>
                <w:rFonts w:hint="eastAsia"/>
                <w:b/>
                <w:bCs/>
                <w:szCs w:val="21"/>
              </w:rPr>
              <w:t>1622500.00</w:t>
            </w:r>
          </w:p>
        </w:tc>
      </w:tr>
    </w:tbl>
    <w:p>
      <w:pPr>
        <w:ind w:firstLine="422" w:firstLineChars="200"/>
        <w:rPr>
          <w:rFonts w:hint="eastAsia" w:ascii="宋体" w:hAnsi="宋体"/>
          <w:b/>
          <w:color w:val="FF0000"/>
          <w:szCs w:val="21"/>
        </w:rPr>
      </w:pPr>
    </w:p>
    <w:tbl>
      <w:tblPr>
        <w:tblStyle w:val="491"/>
        <w:tblW w:w="4998"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84"/>
        <w:gridCol w:w="2845"/>
        <w:gridCol w:w="1358"/>
        <w:gridCol w:w="1113"/>
        <w:gridCol w:w="1113"/>
        <w:gridCol w:w="111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8" w:hRule="atLeast"/>
          <w:jc w:val="center"/>
        </w:trPr>
        <w:tc>
          <w:tcPr>
            <w:tcW w:w="577" w:type="pct"/>
            <w:vAlign w:val="center"/>
          </w:tcPr>
          <w:p>
            <w:pPr>
              <w:jc w:val="center"/>
              <w:rPr>
                <w:rFonts w:hint="eastAsia" w:ascii="宋体" w:hAnsi="宋体" w:eastAsia="宋体" w:cs="宋体"/>
                <w:b/>
                <w:kern w:val="0"/>
                <w:sz w:val="21"/>
                <w:szCs w:val="21"/>
              </w:rPr>
            </w:pPr>
            <w:r>
              <w:rPr>
                <w:rFonts w:hint="eastAsia" w:ascii="宋体" w:hAnsi="宋体" w:eastAsia="宋体" w:cs="宋体"/>
                <w:b/>
                <w:kern w:val="0"/>
                <w:sz w:val="21"/>
                <w:szCs w:val="21"/>
              </w:rPr>
              <w:t>序号</w:t>
            </w:r>
          </w:p>
        </w:tc>
        <w:tc>
          <w:tcPr>
            <w:tcW w:w="1667" w:type="pct"/>
            <w:vAlign w:val="center"/>
          </w:tcPr>
          <w:p>
            <w:pPr>
              <w:jc w:val="center"/>
              <w:rPr>
                <w:rFonts w:hint="eastAsia" w:ascii="宋体" w:hAnsi="宋体" w:eastAsia="宋体" w:cs="宋体"/>
                <w:b/>
                <w:kern w:val="0"/>
                <w:sz w:val="21"/>
                <w:szCs w:val="21"/>
              </w:rPr>
            </w:pPr>
            <w:r>
              <w:rPr>
                <w:rFonts w:hint="eastAsia" w:ascii="宋体" w:hAnsi="宋体" w:eastAsia="宋体" w:cs="宋体"/>
                <w:b/>
                <w:kern w:val="0"/>
                <w:sz w:val="21"/>
                <w:szCs w:val="21"/>
              </w:rPr>
              <w:t>货物名称（标的名称）</w:t>
            </w:r>
          </w:p>
        </w:tc>
        <w:tc>
          <w:tcPr>
            <w:tcW w:w="796" w:type="pct"/>
            <w:vAlign w:val="center"/>
          </w:tcPr>
          <w:p>
            <w:pPr>
              <w:jc w:val="center"/>
              <w:rPr>
                <w:rFonts w:hint="eastAsia" w:ascii="宋体" w:hAnsi="宋体" w:eastAsia="宋体" w:cs="宋体"/>
                <w:b/>
                <w:kern w:val="0"/>
                <w:sz w:val="21"/>
                <w:szCs w:val="21"/>
              </w:rPr>
            </w:pPr>
            <w:r>
              <w:rPr>
                <w:rFonts w:hint="eastAsia" w:ascii="宋体" w:hAnsi="宋体" w:eastAsia="宋体" w:cs="宋体"/>
                <w:b/>
                <w:kern w:val="0"/>
                <w:sz w:val="21"/>
                <w:szCs w:val="21"/>
              </w:rPr>
              <w:t>数量</w:t>
            </w:r>
          </w:p>
        </w:tc>
        <w:tc>
          <w:tcPr>
            <w:tcW w:w="652" w:type="pct"/>
            <w:vAlign w:val="center"/>
          </w:tcPr>
          <w:p>
            <w:pPr>
              <w:jc w:val="center"/>
              <w:rPr>
                <w:rFonts w:hint="eastAsia" w:ascii="宋体" w:hAnsi="宋体" w:eastAsia="宋体" w:cs="宋体"/>
                <w:b/>
                <w:kern w:val="0"/>
                <w:sz w:val="21"/>
                <w:szCs w:val="21"/>
              </w:rPr>
            </w:pPr>
            <w:r>
              <w:rPr>
                <w:rFonts w:hint="eastAsia" w:ascii="宋体" w:hAnsi="宋体" w:eastAsia="宋体" w:cs="宋体"/>
                <w:b/>
                <w:kern w:val="0"/>
                <w:sz w:val="21"/>
                <w:szCs w:val="21"/>
              </w:rPr>
              <w:t>单位</w:t>
            </w:r>
          </w:p>
        </w:tc>
        <w:tc>
          <w:tcPr>
            <w:tcW w:w="652" w:type="pct"/>
            <w:vAlign w:val="center"/>
          </w:tcPr>
          <w:p>
            <w:pPr>
              <w:jc w:val="center"/>
              <w:rPr>
                <w:rFonts w:hint="eastAsia" w:ascii="宋体" w:hAnsi="宋体" w:eastAsia="宋体" w:cs="宋体"/>
                <w:b/>
                <w:kern w:val="0"/>
                <w:sz w:val="21"/>
                <w:szCs w:val="21"/>
              </w:rPr>
            </w:pPr>
            <w:commentRangeStart w:id="14"/>
            <w:r>
              <w:rPr>
                <w:rFonts w:hint="eastAsia" w:ascii="宋体" w:hAnsi="宋体" w:eastAsia="宋体" w:cs="宋体"/>
                <w:b/>
                <w:bCs/>
                <w:color w:val="FF0000"/>
                <w:sz w:val="21"/>
                <w:szCs w:val="21"/>
              </w:rPr>
              <w:t>预算金额（元）</w:t>
            </w:r>
            <w:commentRangeEnd w:id="14"/>
            <w:r>
              <w:rPr>
                <w:rFonts w:hint="eastAsia" w:ascii="宋体" w:hAnsi="宋体" w:eastAsia="宋体" w:cs="宋体"/>
                <w:sz w:val="21"/>
                <w:szCs w:val="21"/>
              </w:rPr>
              <w:commentReference w:id="14"/>
            </w:r>
          </w:p>
        </w:tc>
        <w:tc>
          <w:tcPr>
            <w:tcW w:w="652" w:type="pct"/>
            <w:vAlign w:val="center"/>
          </w:tcPr>
          <w:p>
            <w:pPr>
              <w:jc w:val="center"/>
              <w:rPr>
                <w:rFonts w:hint="eastAsia" w:ascii="宋体" w:hAnsi="宋体" w:eastAsia="宋体" w:cs="宋体"/>
                <w:b/>
                <w:bCs/>
                <w:color w:val="FF0000"/>
                <w:sz w:val="21"/>
                <w:szCs w:val="21"/>
              </w:rPr>
            </w:pPr>
            <w:r>
              <w:rPr>
                <w:rFonts w:hint="eastAsia" w:ascii="宋体" w:hAnsi="宋体" w:eastAsia="宋体" w:cs="宋体"/>
                <w:b/>
                <w:bCs/>
                <w:color w:val="FF0000"/>
                <w:sz w:val="21"/>
                <w:szCs w:val="21"/>
              </w:rPr>
              <w:t>备注</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7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66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学生上下双层床</w:t>
            </w:r>
          </w:p>
        </w:tc>
        <w:tc>
          <w:tcPr>
            <w:tcW w:w="796"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921</w:t>
            </w:r>
          </w:p>
        </w:tc>
        <w:tc>
          <w:tcPr>
            <w:tcW w:w="652"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套</w:t>
            </w:r>
          </w:p>
        </w:tc>
        <w:tc>
          <w:tcPr>
            <w:tcW w:w="652" w:type="pct"/>
            <w:vAlign w:val="center"/>
          </w:tcPr>
          <w:p>
            <w:pPr>
              <w:jc w:val="center"/>
              <w:rPr>
                <w:rFonts w:hint="eastAsia" w:ascii="宋体" w:hAnsi="宋体" w:eastAsia="宋体" w:cs="宋体"/>
                <w:kern w:val="0"/>
                <w:sz w:val="21"/>
                <w:szCs w:val="21"/>
              </w:rPr>
            </w:pPr>
          </w:p>
        </w:tc>
        <w:tc>
          <w:tcPr>
            <w:tcW w:w="652" w:type="pct"/>
            <w:vMerge w:val="restart"/>
            <w:vAlign w:val="center"/>
          </w:tcPr>
          <w:p>
            <w:pPr>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拒绝进口</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7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2</w:t>
            </w:r>
          </w:p>
        </w:tc>
        <w:tc>
          <w:tcPr>
            <w:tcW w:w="166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学生双层床蚊帐架</w:t>
            </w:r>
          </w:p>
        </w:tc>
        <w:tc>
          <w:tcPr>
            <w:tcW w:w="796"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1842</w:t>
            </w:r>
          </w:p>
        </w:tc>
        <w:tc>
          <w:tcPr>
            <w:tcW w:w="652"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套</w:t>
            </w:r>
          </w:p>
        </w:tc>
        <w:tc>
          <w:tcPr>
            <w:tcW w:w="652" w:type="pct"/>
            <w:vAlign w:val="center"/>
          </w:tcPr>
          <w:p>
            <w:pPr>
              <w:jc w:val="center"/>
              <w:rPr>
                <w:rFonts w:hint="eastAsia" w:ascii="宋体" w:hAnsi="宋体" w:eastAsia="宋体" w:cs="宋体"/>
                <w:kern w:val="0"/>
                <w:sz w:val="21"/>
                <w:szCs w:val="21"/>
              </w:rPr>
            </w:pPr>
          </w:p>
        </w:tc>
        <w:tc>
          <w:tcPr>
            <w:tcW w:w="652" w:type="pct"/>
            <w:vMerge w:val="continue"/>
            <w:vAlign w:val="center"/>
          </w:tcPr>
          <w:p>
            <w:pPr>
              <w:jc w:val="center"/>
              <w:rPr>
                <w:rFonts w:hint="eastAsia" w:ascii="宋体" w:hAnsi="宋体" w:eastAsia="宋体" w:cs="宋体"/>
                <w:kern w:val="0"/>
                <w:sz w:val="21"/>
                <w:szCs w:val="21"/>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7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166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学生双层床床板</w:t>
            </w:r>
          </w:p>
        </w:tc>
        <w:tc>
          <w:tcPr>
            <w:tcW w:w="796"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1842</w:t>
            </w:r>
          </w:p>
        </w:tc>
        <w:tc>
          <w:tcPr>
            <w:tcW w:w="652"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张</w:t>
            </w:r>
          </w:p>
        </w:tc>
        <w:tc>
          <w:tcPr>
            <w:tcW w:w="652" w:type="pct"/>
            <w:vAlign w:val="center"/>
          </w:tcPr>
          <w:p>
            <w:pPr>
              <w:jc w:val="center"/>
              <w:rPr>
                <w:rFonts w:hint="eastAsia" w:ascii="宋体" w:hAnsi="宋体" w:eastAsia="宋体" w:cs="宋体"/>
                <w:kern w:val="0"/>
                <w:sz w:val="21"/>
                <w:szCs w:val="21"/>
              </w:rPr>
            </w:pPr>
          </w:p>
        </w:tc>
        <w:tc>
          <w:tcPr>
            <w:tcW w:w="652" w:type="pct"/>
            <w:vMerge w:val="continue"/>
            <w:vAlign w:val="center"/>
          </w:tcPr>
          <w:p>
            <w:pPr>
              <w:jc w:val="center"/>
              <w:rPr>
                <w:rFonts w:hint="eastAsia" w:ascii="宋体" w:hAnsi="宋体" w:eastAsia="宋体" w:cs="宋体"/>
                <w:kern w:val="0"/>
                <w:sz w:val="21"/>
                <w:szCs w:val="21"/>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7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4</w:t>
            </w:r>
          </w:p>
        </w:tc>
        <w:tc>
          <w:tcPr>
            <w:tcW w:w="166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学生衣物柜</w:t>
            </w:r>
          </w:p>
        </w:tc>
        <w:tc>
          <w:tcPr>
            <w:tcW w:w="796"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1872</w:t>
            </w:r>
          </w:p>
        </w:tc>
        <w:tc>
          <w:tcPr>
            <w:tcW w:w="652"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个</w:t>
            </w:r>
          </w:p>
        </w:tc>
        <w:tc>
          <w:tcPr>
            <w:tcW w:w="652" w:type="pct"/>
            <w:vAlign w:val="center"/>
          </w:tcPr>
          <w:p>
            <w:pPr>
              <w:jc w:val="center"/>
              <w:rPr>
                <w:rFonts w:hint="eastAsia" w:ascii="宋体" w:hAnsi="宋体" w:eastAsia="宋体" w:cs="宋体"/>
                <w:kern w:val="0"/>
                <w:sz w:val="21"/>
                <w:szCs w:val="21"/>
              </w:rPr>
            </w:pPr>
          </w:p>
        </w:tc>
        <w:tc>
          <w:tcPr>
            <w:tcW w:w="652" w:type="pct"/>
            <w:vMerge w:val="continue"/>
            <w:vAlign w:val="center"/>
          </w:tcPr>
          <w:p>
            <w:pPr>
              <w:jc w:val="center"/>
              <w:rPr>
                <w:rFonts w:hint="eastAsia" w:ascii="宋体" w:hAnsi="宋体" w:eastAsia="宋体" w:cs="宋体"/>
                <w:kern w:val="0"/>
                <w:sz w:val="21"/>
                <w:szCs w:val="21"/>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7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5</w:t>
            </w:r>
          </w:p>
        </w:tc>
        <w:tc>
          <w:tcPr>
            <w:tcW w:w="166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办公桌</w:t>
            </w:r>
          </w:p>
        </w:tc>
        <w:tc>
          <w:tcPr>
            <w:tcW w:w="796"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15</w:t>
            </w:r>
          </w:p>
        </w:tc>
        <w:tc>
          <w:tcPr>
            <w:tcW w:w="652"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张</w:t>
            </w:r>
          </w:p>
        </w:tc>
        <w:tc>
          <w:tcPr>
            <w:tcW w:w="652" w:type="pct"/>
            <w:vAlign w:val="center"/>
          </w:tcPr>
          <w:p>
            <w:pPr>
              <w:jc w:val="center"/>
              <w:rPr>
                <w:rFonts w:hint="eastAsia" w:ascii="宋体" w:hAnsi="宋体" w:eastAsia="宋体" w:cs="宋体"/>
                <w:kern w:val="0"/>
                <w:sz w:val="21"/>
                <w:szCs w:val="21"/>
              </w:rPr>
            </w:pPr>
          </w:p>
        </w:tc>
        <w:tc>
          <w:tcPr>
            <w:tcW w:w="652" w:type="pct"/>
            <w:vMerge w:val="continue"/>
            <w:vAlign w:val="center"/>
          </w:tcPr>
          <w:p>
            <w:pPr>
              <w:jc w:val="center"/>
              <w:rPr>
                <w:rFonts w:hint="eastAsia" w:ascii="宋体" w:hAnsi="宋体" w:eastAsia="宋体" w:cs="宋体"/>
                <w:kern w:val="0"/>
                <w:sz w:val="21"/>
                <w:szCs w:val="21"/>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7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6</w:t>
            </w:r>
          </w:p>
        </w:tc>
        <w:tc>
          <w:tcPr>
            <w:tcW w:w="166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办公椅</w:t>
            </w:r>
          </w:p>
        </w:tc>
        <w:tc>
          <w:tcPr>
            <w:tcW w:w="796"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15</w:t>
            </w:r>
          </w:p>
        </w:tc>
        <w:tc>
          <w:tcPr>
            <w:tcW w:w="652"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张</w:t>
            </w:r>
          </w:p>
        </w:tc>
        <w:tc>
          <w:tcPr>
            <w:tcW w:w="652" w:type="pct"/>
            <w:vAlign w:val="center"/>
          </w:tcPr>
          <w:p>
            <w:pPr>
              <w:jc w:val="center"/>
              <w:rPr>
                <w:rFonts w:hint="eastAsia" w:ascii="宋体" w:hAnsi="宋体" w:eastAsia="宋体" w:cs="宋体"/>
                <w:kern w:val="0"/>
                <w:sz w:val="21"/>
                <w:szCs w:val="21"/>
              </w:rPr>
            </w:pPr>
          </w:p>
        </w:tc>
        <w:tc>
          <w:tcPr>
            <w:tcW w:w="652" w:type="pct"/>
            <w:vMerge w:val="continue"/>
            <w:vAlign w:val="center"/>
          </w:tcPr>
          <w:p>
            <w:pPr>
              <w:jc w:val="center"/>
              <w:rPr>
                <w:rFonts w:hint="eastAsia" w:ascii="宋体" w:hAnsi="宋体" w:eastAsia="宋体" w:cs="宋体"/>
                <w:kern w:val="0"/>
                <w:sz w:val="21"/>
                <w:szCs w:val="21"/>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7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7</w:t>
            </w:r>
          </w:p>
        </w:tc>
        <w:tc>
          <w:tcPr>
            <w:tcW w:w="166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学生课桌椅</w:t>
            </w:r>
          </w:p>
        </w:tc>
        <w:tc>
          <w:tcPr>
            <w:tcW w:w="796"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2400</w:t>
            </w:r>
          </w:p>
        </w:tc>
        <w:tc>
          <w:tcPr>
            <w:tcW w:w="652"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套</w:t>
            </w:r>
          </w:p>
        </w:tc>
        <w:tc>
          <w:tcPr>
            <w:tcW w:w="652" w:type="pct"/>
            <w:vAlign w:val="center"/>
          </w:tcPr>
          <w:p>
            <w:pPr>
              <w:jc w:val="center"/>
              <w:rPr>
                <w:rFonts w:hint="eastAsia" w:ascii="宋体" w:hAnsi="宋体" w:eastAsia="宋体" w:cs="宋体"/>
                <w:kern w:val="0"/>
                <w:sz w:val="21"/>
                <w:szCs w:val="21"/>
              </w:rPr>
            </w:pPr>
          </w:p>
        </w:tc>
        <w:tc>
          <w:tcPr>
            <w:tcW w:w="652" w:type="pct"/>
            <w:vMerge w:val="continue"/>
            <w:vAlign w:val="center"/>
          </w:tcPr>
          <w:p>
            <w:pPr>
              <w:jc w:val="center"/>
              <w:rPr>
                <w:rFonts w:hint="eastAsia" w:ascii="宋体" w:hAnsi="宋体" w:eastAsia="宋体" w:cs="宋体"/>
                <w:kern w:val="0"/>
                <w:sz w:val="21"/>
                <w:szCs w:val="21"/>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7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8</w:t>
            </w:r>
          </w:p>
        </w:tc>
        <w:tc>
          <w:tcPr>
            <w:tcW w:w="1667"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学生智能储物柜</w:t>
            </w:r>
          </w:p>
        </w:tc>
        <w:tc>
          <w:tcPr>
            <w:tcW w:w="796"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36</w:t>
            </w:r>
          </w:p>
        </w:tc>
        <w:tc>
          <w:tcPr>
            <w:tcW w:w="652" w:type="pct"/>
            <w:vAlign w:val="center"/>
          </w:tcPr>
          <w:p>
            <w:pPr>
              <w:jc w:val="center"/>
              <w:rPr>
                <w:rFonts w:hint="eastAsia" w:ascii="宋体" w:hAnsi="宋体" w:eastAsia="宋体" w:cs="宋体"/>
                <w:kern w:val="0"/>
                <w:sz w:val="21"/>
                <w:szCs w:val="21"/>
              </w:rPr>
            </w:pPr>
            <w:r>
              <w:rPr>
                <w:rFonts w:hint="eastAsia" w:ascii="宋体" w:hAnsi="宋体" w:eastAsia="宋体" w:cs="宋体"/>
                <w:kern w:val="0"/>
                <w:sz w:val="21"/>
                <w:szCs w:val="21"/>
              </w:rPr>
              <w:t>组</w:t>
            </w:r>
          </w:p>
        </w:tc>
        <w:tc>
          <w:tcPr>
            <w:tcW w:w="652" w:type="pct"/>
            <w:vAlign w:val="center"/>
          </w:tcPr>
          <w:p>
            <w:pPr>
              <w:jc w:val="center"/>
              <w:rPr>
                <w:rFonts w:hint="eastAsia" w:ascii="宋体" w:hAnsi="宋体" w:eastAsia="宋体" w:cs="宋体"/>
                <w:kern w:val="0"/>
                <w:sz w:val="21"/>
                <w:szCs w:val="21"/>
              </w:rPr>
            </w:pPr>
          </w:p>
        </w:tc>
        <w:tc>
          <w:tcPr>
            <w:tcW w:w="652" w:type="pct"/>
            <w:vMerge w:val="continue"/>
            <w:vAlign w:val="center"/>
          </w:tcPr>
          <w:p>
            <w:pPr>
              <w:jc w:val="center"/>
              <w:rPr>
                <w:rFonts w:hint="eastAsia" w:ascii="宋体" w:hAnsi="宋体" w:eastAsia="宋体" w:cs="宋体"/>
                <w:kern w:val="0"/>
                <w:sz w:val="21"/>
                <w:szCs w:val="21"/>
              </w:rPr>
            </w:pPr>
          </w:p>
        </w:tc>
      </w:tr>
    </w:tbl>
    <w:p>
      <w:pPr>
        <w:ind w:firstLine="422" w:firstLineChars="200"/>
        <w:rPr>
          <w:rFonts w:ascii="宋体" w:hAnsi="宋体"/>
          <w:b/>
          <w:color w:val="FF0000"/>
          <w:szCs w:val="21"/>
        </w:rPr>
      </w:pPr>
      <w:r>
        <w:rPr>
          <w:rFonts w:hint="eastAsia" w:ascii="宋体" w:hAnsi="宋体"/>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2" w:firstLineChars="200"/>
        <w:rPr>
          <w:rFonts w:ascii="宋体" w:hAnsi="宋体"/>
          <w:b/>
          <w:color w:val="FF0000"/>
          <w:szCs w:val="21"/>
        </w:rPr>
      </w:pPr>
      <w:r>
        <w:rPr>
          <w:rFonts w:hint="eastAsia" w:ascii="宋体" w:hAnsi="宋体"/>
          <w:b/>
          <w:color w:val="FF0000"/>
          <w:szCs w:val="21"/>
        </w:rPr>
        <w:t>2、进口产品，是指通过中国海关保管验收放进入中国境内且产自关境外的产品，具体以财政部《政府采购进口产品管理办法》（财库[2007]119号）和财政部办公厅《关于政府采购进口产品管理有关问题的通知》（财办库[2008]248号）的有关规定为准。</w:t>
      </w:r>
    </w:p>
    <w:p>
      <w:pPr>
        <w:ind w:firstLine="422" w:firstLineChars="200"/>
        <w:rPr>
          <w:rFonts w:ascii="宋体" w:hAnsi="宋体"/>
          <w:b/>
          <w:color w:val="FF0000"/>
          <w:szCs w:val="21"/>
        </w:rPr>
      </w:pPr>
      <w:r>
        <w:rPr>
          <w:rFonts w:hint="eastAsia" w:ascii="宋体" w:hAnsi="宋体"/>
          <w:b/>
          <w:color w:val="FF0000"/>
          <w:szCs w:val="21"/>
        </w:rPr>
        <w:t>3、</w:t>
      </w:r>
      <w:commentRangeStart w:id="15"/>
      <w:r>
        <w:rPr>
          <w:rFonts w:hint="eastAsia" w:ascii="宋体" w:hAnsi="宋体"/>
          <w:b/>
          <w:color w:val="FF0000"/>
          <w:szCs w:val="21"/>
        </w:rPr>
        <w:t>本项目核心产品为：</w:t>
      </w:r>
      <w:r>
        <w:rPr>
          <w:rFonts w:ascii="宋体" w:hAnsi="宋体"/>
          <w:b/>
          <w:color w:val="FF0000"/>
          <w:szCs w:val="21"/>
          <w:u w:val="single"/>
        </w:rPr>
        <w:t>***</w:t>
      </w:r>
      <w:r>
        <w:rPr>
          <w:rFonts w:hint="eastAsia"/>
          <w:bCs/>
          <w:color w:val="FF0000"/>
          <w:szCs w:val="21"/>
          <w:u w:val="single"/>
        </w:rPr>
        <w:t>设备（序号X）</w:t>
      </w:r>
      <w:r>
        <w:rPr>
          <w:rFonts w:hint="eastAsia" w:ascii="宋体" w:hAnsi="宋体"/>
          <w:b/>
          <w:color w:val="FF0000"/>
          <w:szCs w:val="21"/>
        </w:rPr>
        <w:t>。</w:t>
      </w:r>
      <w:commentRangeEnd w:id="15"/>
      <w:r>
        <w:rPr>
          <w:rStyle w:val="57"/>
          <w:rFonts w:ascii="宋体"/>
          <w:kern w:val="0"/>
        </w:rPr>
        <w:commentReference w:id="15"/>
      </w:r>
    </w:p>
    <w:bookmarkEnd w:id="40"/>
    <w:p>
      <w:pPr>
        <w:rPr>
          <w:rFonts w:ascii="宋体" w:hAnsi="宋体"/>
          <w:b/>
          <w:color w:val="FF0000"/>
          <w:szCs w:val="21"/>
        </w:rPr>
      </w:pPr>
    </w:p>
    <w:p>
      <w:pPr>
        <w:pStyle w:val="5"/>
        <w:spacing w:before="120" w:beforeLines="50" w:after="120" w:afterLines="50"/>
        <w:rPr>
          <w:sz w:val="28"/>
          <w:szCs w:val="28"/>
        </w:rPr>
      </w:pPr>
      <w:bookmarkStart w:id="42" w:name="_Toc128884461"/>
      <w:commentRangeStart w:id="16"/>
      <w:r>
        <w:rPr>
          <w:rFonts w:hint="eastAsia"/>
          <w:sz w:val="28"/>
          <w:szCs w:val="28"/>
        </w:rPr>
        <w:t>三、实质性条款</w:t>
      </w:r>
      <w:commentRangeEnd w:id="16"/>
      <w:r>
        <w:commentReference w:id="16"/>
      </w:r>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7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705" w:type="dxa"/>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序号</w:t>
            </w:r>
          </w:p>
        </w:tc>
        <w:tc>
          <w:tcPr>
            <w:tcW w:w="7483" w:type="dxa"/>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jc w:val="center"/>
              <w:rPr>
                <w:rFonts w:ascii="宋体" w:hAnsi="宋体"/>
                <w:kern w:val="0"/>
                <w:szCs w:val="21"/>
              </w:rPr>
            </w:pPr>
            <w:r>
              <w:rPr>
                <w:rFonts w:hint="eastAsia" w:ascii="宋体" w:hAnsi="宋体"/>
                <w:kern w:val="0"/>
                <w:szCs w:val="21"/>
              </w:rPr>
              <w:t>1</w:t>
            </w:r>
          </w:p>
        </w:tc>
        <w:tc>
          <w:tcPr>
            <w:tcW w:w="7483" w:type="dxa"/>
          </w:tcPr>
          <w:p>
            <w:pPr>
              <w:adjustRightInd w:val="0"/>
              <w:snapToGrid w:val="0"/>
              <w:spacing w:line="360" w:lineRule="auto"/>
              <w:rPr>
                <w:rFonts w:hAnsi="宋体"/>
                <w:kern w:val="0"/>
                <w:szCs w:val="21"/>
              </w:rPr>
            </w:pPr>
            <w:r>
              <w:rPr>
                <w:rFonts w:hint="eastAsia" w:hAnsi="宋体"/>
                <w:kern w:val="0"/>
                <w:szCs w:val="21"/>
              </w:rPr>
              <w:t>满足本项目标★的条款要求</w:t>
            </w:r>
          </w:p>
        </w:tc>
      </w:tr>
      <w:bookmarkEnd w:id="42"/>
    </w:tbl>
    <w:p>
      <w:pPr>
        <w:rPr>
          <w:sz w:val="22"/>
        </w:rPr>
      </w:pPr>
      <w:r>
        <w:rPr>
          <w:rFonts w:hint="eastAsia"/>
          <w:sz w:val="22"/>
        </w:rPr>
        <w:t>注：上表所列内容为不可负偏离条款，负偏离将视为未实质性满足招标文件要求和条件作投标无效处理。</w:t>
      </w:r>
    </w:p>
    <w:p>
      <w:pPr>
        <w:rPr>
          <w:b/>
          <w:szCs w:val="21"/>
        </w:rPr>
      </w:pPr>
    </w:p>
    <w:p>
      <w:pPr>
        <w:pStyle w:val="5"/>
        <w:spacing w:before="120" w:beforeLines="50" w:after="120" w:afterLines="50"/>
        <w:rPr>
          <w:sz w:val="28"/>
          <w:szCs w:val="28"/>
        </w:rPr>
      </w:pPr>
      <w:r>
        <w:rPr>
          <w:rFonts w:hint="eastAsia"/>
          <w:sz w:val="28"/>
          <w:szCs w:val="28"/>
        </w:rPr>
        <w:t>四、技术要求</w:t>
      </w:r>
    </w:p>
    <w:p>
      <w:pPr>
        <w:ind w:firstLine="422" w:firstLineChars="200"/>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pPr>
        <w:ind w:firstLine="422" w:firstLineChars="200"/>
        <w:rPr>
          <w:b/>
          <w:szCs w:val="21"/>
        </w:rPr>
      </w:pPr>
      <w:r>
        <w:rPr>
          <w:b/>
          <w:szCs w:val="21"/>
        </w:rPr>
        <w:t>2</w:t>
      </w:r>
      <w:r>
        <w:rPr>
          <w:rFonts w:hint="eastAsia"/>
          <w:b/>
          <w:szCs w:val="21"/>
        </w:rPr>
        <w:t>、带“</w:t>
      </w:r>
      <w:r>
        <w:rPr>
          <w:rFonts w:hint="eastAsia" w:ascii="宋体" w:hAnsi="宋体" w:cs="宋体"/>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”指标项为重要参数条款，负偏离时依相关评分准则内容作重点扣分处理。</w:t>
      </w:r>
    </w:p>
    <w:p>
      <w:pPr>
        <w:ind w:firstLine="422" w:firstLineChars="200"/>
        <w:rPr>
          <w:b/>
          <w:szCs w:val="21"/>
        </w:rPr>
      </w:pPr>
      <w:r>
        <w:rPr>
          <w:b/>
          <w:szCs w:val="21"/>
        </w:rPr>
        <w:t>3</w:t>
      </w:r>
      <w:r>
        <w:rPr>
          <w:rFonts w:hint="eastAsia"/>
          <w:b/>
          <w:szCs w:val="21"/>
        </w:rPr>
        <w:t>、</w:t>
      </w:r>
      <w:bookmarkStart w:id="43"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的指标项均要求提供证明资料，其余指标项未要求提供证明资料，无需提供相关证明资料。</w:t>
      </w:r>
    </w:p>
    <w:p>
      <w:pPr>
        <w:ind w:firstLine="422" w:firstLineChars="200"/>
        <w:rPr>
          <w:b/>
          <w:szCs w:val="21"/>
        </w:rPr>
      </w:pPr>
      <w:commentRangeStart w:id="17"/>
      <w:r>
        <w:rPr>
          <w:rFonts w:hint="eastAsia"/>
          <w:b/>
          <w:color w:val="FF0000"/>
        </w:rPr>
        <w:t>4</w:t>
      </w:r>
      <w:r>
        <w:rPr>
          <w:b/>
          <w:color w:val="FF0000"/>
        </w:rPr>
        <w:t>、涉及区间的参数，除特别注明以外，</w:t>
      </w:r>
      <w:bookmarkStart w:id="44" w:name="_Hlk75447406"/>
      <w:r>
        <w:rPr>
          <w:b/>
          <w:color w:val="FF0000"/>
        </w:rPr>
        <w:t>产品参数区间与招标要求不一致的均视为负偏离。</w:t>
      </w:r>
      <w:commentRangeEnd w:id="17"/>
      <w:r>
        <w:rPr>
          <w:rFonts w:ascii="宋体"/>
          <w:kern w:val="0"/>
          <w:szCs w:val="21"/>
        </w:rPr>
        <w:commentReference w:id="17"/>
      </w:r>
      <w:bookmarkEnd w:id="44"/>
      <w:r>
        <w:rPr>
          <w:rFonts w:hint="eastAsia"/>
          <w:b/>
          <w:color w:val="FF0000"/>
        </w:rPr>
        <w:t>例：区间要求为0-20ML,只要响应的不是“0-20ML”，如投标文件响应为 0-15ML 、0-21ML 、1-12ML 、 9-20ML 、6-21ML 、9ML等情形均视为负偏离。</w:t>
      </w:r>
    </w:p>
    <w:bookmarkEnd w:id="43"/>
    <w:p>
      <w:pPr>
        <w:ind w:firstLine="422" w:firstLineChars="200"/>
        <w:rPr>
          <w:rFonts w:hint="eastAsia" w:ascii="Times New Roman" w:hAnsi="Times New Roman" w:eastAsia="宋体" w:cs="Times New Roman"/>
          <w:b/>
          <w:color w:val="FF0000"/>
          <w:lang w:val="en-US" w:eastAsia="zh-CN"/>
        </w:rPr>
      </w:pPr>
      <w:commentRangeStart w:id="18"/>
      <w:r>
        <w:rPr>
          <w:rFonts w:hint="eastAsia" w:ascii="Times New Roman" w:hAnsi="Times New Roman" w:eastAsia="宋体" w:cs="Times New Roman"/>
          <w:b/>
          <w:color w:val="FF0000"/>
          <w:lang w:val="en-US" w:eastAsia="zh-CN"/>
        </w:rPr>
        <w:t xml:space="preserve"> 5、如要求提供原材料检验（检测）报告，检验（检测）报告送检单位（委托单位）须是投标人或所投产品制造商（须与分项报价表一致）或所投产品原材料供应商。若送检单位（委托单位）不是投标人或所投产品制造商的，须同时提供投标人或所投产品制造商（须与分项报价表一致）购买对应原材料的发票扫描件（一年内）。如要求提供成品检验（检测）报告，检验（检测）报告送检单位（委托单位）须是投标人或所投产品制造商（须与分项报价表一致）。</w:t>
      </w:r>
    </w:p>
    <w:p>
      <w:pPr>
        <w:ind w:firstLine="422" w:firstLineChars="200"/>
        <w:rPr>
          <w:rFonts w:hint="default" w:ascii="Times New Roman" w:hAnsi="Times New Roman" w:eastAsia="宋体" w:cs="Times New Roman"/>
          <w:b/>
          <w:color w:val="FF0000"/>
          <w:lang w:val="en-US" w:eastAsia="zh-CN"/>
        </w:rPr>
      </w:pPr>
      <w:r>
        <w:rPr>
          <w:rFonts w:hint="eastAsia" w:ascii="Times New Roman" w:hAnsi="Times New Roman" w:eastAsia="宋体" w:cs="Times New Roman"/>
          <w:b/>
          <w:color w:val="FF0000"/>
          <w:lang w:val="en-US" w:eastAsia="zh-CN"/>
        </w:rPr>
        <w:t>6、相关证明材料的产品名称与招标文件要求的名称不完全一致的，需提供为同种产品的说明；若名称不完全一致又未提供说明的，由评审委员会判定是否符合文件要求。</w:t>
      </w:r>
      <w:commentRangeEnd w:id="18"/>
      <w:r>
        <w:commentReference w:id="18"/>
      </w:r>
    </w:p>
    <w:tbl>
      <w:tblPr>
        <w:tblStyle w:val="4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14" w:author="王秀子" w:date="2023-07-04T22:30:59Z">
          <w:tblPr>
            <w:tblStyle w:val="4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623"/>
        <w:gridCol w:w="1030"/>
        <w:gridCol w:w="4641"/>
        <w:gridCol w:w="2232"/>
        <w:tblGridChange w:id="15">
          <w:tblGrid>
            <w:gridCol w:w="623"/>
            <w:gridCol w:w="1030"/>
            <w:gridCol w:w="4641"/>
            <w:gridCol w:w="2232"/>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6"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jc w:val="center"/>
          <w:trPrChange w:id="16" w:author="王秀子" w:date="2023-07-04T22:30:59Z">
            <w:trPr>
              <w:jc w:val="center"/>
            </w:trPr>
          </w:trPrChange>
        </w:trPr>
        <w:tc>
          <w:tcPr>
            <w:tcW w:w="623" w:type="dxa"/>
            <w:vAlign w:val="center"/>
            <w:tcPrChange w:id="17" w:author="王秀子" w:date="2023-07-04T22:30:59Z">
              <w:tcPr>
                <w:tcW w:w="623" w:type="dxa"/>
                <w:vAlign w:val="center"/>
              </w:tcPr>
            </w:tcPrChange>
          </w:tcPr>
          <w:p>
            <w:pPr>
              <w:jc w:val="center"/>
              <w:rPr>
                <w:rFonts w:hint="eastAsia" w:ascii="宋体" w:hAnsi="宋体" w:eastAsia="宋体" w:cs="宋体"/>
                <w:sz w:val="21"/>
                <w:szCs w:val="21"/>
              </w:rPr>
            </w:pPr>
            <w:r>
              <w:rPr>
                <w:rFonts w:hint="eastAsia" w:ascii="宋体" w:hAnsi="宋体" w:eastAsia="宋体" w:cs="宋体"/>
                <w:color w:val="000000" w:themeColor="text1"/>
                <w:sz w:val="21"/>
                <w:szCs w:val="21"/>
                <w14:textFill>
                  <w14:solidFill>
                    <w14:schemeClr w14:val="tx1"/>
                  </w14:solidFill>
                </w14:textFill>
              </w:rPr>
              <w:t>序号</w:t>
            </w:r>
          </w:p>
        </w:tc>
        <w:tc>
          <w:tcPr>
            <w:tcW w:w="1030" w:type="dxa"/>
            <w:vAlign w:val="center"/>
            <w:tcPrChange w:id="18" w:author="王秀子" w:date="2023-07-04T22:30:59Z">
              <w:tcPr>
                <w:tcW w:w="1030" w:type="dxa"/>
                <w:vAlign w:val="center"/>
              </w:tcPr>
            </w:tcPrChange>
          </w:tcPr>
          <w:p>
            <w:pPr>
              <w:widowControl/>
              <w:jc w:val="center"/>
              <w:rPr>
                <w:rFonts w:hint="eastAsia" w:ascii="宋体" w:hAnsi="宋体" w:eastAsia="宋体" w:cs="宋体"/>
                <w:sz w:val="21"/>
                <w:szCs w:val="21"/>
              </w:rPr>
            </w:pPr>
            <w:r>
              <w:rPr>
                <w:rFonts w:hint="eastAsia" w:ascii="宋体" w:hAnsi="宋体" w:eastAsia="宋体" w:cs="宋体"/>
                <w:color w:val="000000" w:themeColor="text1"/>
                <w:sz w:val="21"/>
                <w:szCs w:val="21"/>
                <w14:textFill>
                  <w14:solidFill>
                    <w14:schemeClr w14:val="tx1"/>
                  </w14:solidFill>
                </w14:textFill>
              </w:rPr>
              <w:t>货物名称</w:t>
            </w:r>
          </w:p>
        </w:tc>
        <w:tc>
          <w:tcPr>
            <w:tcW w:w="4641" w:type="dxa"/>
            <w:vAlign w:val="center"/>
            <w:tcPrChange w:id="19" w:author="王秀子" w:date="2023-07-04T22:30:59Z">
              <w:tcPr>
                <w:tcW w:w="4641" w:type="dxa"/>
                <w:vAlign w:val="center"/>
              </w:tcPr>
            </w:tcPrChange>
          </w:tcPr>
          <w:p>
            <w:pPr>
              <w:jc w:val="center"/>
              <w:rPr>
                <w:rFonts w:hint="eastAsia" w:ascii="宋体" w:hAnsi="宋体" w:eastAsia="宋体" w:cs="宋体"/>
                <w:sz w:val="21"/>
                <w:szCs w:val="21"/>
              </w:rPr>
            </w:pPr>
            <w:commentRangeStart w:id="19"/>
            <w:r>
              <w:rPr>
                <w:rFonts w:hint="eastAsia" w:ascii="宋体" w:hAnsi="宋体" w:eastAsia="宋体" w:cs="宋体"/>
                <w:color w:val="000000" w:themeColor="text1"/>
                <w:sz w:val="21"/>
                <w:szCs w:val="21"/>
                <w14:textFill>
                  <w14:solidFill>
                    <w14:schemeClr w14:val="tx1"/>
                  </w14:solidFill>
                </w14:textFill>
              </w:rPr>
              <w:t>招标技术要求</w:t>
            </w:r>
            <w:commentRangeEnd w:id="19"/>
            <w:r>
              <w:commentReference w:id="19"/>
            </w:r>
          </w:p>
        </w:tc>
        <w:tc>
          <w:tcPr>
            <w:tcW w:w="2232" w:type="dxa"/>
            <w:vAlign w:val="center"/>
            <w:tcPrChange w:id="20" w:author="王秀子" w:date="2023-07-04T22:30:59Z">
              <w:tcPr>
                <w:tcW w:w="1241" w:type="pct"/>
                <w:vAlign w:val="center"/>
              </w:tcPr>
            </w:tcPrChange>
          </w:tcPr>
          <w:p>
            <w:pPr>
              <w:pStyle w:val="38"/>
              <w:widowControl/>
              <w:jc w:val="center"/>
              <w:rPr>
                <w:rFonts w:hint="eastAsia" w:ascii="宋体" w:hAnsi="宋体" w:eastAsia="宋体" w:cs="宋体"/>
                <w:sz w:val="21"/>
                <w:szCs w:val="21"/>
              </w:rPr>
            </w:pPr>
            <w:r>
              <w:rPr>
                <w:rFonts w:hint="eastAsia" w:ascii="宋体" w:hAnsi="宋体" w:eastAsia="宋体" w:cs="宋体"/>
                <w:sz w:val="21"/>
                <w:szCs w:val="21"/>
              </w:rPr>
              <w:t>参考图片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1"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jc w:val="center"/>
          <w:trPrChange w:id="21" w:author="王秀子" w:date="2023-07-04T22:30:59Z">
            <w:trPr>
              <w:jc w:val="center"/>
            </w:trPr>
          </w:trPrChange>
        </w:trPr>
        <w:tc>
          <w:tcPr>
            <w:tcW w:w="623" w:type="dxa"/>
            <w:vMerge w:val="restart"/>
            <w:tcPrChange w:id="22" w:author="王秀子" w:date="2023-07-04T22:30:59Z">
              <w:tcPr>
                <w:tcW w:w="388"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1</w:t>
            </w:r>
          </w:p>
        </w:tc>
        <w:tc>
          <w:tcPr>
            <w:tcW w:w="1030" w:type="dxa"/>
            <w:vMerge w:val="restart"/>
            <w:tcPrChange w:id="23" w:author="王秀子" w:date="2023-07-04T22:30:59Z">
              <w:tcPr>
                <w:tcW w:w="626"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学生上下双层床</w:t>
            </w:r>
          </w:p>
        </w:tc>
        <w:tc>
          <w:tcPr>
            <w:tcW w:w="4641" w:type="dxa"/>
            <w:tcPrChange w:id="24" w:author="王秀子" w:date="2023-07-04T22:30:59Z">
              <w:tcPr>
                <w:tcW w:w="2743" w:type="pct"/>
              </w:tcPr>
            </w:tcPrChange>
          </w:tcPr>
          <w:p>
            <w:pPr>
              <w:pStyle w:val="2"/>
              <w:spacing w:line="240" w:lineRule="auto"/>
              <w:rPr>
                <w:rFonts w:hint="eastAsia" w:ascii="宋体" w:hAnsi="宋体" w:eastAsia="宋体" w:cs="宋体"/>
                <w:sz w:val="21"/>
                <w:szCs w:val="21"/>
              </w:rPr>
            </w:pPr>
            <w:r>
              <w:rPr>
                <w:rFonts w:hint="eastAsia" w:ascii="宋体" w:hAnsi="宋体" w:eastAsia="宋体" w:cs="宋体"/>
                <w:bCs/>
                <w:sz w:val="21"/>
                <w:szCs w:val="21"/>
              </w:rPr>
              <w:t>1.1、</w:t>
            </w:r>
            <w:r>
              <w:rPr>
                <w:rFonts w:hint="eastAsia" w:ascii="宋体" w:hAnsi="宋体" w:eastAsia="宋体" w:cs="宋体"/>
                <w:sz w:val="21"/>
                <w:szCs w:val="21"/>
              </w:rPr>
              <w:t>规格（宽度*深度*高度MM)：</w:t>
            </w:r>
            <w:r>
              <w:rPr>
                <w:rFonts w:hint="eastAsia" w:ascii="宋体" w:hAnsi="宋体" w:eastAsia="宋体" w:cs="宋体"/>
                <w:bCs/>
                <w:sz w:val="21"/>
                <w:szCs w:val="21"/>
              </w:rPr>
              <w:t>2000*910*2100</w:t>
            </w:r>
            <w:r>
              <w:rPr>
                <w:rFonts w:hint="eastAsia" w:ascii="宋体" w:hAnsi="宋体" w:eastAsia="宋体" w:cs="宋体"/>
                <w:kern w:val="0"/>
                <w:sz w:val="21"/>
                <w:szCs w:val="21"/>
              </w:rPr>
              <w:t>（尺寸可根据实际场地情况进行微调）</w:t>
            </w:r>
          </w:p>
        </w:tc>
        <w:tc>
          <w:tcPr>
            <w:tcW w:w="2232" w:type="dxa"/>
            <w:vMerge w:val="restart"/>
            <w:tcPrChange w:id="25" w:author="王秀子" w:date="2023-07-04T22:30:59Z">
              <w:tcPr>
                <w:tcW w:w="1241" w:type="pct"/>
                <w:vMerge w:val="restart"/>
              </w:tcPr>
            </w:tcPrChange>
          </w:tcPr>
          <w:p>
            <w:pPr>
              <w:pStyle w:val="38"/>
              <w:widowControl/>
              <w:jc w:val="center"/>
              <w:rPr>
                <w:rFonts w:hint="eastAsia" w:ascii="宋体" w:hAnsi="宋体" w:eastAsia="宋体" w:cs="宋体"/>
                <w:sz w:val="21"/>
                <w:szCs w:val="21"/>
              </w:rPr>
            </w:pPr>
            <w:r>
              <w:rPr>
                <w:rFonts w:hint="eastAsia" w:ascii="宋体" w:hAnsi="宋体" w:eastAsia="宋体" w:cs="宋体"/>
                <w:sz w:val="21"/>
                <w:szCs w:val="21"/>
              </w:rPr>
              <w:drawing>
                <wp:inline distT="0" distB="0" distL="0" distR="0">
                  <wp:extent cx="852805" cy="944880"/>
                  <wp:effectExtent l="0" t="0" r="635" b="0"/>
                  <wp:docPr id="7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9"/>
                          <pic:cNvPicPr>
                            <a:picLocks noChangeAspect="1"/>
                          </pic:cNvPicPr>
                        </pic:nvPicPr>
                        <pic:blipFill>
                          <a:blip r:embed="rId8" cstate="hqprint"/>
                          <a:stretch>
                            <a:fillRect/>
                          </a:stretch>
                        </pic:blipFill>
                        <pic:spPr>
                          <a:xfrm>
                            <a:off x="0" y="0"/>
                            <a:ext cx="852805" cy="944880"/>
                          </a:xfrm>
                          <a:prstGeom prst="rect">
                            <a:avLst/>
                          </a:prstGeom>
                        </pic:spPr>
                      </pic:pic>
                    </a:graphicData>
                  </a:graphic>
                </wp:inline>
              </w:drawing>
            </w:r>
          </w:p>
          <w:p>
            <w:pPr>
              <w:pStyle w:val="38"/>
              <w:widowControl/>
              <w:jc w:val="center"/>
              <w:rPr>
                <w:rFonts w:hint="eastAsia" w:ascii="宋体" w:hAnsi="宋体" w:eastAsia="宋体" w:cs="宋体"/>
                <w:sz w:val="21"/>
                <w:szCs w:val="21"/>
              </w:rPr>
            </w:pPr>
            <w:r>
              <w:rPr>
                <w:rFonts w:hint="eastAsia" w:ascii="宋体" w:hAnsi="宋体" w:eastAsia="宋体" w:cs="宋体"/>
                <w:sz w:val="21"/>
                <w:szCs w:val="21"/>
              </w:rPr>
              <w:drawing>
                <wp:inline distT="0" distB="0" distL="0" distR="0">
                  <wp:extent cx="975995" cy="948055"/>
                  <wp:effectExtent l="0" t="0" r="14605" b="12065"/>
                  <wp:docPr id="1" name="图片 1" descr="C:\Users\ADMINI~1\AppData\Local\Temp\WeChat Files\9dcd02f0ecd8489299238e507a4cb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1\AppData\Local\Temp\WeChat Files\9dcd02f0ecd8489299238e507a4cb6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017420" cy="988443"/>
                          </a:xfrm>
                          <a:prstGeom prst="rect">
                            <a:avLst/>
                          </a:prstGeom>
                          <a:noFill/>
                          <a:ln>
                            <a:noFill/>
                          </a:ln>
                        </pic:spPr>
                      </pic:pic>
                    </a:graphicData>
                  </a:graphic>
                </wp:inline>
              </w:drawing>
            </w:r>
          </w:p>
          <w:p>
            <w:pPr>
              <w:pStyle w:val="38"/>
              <w:widowControl/>
              <w:jc w:val="center"/>
              <w:rPr>
                <w:rFonts w:hint="eastAsia" w:ascii="宋体" w:hAnsi="宋体" w:eastAsia="宋体" w:cs="宋体"/>
                <w:sz w:val="21"/>
                <w:szCs w:val="21"/>
              </w:rPr>
            </w:pPr>
            <w:r>
              <w:rPr>
                <w:rFonts w:hint="eastAsia" w:ascii="宋体" w:hAnsi="宋体" w:eastAsia="宋体" w:cs="宋体"/>
                <w:sz w:val="21"/>
                <w:szCs w:val="21"/>
              </w:rPr>
              <w:t>床立柱切面图</w:t>
            </w:r>
          </w:p>
          <w:p>
            <w:pPr>
              <w:pStyle w:val="38"/>
              <w:widowControl/>
              <w:jc w:val="center"/>
              <w:rPr>
                <w:rFonts w:hint="eastAsia" w:ascii="宋体" w:hAnsi="宋体" w:eastAsia="宋体" w:cs="宋体"/>
                <w:sz w:val="21"/>
                <w:szCs w:val="21"/>
              </w:rPr>
            </w:pPr>
          </w:p>
          <w:p>
            <w:pPr>
              <w:pStyle w:val="38"/>
              <w:widowControl/>
              <w:jc w:val="center"/>
              <w:rPr>
                <w:rFonts w:hint="eastAsia" w:ascii="宋体" w:hAnsi="宋体" w:eastAsia="宋体" w:cs="宋体"/>
                <w:sz w:val="21"/>
                <w:szCs w:val="21"/>
              </w:rPr>
            </w:pPr>
            <w:r>
              <w:rPr>
                <w:rFonts w:hint="eastAsia" w:ascii="宋体" w:hAnsi="宋体" w:eastAsia="宋体" w:cs="宋体"/>
                <w:sz w:val="21"/>
                <w:szCs w:val="21"/>
              </w:rPr>
              <w:drawing>
                <wp:inline distT="0" distB="0" distL="0" distR="0">
                  <wp:extent cx="917575" cy="1541780"/>
                  <wp:effectExtent l="0" t="0" r="12065" b="12700"/>
                  <wp:docPr id="2" name="图片 2" descr="C:\Users\ADMINI~1\AppData\Local\Temp\WeChat Files\03ed3b7fa2353c039e78e7e4fae55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1\AppData\Local\Temp\WeChat Files\03ed3b7fa2353c039e78e7e4fae55b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39351" cy="1578715"/>
                          </a:xfrm>
                          <a:prstGeom prst="rect">
                            <a:avLst/>
                          </a:prstGeom>
                          <a:noFill/>
                          <a:ln>
                            <a:noFill/>
                          </a:ln>
                        </pic:spPr>
                      </pic:pic>
                    </a:graphicData>
                  </a:graphic>
                </wp:inline>
              </w:drawing>
            </w:r>
          </w:p>
          <w:p>
            <w:pPr>
              <w:pStyle w:val="38"/>
              <w:widowControl/>
              <w:jc w:val="center"/>
              <w:rPr>
                <w:rFonts w:hint="eastAsia" w:ascii="宋体" w:hAnsi="宋体" w:eastAsia="宋体" w:cs="宋体"/>
                <w:sz w:val="21"/>
                <w:szCs w:val="21"/>
              </w:rPr>
            </w:pPr>
            <w:r>
              <w:rPr>
                <w:rFonts w:hint="eastAsia" w:ascii="宋体" w:hAnsi="宋体" w:eastAsia="宋体" w:cs="宋体"/>
                <w:sz w:val="21"/>
                <w:szCs w:val="21"/>
              </w:rPr>
              <w:t>横梁切面图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6" w:author="王秀子" w:date="2023-07-04T22:30:59Z">
            <w:trPr>
              <w:jc w:val="center"/>
            </w:trPr>
          </w:trPrChange>
        </w:trPr>
        <w:tc>
          <w:tcPr>
            <w:tcW w:w="623" w:type="dxa"/>
            <w:vMerge w:val="continue"/>
            <w:tcPrChange w:id="27"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8"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29"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1.2、</w:t>
            </w:r>
            <w:r>
              <w:rPr>
                <w:rFonts w:hint="eastAsia" w:ascii="宋体" w:hAnsi="宋体" w:eastAsia="宋体" w:cs="宋体"/>
                <w:sz w:val="21"/>
                <w:szCs w:val="21"/>
              </w:rPr>
              <w:t>整体结构为卡扣式连接，无需额外加装螺丝，安装方便，牢固可靠。床架材料采用冷轧钢板。挂件经冲床冲压成L型，需有三个连接卡口，材料厚度≥2.0mm。带扶手，方便上下床。</w:t>
            </w:r>
          </w:p>
        </w:tc>
        <w:tc>
          <w:tcPr>
            <w:tcW w:w="2232" w:type="dxa"/>
            <w:vMerge w:val="continue"/>
            <w:tcPrChange w:id="30"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jc w:val="center"/>
          <w:trPrChange w:id="31" w:author="王秀子" w:date="2023-07-04T22:30:59Z">
            <w:trPr>
              <w:jc w:val="center"/>
            </w:trPr>
          </w:trPrChange>
        </w:trPr>
        <w:tc>
          <w:tcPr>
            <w:tcW w:w="623" w:type="dxa"/>
            <w:vMerge w:val="continue"/>
            <w:tcPrChange w:id="32"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3"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34"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1.3、</w:t>
            </w:r>
            <w:r>
              <w:rPr>
                <w:rFonts w:hint="eastAsia" w:ascii="宋体" w:hAnsi="宋体" w:eastAsia="宋体" w:cs="宋体"/>
                <w:sz w:val="21"/>
                <w:szCs w:val="21"/>
              </w:rPr>
              <w:t>床立柱：采用冷轧钢板轧制而成，其立面为中空异形。立柱为一体成型异形管材，成型后尺寸为≥75mm*75mm(最长边尺寸)（±1mm），材料厚度≥1.2mm。立柱正面为斜边形设计，起到防撞作用，每面带两条加强筋，顶部、底部做封盖处理。</w:t>
            </w:r>
          </w:p>
        </w:tc>
        <w:tc>
          <w:tcPr>
            <w:tcW w:w="2232" w:type="dxa"/>
            <w:vMerge w:val="continue"/>
            <w:tcPrChange w:id="35"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6"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6" w:author="王秀子" w:date="2023-07-04T22:30:59Z">
            <w:trPr>
              <w:jc w:val="center"/>
            </w:trPr>
          </w:trPrChange>
        </w:trPr>
        <w:tc>
          <w:tcPr>
            <w:tcW w:w="623" w:type="dxa"/>
            <w:vMerge w:val="continue"/>
            <w:tcPrChange w:id="37"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8"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vAlign w:val="center"/>
            <w:tcPrChange w:id="39" w:author="王秀子" w:date="2023-07-04T22:30:59Z">
              <w:tcPr>
                <w:tcW w:w="2743" w:type="pct"/>
                <w:vAlign w:val="center"/>
              </w:tcPr>
            </w:tcPrChange>
          </w:tcPr>
          <w:p>
            <w:pPr>
              <w:widowControl/>
              <w:spacing w:line="240" w:lineRule="auto"/>
              <w:jc w:val="left"/>
              <w:rPr>
                <w:rFonts w:hint="eastAsia" w:ascii="宋体" w:hAnsi="宋体" w:eastAsia="宋体" w:cs="宋体"/>
                <w:b/>
                <w:bCs w:val="0"/>
                <w:color w:val="FF0000"/>
                <w:sz w:val="21"/>
                <w:szCs w:val="21"/>
              </w:rPr>
            </w:pPr>
            <w:r>
              <w:rPr>
                <w:rFonts w:hint="eastAsia" w:ascii="宋体" w:hAnsi="宋体" w:eastAsia="宋体" w:cs="宋体"/>
                <w:b/>
                <w:bCs w:val="0"/>
                <w:color w:val="FF0000"/>
                <w:sz w:val="21"/>
                <w:szCs w:val="21"/>
              </w:rPr>
              <w:t>▲喷涂管材</w:t>
            </w:r>
            <w:r>
              <w:rPr>
                <w:rFonts w:hint="eastAsia" w:ascii="宋体" w:hAnsi="宋体" w:eastAsia="宋体" w:cs="宋体"/>
                <w:b/>
                <w:bCs w:val="0"/>
                <w:color w:val="FF0000"/>
                <w:kern w:val="0"/>
                <w:sz w:val="21"/>
                <w:szCs w:val="21"/>
              </w:rPr>
              <w:t>：</w:t>
            </w:r>
            <w:r>
              <w:rPr>
                <w:rFonts w:hint="eastAsia" w:ascii="宋体" w:hAnsi="宋体" w:eastAsia="宋体" w:cs="宋体"/>
                <w:b/>
                <w:bCs w:val="0"/>
                <w:color w:val="FF0000"/>
                <w:sz w:val="21"/>
                <w:szCs w:val="21"/>
              </w:rPr>
              <w:t>提供2022年1月1日至本项目投标截止之日前，</w:t>
            </w:r>
            <w:commentRangeStart w:id="20"/>
            <w:r>
              <w:rPr>
                <w:rFonts w:hint="eastAsia" w:ascii="宋体" w:hAnsi="宋体" w:eastAsia="宋体" w:cs="宋体"/>
                <w:b/>
                <w:bCs w:val="0"/>
                <w:color w:val="FF0000"/>
                <w:sz w:val="21"/>
                <w:szCs w:val="21"/>
              </w:rPr>
              <w:t>检测中心或检测研究院出具的检测合格报告（检测机构需同时具备所检测项的CMA和CNAS资质）和全国认证认可信息公共服务平台（http://cx.cnca.cn）查询截图</w:t>
            </w:r>
            <w:commentRangeEnd w:id="20"/>
            <w:r>
              <w:commentReference w:id="20"/>
            </w:r>
            <w:r>
              <w:rPr>
                <w:rFonts w:hint="eastAsia" w:ascii="宋体" w:hAnsi="宋体" w:eastAsia="宋体" w:cs="宋体"/>
                <w:b/>
                <w:bCs w:val="0"/>
                <w:color w:val="FF0000"/>
                <w:sz w:val="21"/>
                <w:szCs w:val="21"/>
              </w:rPr>
              <w:t>，检测报告须包含本项检验依据和参数的全部内容；</w:t>
            </w:r>
            <w:commentRangeStart w:id="21"/>
            <w:r>
              <w:rPr>
                <w:rFonts w:hint="eastAsia" w:ascii="宋体" w:hAnsi="宋体" w:eastAsia="宋体" w:cs="宋体"/>
                <w:b/>
                <w:bCs w:val="0"/>
                <w:color w:val="FF0000"/>
                <w:sz w:val="21"/>
                <w:szCs w:val="21"/>
              </w:rPr>
              <w:t>检测报告中"检测产品名称"不完全一致的，投标人需说明为或证明为相同产品，但由专家判断是否得分。检测报告委托单位须为投标人。</w:t>
            </w:r>
            <w:commentRangeEnd w:id="21"/>
            <w:r>
              <w:commentReference w:id="21"/>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sz w:val="21"/>
                <w:szCs w:val="21"/>
              </w:rPr>
              <w:t>检测标准：GB/T 3325-2017《金属家具通用技术条件》、</w:t>
            </w:r>
            <w:r>
              <w:rPr>
                <w:rFonts w:hint="eastAsia" w:ascii="宋体" w:hAnsi="宋体" w:eastAsia="宋体" w:cs="宋体"/>
                <w:b/>
                <w:bCs w:val="0"/>
                <w:color w:val="FF0000"/>
                <w:kern w:val="0"/>
                <w:sz w:val="21"/>
                <w:szCs w:val="21"/>
              </w:rPr>
              <w:t>QB/T 3832-1999《轻工产品金属镀层腐蚀试验结果的评价》、QB/T3827-1999《轻工产品金属镀层和化学处理层的耐腐蚀试验方法 乙酸盐雾试验（ASS）法》、GB/T23994-2009《与人体接触的消费产品用涂料中特定有害元素限量》；</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检测结果要求：</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硬度≥4H；</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耐腐蚀：100h内，观察在溶液中样板上划道两侧3mm以外，应无鼓泡产生，100h后，检查划道两侧3mm外，应无锈迹、剥落、起皱、变色和失光等现象；</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抗盐雾：18h无锈点，检测</w:t>
            </w:r>
            <w:commentRangeStart w:id="22"/>
            <w:r>
              <w:rPr>
                <w:rFonts w:hint="eastAsia" w:ascii="宋体" w:hAnsi="宋体" w:eastAsia="宋体" w:cs="宋体"/>
                <w:b/>
                <w:bCs w:val="0"/>
                <w:color w:val="FF0000"/>
                <w:kern w:val="0"/>
                <w:sz w:val="21"/>
                <w:szCs w:val="21"/>
              </w:rPr>
              <w:t>符合</w:t>
            </w:r>
            <w:commentRangeEnd w:id="22"/>
            <w:r>
              <w:commentReference w:id="22"/>
            </w:r>
            <w:r>
              <w:rPr>
                <w:rFonts w:hint="eastAsia" w:ascii="宋体" w:hAnsi="宋体" w:eastAsia="宋体" w:cs="宋体"/>
                <w:b/>
                <w:bCs w:val="0"/>
                <w:color w:val="FF0000"/>
                <w:kern w:val="0"/>
                <w:sz w:val="21"/>
                <w:szCs w:val="21"/>
              </w:rPr>
              <w:t>；</w:t>
            </w:r>
          </w:p>
          <w:p>
            <w:pPr>
              <w:widowControl/>
              <w:spacing w:line="240" w:lineRule="auto"/>
              <w:jc w:val="left"/>
              <w:rPr>
                <w:rFonts w:hint="eastAsia" w:ascii="宋体" w:hAnsi="宋体" w:eastAsia="宋体" w:cs="宋体"/>
                <w:b/>
                <w:bCs w:val="0"/>
                <w:color w:val="FF0000"/>
                <w:sz w:val="21"/>
                <w:szCs w:val="21"/>
              </w:rPr>
            </w:pPr>
            <w:r>
              <w:rPr>
                <w:rFonts w:hint="eastAsia" w:ascii="宋体" w:hAnsi="宋体" w:eastAsia="宋体" w:cs="宋体"/>
                <w:b/>
                <w:bCs w:val="0"/>
                <w:color w:val="FF0000"/>
                <w:sz w:val="21"/>
                <w:szCs w:val="21"/>
              </w:rPr>
              <w:t>乙酸盐雾试验≥200h镀（涂）层对基体的保护等级和镀（涂）层本身耐腐蚀等级10级；                          可溶性元素铅、镉、铬、汞、钡均未检出。</w:t>
            </w:r>
          </w:p>
        </w:tc>
        <w:tc>
          <w:tcPr>
            <w:tcW w:w="2232" w:type="dxa"/>
            <w:vMerge w:val="continue"/>
            <w:tcPrChange w:id="40"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1"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jc w:val="center"/>
          <w:trPrChange w:id="41" w:author="王秀子" w:date="2023-07-04T22:30:59Z">
            <w:trPr>
              <w:jc w:val="center"/>
            </w:trPr>
          </w:trPrChange>
        </w:trPr>
        <w:tc>
          <w:tcPr>
            <w:tcW w:w="623" w:type="dxa"/>
            <w:vMerge w:val="continue"/>
            <w:tcPrChange w:id="42"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3"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44"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1.4、</w:t>
            </w:r>
            <w:r>
              <w:rPr>
                <w:rFonts w:hint="eastAsia" w:ascii="宋体" w:hAnsi="宋体" w:eastAsia="宋体" w:cs="宋体"/>
                <w:sz w:val="21"/>
                <w:szCs w:val="21"/>
              </w:rPr>
              <w:t>长、短横梁：采用冷轧钢板经特制成型线轧制而成，其立面为中空异形。立面成型后尺寸≥106mm*42mm（±1mm），横梁材料厚度≥1.4mm。正面有三条向内的半圆形凹凸加强筋，横梁底部为半圆形设计，起到防撞作用。</w:t>
            </w:r>
          </w:p>
        </w:tc>
        <w:tc>
          <w:tcPr>
            <w:tcW w:w="2232" w:type="dxa"/>
            <w:vMerge w:val="continue"/>
            <w:tcPrChange w:id="45"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6"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6" w:author="王秀子" w:date="2023-07-04T22:30:59Z">
            <w:trPr>
              <w:jc w:val="center"/>
            </w:trPr>
          </w:trPrChange>
        </w:trPr>
        <w:tc>
          <w:tcPr>
            <w:tcW w:w="623" w:type="dxa"/>
            <w:vMerge w:val="continue"/>
            <w:tcPrChange w:id="47"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8"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49"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1.5、</w:t>
            </w:r>
            <w:r>
              <w:rPr>
                <w:rFonts w:hint="eastAsia" w:ascii="宋体" w:hAnsi="宋体" w:eastAsia="宋体" w:cs="宋体"/>
                <w:sz w:val="21"/>
                <w:szCs w:val="21"/>
              </w:rPr>
              <w:t>床板支撑架：采用5根≥60mm*20mm*0.8mm厚方管制作，支撑架与床框架连接牢固，无松动、异响。</w:t>
            </w:r>
          </w:p>
        </w:tc>
        <w:tc>
          <w:tcPr>
            <w:tcW w:w="2232" w:type="dxa"/>
            <w:vMerge w:val="continue"/>
            <w:tcPrChange w:id="50"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1"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51" w:author="王秀子" w:date="2023-07-04T22:30:59Z">
            <w:trPr>
              <w:jc w:val="center"/>
            </w:trPr>
          </w:trPrChange>
        </w:trPr>
        <w:tc>
          <w:tcPr>
            <w:tcW w:w="623" w:type="dxa"/>
            <w:vMerge w:val="continue"/>
            <w:tcPrChange w:id="52"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53"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54"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1.6、</w:t>
            </w:r>
            <w:r>
              <w:rPr>
                <w:rFonts w:hint="eastAsia" w:ascii="宋体" w:hAnsi="宋体" w:eastAsia="宋体" w:cs="宋体"/>
                <w:sz w:val="21"/>
                <w:szCs w:val="21"/>
              </w:rPr>
              <w:t>床头护栏板、床尾挡板：长度758mm±3mm，</w:t>
            </w:r>
            <w:r>
              <w:rPr>
                <w:rFonts w:hint="eastAsia" w:ascii="宋体" w:hAnsi="宋体" w:eastAsia="宋体" w:cs="宋体"/>
                <w:kern w:val="0"/>
                <w:sz w:val="21"/>
                <w:szCs w:val="21"/>
                <w:lang w:val="zh-TW" w:eastAsia="zh-TW"/>
              </w:rPr>
              <w:t>厚度≥</w:t>
            </w:r>
            <w:r>
              <w:rPr>
                <w:rFonts w:hint="eastAsia" w:ascii="宋体" w:hAnsi="宋体" w:eastAsia="宋体" w:cs="宋体"/>
                <w:kern w:val="0"/>
                <w:sz w:val="21"/>
                <w:szCs w:val="21"/>
              </w:rPr>
              <w:t>28</w:t>
            </w:r>
            <w:r>
              <w:rPr>
                <w:rFonts w:hint="eastAsia" w:ascii="宋体" w:hAnsi="宋体" w:eastAsia="宋体" w:cs="宋体"/>
                <w:kern w:val="0"/>
                <w:sz w:val="21"/>
                <w:szCs w:val="21"/>
                <w:lang w:val="zh-TW" w:eastAsia="zh-TW"/>
              </w:rPr>
              <w:t>mm，护栏板两端高度≥280mm，中间高度≥300mm，</w:t>
            </w:r>
            <w:r>
              <w:rPr>
                <w:rFonts w:hint="eastAsia" w:ascii="宋体" w:hAnsi="宋体" w:eastAsia="宋体" w:cs="宋体"/>
                <w:sz w:val="21"/>
                <w:szCs w:val="21"/>
                <w:lang w:val="zh-TW" w:eastAsia="zh-TW"/>
              </w:rPr>
              <w:t>整体采用PE聚乙烯材质，应为一次性中空吹塑而成，不得拼接和实心，顶部为圆弧形设计，护栏边</w:t>
            </w:r>
            <w:r>
              <w:rPr>
                <w:rFonts w:hint="eastAsia" w:ascii="宋体" w:hAnsi="宋体" w:eastAsia="宋体" w:cs="宋体"/>
                <w:sz w:val="21"/>
                <w:szCs w:val="21"/>
                <w:lang w:val="zh-TW"/>
              </w:rPr>
              <w:t>两</w:t>
            </w:r>
            <w:r>
              <w:rPr>
                <w:rFonts w:hint="eastAsia" w:ascii="宋体" w:hAnsi="宋体" w:eastAsia="宋体" w:cs="宋体"/>
                <w:sz w:val="21"/>
                <w:szCs w:val="21"/>
                <w:lang w:val="zh-TW" w:eastAsia="zh-TW"/>
              </w:rPr>
              <w:t>侧有床褥永久警示线（床褥的最大厚度应在床的相应位置标上永久性的警示线，显示床褥上表面的最大高度，床褥上表面到顶边距离应大于200 mm）；床头护栏板与床头两侧整体匹配</w:t>
            </w:r>
            <w:r>
              <w:rPr>
                <w:rFonts w:hint="eastAsia" w:ascii="宋体" w:hAnsi="宋体" w:eastAsia="宋体" w:cs="宋体"/>
                <w:sz w:val="21"/>
                <w:szCs w:val="21"/>
                <w:lang w:val="zh-TW"/>
              </w:rPr>
              <w:t>。</w:t>
            </w:r>
          </w:p>
        </w:tc>
        <w:tc>
          <w:tcPr>
            <w:tcW w:w="2232" w:type="dxa"/>
            <w:vMerge w:val="continue"/>
            <w:tcPrChange w:id="55"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6"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56" w:author="王秀子" w:date="2023-07-04T22:30:59Z">
            <w:trPr>
              <w:jc w:val="center"/>
            </w:trPr>
          </w:trPrChange>
        </w:trPr>
        <w:tc>
          <w:tcPr>
            <w:tcW w:w="623" w:type="dxa"/>
            <w:vMerge w:val="continue"/>
            <w:tcPrChange w:id="57"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58"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vAlign w:val="center"/>
            <w:tcPrChange w:id="59" w:author="王秀子" w:date="2023-07-04T22:30:59Z">
              <w:tcPr>
                <w:tcW w:w="2743" w:type="pct"/>
                <w:vAlign w:val="center"/>
              </w:tcPr>
            </w:tcPrChange>
          </w:tcPr>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床头板：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检测标准：GB/T  24128-2018《塑料 塑料防霉剂的防霉效果评估》；GB/T 31402-2015《塑料 塑料表面抗菌性能试验方法》，GB/T 32487-2016《塑料家具通用技术条件》、GB 28481-2012《塑料家具中有害物质限量》；</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检测结果要求：</w:t>
            </w:r>
          </w:p>
          <w:p>
            <w:pPr>
              <w:widowControl/>
              <w:spacing w:line="240" w:lineRule="auto"/>
              <w:jc w:val="left"/>
              <w:rPr>
                <w:rFonts w:hint="eastAsia" w:ascii="宋体" w:hAnsi="宋体" w:eastAsia="宋体" w:cs="宋体"/>
                <w:b/>
                <w:bCs w:val="0"/>
                <w:color w:val="FF0000"/>
                <w:kern w:val="0"/>
                <w:sz w:val="21"/>
                <w:szCs w:val="21"/>
              </w:rPr>
            </w:pPr>
            <w:commentRangeStart w:id="23"/>
            <w:r>
              <w:rPr>
                <w:rFonts w:hint="eastAsia" w:ascii="宋体" w:hAnsi="宋体" w:eastAsia="宋体" w:cs="宋体"/>
                <w:b/>
                <w:bCs w:val="0"/>
                <w:color w:val="FF0000"/>
                <w:kern w:val="0"/>
                <w:sz w:val="21"/>
                <w:szCs w:val="21"/>
              </w:rPr>
              <w:t>长霉等级达到0级或1级（试验菌种：黑曲霉、球毛壳霉、宛氏拟青霉、绳状青霉、长枝木霉）；</w:t>
            </w:r>
            <w:commentRangeEnd w:id="23"/>
            <w:r>
              <w:commentReference w:id="23"/>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大肠杆菌、金黄色葡萄球菌、肺炎克雷伯氏菌抗菌性能值不低于5.5；</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塑料材料理化性能耐老化性室内用检测合格，冲击强度保持率≥70%，外观颜色变色评级4-5级；</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多环芳烃（16种多环芳烃总量，苯并【α】芘）未检出；</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邻苯二甲酸酯（DBP、BBP、DEHP、DNOP、DINP、DIDP）未检出；</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重金属（可溶性汞、可溶性铬、可溶性铅、可溶性镉）未检出；</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多溴二苯醚未检出；</w:t>
            </w:r>
          </w:p>
          <w:p>
            <w:pPr>
              <w:widowControl/>
              <w:spacing w:line="240" w:lineRule="auto"/>
              <w:jc w:val="left"/>
              <w:rPr>
                <w:rFonts w:hint="eastAsia" w:ascii="宋体" w:hAnsi="宋体" w:eastAsia="宋体" w:cs="宋体"/>
                <w:b/>
                <w:bCs w:val="0"/>
                <w:color w:val="FF0000"/>
                <w:kern w:val="0"/>
                <w:sz w:val="21"/>
                <w:szCs w:val="21"/>
              </w:rPr>
            </w:pPr>
            <w:r>
              <w:rPr>
                <w:rFonts w:hint="eastAsia" w:ascii="宋体" w:hAnsi="宋体" w:eastAsia="宋体" w:cs="宋体"/>
                <w:b/>
                <w:bCs w:val="0"/>
                <w:color w:val="FF0000"/>
                <w:kern w:val="0"/>
                <w:sz w:val="21"/>
                <w:szCs w:val="21"/>
              </w:rPr>
              <w:t>多溴联苯未检出。</w:t>
            </w:r>
          </w:p>
        </w:tc>
        <w:tc>
          <w:tcPr>
            <w:tcW w:w="2232" w:type="dxa"/>
            <w:vMerge w:val="continue"/>
            <w:tcPrChange w:id="60"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1"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68" w:hRule="atLeast"/>
          <w:jc w:val="center"/>
          <w:trPrChange w:id="61" w:author="王秀子" w:date="2023-07-04T22:30:59Z">
            <w:trPr>
              <w:trHeight w:val="668" w:hRule="atLeast"/>
              <w:jc w:val="center"/>
            </w:trPr>
          </w:trPrChange>
        </w:trPr>
        <w:tc>
          <w:tcPr>
            <w:tcW w:w="623" w:type="dxa"/>
            <w:vMerge w:val="continue"/>
            <w:tcPrChange w:id="62"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63"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64"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1.7、</w:t>
            </w:r>
            <w:r>
              <w:rPr>
                <w:rFonts w:hint="eastAsia" w:ascii="宋体" w:hAnsi="宋体" w:eastAsia="宋体" w:cs="宋体"/>
                <w:sz w:val="21"/>
                <w:szCs w:val="21"/>
              </w:rPr>
              <w:t>侧护栏：采用直径≥19mm，1.2mm壁厚圆管，护栏高度≥300mm。</w:t>
            </w:r>
          </w:p>
        </w:tc>
        <w:tc>
          <w:tcPr>
            <w:tcW w:w="2232" w:type="dxa"/>
            <w:vMerge w:val="continue"/>
            <w:tcPrChange w:id="65"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6"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80" w:hRule="atLeast"/>
          <w:jc w:val="center"/>
          <w:trPrChange w:id="66" w:author="王秀子" w:date="2023-07-04T22:30:59Z">
            <w:trPr>
              <w:trHeight w:val="580" w:hRule="atLeast"/>
              <w:jc w:val="center"/>
            </w:trPr>
          </w:trPrChange>
        </w:trPr>
        <w:tc>
          <w:tcPr>
            <w:tcW w:w="623" w:type="dxa"/>
            <w:vMerge w:val="continue"/>
            <w:tcPrChange w:id="67"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68"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69"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1.8、</w:t>
            </w:r>
            <w:r>
              <w:rPr>
                <w:rFonts w:hint="eastAsia" w:ascii="宋体" w:hAnsi="宋体" w:eastAsia="宋体" w:cs="宋体"/>
                <w:sz w:val="21"/>
                <w:szCs w:val="21"/>
              </w:rPr>
              <w:t>楼梯支架：支架≥20*30*1.0mm方管焊接而成。</w:t>
            </w:r>
          </w:p>
        </w:tc>
        <w:tc>
          <w:tcPr>
            <w:tcW w:w="2232" w:type="dxa"/>
            <w:vMerge w:val="continue"/>
            <w:tcPrChange w:id="70"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1"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201" w:hRule="atLeast"/>
          <w:jc w:val="center"/>
          <w:trPrChange w:id="71" w:author="王秀子" w:date="2023-07-04T22:30:59Z">
            <w:trPr>
              <w:trHeight w:val="1201" w:hRule="atLeast"/>
              <w:jc w:val="center"/>
            </w:trPr>
          </w:trPrChange>
        </w:trPr>
        <w:tc>
          <w:tcPr>
            <w:tcW w:w="623" w:type="dxa"/>
            <w:vMerge w:val="continue"/>
            <w:tcPrChange w:id="72"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73"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74"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1.9、</w:t>
            </w:r>
            <w:r>
              <w:rPr>
                <w:rFonts w:hint="eastAsia" w:ascii="宋体" w:hAnsi="宋体" w:eastAsia="宋体" w:cs="宋体"/>
                <w:sz w:val="21"/>
                <w:szCs w:val="21"/>
              </w:rPr>
              <w:t>楼梯脚踏板：采用1.2mm厚冷轧钢板经冲压而成，表面需有凹凸纹路，加防滑条，可以起到防滑作用；踏板下面有加一条钢管，起到加强牢固。</w:t>
            </w:r>
          </w:p>
        </w:tc>
        <w:tc>
          <w:tcPr>
            <w:tcW w:w="2232" w:type="dxa"/>
            <w:vMerge w:val="continue"/>
            <w:tcPrChange w:id="75"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6"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9" w:hRule="atLeast"/>
          <w:jc w:val="center"/>
          <w:trPrChange w:id="76" w:author="王秀子" w:date="2023-07-04T22:30:59Z">
            <w:trPr>
              <w:trHeight w:val="909" w:hRule="atLeast"/>
              <w:jc w:val="center"/>
            </w:trPr>
          </w:trPrChange>
        </w:trPr>
        <w:tc>
          <w:tcPr>
            <w:tcW w:w="623" w:type="dxa"/>
            <w:vMerge w:val="continue"/>
            <w:tcPrChange w:id="77"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78"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79"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1.10、</w:t>
            </w:r>
            <w:r>
              <w:rPr>
                <w:rFonts w:hint="eastAsia" w:ascii="宋体" w:hAnsi="宋体" w:eastAsia="宋体" w:cs="宋体"/>
                <w:sz w:val="21"/>
                <w:szCs w:val="21"/>
              </w:rPr>
              <w:t>立柱胶塞：立柱上下两头各加一个PP塑胶盖，经模具一次注塑而成，立面有半圆型加强筋，厚度不小于2.5mm,底部有防滑纹。</w:t>
            </w:r>
          </w:p>
        </w:tc>
        <w:tc>
          <w:tcPr>
            <w:tcW w:w="2232" w:type="dxa"/>
            <w:vMerge w:val="continue"/>
            <w:tcPrChange w:id="80"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1"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81" w:author="王秀子" w:date="2023-07-04T22:30:59Z">
            <w:trPr>
              <w:jc w:val="center"/>
            </w:trPr>
          </w:trPrChange>
        </w:trPr>
        <w:tc>
          <w:tcPr>
            <w:tcW w:w="623" w:type="dxa"/>
            <w:vMerge w:val="continue"/>
            <w:tcPrChange w:id="82"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83"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84"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1.11、</w:t>
            </w:r>
            <w:r>
              <w:rPr>
                <w:rFonts w:hint="eastAsia" w:ascii="宋体" w:hAnsi="宋体" w:eastAsia="宋体" w:cs="宋体"/>
                <w:sz w:val="21"/>
                <w:szCs w:val="21"/>
              </w:rPr>
              <w:t>整体符合国家环保标准，床的各部位尺寸及安全要求符合国家相关标准。尺寸要求：安全栏板缺口长：</w:t>
            </w:r>
            <w:commentRangeStart w:id="24"/>
            <w:r>
              <w:rPr>
                <w:rFonts w:hint="eastAsia" w:ascii="宋体" w:hAnsi="宋体" w:eastAsia="宋体" w:cs="宋体"/>
                <w:sz w:val="21"/>
                <w:szCs w:val="21"/>
              </w:rPr>
              <w:t>500~600 mm</w:t>
            </w:r>
            <w:commentRangeEnd w:id="24"/>
            <w:r>
              <w:commentReference w:id="24"/>
            </w:r>
            <w:r>
              <w:rPr>
                <w:rFonts w:hint="eastAsia" w:ascii="宋体" w:hAnsi="宋体" w:eastAsia="宋体" w:cs="宋体"/>
                <w:sz w:val="21"/>
                <w:szCs w:val="21"/>
              </w:rPr>
              <w:t>；扶梯净宽：≥300mm，扶梯梯蹬净间距：250±50mm，梯蹬宽度：≥50mm。</w:t>
            </w:r>
          </w:p>
        </w:tc>
        <w:tc>
          <w:tcPr>
            <w:tcW w:w="2232" w:type="dxa"/>
            <w:vMerge w:val="continue"/>
            <w:tcPrChange w:id="85"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6"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86" w:author="王秀子" w:date="2023-07-04T22:30:59Z">
            <w:trPr>
              <w:jc w:val="center"/>
            </w:trPr>
          </w:trPrChange>
        </w:trPr>
        <w:tc>
          <w:tcPr>
            <w:tcW w:w="623" w:type="dxa"/>
            <w:vMerge w:val="continue"/>
            <w:tcPrChange w:id="87"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88"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89"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1.12、</w:t>
            </w:r>
            <w:r>
              <w:rPr>
                <w:rFonts w:hint="eastAsia" w:ascii="宋体" w:hAnsi="宋体" w:eastAsia="宋体" w:cs="宋体"/>
                <w:sz w:val="21"/>
                <w:szCs w:val="21"/>
              </w:rPr>
              <w:t>焊接部位工艺要求：焊接处应无脱焊、虚焊、焊穿、错位；焊接处应无夹渣、气孔、焊瘤、焊丝头、咬边、飞溅；焊疤表面波纹应均匀、高低之差应小于1mm；焊缝需去除毛刺，磨外圆处理。</w:t>
            </w:r>
          </w:p>
        </w:tc>
        <w:tc>
          <w:tcPr>
            <w:tcW w:w="2232" w:type="dxa"/>
            <w:vMerge w:val="continue"/>
            <w:tcPrChange w:id="90"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1"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91" w:author="王秀子" w:date="2023-07-04T22:30:59Z">
            <w:trPr>
              <w:jc w:val="center"/>
            </w:trPr>
          </w:trPrChange>
        </w:trPr>
        <w:tc>
          <w:tcPr>
            <w:tcW w:w="623" w:type="dxa"/>
            <w:vMerge w:val="continue"/>
            <w:tcPrChange w:id="92"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93"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94"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1.13、</w:t>
            </w:r>
            <w:r>
              <w:rPr>
                <w:rFonts w:hint="eastAsia" w:ascii="宋体" w:hAnsi="宋体" w:eastAsia="宋体" w:cs="宋体"/>
                <w:sz w:val="21"/>
                <w:szCs w:val="21"/>
              </w:rPr>
              <w:t>喷涂工艺要求：表面高温静电喷粉处理，喷塑外膜的表面光滑平整，色泽均匀，喷塑层无漏喷、起泡、模糊、划痕或碰伤等缺陷。</w:t>
            </w:r>
          </w:p>
        </w:tc>
        <w:tc>
          <w:tcPr>
            <w:tcW w:w="2232" w:type="dxa"/>
            <w:vMerge w:val="continue"/>
            <w:tcPrChange w:id="95"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6"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96" w:author="王秀子" w:date="2023-07-04T22:30:59Z">
            <w:trPr>
              <w:jc w:val="center"/>
            </w:trPr>
          </w:trPrChange>
        </w:trPr>
        <w:tc>
          <w:tcPr>
            <w:tcW w:w="623" w:type="dxa"/>
            <w:vMerge w:val="continue"/>
            <w:tcPrChange w:id="97"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98"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vAlign w:val="center"/>
            <w:tcPrChange w:id="99"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w:t>
            </w:r>
            <w:r>
              <w:rPr>
                <w:rFonts w:hint="eastAsia" w:ascii="宋体" w:hAnsi="宋体" w:eastAsia="宋体" w:cs="宋体"/>
                <w:b/>
                <w:bCs/>
                <w:color w:val="FF0000"/>
                <w:sz w:val="21"/>
                <w:szCs w:val="21"/>
              </w:rPr>
              <w:t>粉末涂料</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w:t>
            </w:r>
            <w:commentRangeStart w:id="25"/>
            <w:r>
              <w:rPr>
                <w:rFonts w:hint="eastAsia" w:ascii="宋体" w:hAnsi="宋体" w:eastAsia="宋体" w:cs="宋体"/>
                <w:b/>
                <w:bCs/>
                <w:color w:val="FF0000"/>
                <w:sz w:val="21"/>
                <w:szCs w:val="21"/>
              </w:rPr>
              <w:t>HG/T 2006-2006</w:t>
            </w:r>
            <w:commentRangeEnd w:id="25"/>
            <w:r>
              <w:commentReference w:id="25"/>
            </w:r>
            <w:r>
              <w:rPr>
                <w:rFonts w:hint="eastAsia" w:ascii="宋体" w:hAnsi="宋体" w:eastAsia="宋体" w:cs="宋体"/>
                <w:b/>
                <w:bCs/>
                <w:color w:val="FF0000"/>
                <w:sz w:val="21"/>
                <w:szCs w:val="21"/>
              </w:rPr>
              <w:t>《热固性粉末涂料》；GB 18581-2020《木器涂料中有害物质限量》、GB/T 31402-2015</w:t>
            </w:r>
            <w:r>
              <w:rPr>
                <w:rFonts w:hint="eastAsia" w:ascii="宋体" w:hAnsi="宋体" w:eastAsia="宋体" w:cs="宋体"/>
                <w:b/>
                <w:bCs/>
                <w:color w:val="FF0000"/>
                <w:kern w:val="0"/>
                <w:sz w:val="21"/>
                <w:szCs w:val="21"/>
              </w:rPr>
              <w:t>《</w:t>
            </w:r>
            <w:r>
              <w:rPr>
                <w:rFonts w:hint="eastAsia" w:ascii="宋体" w:hAnsi="宋体" w:eastAsia="宋体" w:cs="宋体"/>
                <w:b/>
                <w:bCs/>
                <w:color w:val="FF0000"/>
                <w:sz w:val="21"/>
                <w:szCs w:val="21"/>
              </w:rPr>
              <w:t>塑料 塑料表面抗菌性能试验方法</w:t>
            </w:r>
            <w:r>
              <w:rPr>
                <w:rFonts w:hint="eastAsia" w:ascii="宋体" w:hAnsi="宋体" w:eastAsia="宋体" w:cs="宋体"/>
                <w:b/>
                <w:bCs/>
                <w:color w:val="FF0000"/>
                <w:kern w:val="0"/>
                <w:sz w:val="21"/>
                <w:szCs w:val="21"/>
              </w:rPr>
              <w:t>》</w:t>
            </w:r>
            <w:r>
              <w:rPr>
                <w:rFonts w:hint="eastAsia" w:ascii="宋体" w:hAnsi="宋体" w:eastAsia="宋体" w:cs="宋体"/>
                <w:b/>
                <w:bCs/>
                <w:color w:val="FF0000"/>
                <w:sz w:val="21"/>
                <w:szCs w:val="21"/>
              </w:rPr>
              <w:t>、GB/T 1741-2020</w:t>
            </w:r>
            <w:r>
              <w:rPr>
                <w:rFonts w:hint="eastAsia" w:ascii="宋体" w:hAnsi="宋体" w:eastAsia="宋体" w:cs="宋体"/>
                <w:b/>
                <w:bCs/>
                <w:color w:val="FF0000"/>
                <w:kern w:val="0"/>
                <w:sz w:val="21"/>
                <w:szCs w:val="21"/>
              </w:rPr>
              <w:t>《</w:t>
            </w:r>
            <w:r>
              <w:rPr>
                <w:rFonts w:hint="eastAsia" w:ascii="宋体" w:hAnsi="宋体" w:eastAsia="宋体" w:cs="宋体"/>
                <w:b/>
                <w:bCs/>
                <w:color w:val="FF0000"/>
                <w:sz w:val="21"/>
                <w:szCs w:val="21"/>
              </w:rPr>
              <w:t>漆膜耐霉菌性测定法</w:t>
            </w:r>
            <w:r>
              <w:rPr>
                <w:rFonts w:hint="eastAsia" w:ascii="宋体" w:hAnsi="宋体" w:eastAsia="宋体" w:cs="宋体"/>
                <w:b/>
                <w:bCs/>
                <w:color w:val="FF0000"/>
                <w:kern w:val="0"/>
                <w:sz w:val="21"/>
                <w:szCs w:val="21"/>
              </w:rPr>
              <w:t>》</w:t>
            </w:r>
            <w:r>
              <w:rPr>
                <w:rFonts w:hint="eastAsia" w:ascii="宋体" w:hAnsi="宋体" w:eastAsia="宋体" w:cs="宋体"/>
                <w:b/>
                <w:color w:val="FF0000"/>
                <w:kern w:val="0"/>
                <w:sz w:val="21"/>
                <w:szCs w:val="21"/>
              </w:rPr>
              <w:t>；</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检测结果要求：</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硬度（擦伤）≥5H；</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耐盐雾性检测</w:t>
            </w:r>
            <w:commentRangeStart w:id="26"/>
            <w:r>
              <w:rPr>
                <w:rFonts w:hint="eastAsia" w:ascii="宋体" w:hAnsi="宋体" w:eastAsia="宋体" w:cs="宋体"/>
                <w:b/>
                <w:bCs/>
                <w:color w:val="FF0000"/>
                <w:sz w:val="21"/>
                <w:szCs w:val="21"/>
              </w:rPr>
              <w:t>符合</w:t>
            </w:r>
            <w:commentRangeEnd w:id="26"/>
            <w:r>
              <w:commentReference w:id="26"/>
            </w:r>
            <w:r>
              <w:rPr>
                <w:rFonts w:hint="eastAsia" w:ascii="宋体" w:hAnsi="宋体" w:eastAsia="宋体" w:cs="宋体"/>
                <w:b/>
                <w:bCs/>
                <w:color w:val="FF0000"/>
                <w:sz w:val="21"/>
                <w:szCs w:val="21"/>
              </w:rPr>
              <w:t>；</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耐湿热性检测</w:t>
            </w:r>
            <w:commentRangeStart w:id="27"/>
            <w:r>
              <w:rPr>
                <w:rFonts w:hint="eastAsia" w:ascii="宋体" w:hAnsi="宋体" w:eastAsia="宋体" w:cs="宋体"/>
                <w:b/>
                <w:bCs/>
                <w:color w:val="FF0000"/>
                <w:sz w:val="21"/>
                <w:szCs w:val="21"/>
              </w:rPr>
              <w:t>符合</w:t>
            </w:r>
            <w:commentRangeEnd w:id="27"/>
            <w:r>
              <w:commentReference w:id="27"/>
            </w:r>
            <w:r>
              <w:rPr>
                <w:rFonts w:hint="eastAsia" w:ascii="宋体" w:hAnsi="宋体" w:eastAsia="宋体" w:cs="宋体"/>
                <w:b/>
                <w:bCs/>
                <w:color w:val="FF0000"/>
                <w:sz w:val="21"/>
                <w:szCs w:val="21"/>
              </w:rPr>
              <w:t>；</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在容器中状态色泽均匀、无异物、呈松散粉末状；</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总铅含量、可溶性铬、可溶性镉、可溶性汞未检出；</w:t>
            </w:r>
          </w:p>
          <w:p>
            <w:pPr>
              <w:widowControl/>
              <w:spacing w:line="240" w:lineRule="auto"/>
              <w:jc w:val="left"/>
              <w:rPr>
                <w:rFonts w:hint="eastAsia" w:ascii="宋体" w:hAnsi="宋体" w:eastAsia="宋体" w:cs="宋体"/>
                <w:bCs/>
                <w:color w:val="FF0000"/>
                <w:sz w:val="21"/>
                <w:szCs w:val="21"/>
              </w:rPr>
            </w:pPr>
            <w:r>
              <w:rPr>
                <w:rFonts w:hint="eastAsia" w:ascii="宋体" w:hAnsi="宋体" w:eastAsia="宋体" w:cs="宋体"/>
                <w:b/>
                <w:bCs/>
                <w:color w:val="FF0000"/>
                <w:sz w:val="21"/>
                <w:szCs w:val="21"/>
              </w:rPr>
              <w:t xml:space="preserve">大肠杆菌、金黄色葡萄球菌抗菌率、肺炎克雷伯氏菌抗菌率≥99%；                                     </w:t>
            </w:r>
            <w:commentRangeStart w:id="28"/>
            <w:r>
              <w:rPr>
                <w:rFonts w:hint="eastAsia" w:ascii="宋体" w:hAnsi="宋体" w:eastAsia="宋体" w:cs="宋体"/>
                <w:b/>
                <w:bCs/>
                <w:color w:val="FF0000"/>
                <w:sz w:val="21"/>
                <w:szCs w:val="21"/>
              </w:rPr>
              <w:t>长霉等级0级或1级（试验菌种：黑曲霉、黄曲霉、出芽短梗霉、腊叶芽枝霉、球毛壳霉、绿色木霉、桔青霉、宛氏拟青霉、链格孢）</w:t>
            </w:r>
            <w:r>
              <w:rPr>
                <w:rFonts w:hint="eastAsia" w:ascii="宋体" w:hAnsi="宋体" w:eastAsia="宋体" w:cs="宋体"/>
                <w:b/>
                <w:color w:val="FF0000"/>
                <w:kern w:val="0"/>
                <w:sz w:val="21"/>
                <w:szCs w:val="21"/>
              </w:rPr>
              <w:t>。</w:t>
            </w:r>
            <w:commentRangeEnd w:id="28"/>
            <w:r>
              <w:commentReference w:id="28"/>
            </w:r>
          </w:p>
        </w:tc>
        <w:tc>
          <w:tcPr>
            <w:tcW w:w="2232" w:type="dxa"/>
            <w:vMerge w:val="continue"/>
            <w:tcPrChange w:id="100"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1"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01" w:author="王秀子" w:date="2023-07-04T22:30:59Z">
            <w:trPr>
              <w:jc w:val="center"/>
            </w:trPr>
          </w:trPrChange>
        </w:trPr>
        <w:tc>
          <w:tcPr>
            <w:tcW w:w="623" w:type="dxa"/>
            <w:vMerge w:val="continue"/>
            <w:tcPrChange w:id="102"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03"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104"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1.14、</w:t>
            </w:r>
            <w:r>
              <w:rPr>
                <w:rFonts w:hint="eastAsia" w:ascii="宋体" w:hAnsi="宋体" w:eastAsia="宋体" w:cs="宋体"/>
                <w:sz w:val="21"/>
                <w:szCs w:val="21"/>
              </w:rPr>
              <w:t>结构要求：暴露边部和突出部件应倒圆、不应有毛刺、刃口，管子端口应封闭；所有装配、紧固用孔应由制造商打孔。</w:t>
            </w:r>
          </w:p>
        </w:tc>
        <w:tc>
          <w:tcPr>
            <w:tcW w:w="2232" w:type="dxa"/>
            <w:vMerge w:val="continue"/>
            <w:tcPrChange w:id="105"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6"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06" w:author="王秀子" w:date="2023-07-04T22:30:59Z">
            <w:trPr>
              <w:jc w:val="center"/>
            </w:trPr>
          </w:trPrChange>
        </w:trPr>
        <w:tc>
          <w:tcPr>
            <w:tcW w:w="623" w:type="dxa"/>
            <w:vMerge w:val="continue"/>
            <w:tcPrChange w:id="107"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08"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vAlign w:val="center"/>
            <w:tcPrChange w:id="109"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Change w:id="110" w:author="王秀子" w:date="2023-07-04T22:29:34Z">
                  <w:rPr>
                    <w:rFonts w:hint="eastAsia" w:ascii="宋体" w:hAnsi="宋体" w:eastAsia="宋体" w:cs="宋体"/>
                    <w:b/>
                    <w:sz w:val="21"/>
                    <w:szCs w:val="21"/>
                  </w:rPr>
                </w:rPrChange>
              </w:rPr>
            </w:pPr>
            <w:r>
              <w:rPr>
                <w:rFonts w:hint="eastAsia" w:ascii="宋体" w:hAnsi="宋体" w:eastAsia="宋体" w:cs="宋体"/>
                <w:b/>
                <w:color w:val="FF0000"/>
                <w:sz w:val="21"/>
                <w:szCs w:val="21"/>
                <w:rPrChange w:id="111" w:author="王秀子" w:date="2023-07-04T22:29:34Z">
                  <w:rPr>
                    <w:rFonts w:hint="eastAsia" w:ascii="宋体" w:hAnsi="宋体" w:eastAsia="宋体" w:cs="宋体"/>
                    <w:b/>
                    <w:sz w:val="21"/>
                    <w:szCs w:val="21"/>
                  </w:rPr>
                </w:rPrChange>
              </w:rPr>
              <w:t>▲上下双层床：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sz w:val="21"/>
                <w:szCs w:val="21"/>
                <w:rPrChange w:id="112" w:author="王秀子" w:date="2023-07-04T22:29:34Z">
                  <w:rPr>
                    <w:rFonts w:hint="eastAsia" w:ascii="宋体" w:hAnsi="宋体" w:eastAsia="宋体" w:cs="宋体"/>
                    <w:b/>
                    <w:sz w:val="21"/>
                    <w:szCs w:val="21"/>
                  </w:rPr>
                </w:rPrChange>
              </w:rPr>
            </w:pPr>
            <w:r>
              <w:rPr>
                <w:rFonts w:hint="eastAsia" w:ascii="宋体" w:hAnsi="宋体" w:eastAsia="宋体" w:cs="宋体"/>
                <w:b/>
                <w:color w:val="FF0000"/>
                <w:sz w:val="21"/>
                <w:szCs w:val="21"/>
                <w:rPrChange w:id="113" w:author="王秀子" w:date="2023-07-04T22:29:34Z">
                  <w:rPr>
                    <w:rFonts w:hint="eastAsia" w:ascii="宋体" w:hAnsi="宋体" w:eastAsia="宋体" w:cs="宋体"/>
                    <w:b/>
                    <w:sz w:val="21"/>
                    <w:szCs w:val="21"/>
                  </w:rPr>
                </w:rPrChange>
              </w:rPr>
              <w:t>检测标准：GB 24430.1-2009《家用双层床 安全 第1部分：要求》、GB/T 3325-2017《金属家具通用技术条件》；</w:t>
            </w:r>
          </w:p>
          <w:p>
            <w:pPr>
              <w:widowControl/>
              <w:spacing w:line="240" w:lineRule="auto"/>
              <w:jc w:val="left"/>
              <w:rPr>
                <w:rFonts w:hint="eastAsia" w:ascii="宋体" w:hAnsi="宋体" w:eastAsia="宋体" w:cs="宋体"/>
                <w:b/>
                <w:color w:val="FF0000"/>
                <w:sz w:val="21"/>
                <w:szCs w:val="21"/>
                <w:rPrChange w:id="114" w:author="王秀子" w:date="2023-07-04T22:29:34Z">
                  <w:rPr>
                    <w:rFonts w:hint="eastAsia" w:ascii="宋体" w:hAnsi="宋体" w:eastAsia="宋体" w:cs="宋体"/>
                    <w:b/>
                    <w:sz w:val="21"/>
                    <w:szCs w:val="21"/>
                  </w:rPr>
                </w:rPrChange>
              </w:rPr>
            </w:pPr>
            <w:r>
              <w:rPr>
                <w:rFonts w:hint="eastAsia" w:ascii="宋体" w:hAnsi="宋体" w:eastAsia="宋体" w:cs="宋体"/>
                <w:b/>
                <w:color w:val="FF0000"/>
                <w:sz w:val="21"/>
                <w:szCs w:val="21"/>
                <w:rPrChange w:id="115" w:author="王秀子" w:date="2023-07-04T22:29:34Z">
                  <w:rPr>
                    <w:rFonts w:hint="eastAsia" w:ascii="宋体" w:hAnsi="宋体" w:eastAsia="宋体" w:cs="宋体"/>
                    <w:b/>
                    <w:sz w:val="21"/>
                    <w:szCs w:val="21"/>
                  </w:rPr>
                </w:rPrChange>
              </w:rPr>
              <w:t>检测结果要求：</w:t>
            </w:r>
          </w:p>
          <w:p>
            <w:pPr>
              <w:widowControl/>
              <w:spacing w:line="240" w:lineRule="auto"/>
              <w:jc w:val="left"/>
              <w:rPr>
                <w:rFonts w:hint="eastAsia" w:ascii="宋体" w:hAnsi="宋体" w:eastAsia="宋体" w:cs="宋体"/>
                <w:b/>
                <w:color w:val="FF0000"/>
                <w:sz w:val="21"/>
                <w:szCs w:val="21"/>
                <w:rPrChange w:id="116" w:author="王秀子" w:date="2023-07-04T22:29:34Z">
                  <w:rPr>
                    <w:rFonts w:hint="eastAsia" w:ascii="宋体" w:hAnsi="宋体" w:eastAsia="宋体" w:cs="宋体"/>
                    <w:b/>
                    <w:sz w:val="21"/>
                    <w:szCs w:val="21"/>
                  </w:rPr>
                </w:rPrChange>
              </w:rPr>
            </w:pPr>
            <w:r>
              <w:rPr>
                <w:rFonts w:hint="eastAsia" w:ascii="宋体" w:hAnsi="宋体" w:eastAsia="宋体" w:cs="宋体"/>
                <w:b/>
                <w:color w:val="FF0000"/>
                <w:sz w:val="21"/>
                <w:szCs w:val="21"/>
                <w:rPrChange w:id="117" w:author="王秀子" w:date="2023-07-04T22:29:34Z">
                  <w:rPr>
                    <w:rFonts w:hint="eastAsia" w:ascii="宋体" w:hAnsi="宋体" w:eastAsia="宋体" w:cs="宋体"/>
                    <w:b/>
                    <w:sz w:val="21"/>
                    <w:szCs w:val="21"/>
                  </w:rPr>
                </w:rPrChange>
              </w:rPr>
              <w:t>着地平稳性≤0.1mm；</w:t>
            </w:r>
          </w:p>
          <w:p>
            <w:pPr>
              <w:widowControl/>
              <w:spacing w:line="240" w:lineRule="auto"/>
              <w:jc w:val="left"/>
              <w:rPr>
                <w:rFonts w:hint="eastAsia" w:ascii="宋体" w:hAnsi="宋体" w:eastAsia="宋体" w:cs="宋体"/>
                <w:b/>
                <w:color w:val="FF0000"/>
                <w:sz w:val="21"/>
                <w:szCs w:val="21"/>
                <w:rPrChange w:id="118" w:author="王秀子" w:date="2023-07-04T22:29:34Z">
                  <w:rPr>
                    <w:rFonts w:hint="eastAsia" w:ascii="宋体" w:hAnsi="宋体" w:eastAsia="宋体" w:cs="宋体"/>
                    <w:b/>
                    <w:sz w:val="21"/>
                    <w:szCs w:val="21"/>
                  </w:rPr>
                </w:rPrChange>
              </w:rPr>
            </w:pPr>
            <w:r>
              <w:rPr>
                <w:rFonts w:hint="eastAsia" w:ascii="宋体" w:hAnsi="宋体" w:eastAsia="宋体" w:cs="宋体"/>
                <w:b/>
                <w:color w:val="FF0000"/>
                <w:sz w:val="21"/>
                <w:szCs w:val="21"/>
                <w:rPrChange w:id="119" w:author="王秀子" w:date="2023-07-04T22:29:34Z">
                  <w:rPr>
                    <w:rFonts w:hint="eastAsia" w:ascii="宋体" w:hAnsi="宋体" w:eastAsia="宋体" w:cs="宋体"/>
                    <w:b/>
                    <w:sz w:val="21"/>
                    <w:szCs w:val="21"/>
                  </w:rPr>
                </w:rPrChange>
              </w:rPr>
              <w:t>外观性能金属件包括管材、焊接件、冲压件、皱纹或波纹、喷涂层均符合标准要求；</w:t>
            </w:r>
          </w:p>
          <w:p>
            <w:pPr>
              <w:widowControl/>
              <w:spacing w:line="240" w:lineRule="auto"/>
              <w:jc w:val="left"/>
              <w:rPr>
                <w:rFonts w:hint="eastAsia" w:ascii="宋体" w:hAnsi="宋体" w:eastAsia="宋体" w:cs="宋体"/>
                <w:b/>
                <w:color w:val="FF0000"/>
                <w:sz w:val="21"/>
                <w:szCs w:val="21"/>
                <w:rPrChange w:id="120" w:author="王秀子" w:date="2023-07-04T22:29:34Z">
                  <w:rPr>
                    <w:rFonts w:hint="eastAsia" w:ascii="宋体" w:hAnsi="宋体" w:eastAsia="宋体" w:cs="宋体"/>
                    <w:b/>
                    <w:sz w:val="21"/>
                    <w:szCs w:val="21"/>
                  </w:rPr>
                </w:rPrChange>
              </w:rPr>
            </w:pPr>
            <w:r>
              <w:rPr>
                <w:rFonts w:hint="eastAsia" w:ascii="宋体" w:hAnsi="宋体" w:eastAsia="宋体" w:cs="宋体"/>
                <w:b/>
                <w:color w:val="FF0000"/>
                <w:sz w:val="21"/>
                <w:szCs w:val="21"/>
                <w:rPrChange w:id="121" w:author="王秀子" w:date="2023-07-04T22:29:34Z">
                  <w:rPr>
                    <w:rFonts w:hint="eastAsia" w:ascii="宋体" w:hAnsi="宋体" w:eastAsia="宋体" w:cs="宋体"/>
                    <w:b/>
                    <w:sz w:val="21"/>
                    <w:szCs w:val="21"/>
                  </w:rPr>
                </w:rPrChange>
              </w:rPr>
              <w:t>产品涂层和覆面层的有害物质（可溶性铅、可溶性镉、可溶性铬、可溶性汞）未检出；</w:t>
            </w:r>
          </w:p>
          <w:p>
            <w:pPr>
              <w:widowControl/>
              <w:spacing w:line="240" w:lineRule="auto"/>
              <w:jc w:val="left"/>
              <w:rPr>
                <w:rFonts w:hint="eastAsia" w:ascii="宋体" w:hAnsi="宋体" w:eastAsia="宋体" w:cs="宋体"/>
                <w:b/>
                <w:color w:val="FF0000"/>
                <w:sz w:val="21"/>
                <w:szCs w:val="21"/>
                <w:rPrChange w:id="122" w:author="王秀子" w:date="2023-07-04T22:29:34Z">
                  <w:rPr>
                    <w:rFonts w:hint="eastAsia" w:ascii="宋体" w:hAnsi="宋体" w:eastAsia="宋体" w:cs="宋体"/>
                    <w:b/>
                    <w:sz w:val="21"/>
                    <w:szCs w:val="21"/>
                  </w:rPr>
                </w:rPrChange>
              </w:rPr>
            </w:pPr>
            <w:r>
              <w:rPr>
                <w:rFonts w:hint="eastAsia" w:ascii="宋体" w:hAnsi="宋体" w:eastAsia="宋体" w:cs="宋体"/>
                <w:b/>
                <w:color w:val="FF0000"/>
                <w:sz w:val="21"/>
                <w:szCs w:val="21"/>
                <w:rPrChange w:id="123" w:author="王秀子" w:date="2023-07-04T22:29:34Z">
                  <w:rPr>
                    <w:rFonts w:hint="eastAsia" w:ascii="宋体" w:hAnsi="宋体" w:eastAsia="宋体" w:cs="宋体"/>
                    <w:b/>
                    <w:sz w:val="21"/>
                    <w:szCs w:val="21"/>
                  </w:rPr>
                </w:rPrChange>
              </w:rPr>
              <w:t>金属喷漆（塑）涂层硬度、冲击强度、耐腐蚀、附着力均检测符合；</w:t>
            </w:r>
          </w:p>
          <w:p>
            <w:pPr>
              <w:widowControl/>
              <w:spacing w:line="240" w:lineRule="auto"/>
              <w:jc w:val="left"/>
              <w:rPr>
                <w:rFonts w:hint="eastAsia" w:ascii="宋体" w:hAnsi="宋体" w:eastAsia="宋体" w:cs="宋体"/>
                <w:b/>
                <w:color w:val="FF0000"/>
                <w:sz w:val="21"/>
                <w:szCs w:val="21"/>
                <w:rPrChange w:id="124" w:author="王秀子" w:date="2023-07-04T22:29:34Z">
                  <w:rPr>
                    <w:rFonts w:hint="eastAsia" w:ascii="宋体" w:hAnsi="宋体" w:eastAsia="宋体" w:cs="宋体"/>
                    <w:b/>
                    <w:sz w:val="21"/>
                    <w:szCs w:val="21"/>
                  </w:rPr>
                </w:rPrChange>
              </w:rPr>
            </w:pPr>
            <w:r>
              <w:rPr>
                <w:rFonts w:hint="eastAsia" w:ascii="宋体" w:hAnsi="宋体" w:eastAsia="宋体" w:cs="宋体"/>
                <w:b/>
                <w:color w:val="FF0000"/>
                <w:sz w:val="21"/>
                <w:szCs w:val="21"/>
                <w:rPrChange w:id="125" w:author="王秀子" w:date="2023-07-04T22:29:34Z">
                  <w:rPr>
                    <w:rFonts w:hint="eastAsia" w:ascii="宋体" w:hAnsi="宋体" w:eastAsia="宋体" w:cs="宋体"/>
                    <w:b/>
                    <w:sz w:val="21"/>
                    <w:szCs w:val="21"/>
                  </w:rPr>
                </w:rPrChange>
              </w:rPr>
              <w:t>金属材料不应有锈蚀，符合标准要求；</w:t>
            </w:r>
          </w:p>
          <w:p>
            <w:pPr>
              <w:widowControl/>
              <w:spacing w:line="240" w:lineRule="auto"/>
              <w:jc w:val="left"/>
              <w:rPr>
                <w:rFonts w:hint="eastAsia" w:ascii="宋体" w:hAnsi="宋体" w:eastAsia="宋体" w:cs="宋体"/>
                <w:bCs/>
                <w:color w:val="FF0000"/>
                <w:sz w:val="21"/>
                <w:szCs w:val="21"/>
              </w:rPr>
            </w:pPr>
            <w:r>
              <w:rPr>
                <w:rFonts w:hint="eastAsia" w:ascii="宋体" w:hAnsi="宋体" w:eastAsia="宋体" w:cs="宋体"/>
                <w:b/>
                <w:color w:val="FF0000"/>
                <w:sz w:val="21"/>
                <w:szCs w:val="21"/>
                <w:rPrChange w:id="126" w:author="王秀子" w:date="2023-07-04T22:29:34Z">
                  <w:rPr>
                    <w:rFonts w:hint="eastAsia" w:ascii="宋体" w:hAnsi="宋体" w:eastAsia="宋体" w:cs="宋体"/>
                    <w:b/>
                    <w:sz w:val="21"/>
                    <w:szCs w:val="21"/>
                  </w:rPr>
                </w:rPrChange>
              </w:rPr>
              <w:t>力学性能：安全栏板的静载荷试验、床铺面垂直向上和向下静载荷试验、床铺面冲击试验、床铺面耐久性试验、连接件及其挠度、踏脚板冲击试验、框架和紧固件的强度试验、框架和紧固件耐久性试验、连接上层床与下层床的紧固件、双层床稳定性均检测</w:t>
            </w:r>
            <w:commentRangeStart w:id="29"/>
            <w:r>
              <w:rPr>
                <w:rFonts w:hint="eastAsia" w:ascii="宋体" w:hAnsi="宋体" w:eastAsia="宋体" w:cs="宋体"/>
                <w:b/>
                <w:color w:val="FF0000"/>
                <w:sz w:val="21"/>
                <w:szCs w:val="21"/>
                <w:rPrChange w:id="127" w:author="王秀子" w:date="2023-07-04T22:29:34Z">
                  <w:rPr>
                    <w:rFonts w:hint="eastAsia" w:ascii="宋体" w:hAnsi="宋体" w:eastAsia="宋体" w:cs="宋体"/>
                    <w:b/>
                    <w:sz w:val="21"/>
                    <w:szCs w:val="21"/>
                  </w:rPr>
                </w:rPrChange>
              </w:rPr>
              <w:t>符合</w:t>
            </w:r>
            <w:commentRangeEnd w:id="29"/>
            <w:r>
              <w:commentReference w:id="29"/>
            </w:r>
            <w:r>
              <w:rPr>
                <w:rFonts w:hint="eastAsia" w:ascii="宋体" w:hAnsi="宋体" w:eastAsia="宋体" w:cs="宋体"/>
                <w:b/>
                <w:color w:val="FF0000"/>
                <w:sz w:val="21"/>
                <w:szCs w:val="21"/>
              </w:rPr>
              <w:t>。</w:t>
            </w:r>
          </w:p>
        </w:tc>
        <w:tc>
          <w:tcPr>
            <w:tcW w:w="2232" w:type="dxa"/>
            <w:vMerge w:val="continue"/>
            <w:tcPrChange w:id="12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29" w:author="王秀子" w:date="2023-07-04T22:30:59Z">
            <w:trPr>
              <w:jc w:val="center"/>
            </w:trPr>
          </w:trPrChange>
        </w:trPr>
        <w:tc>
          <w:tcPr>
            <w:tcW w:w="623" w:type="dxa"/>
            <w:vMerge w:val="restart"/>
            <w:tcPrChange w:id="130" w:author="王秀子" w:date="2023-07-04T22:30:59Z">
              <w:tcPr>
                <w:tcW w:w="388"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2</w:t>
            </w:r>
          </w:p>
        </w:tc>
        <w:tc>
          <w:tcPr>
            <w:tcW w:w="1030" w:type="dxa"/>
            <w:vMerge w:val="restart"/>
            <w:tcPrChange w:id="131" w:author="王秀子" w:date="2023-07-04T22:30:59Z">
              <w:tcPr>
                <w:tcW w:w="626" w:type="pct"/>
                <w:vMerge w:val="restart"/>
              </w:tcPr>
            </w:tcPrChange>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学生双层床蚊帐架</w:t>
            </w:r>
          </w:p>
        </w:tc>
        <w:tc>
          <w:tcPr>
            <w:tcW w:w="4641" w:type="dxa"/>
            <w:tcPrChange w:id="132"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2.1、规格：与床配套</w:t>
            </w:r>
          </w:p>
        </w:tc>
        <w:tc>
          <w:tcPr>
            <w:tcW w:w="2232" w:type="dxa"/>
            <w:vMerge w:val="restart"/>
            <w:tcPrChange w:id="133" w:author="王秀子" w:date="2023-07-04T22:30:59Z">
              <w:tcPr>
                <w:tcW w:w="1241"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drawing>
                <wp:anchor distT="0" distB="0" distL="114300" distR="114300" simplePos="0" relativeHeight="251659264" behindDoc="0" locked="0" layoutInCell="1" allowOverlap="1">
                  <wp:simplePos x="0" y="0"/>
                  <wp:positionH relativeFrom="column">
                    <wp:posOffset>224155</wp:posOffset>
                  </wp:positionH>
                  <wp:positionV relativeFrom="paragraph">
                    <wp:posOffset>1226820</wp:posOffset>
                  </wp:positionV>
                  <wp:extent cx="852805" cy="169545"/>
                  <wp:effectExtent l="0" t="0" r="635" b="13335"/>
                  <wp:wrapSquare wrapText="bothSides"/>
                  <wp:docPr id="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2805" cy="169545"/>
                          </a:xfrm>
                          <a:prstGeom prst="rect">
                            <a:avLst/>
                          </a:prstGeom>
                        </pic:spPr>
                      </pic:pic>
                    </a:graphicData>
                  </a:graphic>
                </wp:anchor>
              </w:drawing>
            </w:r>
            <w:r>
              <w:rPr>
                <w:rFonts w:hint="eastAsia" w:ascii="宋体" w:hAnsi="宋体" w:eastAsia="宋体" w:cs="宋体"/>
                <w:sz w:val="21"/>
                <w:szCs w:val="21"/>
              </w:rPr>
              <w:drawing>
                <wp:anchor distT="0" distB="0" distL="114300" distR="114300" simplePos="0" relativeHeight="251660288" behindDoc="0" locked="0" layoutInCell="1" allowOverlap="1">
                  <wp:simplePos x="0" y="0"/>
                  <wp:positionH relativeFrom="column">
                    <wp:posOffset>109855</wp:posOffset>
                  </wp:positionH>
                  <wp:positionV relativeFrom="paragraph">
                    <wp:posOffset>121920</wp:posOffset>
                  </wp:positionV>
                  <wp:extent cx="981075" cy="753110"/>
                  <wp:effectExtent l="0" t="0" r="9525" b="889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1075" cy="753110"/>
                          </a:xfrm>
                          <a:prstGeom prst="rect">
                            <a:avLst/>
                          </a:prstGeom>
                        </pic:spPr>
                      </pic:pic>
                    </a:graphicData>
                  </a:graphic>
                </wp:anchor>
              </w:drawing>
            </w:r>
            <w:r>
              <w:rPr>
                <w:rFonts w:hint="eastAsia" w:ascii="宋体" w:hAnsi="宋体" w:eastAsia="宋体" w:cs="宋体"/>
                <w:sz w:val="21"/>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34" w:author="王秀子" w:date="2023-07-04T22:30:59Z">
            <w:trPr>
              <w:jc w:val="center"/>
            </w:trPr>
          </w:trPrChange>
        </w:trPr>
        <w:tc>
          <w:tcPr>
            <w:tcW w:w="623" w:type="dxa"/>
            <w:vMerge w:val="continue"/>
            <w:tcPrChange w:id="13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3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137"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2.2、蚊帐架及蚊帐杆采用∮16*1.0mm的304不锈钢管。</w:t>
            </w:r>
          </w:p>
        </w:tc>
        <w:tc>
          <w:tcPr>
            <w:tcW w:w="2232" w:type="dxa"/>
            <w:vMerge w:val="continue"/>
            <w:tcPrChange w:id="13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39" w:author="王秀子" w:date="2023-07-04T22:30:59Z">
            <w:trPr>
              <w:jc w:val="center"/>
            </w:trPr>
          </w:trPrChange>
        </w:trPr>
        <w:tc>
          <w:tcPr>
            <w:tcW w:w="623" w:type="dxa"/>
            <w:vMerge w:val="continue"/>
            <w:tcPrChange w:id="14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4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vAlign w:val="center"/>
            <w:tcPrChange w:id="142"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w:t>
            </w:r>
            <w:r>
              <w:rPr>
                <w:rFonts w:hint="eastAsia" w:ascii="宋体" w:hAnsi="宋体" w:eastAsia="宋体" w:cs="宋体"/>
                <w:b/>
                <w:bCs/>
                <w:color w:val="FF0000"/>
                <w:sz w:val="21"/>
                <w:szCs w:val="21"/>
              </w:rPr>
              <w:t>304不锈钢</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w:t>
            </w:r>
            <w:r>
              <w:rPr>
                <w:rFonts w:hint="eastAsia" w:ascii="宋体" w:hAnsi="宋体" w:eastAsia="宋体" w:cs="宋体"/>
                <w:b/>
                <w:bCs/>
                <w:color w:val="FF0000"/>
                <w:sz w:val="21"/>
                <w:szCs w:val="21"/>
              </w:rPr>
              <w:t>GB/T 20878-2007《不锈钢和耐热钢 牌号及化学成分》；QB/T 3832-1999《轻工产品金属镀层腐蚀试验结果的评价》、QB/T 3826-1999《轻工产品金属镀层和化学处理层耐腐蚀试验方法 中性盐雾试验（NSS）法》</w:t>
            </w:r>
            <w:r>
              <w:rPr>
                <w:rFonts w:hint="eastAsia" w:ascii="宋体" w:hAnsi="宋体" w:eastAsia="宋体" w:cs="宋体"/>
                <w:b/>
                <w:color w:val="FF0000"/>
                <w:kern w:val="0"/>
                <w:sz w:val="21"/>
                <w:szCs w:val="21"/>
              </w:rPr>
              <w:t>；</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检测结果要求：</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碳≤0.05%、锰≤1.2%、铬18%~20%、硅≤0.5%、硫≤0.02%、磷≤0.03、镍8%~11%；</w:t>
            </w:r>
          </w:p>
          <w:p>
            <w:pPr>
              <w:widowControl/>
              <w:spacing w:line="240" w:lineRule="auto"/>
              <w:jc w:val="left"/>
              <w:rPr>
                <w:rFonts w:hint="eastAsia" w:ascii="宋体" w:hAnsi="宋体" w:eastAsia="宋体" w:cs="宋体"/>
                <w:bCs/>
                <w:color w:val="FF0000"/>
                <w:sz w:val="21"/>
                <w:szCs w:val="21"/>
              </w:rPr>
            </w:pPr>
            <w:r>
              <w:rPr>
                <w:rFonts w:hint="eastAsia" w:ascii="宋体" w:hAnsi="宋体" w:eastAsia="宋体" w:cs="宋体"/>
                <w:b/>
                <w:bCs/>
                <w:color w:val="FF0000"/>
                <w:sz w:val="21"/>
                <w:szCs w:val="21"/>
              </w:rPr>
              <w:t>中性盐雾试验（NSS），试验时间≥200h无锈点，评级：涂层对基体金属的防蚀能力10级，涂层本身的耐蚀能力10级。</w:t>
            </w:r>
          </w:p>
        </w:tc>
        <w:tc>
          <w:tcPr>
            <w:tcW w:w="2232" w:type="dxa"/>
            <w:vMerge w:val="continue"/>
            <w:tcPrChange w:id="14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4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44" w:author="王秀子" w:date="2023-07-04T22:30:59Z">
            <w:trPr>
              <w:jc w:val="center"/>
            </w:trPr>
          </w:trPrChange>
        </w:trPr>
        <w:tc>
          <w:tcPr>
            <w:tcW w:w="623" w:type="dxa"/>
            <w:vMerge w:val="continue"/>
            <w:tcPrChange w:id="14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4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147"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2.3、蚊帐杆两端焊接两个圆环，安装时先将蚊帐杆套在蚊帐架上，焊接处要求打磨光滑并抛光，表面经处理平整光滑，不得有虚焊毛刺。</w:t>
            </w:r>
          </w:p>
        </w:tc>
        <w:tc>
          <w:tcPr>
            <w:tcW w:w="2232" w:type="dxa"/>
            <w:vMerge w:val="continue"/>
            <w:tcPrChange w:id="14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4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49" w:author="王秀子" w:date="2023-07-04T22:30:59Z">
            <w:trPr>
              <w:jc w:val="center"/>
            </w:trPr>
          </w:trPrChange>
        </w:trPr>
        <w:tc>
          <w:tcPr>
            <w:tcW w:w="623" w:type="dxa"/>
            <w:vMerge w:val="restart"/>
            <w:tcPrChange w:id="150" w:author="王秀子" w:date="2023-07-04T22:30:59Z">
              <w:tcPr>
                <w:tcW w:w="388"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3</w:t>
            </w:r>
          </w:p>
        </w:tc>
        <w:tc>
          <w:tcPr>
            <w:tcW w:w="1030" w:type="dxa"/>
            <w:vMerge w:val="restart"/>
            <w:tcPrChange w:id="151" w:author="王秀子" w:date="2023-07-04T22:30:59Z">
              <w:tcPr>
                <w:tcW w:w="626"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学生双层床床板</w:t>
            </w:r>
          </w:p>
        </w:tc>
        <w:tc>
          <w:tcPr>
            <w:tcW w:w="4641" w:type="dxa"/>
            <w:tcPrChange w:id="152"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bCs/>
                <w:sz w:val="21"/>
                <w:szCs w:val="21"/>
              </w:rPr>
              <w:t>3.1、规格：与床配套</w:t>
            </w:r>
          </w:p>
        </w:tc>
        <w:tc>
          <w:tcPr>
            <w:tcW w:w="2232" w:type="dxa"/>
            <w:vMerge w:val="restart"/>
            <w:tcPrChange w:id="153" w:author="王秀子" w:date="2023-07-04T22:30:59Z">
              <w:tcPr>
                <w:tcW w:w="1241"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drawing>
                <wp:inline distT="0" distB="0" distL="0" distR="0">
                  <wp:extent cx="751205" cy="439420"/>
                  <wp:effectExtent l="0" t="0" r="10795" b="2540"/>
                  <wp:docPr id="27" name="图片 27" descr="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age44"/>
                          <pic:cNvPicPr>
                            <a:picLocks noChangeAspect="1" noChangeArrowheads="1"/>
                          </pic:cNvPicPr>
                        </pic:nvPicPr>
                        <pic:blipFill>
                          <a:blip r:embed="rId13" cstate="hqprint"/>
                          <a:srcRect l="-549"/>
                          <a:stretch>
                            <a:fillRect/>
                          </a:stretch>
                        </pic:blipFill>
                        <pic:spPr>
                          <a:xfrm>
                            <a:off x="0" y="0"/>
                            <a:ext cx="760221" cy="445008"/>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54" w:author="王秀子" w:date="2023-07-04T22:30:59Z">
            <w:trPr>
              <w:jc w:val="center"/>
            </w:trPr>
          </w:trPrChange>
        </w:trPr>
        <w:tc>
          <w:tcPr>
            <w:tcW w:w="623" w:type="dxa"/>
            <w:vMerge w:val="continue"/>
            <w:tcPrChange w:id="15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56"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157"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3.2、</w:t>
            </w:r>
            <w:r>
              <w:rPr>
                <w:rFonts w:hint="eastAsia" w:ascii="宋体" w:hAnsi="宋体" w:eastAsia="宋体" w:cs="宋体"/>
                <w:sz w:val="21"/>
                <w:szCs w:val="21"/>
              </w:rPr>
              <w:t>采用多层实木板，厚度12mm，环保达标，耐水性好，贴面平整，无起泡、坑凹，所有板材均经过防虫、防霉化学处理，强度高、刚性好、不变形、比重合理，符合国家环保要求。</w:t>
            </w:r>
          </w:p>
        </w:tc>
        <w:tc>
          <w:tcPr>
            <w:tcW w:w="2232" w:type="dxa"/>
            <w:vMerge w:val="continue"/>
            <w:tcPrChange w:id="15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59" w:author="王秀子" w:date="2023-07-04T22:30:59Z">
            <w:trPr>
              <w:jc w:val="center"/>
            </w:trPr>
          </w:trPrChange>
        </w:trPr>
        <w:tc>
          <w:tcPr>
            <w:tcW w:w="623" w:type="dxa"/>
            <w:vMerge w:val="continue"/>
            <w:tcPrChange w:id="16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61"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vAlign w:val="center"/>
            <w:tcPrChange w:id="162"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▲床板</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w:t>
            </w:r>
            <w:r>
              <w:rPr>
                <w:rFonts w:hint="eastAsia" w:ascii="宋体" w:hAnsi="宋体" w:eastAsia="宋体" w:cs="宋体"/>
                <w:b/>
                <w:bCs/>
                <w:color w:val="FF0000"/>
                <w:sz w:val="21"/>
                <w:szCs w:val="21"/>
              </w:rPr>
              <w:t>GB 8624-2012《建筑材料及制品燃烧性能分级》，GB 18580-2017《室内装饰装修材料 人造板及其制品中甲醛释放限量》、GB/T 9846-2015《胶合板》</w:t>
            </w:r>
            <w:r>
              <w:rPr>
                <w:rFonts w:hint="eastAsia" w:ascii="宋体" w:hAnsi="宋体" w:eastAsia="宋体" w:cs="宋体"/>
                <w:b/>
                <w:color w:val="FF0000"/>
                <w:kern w:val="0"/>
                <w:sz w:val="21"/>
                <w:szCs w:val="21"/>
              </w:rPr>
              <w:t>；</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检测结果要求：</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燃烧性能符合GB 8624 B</w:t>
            </w:r>
            <w:r>
              <w:rPr>
                <w:rFonts w:hint="eastAsia" w:ascii="宋体" w:hAnsi="宋体" w:eastAsia="宋体" w:cs="宋体"/>
                <w:b/>
                <w:color w:val="FF0000"/>
                <w:kern w:val="0"/>
                <w:sz w:val="21"/>
                <w:szCs w:val="21"/>
                <w:vertAlign w:val="subscript"/>
              </w:rPr>
              <w:t>1</w:t>
            </w:r>
            <w:r>
              <w:rPr>
                <w:rFonts w:hint="eastAsia" w:ascii="宋体" w:hAnsi="宋体" w:eastAsia="宋体" w:cs="宋体"/>
                <w:b/>
                <w:color w:val="FF0000"/>
                <w:kern w:val="0"/>
                <w:sz w:val="21"/>
                <w:szCs w:val="21"/>
              </w:rPr>
              <w:t>（C）级要求，产烟特性等级为S1，燃烧滴落物/微粒等级为d0；</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燃烧增长速率指数≤170；</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600s内总热释放量≤9；</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火焰横向蔓延长度检测合格；</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燃烧长度火焰尖高度未达到距点火点150mm处，符合要求；</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燃烧滴落物，无滴落物；</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甲醛释放量≤0.02mg/m³；</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含水率7%~11%区间；</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胶合强度≥1.1MPa；</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静曲强度（横纹）≥43MPa，（顺纹）≥45MPa；</w:t>
            </w:r>
          </w:p>
          <w:p>
            <w:pPr>
              <w:widowControl/>
              <w:spacing w:line="240" w:lineRule="auto"/>
              <w:jc w:val="left"/>
              <w:rPr>
                <w:rFonts w:hint="eastAsia" w:ascii="宋体" w:hAnsi="宋体" w:eastAsia="宋体" w:cs="宋体"/>
                <w:bCs/>
                <w:color w:val="FF0000"/>
                <w:sz w:val="21"/>
                <w:szCs w:val="21"/>
              </w:rPr>
            </w:pPr>
            <w:r>
              <w:rPr>
                <w:rFonts w:hint="eastAsia" w:ascii="宋体" w:hAnsi="宋体" w:eastAsia="宋体" w:cs="宋体"/>
                <w:b/>
                <w:bCs/>
                <w:color w:val="FF0000"/>
                <w:sz w:val="21"/>
                <w:szCs w:val="21"/>
              </w:rPr>
              <w:t>弹性模量（顺纹）≥6500MPa，横纹≥6000MPa。</w:t>
            </w:r>
          </w:p>
        </w:tc>
        <w:tc>
          <w:tcPr>
            <w:tcW w:w="2232" w:type="dxa"/>
            <w:vMerge w:val="continue"/>
            <w:tcPrChange w:id="16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6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64" w:author="王秀子" w:date="2023-07-04T22:30:59Z">
            <w:trPr>
              <w:jc w:val="center"/>
            </w:trPr>
          </w:trPrChange>
        </w:trPr>
        <w:tc>
          <w:tcPr>
            <w:tcW w:w="623" w:type="dxa"/>
            <w:vMerge w:val="restart"/>
            <w:tcPrChange w:id="165" w:author="王秀子" w:date="2023-07-04T22:30:59Z">
              <w:tcPr>
                <w:tcW w:w="388"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4</w:t>
            </w:r>
          </w:p>
        </w:tc>
        <w:tc>
          <w:tcPr>
            <w:tcW w:w="1030" w:type="dxa"/>
            <w:vMerge w:val="restart"/>
            <w:tcPrChange w:id="166" w:author="王秀子" w:date="2023-07-04T22:30:59Z">
              <w:tcPr>
                <w:tcW w:w="626"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学生衣物柜</w:t>
            </w:r>
          </w:p>
        </w:tc>
        <w:tc>
          <w:tcPr>
            <w:tcW w:w="4641" w:type="dxa"/>
            <w:tcPrChange w:id="167" w:author="王秀子" w:date="2023-07-04T22:30:59Z">
              <w:tcPr>
                <w:tcW w:w="2743" w:type="pct"/>
              </w:tcPr>
            </w:tcPrChange>
          </w:tcPr>
          <w:p>
            <w:pPr>
              <w:pStyle w:val="38"/>
              <w:widowControl/>
              <w:rPr>
                <w:rFonts w:hint="eastAsia" w:ascii="宋体" w:hAnsi="宋体" w:eastAsia="宋体" w:cs="宋体"/>
                <w:sz w:val="21"/>
                <w:szCs w:val="21"/>
              </w:rPr>
            </w:pPr>
            <w:r>
              <w:rPr>
                <w:rFonts w:hint="eastAsia" w:ascii="宋体" w:hAnsi="宋体" w:eastAsia="宋体" w:cs="宋体"/>
                <w:bCs/>
                <w:sz w:val="21"/>
                <w:szCs w:val="21"/>
              </w:rPr>
              <w:t>4.1、规格（宽度*深度*高度MM)：550*550*2000（尺寸可根据实际场地情况进行微调）</w:t>
            </w:r>
          </w:p>
        </w:tc>
        <w:tc>
          <w:tcPr>
            <w:tcW w:w="2232" w:type="dxa"/>
            <w:vMerge w:val="restart"/>
            <w:tcPrChange w:id="168" w:author="王秀子" w:date="2023-07-04T22:30:59Z">
              <w:tcPr>
                <w:tcW w:w="1241"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drawing>
                <wp:inline distT="0" distB="0" distL="0" distR="0">
                  <wp:extent cx="824230" cy="1798955"/>
                  <wp:effectExtent l="0" t="0" r="13970" b="14605"/>
                  <wp:docPr id="5" name="图片 5" descr="C:\Users\ADMINI~1\AppData\Local\Temp\WeChat Files\5cd1692dcc0f8bdcccfd3d6f5c534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1\AppData\Local\Temp\WeChat Files\5cd1692dcc0f8bdcccfd3d6f5c53497.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843572" cy="1840518"/>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6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69" w:author="王秀子" w:date="2023-07-04T22:30:59Z">
            <w:trPr>
              <w:jc w:val="center"/>
            </w:trPr>
          </w:trPrChange>
        </w:trPr>
        <w:tc>
          <w:tcPr>
            <w:tcW w:w="623" w:type="dxa"/>
            <w:vMerge w:val="continue"/>
            <w:tcPrChange w:id="17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71"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172"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4.2、材质：整体采用一级电解钢板，钢板厚度≥0.8mm，柜边采用10mm薄边工艺。</w:t>
            </w:r>
          </w:p>
        </w:tc>
        <w:tc>
          <w:tcPr>
            <w:tcW w:w="2232" w:type="dxa"/>
            <w:vMerge w:val="continue"/>
            <w:tcPrChange w:id="17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7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74" w:author="王秀子" w:date="2023-07-04T22:30:59Z">
            <w:trPr>
              <w:jc w:val="center"/>
            </w:trPr>
          </w:trPrChange>
        </w:trPr>
        <w:tc>
          <w:tcPr>
            <w:tcW w:w="623" w:type="dxa"/>
            <w:vMerge w:val="continue"/>
            <w:tcPrChange w:id="17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76"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177"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4.3、结构：上下单掩门结构，上柜含一件活动层板，下柜含两件层板，前后带透气孔。</w:t>
            </w:r>
          </w:p>
        </w:tc>
        <w:tc>
          <w:tcPr>
            <w:tcW w:w="2232" w:type="dxa"/>
            <w:vMerge w:val="continue"/>
            <w:tcPrChange w:id="17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7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79" w:author="王秀子" w:date="2023-07-04T22:30:59Z">
            <w:trPr>
              <w:jc w:val="center"/>
            </w:trPr>
          </w:trPrChange>
        </w:trPr>
        <w:tc>
          <w:tcPr>
            <w:tcW w:w="623" w:type="dxa"/>
            <w:vMerge w:val="continue"/>
            <w:tcPrChange w:id="18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81"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182"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4.4、表面高温静电喷涂处理，喷塑外膜的表面光滑平整，色泽均匀，喷塑层无漏喷、起泡、模糊、划痕或碰伤等缺陷。</w:t>
            </w:r>
          </w:p>
        </w:tc>
        <w:tc>
          <w:tcPr>
            <w:tcW w:w="2232" w:type="dxa"/>
            <w:vMerge w:val="continue"/>
            <w:tcPrChange w:id="18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84" w:author="王秀子" w:date="2023-07-04T22:30:59Z">
            <w:trPr>
              <w:jc w:val="center"/>
            </w:trPr>
          </w:trPrChange>
        </w:trPr>
        <w:tc>
          <w:tcPr>
            <w:tcW w:w="623" w:type="dxa"/>
            <w:vMerge w:val="continue"/>
            <w:tcPrChange w:id="18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86"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187"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4.5、柜门配缓冲门铰，开关顺滑，柜底底部需加调节脚，使用平稳安全。</w:t>
            </w:r>
          </w:p>
        </w:tc>
        <w:tc>
          <w:tcPr>
            <w:tcW w:w="2232" w:type="dxa"/>
            <w:vMerge w:val="continue"/>
            <w:tcPrChange w:id="18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89" w:author="王秀子" w:date="2023-07-04T22:30:59Z">
            <w:trPr>
              <w:jc w:val="center"/>
            </w:trPr>
          </w:trPrChange>
        </w:trPr>
        <w:tc>
          <w:tcPr>
            <w:tcW w:w="623" w:type="dxa"/>
            <w:vMerge w:val="continue"/>
            <w:tcPrChange w:id="19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91"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vAlign w:val="center"/>
            <w:tcPrChange w:id="192"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▲阻尼铰链</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w:t>
            </w:r>
            <w:r>
              <w:rPr>
                <w:rFonts w:hint="eastAsia" w:ascii="宋体" w:hAnsi="宋体" w:eastAsia="宋体" w:cs="宋体"/>
                <w:b/>
                <w:bCs/>
                <w:color w:val="FF0000"/>
                <w:sz w:val="21"/>
                <w:szCs w:val="21"/>
              </w:rPr>
              <w:t>QB/T 2189-2013《家具五金 杯状暗铰链》、</w:t>
            </w:r>
            <w:r>
              <w:rPr>
                <w:rFonts w:hint="eastAsia" w:ascii="宋体" w:hAnsi="宋体" w:eastAsia="宋体" w:cs="宋体"/>
                <w:b/>
                <w:bCs/>
                <w:color w:val="FF0000"/>
                <w:kern w:val="0"/>
                <w:sz w:val="21"/>
                <w:szCs w:val="21"/>
              </w:rPr>
              <w:t>QB/T 3832-1999《轻工产品金属镀层腐蚀试验结果的评价》、QB/T3827-1999《轻工产品金属镀层和化学处理层的耐腐蚀试验方法 乙酸盐雾试验（ASS）法》</w:t>
            </w:r>
            <w:r>
              <w:rPr>
                <w:rFonts w:hint="eastAsia" w:ascii="宋体" w:hAnsi="宋体" w:eastAsia="宋体" w:cs="宋体"/>
                <w:b/>
                <w:color w:val="FF0000"/>
                <w:kern w:val="0"/>
                <w:sz w:val="21"/>
                <w:szCs w:val="21"/>
              </w:rPr>
              <w:t>；</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检测结果要求：</w:t>
            </w:r>
          </w:p>
          <w:p>
            <w:pPr>
              <w:widowControl/>
              <w:spacing w:line="240" w:lineRule="auto"/>
              <w:jc w:val="left"/>
              <w:rPr>
                <w:rFonts w:hint="eastAsia" w:ascii="宋体" w:hAnsi="宋体" w:eastAsia="宋体" w:cs="宋体"/>
                <w:b/>
                <w:color w:val="FF0000"/>
                <w:kern w:val="0"/>
                <w:sz w:val="21"/>
                <w:szCs w:val="21"/>
              </w:rPr>
            </w:pPr>
            <w:commentRangeStart w:id="30"/>
            <w:r>
              <w:rPr>
                <w:rFonts w:hint="eastAsia" w:ascii="宋体" w:hAnsi="宋体" w:eastAsia="宋体" w:cs="宋体"/>
                <w:b/>
                <w:color w:val="FF0000"/>
                <w:kern w:val="0"/>
                <w:sz w:val="21"/>
                <w:szCs w:val="21"/>
              </w:rPr>
              <w:t>耐久性试验≥80000次合格；</w:t>
            </w:r>
            <w:commentRangeEnd w:id="30"/>
            <w:r>
              <w:commentReference w:id="30"/>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耐腐蚀检测合格；</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过载包括垂直静载荷、水平静载荷检测符合；</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功能包括操作力、垂直静载荷、水平静载荷检测</w:t>
            </w:r>
            <w:commentRangeStart w:id="31"/>
            <w:r>
              <w:rPr>
                <w:rFonts w:hint="eastAsia" w:ascii="宋体" w:hAnsi="宋体" w:eastAsia="宋体" w:cs="宋体"/>
                <w:b/>
                <w:color w:val="FF0000"/>
                <w:kern w:val="0"/>
                <w:sz w:val="21"/>
                <w:szCs w:val="21"/>
              </w:rPr>
              <w:t>符合</w:t>
            </w:r>
            <w:commentRangeEnd w:id="31"/>
            <w:r>
              <w:commentReference w:id="31"/>
            </w:r>
            <w:r>
              <w:rPr>
                <w:rFonts w:hint="eastAsia" w:ascii="宋体" w:hAnsi="宋体" w:eastAsia="宋体" w:cs="宋体"/>
                <w:b/>
                <w:color w:val="FF0000"/>
                <w:kern w:val="0"/>
                <w:sz w:val="21"/>
                <w:szCs w:val="21"/>
              </w:rPr>
              <w:t>；</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下沉量检测</w:t>
            </w:r>
            <w:commentRangeStart w:id="32"/>
            <w:r>
              <w:rPr>
                <w:rFonts w:hint="eastAsia" w:ascii="宋体" w:hAnsi="宋体" w:eastAsia="宋体" w:cs="宋体"/>
                <w:b/>
                <w:color w:val="FF0000"/>
                <w:kern w:val="0"/>
                <w:sz w:val="21"/>
                <w:szCs w:val="21"/>
              </w:rPr>
              <w:t>符合</w:t>
            </w:r>
            <w:commentRangeEnd w:id="32"/>
            <w:r>
              <w:commentReference w:id="32"/>
            </w:r>
            <w:r>
              <w:rPr>
                <w:rFonts w:hint="eastAsia" w:ascii="宋体" w:hAnsi="宋体" w:eastAsia="宋体" w:cs="宋体"/>
                <w:b/>
                <w:color w:val="FF0000"/>
                <w:kern w:val="0"/>
                <w:sz w:val="21"/>
                <w:szCs w:val="21"/>
              </w:rPr>
              <w:t>；</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bCs/>
                <w:color w:val="FF0000"/>
                <w:sz w:val="21"/>
                <w:szCs w:val="21"/>
              </w:rPr>
              <w:t>乙酸盐雾试验≥200h镀（涂）层对基体的保护等级/镀（涂）层本身耐腐蚀等级10级。</w:t>
            </w:r>
          </w:p>
        </w:tc>
        <w:tc>
          <w:tcPr>
            <w:tcW w:w="2232" w:type="dxa"/>
            <w:vMerge w:val="continue"/>
            <w:tcPrChange w:id="19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9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94" w:author="王秀子" w:date="2023-07-04T22:30:59Z">
            <w:trPr>
              <w:jc w:val="center"/>
            </w:trPr>
          </w:trPrChange>
        </w:trPr>
        <w:tc>
          <w:tcPr>
            <w:tcW w:w="623" w:type="dxa"/>
            <w:vMerge w:val="continue"/>
            <w:tcPrChange w:id="19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196"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197"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4.6、衣物柜底部加不锈钢框架，表面焊接采用二氧化碳保护焊接，焊接口平衡光滑，钢制架底部需配有防滑脚垫。稳固安全、防潮防锈经久耐用。</w:t>
            </w:r>
          </w:p>
        </w:tc>
        <w:tc>
          <w:tcPr>
            <w:tcW w:w="2232" w:type="dxa"/>
            <w:vMerge w:val="continue"/>
            <w:tcPrChange w:id="19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9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11" w:hRule="atLeast"/>
          <w:jc w:val="center"/>
          <w:trPrChange w:id="199" w:author="王秀子" w:date="2023-07-04T22:30:59Z">
            <w:trPr>
              <w:trHeight w:val="711" w:hRule="atLeast"/>
              <w:jc w:val="center"/>
            </w:trPr>
          </w:trPrChange>
        </w:trPr>
        <w:tc>
          <w:tcPr>
            <w:tcW w:w="623" w:type="dxa"/>
            <w:vMerge w:val="restart"/>
            <w:tcPrChange w:id="200" w:author="王秀子" w:date="2023-07-04T22:30:59Z">
              <w:tcPr>
                <w:tcW w:w="388"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5</w:t>
            </w:r>
          </w:p>
        </w:tc>
        <w:tc>
          <w:tcPr>
            <w:tcW w:w="1030" w:type="dxa"/>
            <w:vMerge w:val="restart"/>
            <w:tcPrChange w:id="201" w:author="王秀子" w:date="2023-07-04T22:30:59Z">
              <w:tcPr>
                <w:tcW w:w="626"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办公桌</w:t>
            </w:r>
          </w:p>
        </w:tc>
        <w:tc>
          <w:tcPr>
            <w:tcW w:w="4641" w:type="dxa"/>
            <w:tcPrChange w:id="202"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bCs/>
                <w:sz w:val="21"/>
                <w:szCs w:val="21"/>
              </w:rPr>
              <w:t>5.1、规格（宽度*深度*高度MM)：W1400*D700*H750</w:t>
            </w:r>
          </w:p>
        </w:tc>
        <w:tc>
          <w:tcPr>
            <w:tcW w:w="2232" w:type="dxa"/>
            <w:vMerge w:val="restart"/>
            <w:tcPrChange w:id="203" w:author="王秀子" w:date="2023-07-04T22:30:59Z">
              <w:tcPr>
                <w:tcW w:w="1241"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drawing>
                <wp:anchor distT="0" distB="0" distL="114300" distR="114300" simplePos="0" relativeHeight="251662336" behindDoc="0" locked="0" layoutInCell="1" allowOverlap="1">
                  <wp:simplePos x="0" y="0"/>
                  <wp:positionH relativeFrom="column">
                    <wp:posOffset>-11430</wp:posOffset>
                  </wp:positionH>
                  <wp:positionV relativeFrom="paragraph">
                    <wp:posOffset>342900</wp:posOffset>
                  </wp:positionV>
                  <wp:extent cx="1243965" cy="1059180"/>
                  <wp:effectExtent l="0" t="0" r="5715" b="7620"/>
                  <wp:wrapSquare wrapText="bothSides"/>
                  <wp:docPr id="9" name="图片 9" descr="C:\Users\71903\AppData\Local\Temp\WeChat Files\f1d35ac4461e5321ec093b1b2d60d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71903\AppData\Local\Temp\WeChat Files\f1d35ac4461e5321ec093b1b2d60d57.png"/>
                          <pic:cNvPicPr>
                            <a:picLocks noChangeAspect="1" noChangeArrowheads="1"/>
                          </pic:cNvPicPr>
                        </pic:nvPicPr>
                        <pic:blipFill>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1243746" cy="1059180"/>
                          </a:xfrm>
                          <a:prstGeom prst="rect">
                            <a:avLst/>
                          </a:prstGeom>
                          <a:noFill/>
                          <a:ln>
                            <a:noFill/>
                          </a:ln>
                        </pic:spPr>
                      </pic:pic>
                    </a:graphicData>
                  </a:graphic>
                </wp:anchor>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0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473" w:hRule="atLeast"/>
          <w:jc w:val="center"/>
          <w:trPrChange w:id="204" w:author="王秀子" w:date="2023-07-04T22:30:59Z">
            <w:trPr>
              <w:trHeight w:val="1473" w:hRule="atLeast"/>
              <w:jc w:val="center"/>
            </w:trPr>
          </w:trPrChange>
        </w:trPr>
        <w:tc>
          <w:tcPr>
            <w:tcW w:w="623" w:type="dxa"/>
            <w:vMerge w:val="continue"/>
            <w:tcPrChange w:id="20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06"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207" w:author="王秀子" w:date="2023-07-04T22:30:59Z">
              <w:tcPr>
                <w:tcW w:w="2743" w:type="pct"/>
              </w:tcPr>
            </w:tcPrChange>
          </w:tcPr>
          <w:p>
            <w:pPr>
              <w:widowControl/>
              <w:spacing w:line="240" w:lineRule="auto"/>
              <w:jc w:val="left"/>
              <w:rPr>
                <w:rFonts w:hint="eastAsia" w:ascii="宋体" w:hAnsi="宋体" w:eastAsia="宋体" w:cs="宋体"/>
                <w:bCs/>
                <w:kern w:val="0"/>
                <w:sz w:val="21"/>
                <w:szCs w:val="21"/>
              </w:rPr>
            </w:pPr>
            <w:r>
              <w:rPr>
                <w:rFonts w:hint="eastAsia" w:ascii="宋体" w:hAnsi="宋体" w:eastAsia="宋体" w:cs="宋体"/>
                <w:bCs/>
                <w:sz w:val="21"/>
                <w:szCs w:val="21"/>
              </w:rPr>
              <w:t>5.2、基材采用E1级多层实木板，环保达标，耐水性好，所有板材均经过防虫、防霉化学处理，强度高、刚性好、不变形、比重合理，符合国家环保要求。</w:t>
            </w:r>
          </w:p>
        </w:tc>
        <w:tc>
          <w:tcPr>
            <w:tcW w:w="2232" w:type="dxa"/>
            <w:vMerge w:val="continue"/>
            <w:tcPrChange w:id="20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09" w:author="王秀子" w:date="2023-07-04T22:33: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16" w:hRule="atLeast"/>
          <w:jc w:val="center"/>
          <w:trPrChange w:id="209" w:author="王秀子" w:date="2023-07-04T22:33:42Z">
            <w:trPr>
              <w:trHeight w:val="1473" w:hRule="atLeast"/>
              <w:jc w:val="center"/>
            </w:trPr>
          </w:trPrChange>
        </w:trPr>
        <w:tc>
          <w:tcPr>
            <w:tcW w:w="623" w:type="dxa"/>
            <w:vMerge w:val="continue"/>
            <w:tcPrChange w:id="210" w:author="王秀子" w:date="2023-07-04T22:33:42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11" w:author="王秀子" w:date="2023-07-04T22:33:42Z">
              <w:tcPr>
                <w:tcW w:w="626" w:type="pct"/>
                <w:vMerge w:val="continue"/>
              </w:tcPr>
            </w:tcPrChange>
          </w:tcPr>
          <w:p>
            <w:pPr>
              <w:pStyle w:val="38"/>
              <w:widowControl/>
              <w:rPr>
                <w:rFonts w:hint="eastAsia" w:ascii="宋体" w:hAnsi="宋体" w:eastAsia="宋体" w:cs="宋体"/>
                <w:sz w:val="21"/>
                <w:szCs w:val="21"/>
              </w:rPr>
            </w:pPr>
          </w:p>
        </w:tc>
        <w:tc>
          <w:tcPr>
            <w:tcW w:w="4641" w:type="dxa"/>
            <w:vAlign w:val="center"/>
            <w:tcPrChange w:id="212" w:author="王秀子" w:date="2023-07-04T22:33:42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w:t>
            </w:r>
            <w:r>
              <w:rPr>
                <w:rFonts w:hint="eastAsia" w:ascii="宋体" w:hAnsi="宋体" w:eastAsia="宋体" w:cs="宋体"/>
                <w:b/>
                <w:bCs/>
                <w:color w:val="FF0000"/>
                <w:sz w:val="21"/>
                <w:szCs w:val="21"/>
              </w:rPr>
              <w:t>多层实木板</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w:t>
            </w:r>
            <w:r>
              <w:rPr>
                <w:rFonts w:hint="eastAsia" w:ascii="宋体" w:hAnsi="宋体" w:eastAsia="宋体" w:cs="宋体"/>
                <w:b/>
                <w:bCs/>
                <w:color w:val="FF0000"/>
                <w:sz w:val="21"/>
                <w:szCs w:val="21"/>
              </w:rPr>
              <w:t>GB/T 35601-2017《绿色产品评价 人造板和木质地板》、GB/T 9846-2015《普通胶合板》、JC/T 2039-2010《抗菌防霉木质装饰板》、QB/T 4371-2012《家具抗菌性能的评价》</w:t>
            </w:r>
            <w:r>
              <w:rPr>
                <w:rFonts w:hint="eastAsia" w:ascii="宋体" w:hAnsi="宋体" w:eastAsia="宋体" w:cs="宋体"/>
                <w:b/>
                <w:color w:val="FF0000"/>
                <w:kern w:val="0"/>
                <w:sz w:val="21"/>
                <w:szCs w:val="21"/>
              </w:rPr>
              <w:t>；</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检测结果要求：</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甲醛释放量≤0.05mg/m³；</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苯、甲苯、二甲苯未检出；</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总挥发性有机化合物（TVOC）≤20ug/m³；</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可溶性重金属（铅、镉、铬、汞）总含量未检出；</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外观质量：无针节，无活节，无半活节、死节、夹皮，无木材异常结构，无裂缝，无虫孔、排钉孔、孔洞，无变色，无腐朽，无树胶道，无表板拼接离缝，无表板叠层，无芯板叠离，无长中板叠离，无鼓泡、分层，无凹陷、压痕、鼓包，无毛刺沟痕，无表板砂透，无透胶及其他人为污染，无补片补条，无内含铝质书钉，无板边缺损；</w:t>
            </w:r>
          </w:p>
          <w:p>
            <w:pPr>
              <w:widowControl/>
              <w:spacing w:line="240" w:lineRule="auto"/>
              <w:jc w:val="left"/>
              <w:rPr>
                <w:rFonts w:hint="eastAsia" w:ascii="宋体" w:hAnsi="宋体" w:eastAsia="宋体" w:cs="宋体"/>
                <w:b/>
                <w:bCs/>
                <w:color w:val="FF0000"/>
                <w:sz w:val="21"/>
                <w:szCs w:val="21"/>
              </w:rPr>
            </w:pPr>
            <w:commentRangeStart w:id="33"/>
            <w:r>
              <w:rPr>
                <w:rFonts w:hint="eastAsia" w:ascii="宋体" w:hAnsi="宋体" w:eastAsia="宋体" w:cs="宋体"/>
                <w:b/>
                <w:bCs/>
                <w:color w:val="FF0000"/>
                <w:sz w:val="21"/>
                <w:szCs w:val="21"/>
              </w:rPr>
              <w:t>长霉等级达到0级或1级（试验菌种：黑曲霉、土曲霉、宛氏拟青霉、绳状青霉、出芽短梗霉、球毛壳霉）；</w:t>
            </w:r>
            <w:commentRangeEnd w:id="33"/>
            <w:r>
              <w:commentReference w:id="33"/>
            </w:r>
          </w:p>
          <w:p>
            <w:pPr>
              <w:widowControl/>
              <w:spacing w:line="240" w:lineRule="auto"/>
              <w:jc w:val="left"/>
              <w:rPr>
                <w:rFonts w:hint="eastAsia" w:ascii="宋体" w:hAnsi="宋体" w:eastAsia="宋体" w:cs="宋体"/>
                <w:bCs/>
                <w:color w:val="FF0000"/>
                <w:sz w:val="21"/>
                <w:szCs w:val="21"/>
              </w:rPr>
            </w:pPr>
            <w:r>
              <w:rPr>
                <w:rFonts w:hint="eastAsia" w:ascii="宋体" w:hAnsi="宋体" w:eastAsia="宋体" w:cs="宋体"/>
                <w:b/>
                <w:bCs/>
                <w:color w:val="FF0000"/>
                <w:sz w:val="21"/>
                <w:szCs w:val="21"/>
              </w:rPr>
              <w:t>大肠杆菌、金黄色葡萄球菌、肺炎克雷伯氏菌抑菌率≥99%。</w:t>
            </w:r>
          </w:p>
        </w:tc>
        <w:tc>
          <w:tcPr>
            <w:tcW w:w="2232" w:type="dxa"/>
            <w:vMerge w:val="continue"/>
            <w:tcPrChange w:id="213" w:author="王秀子" w:date="2023-07-04T22:33:42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1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56" w:hRule="atLeast"/>
          <w:jc w:val="center"/>
          <w:trPrChange w:id="214" w:author="王秀子" w:date="2023-07-04T22:30:59Z">
            <w:trPr>
              <w:trHeight w:val="956" w:hRule="atLeast"/>
              <w:jc w:val="center"/>
            </w:trPr>
          </w:trPrChange>
        </w:trPr>
        <w:tc>
          <w:tcPr>
            <w:tcW w:w="623" w:type="dxa"/>
            <w:vMerge w:val="continue"/>
            <w:tcPrChange w:id="21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16"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217" w:author="王秀子" w:date="2023-07-04T22:30:59Z">
              <w:tcPr>
                <w:tcW w:w="2743" w:type="pct"/>
              </w:tcPr>
            </w:tcPrChange>
          </w:tcPr>
          <w:p>
            <w:pPr>
              <w:widowControl/>
              <w:spacing w:line="240" w:lineRule="auto"/>
              <w:jc w:val="left"/>
              <w:rPr>
                <w:rFonts w:hint="eastAsia" w:ascii="宋体" w:hAnsi="宋体" w:eastAsia="宋体" w:cs="宋体"/>
                <w:bCs/>
                <w:kern w:val="0"/>
                <w:sz w:val="21"/>
                <w:szCs w:val="21"/>
              </w:rPr>
            </w:pPr>
            <w:r>
              <w:rPr>
                <w:rFonts w:hint="eastAsia" w:ascii="宋体" w:hAnsi="宋体" w:eastAsia="宋体" w:cs="宋体"/>
                <w:bCs/>
                <w:sz w:val="21"/>
                <w:szCs w:val="21"/>
              </w:rPr>
              <w:t>5.3、表面三聚氰胺浸渍胶膜纸饰面，贴面平整，无起泡、坑凹，表面免漆工艺，所用板件四周均为同色PVC封边。</w:t>
            </w:r>
          </w:p>
        </w:tc>
        <w:tc>
          <w:tcPr>
            <w:tcW w:w="2232" w:type="dxa"/>
            <w:vMerge w:val="continue"/>
            <w:tcPrChange w:id="21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1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56" w:hRule="atLeast"/>
          <w:jc w:val="center"/>
          <w:trPrChange w:id="219" w:author="王秀子" w:date="2023-07-04T22:30:59Z">
            <w:trPr>
              <w:trHeight w:val="956" w:hRule="atLeast"/>
              <w:jc w:val="center"/>
            </w:trPr>
          </w:trPrChange>
        </w:trPr>
        <w:tc>
          <w:tcPr>
            <w:tcW w:w="623" w:type="dxa"/>
            <w:vMerge w:val="continue"/>
            <w:tcPrChange w:id="22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21"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vAlign w:val="center"/>
            <w:tcPrChange w:id="222"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▲PVC封边条</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检测标准：Q</w:t>
            </w:r>
            <w:r>
              <w:rPr>
                <w:rFonts w:hint="eastAsia" w:ascii="宋体" w:hAnsi="宋体" w:eastAsia="宋体" w:cs="宋体"/>
                <w:b/>
                <w:bCs/>
                <w:color w:val="FF0000"/>
                <w:sz w:val="21"/>
                <w:szCs w:val="21"/>
              </w:rPr>
              <w:t>B/T 4463-2013《家具用封边条技术要求》</w:t>
            </w:r>
            <w:r>
              <w:rPr>
                <w:rFonts w:hint="eastAsia" w:ascii="宋体" w:hAnsi="宋体" w:eastAsia="宋体" w:cs="宋体"/>
                <w:b/>
                <w:color w:val="FF0000"/>
                <w:kern w:val="0"/>
                <w:sz w:val="21"/>
                <w:szCs w:val="21"/>
              </w:rPr>
              <w:t>；</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检测结果要求：</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耐干热性应无龟裂、无鼓泡；</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耐磨性磨30r后应无露底现象；</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耐冷热循环性无龟裂、无鼓泡、无变色、无起皱；</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耐老化性应无开裂；</w:t>
            </w:r>
          </w:p>
          <w:p>
            <w:pPr>
              <w:widowControl/>
              <w:spacing w:line="240" w:lineRule="auto"/>
              <w:jc w:val="left"/>
              <w:rPr>
                <w:rFonts w:hint="eastAsia" w:ascii="宋体" w:hAnsi="宋体" w:eastAsia="宋体" w:cs="宋体"/>
                <w:bCs/>
                <w:color w:val="FF0000"/>
                <w:sz w:val="21"/>
                <w:szCs w:val="21"/>
              </w:rPr>
            </w:pPr>
            <w:r>
              <w:rPr>
                <w:rFonts w:hint="eastAsia" w:ascii="宋体" w:hAnsi="宋体" w:eastAsia="宋体" w:cs="宋体"/>
                <w:b/>
                <w:color w:val="FF0000"/>
                <w:sz w:val="21"/>
                <w:szCs w:val="21"/>
              </w:rPr>
              <w:t xml:space="preserve">可迁移元素（可溶性重金属）八项合格；              甲醛释放量≤0.2mg/L；                               氯乙烯单体未检出；                                  多溴联苯未检出；                                        多溴联苯醚未检出；                                     耐光色牢度（灰色样卡）≥4级；                        耐开裂性（耐龟裂性）1级；                                </w:t>
            </w:r>
          </w:p>
        </w:tc>
        <w:tc>
          <w:tcPr>
            <w:tcW w:w="2232" w:type="dxa"/>
            <w:vMerge w:val="continue"/>
            <w:tcPrChange w:id="22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01" w:hRule="atLeast"/>
          <w:jc w:val="center"/>
          <w:trPrChange w:id="224" w:author="王秀子" w:date="2023-07-04T22:30:59Z">
            <w:trPr>
              <w:trHeight w:val="701" w:hRule="atLeast"/>
              <w:jc w:val="center"/>
            </w:trPr>
          </w:trPrChange>
        </w:trPr>
        <w:tc>
          <w:tcPr>
            <w:tcW w:w="623" w:type="dxa"/>
            <w:vMerge w:val="continue"/>
            <w:tcPrChange w:id="22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26"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227" w:author="王秀子" w:date="2023-07-04T22:30:59Z">
              <w:tcPr>
                <w:tcW w:w="2743" w:type="pct"/>
              </w:tcPr>
            </w:tcPrChange>
          </w:tcPr>
          <w:p>
            <w:pPr>
              <w:widowControl/>
              <w:spacing w:line="240" w:lineRule="auto"/>
              <w:jc w:val="left"/>
              <w:rPr>
                <w:rFonts w:hint="eastAsia" w:ascii="宋体" w:hAnsi="宋体" w:eastAsia="宋体" w:cs="宋体"/>
                <w:bCs/>
                <w:sz w:val="21"/>
                <w:szCs w:val="21"/>
              </w:rPr>
            </w:pPr>
            <w:r>
              <w:rPr>
                <w:rFonts w:hint="eastAsia" w:ascii="宋体" w:hAnsi="宋体" w:eastAsia="宋体" w:cs="宋体"/>
                <w:bCs/>
                <w:sz w:val="21"/>
                <w:szCs w:val="21"/>
              </w:rPr>
              <w:t>5.4、书桌左侧配一个主机格，右侧配三个抽屉，配优质锁具及拉手。</w:t>
            </w:r>
          </w:p>
        </w:tc>
        <w:tc>
          <w:tcPr>
            <w:tcW w:w="2232" w:type="dxa"/>
            <w:vMerge w:val="continue"/>
            <w:tcPrChange w:id="22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01" w:hRule="atLeast"/>
          <w:jc w:val="center"/>
          <w:trPrChange w:id="229" w:author="王秀子" w:date="2023-07-04T22:30:59Z">
            <w:trPr>
              <w:trHeight w:val="701" w:hRule="atLeast"/>
              <w:jc w:val="center"/>
            </w:trPr>
          </w:trPrChange>
        </w:trPr>
        <w:tc>
          <w:tcPr>
            <w:tcW w:w="623" w:type="dxa"/>
            <w:vMerge w:val="continue"/>
            <w:tcPrChange w:id="23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31"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vAlign w:val="center"/>
            <w:tcPrChange w:id="232"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▲锁具</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检测标准：QB/T 1621-2015《家具锁》、QB/T 3832-1999《轻工产品金属镀层腐蚀试验结果的评价》、QB/T 3827-1999《轻工产品金属镀层和化学处理层的耐腐蚀试验方法 乙酸盐雾试验（ASS）法》；</w:t>
            </w:r>
          </w:p>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w:t>
            </w:r>
          </w:p>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保密度钥匙牙花、互开率叶片锁检测合格；</w:t>
            </w:r>
          </w:p>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牢固度使用寿命检测合格；</w:t>
            </w:r>
          </w:p>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外观质量锁头钥匙、电镀件检测合格；</w:t>
            </w:r>
          </w:p>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电镀件耐腐蚀，外露表面经≥12h的中性盐雾试验后，应达到外观评级RA10级；</w:t>
            </w:r>
          </w:p>
          <w:p>
            <w:pPr>
              <w:widowControl/>
              <w:spacing w:line="240" w:lineRule="auto"/>
              <w:jc w:val="left"/>
              <w:rPr>
                <w:rFonts w:hint="eastAsia" w:ascii="宋体" w:hAnsi="宋体" w:eastAsia="宋体" w:cs="宋体"/>
                <w:bCs/>
                <w:color w:val="FF0000"/>
                <w:sz w:val="21"/>
                <w:szCs w:val="21"/>
              </w:rPr>
            </w:pPr>
            <w:r>
              <w:rPr>
                <w:rFonts w:hint="eastAsia" w:ascii="宋体" w:hAnsi="宋体" w:eastAsia="宋体" w:cs="宋体"/>
                <w:b/>
                <w:color w:val="FF0000"/>
                <w:sz w:val="21"/>
                <w:szCs w:val="21"/>
              </w:rPr>
              <w:t>乙酸盐雾试验（ASS），连续喷雾≥200h，镀（涂）层对基体的保护等级和镀（涂）层本身耐腐蚀等级达到10级。</w:t>
            </w:r>
          </w:p>
        </w:tc>
        <w:tc>
          <w:tcPr>
            <w:tcW w:w="2232" w:type="dxa"/>
            <w:vMerge w:val="continue"/>
            <w:tcPrChange w:id="23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3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18" w:hRule="atLeast"/>
          <w:jc w:val="center"/>
          <w:trPrChange w:id="234" w:author="王秀子" w:date="2023-07-04T22:30:59Z">
            <w:trPr>
              <w:trHeight w:val="418" w:hRule="atLeast"/>
              <w:jc w:val="center"/>
            </w:trPr>
          </w:trPrChange>
        </w:trPr>
        <w:tc>
          <w:tcPr>
            <w:tcW w:w="623" w:type="dxa"/>
            <w:vMerge w:val="restart"/>
            <w:tcPrChange w:id="235" w:author="王秀子" w:date="2023-07-04T22:30:59Z">
              <w:tcPr>
                <w:tcW w:w="388"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6</w:t>
            </w:r>
          </w:p>
        </w:tc>
        <w:tc>
          <w:tcPr>
            <w:tcW w:w="1030" w:type="dxa"/>
            <w:vMerge w:val="restart"/>
            <w:tcPrChange w:id="236" w:author="王秀子" w:date="2023-07-04T22:30:59Z">
              <w:tcPr>
                <w:tcW w:w="626"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办公椅</w:t>
            </w:r>
          </w:p>
        </w:tc>
        <w:tc>
          <w:tcPr>
            <w:tcW w:w="4641" w:type="dxa"/>
            <w:tcPrChange w:id="237"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sz w:val="21"/>
                <w:szCs w:val="21"/>
              </w:rPr>
              <w:t>6.1、规格：常规</w:t>
            </w:r>
          </w:p>
        </w:tc>
        <w:tc>
          <w:tcPr>
            <w:tcW w:w="2232" w:type="dxa"/>
            <w:vMerge w:val="restart"/>
            <w:tcPrChange w:id="238" w:author="王秀子" w:date="2023-07-04T22:30:59Z">
              <w:tcPr>
                <w:tcW w:w="1241"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drawing>
                <wp:anchor distT="0" distB="0" distL="114300" distR="114300" simplePos="0" relativeHeight="251661312" behindDoc="0" locked="0" layoutInCell="1" allowOverlap="1">
                  <wp:simplePos x="0" y="0"/>
                  <wp:positionH relativeFrom="column">
                    <wp:posOffset>-3810</wp:posOffset>
                  </wp:positionH>
                  <wp:positionV relativeFrom="paragraph">
                    <wp:posOffset>201930</wp:posOffset>
                  </wp:positionV>
                  <wp:extent cx="809625" cy="1111250"/>
                  <wp:effectExtent l="0" t="0" r="13335" b="1270"/>
                  <wp:wrapSquare wrapText="bothSides"/>
                  <wp:docPr id="84"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1"/>
                          <pic:cNvPicPr>
                            <a:picLocks noChangeAspect="1"/>
                          </pic:cNvPicPr>
                        </pic:nvPicPr>
                        <pic:blipFill>
                          <a:blip r:embed="rId17" cstate="print">
                            <a:extLst>
                              <a:ext uri="{BEBA8EAE-BF5A-486C-A8C5-ECC9F3942E4B}">
                                <a14:imgProps xmlns:a14="http://schemas.microsoft.com/office/drawing/2010/main">
                                  <a14:imgLayer r:embed="rId18">
                                    <a14:imgEffect>
                                      <a14:artisticPhotocopy trans="30000" detail="2"/>
                                    </a14:imgEffect>
                                  </a14:imgLayer>
                                </a14:imgProps>
                              </a:ext>
                              <a:ext uri="{28A0092B-C50C-407E-A947-70E740481C1C}">
                                <a14:useLocalDpi xmlns:a14="http://schemas.microsoft.com/office/drawing/2010/main" val="0"/>
                              </a:ext>
                            </a:extLst>
                          </a:blip>
                          <a:stretch>
                            <a:fillRect/>
                          </a:stretch>
                        </pic:blipFill>
                        <pic:spPr>
                          <a:xfrm>
                            <a:off x="0" y="0"/>
                            <a:ext cx="809637" cy="1111250"/>
                          </a:xfrm>
                          <a:prstGeom prst="rect">
                            <a:avLst/>
                          </a:prstGeom>
                          <a:noFill/>
                          <a:ln w="9525">
                            <a:noFill/>
                          </a:ln>
                        </pic:spPr>
                      </pic:pic>
                    </a:graphicData>
                  </a:graphic>
                </wp:anchor>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3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jc w:val="center"/>
          <w:trPrChange w:id="239" w:author="王秀子" w:date="2023-07-04T22:30:59Z">
            <w:trPr>
              <w:trHeight w:val="355" w:hRule="atLeast"/>
              <w:jc w:val="center"/>
            </w:trPr>
          </w:trPrChange>
        </w:trPr>
        <w:tc>
          <w:tcPr>
            <w:tcW w:w="623" w:type="dxa"/>
            <w:vMerge w:val="continue"/>
            <w:tcPrChange w:id="24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41"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242"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sz w:val="21"/>
                <w:szCs w:val="21"/>
              </w:rPr>
              <w:t>6.2、靠背采有尼龙加纤维背架。</w:t>
            </w:r>
          </w:p>
        </w:tc>
        <w:tc>
          <w:tcPr>
            <w:tcW w:w="2232" w:type="dxa"/>
            <w:vMerge w:val="continue"/>
            <w:tcPrChange w:id="24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4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jc w:val="center"/>
          <w:trPrChange w:id="244" w:author="王秀子" w:date="2023-07-04T22:30:59Z">
            <w:trPr>
              <w:trHeight w:val="446" w:hRule="atLeast"/>
              <w:jc w:val="center"/>
            </w:trPr>
          </w:trPrChange>
        </w:trPr>
        <w:tc>
          <w:tcPr>
            <w:tcW w:w="623" w:type="dxa"/>
            <w:vMerge w:val="continue"/>
            <w:tcPrChange w:id="24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46"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247"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sz w:val="21"/>
                <w:szCs w:val="21"/>
              </w:rPr>
              <w:t xml:space="preserve">6.3、座垫采用一体发泡定型海绵                                                   </w:t>
            </w:r>
          </w:p>
        </w:tc>
        <w:tc>
          <w:tcPr>
            <w:tcW w:w="2232" w:type="dxa"/>
            <w:vMerge w:val="continue"/>
            <w:tcPrChange w:id="24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4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jc w:val="center"/>
          <w:trPrChange w:id="249" w:author="王秀子" w:date="2023-07-04T22:30:59Z">
            <w:trPr>
              <w:trHeight w:val="446" w:hRule="atLeast"/>
              <w:jc w:val="center"/>
            </w:trPr>
          </w:trPrChange>
        </w:trPr>
        <w:tc>
          <w:tcPr>
            <w:tcW w:w="623" w:type="dxa"/>
            <w:vMerge w:val="continue"/>
            <w:tcPrChange w:id="25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51"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vAlign w:val="center"/>
            <w:tcPrChange w:id="252"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▲海绵</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检测标准：G</w:t>
            </w:r>
            <w:r>
              <w:rPr>
                <w:rFonts w:hint="eastAsia" w:ascii="宋体" w:hAnsi="宋体" w:eastAsia="宋体" w:cs="宋体"/>
                <w:b/>
                <w:bCs/>
                <w:color w:val="FF0000"/>
                <w:sz w:val="21"/>
                <w:szCs w:val="21"/>
              </w:rPr>
              <w:t>B/T 10802-2006《通用软质聚醚型聚氨酯泡沫塑料》、GB/T 6343-2009《泡沫塑料及橡胶 表面密度的测定》</w:t>
            </w:r>
            <w:r>
              <w:rPr>
                <w:rFonts w:hint="eastAsia" w:ascii="宋体" w:hAnsi="宋体" w:eastAsia="宋体" w:cs="宋体"/>
                <w:b/>
                <w:color w:val="FF0000"/>
                <w:kern w:val="0"/>
                <w:sz w:val="21"/>
                <w:szCs w:val="21"/>
              </w:rPr>
              <w:t>；</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检测结果要求：</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65%/25%压陷比≥2；</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75%压缩永久变形≤4%；</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回弹率≥40%；</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拉伸强度≥125kpa；</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伸长率≥320%；</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撕裂强度≥3N/cm；</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湿热老化后拉伸强度≥135kpa；</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恒定负荷反复压陷疲劳性能BP≤18%；</w:t>
            </w:r>
          </w:p>
          <w:p>
            <w:pPr>
              <w:widowControl/>
              <w:spacing w:line="240" w:lineRule="auto"/>
              <w:jc w:val="left"/>
              <w:rPr>
                <w:rFonts w:hint="eastAsia" w:ascii="宋体" w:hAnsi="宋体" w:eastAsia="宋体" w:cs="宋体"/>
                <w:color w:val="FF0000"/>
                <w:sz w:val="21"/>
                <w:szCs w:val="21"/>
              </w:rPr>
            </w:pPr>
            <w:r>
              <w:rPr>
                <w:rFonts w:hint="eastAsia" w:ascii="宋体" w:hAnsi="宋体" w:eastAsia="宋体" w:cs="宋体"/>
                <w:b/>
                <w:color w:val="FF0000"/>
                <w:kern w:val="0"/>
                <w:sz w:val="21"/>
                <w:szCs w:val="21"/>
              </w:rPr>
              <w:t>密度≥50kg/m³</w:t>
            </w:r>
            <w:r>
              <w:rPr>
                <w:rFonts w:hint="eastAsia" w:ascii="宋体" w:hAnsi="宋体" w:eastAsia="宋体" w:cs="宋体"/>
                <w:b/>
                <w:bCs/>
                <w:color w:val="FF0000"/>
                <w:sz w:val="21"/>
                <w:szCs w:val="21"/>
              </w:rPr>
              <w:t>。</w:t>
            </w:r>
          </w:p>
        </w:tc>
        <w:tc>
          <w:tcPr>
            <w:tcW w:w="2232" w:type="dxa"/>
            <w:vMerge w:val="continue"/>
            <w:tcPrChange w:id="25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5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808" w:hRule="atLeast"/>
          <w:jc w:val="center"/>
          <w:trPrChange w:id="254" w:author="王秀子" w:date="2023-07-04T22:30:59Z">
            <w:trPr>
              <w:trHeight w:val="808" w:hRule="atLeast"/>
              <w:jc w:val="center"/>
            </w:trPr>
          </w:trPrChange>
        </w:trPr>
        <w:tc>
          <w:tcPr>
            <w:tcW w:w="623" w:type="dxa"/>
            <w:vMerge w:val="continue"/>
            <w:tcPrChange w:id="25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56" w:author="王秀子" w:date="2023-07-04T22:30:59Z">
              <w:tcPr>
                <w:tcW w:w="626" w:type="pct"/>
                <w:vMerge w:val="continue"/>
              </w:tcPr>
            </w:tcPrChange>
          </w:tcPr>
          <w:p>
            <w:pPr>
              <w:pStyle w:val="38"/>
              <w:widowControl/>
              <w:rPr>
                <w:rFonts w:hint="eastAsia" w:ascii="宋体" w:hAnsi="宋体" w:eastAsia="宋体" w:cs="宋体"/>
                <w:sz w:val="21"/>
                <w:szCs w:val="21"/>
              </w:rPr>
            </w:pPr>
          </w:p>
        </w:tc>
        <w:tc>
          <w:tcPr>
            <w:tcW w:w="4641" w:type="dxa"/>
            <w:tcPrChange w:id="257" w:author="王秀子" w:date="2023-07-04T22:30:59Z">
              <w:tcPr>
                <w:tcW w:w="2743" w:type="pct"/>
              </w:tcPr>
            </w:tcPrChange>
          </w:tcPr>
          <w:p>
            <w:pPr>
              <w:widowControl/>
              <w:spacing w:line="240" w:lineRule="auto"/>
              <w:jc w:val="left"/>
              <w:rPr>
                <w:rFonts w:hint="eastAsia" w:ascii="宋体" w:hAnsi="宋体" w:eastAsia="宋体" w:cs="宋体"/>
                <w:sz w:val="21"/>
                <w:szCs w:val="21"/>
              </w:rPr>
            </w:pPr>
            <w:r>
              <w:rPr>
                <w:rFonts w:hint="eastAsia" w:ascii="宋体" w:hAnsi="宋体" w:eastAsia="宋体" w:cs="宋体"/>
                <w:sz w:val="21"/>
                <w:szCs w:val="21"/>
              </w:rPr>
              <w:t>6.4、配3档锁定底盘，配PU扶手面的升降扶手，4公分黑色汽杆，∮340MM 尼龙高脚，∮60MM 黑色PU轮。</w:t>
            </w:r>
          </w:p>
        </w:tc>
        <w:tc>
          <w:tcPr>
            <w:tcW w:w="2232" w:type="dxa"/>
            <w:vMerge w:val="continue"/>
            <w:tcPrChange w:id="25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5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59" w:author="王秀子" w:date="2023-07-04T22:30:59Z">
            <w:trPr>
              <w:jc w:val="center"/>
            </w:trPr>
          </w:trPrChange>
        </w:trPr>
        <w:tc>
          <w:tcPr>
            <w:tcW w:w="623" w:type="dxa"/>
            <w:vMerge w:val="restart"/>
            <w:tcPrChange w:id="260" w:author="王秀子" w:date="2023-07-04T22:30:59Z">
              <w:tcPr>
                <w:tcW w:w="388"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7</w:t>
            </w:r>
          </w:p>
        </w:tc>
        <w:tc>
          <w:tcPr>
            <w:tcW w:w="1030" w:type="dxa"/>
            <w:vMerge w:val="restart"/>
            <w:tcPrChange w:id="261" w:author="王秀子" w:date="2023-07-04T22:30:59Z">
              <w:tcPr>
                <w:tcW w:w="626" w:type="pct"/>
                <w:vMerge w:val="restart"/>
              </w:tcPr>
            </w:tcPrChange>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学生课桌椅</w:t>
            </w:r>
          </w:p>
        </w:tc>
        <w:tc>
          <w:tcPr>
            <w:tcW w:w="4641" w:type="dxa"/>
            <w:tcPrChange w:id="262"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7、课桌：</w:t>
            </w:r>
          </w:p>
        </w:tc>
        <w:tc>
          <w:tcPr>
            <w:tcW w:w="2232" w:type="dxa"/>
            <w:vMerge w:val="restart"/>
            <w:tcPrChange w:id="263" w:author="王秀子" w:date="2023-07-04T22:30:59Z">
              <w:tcPr>
                <w:tcW w:w="1241"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drawing>
                <wp:anchor distT="0" distB="0" distL="114300" distR="114300" simplePos="0" relativeHeight="251663360" behindDoc="0" locked="0" layoutInCell="1" allowOverlap="1">
                  <wp:simplePos x="0" y="0"/>
                  <wp:positionH relativeFrom="column">
                    <wp:posOffset>231140</wp:posOffset>
                  </wp:positionH>
                  <wp:positionV relativeFrom="paragraph">
                    <wp:posOffset>284480</wp:posOffset>
                  </wp:positionV>
                  <wp:extent cx="685800" cy="923290"/>
                  <wp:effectExtent l="0" t="0" r="0" b="635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cstate="print">
                            <a:extLst>
                              <a:ext uri="{BEBA8EAE-BF5A-486C-A8C5-ECC9F3942E4B}">
                                <a14:imgProps xmlns:a14="http://schemas.microsoft.com/office/drawing/2010/main">
                                  <a14:imgLayer r:embed="rId20">
                                    <a14:imgEffect>
                                      <a14:artisticPhotocopy trans="30000" detail="2"/>
                                    </a14:imgEffect>
                                    <a14:imgEffect>
                                      <a14:saturation sat="0"/>
                                    </a14:imgEffect>
                                  </a14:imgLayer>
                                </a14:imgProps>
                              </a:ext>
                              <a:ext uri="{28A0092B-C50C-407E-A947-70E740481C1C}">
                                <a14:useLocalDpi xmlns:a14="http://schemas.microsoft.com/office/drawing/2010/main" val="0"/>
                              </a:ext>
                            </a:extLst>
                          </a:blip>
                          <a:srcRect l="34574" t="27040" r="29998" b="8909"/>
                          <a:stretch>
                            <a:fillRect/>
                          </a:stretch>
                        </pic:blipFill>
                        <pic:spPr>
                          <a:xfrm>
                            <a:off x="0" y="0"/>
                            <a:ext cx="685985" cy="923027"/>
                          </a:xfrm>
                          <a:prstGeom prst="rect">
                            <a:avLst/>
                          </a:prstGeom>
                        </pic:spPr>
                      </pic:pic>
                    </a:graphicData>
                  </a:graphic>
                </wp:anchor>
              </w:drawing>
            </w:r>
          </w:p>
          <w:p>
            <w:pPr>
              <w:pStyle w:val="38"/>
              <w:widowControl/>
              <w:rPr>
                <w:rFonts w:hint="eastAsia" w:ascii="宋体" w:hAnsi="宋体" w:eastAsia="宋体" w:cs="宋体"/>
                <w:sz w:val="21"/>
                <w:szCs w:val="21"/>
              </w:rPr>
            </w:pPr>
          </w:p>
          <w:p>
            <w:pPr>
              <w:pStyle w:val="38"/>
              <w:widowControl/>
              <w:rPr>
                <w:rFonts w:hint="eastAsia" w:ascii="宋体" w:hAnsi="宋体" w:eastAsia="宋体" w:cs="宋体"/>
                <w:sz w:val="21"/>
                <w:szCs w:val="21"/>
              </w:rPr>
            </w:pPr>
          </w:p>
          <w:p>
            <w:pPr>
              <w:pStyle w:val="38"/>
              <w:widowControl/>
              <w:rPr>
                <w:rFonts w:hint="eastAsia" w:ascii="宋体" w:hAnsi="宋体" w:eastAsia="宋体" w:cs="宋体"/>
                <w:sz w:val="21"/>
                <w:szCs w:val="21"/>
              </w:rPr>
            </w:pPr>
          </w:p>
          <w:p>
            <w:pPr>
              <w:pStyle w:val="38"/>
              <w:widowControl/>
              <w:rPr>
                <w:rFonts w:hint="eastAsia" w:ascii="宋体" w:hAnsi="宋体" w:eastAsia="宋体" w:cs="宋体"/>
                <w:sz w:val="21"/>
                <w:szCs w:val="21"/>
              </w:rPr>
            </w:pPr>
            <w:r>
              <w:rPr>
                <w:rFonts w:hint="eastAsia" w:ascii="宋体" w:hAnsi="宋体" w:eastAsia="宋体" w:cs="宋体"/>
                <w:sz w:val="21"/>
                <w:szCs w:val="21"/>
              </w:rPr>
              <w:drawing>
                <wp:anchor distT="0" distB="0" distL="114300" distR="114300" simplePos="0" relativeHeight="251664384" behindDoc="0" locked="0" layoutInCell="1" allowOverlap="1">
                  <wp:simplePos x="0" y="0"/>
                  <wp:positionH relativeFrom="column">
                    <wp:posOffset>266065</wp:posOffset>
                  </wp:positionH>
                  <wp:positionV relativeFrom="paragraph">
                    <wp:posOffset>71755</wp:posOffset>
                  </wp:positionV>
                  <wp:extent cx="650240" cy="840740"/>
                  <wp:effectExtent l="0" t="0" r="5080" b="1270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0240" cy="840740"/>
                          </a:xfrm>
                          <a:prstGeom prst="rect">
                            <a:avLst/>
                          </a:prstGeom>
                        </pic:spPr>
                      </pic:pic>
                    </a:graphicData>
                  </a:graphic>
                </wp:anchor>
              </w:drawing>
            </w:r>
          </w:p>
          <w:p>
            <w:pPr>
              <w:pStyle w:val="38"/>
              <w:widowControl/>
              <w:rPr>
                <w:rFonts w:hint="eastAsia" w:ascii="宋体" w:hAnsi="宋体" w:eastAsia="宋体" w:cs="宋体"/>
                <w:sz w:val="21"/>
                <w:szCs w:val="21"/>
              </w:rPr>
            </w:pPr>
          </w:p>
          <w:p>
            <w:pPr>
              <w:pStyle w:val="38"/>
              <w:widowControl/>
              <w:rPr>
                <w:rFonts w:hint="eastAsia" w:ascii="宋体" w:hAnsi="宋体" w:eastAsia="宋体" w:cs="宋体"/>
                <w:sz w:val="21"/>
                <w:szCs w:val="21"/>
              </w:rPr>
            </w:pPr>
            <w:r>
              <w:rPr>
                <w:rFonts w:hint="eastAsia" w:ascii="宋体" w:hAnsi="宋体" w:eastAsia="宋体" w:cs="宋体"/>
                <w:sz w:val="21"/>
                <w:szCs w:val="21"/>
              </w:rPr>
              <w:drawing>
                <wp:anchor distT="0" distB="0" distL="114300" distR="114300" simplePos="0" relativeHeight="251665408" behindDoc="0" locked="0" layoutInCell="1" allowOverlap="1">
                  <wp:simplePos x="0" y="0"/>
                  <wp:positionH relativeFrom="column">
                    <wp:posOffset>10795</wp:posOffset>
                  </wp:positionH>
                  <wp:positionV relativeFrom="paragraph">
                    <wp:posOffset>560705</wp:posOffset>
                  </wp:positionV>
                  <wp:extent cx="1181100" cy="683895"/>
                  <wp:effectExtent l="0" t="0" r="7620" b="1905"/>
                  <wp:wrapSquare wrapText="bothSides"/>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181100" cy="683895"/>
                          </a:xfrm>
                          <a:prstGeom prst="rect">
                            <a:avLst/>
                          </a:prstGeom>
                          <a:noFill/>
                          <a:ln>
                            <a:noFill/>
                          </a:ln>
                          <a:effectLst/>
                        </pic:spPr>
                      </pic:pic>
                    </a:graphicData>
                  </a:graphic>
                </wp:anchor>
              </w:drawing>
            </w:r>
          </w:p>
          <w:p>
            <w:pPr>
              <w:pStyle w:val="38"/>
              <w:ind w:firstLine="211" w:firstLineChars="100"/>
              <w:rPr>
                <w:rFonts w:hint="eastAsia" w:ascii="宋体" w:hAnsi="宋体" w:eastAsia="宋体" w:cs="宋体"/>
                <w:b/>
                <w:bCs/>
                <w:sz w:val="21"/>
                <w:szCs w:val="21"/>
              </w:rPr>
            </w:pPr>
          </w:p>
          <w:p>
            <w:pPr>
              <w:pStyle w:val="38"/>
              <w:jc w:val="center"/>
              <w:rPr>
                <w:rFonts w:hint="eastAsia" w:ascii="宋体" w:hAnsi="宋体" w:eastAsia="宋体" w:cs="宋体"/>
                <w:sz w:val="21"/>
                <w:szCs w:val="21"/>
              </w:rPr>
            </w:pPr>
            <w:r>
              <w:rPr>
                <w:rFonts w:hint="eastAsia" w:ascii="宋体" w:hAnsi="宋体" w:eastAsia="宋体" w:cs="宋体"/>
                <w:bCs/>
                <w:sz w:val="21"/>
                <w:szCs w:val="21"/>
              </w:rPr>
              <w:t>升降调节机构图片</w:t>
            </w:r>
          </w:p>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64" w:author="王秀子" w:date="2023-07-04T22:30:59Z">
            <w:trPr>
              <w:jc w:val="center"/>
            </w:trPr>
          </w:trPrChange>
        </w:trPr>
        <w:tc>
          <w:tcPr>
            <w:tcW w:w="623" w:type="dxa"/>
            <w:vMerge w:val="continue"/>
            <w:tcPrChange w:id="26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6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267"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7.1、规格：650W*450D*750H（±5mm) </w:t>
            </w:r>
          </w:p>
        </w:tc>
        <w:tc>
          <w:tcPr>
            <w:tcW w:w="2232" w:type="dxa"/>
            <w:vMerge w:val="continue"/>
            <w:tcPrChange w:id="26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69" w:author="王秀子" w:date="2023-07-04T22:30:59Z">
            <w:trPr>
              <w:jc w:val="center"/>
            </w:trPr>
          </w:trPrChange>
        </w:trPr>
        <w:tc>
          <w:tcPr>
            <w:tcW w:w="623" w:type="dxa"/>
            <w:vMerge w:val="continue"/>
            <w:tcPrChange w:id="27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7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272"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7.2、台面板：采用18mm厚E1级三胺刨花板基材经模具注塑嵌边成型，封边高于桌面上下各约1mm，台面板前后带弧形设计。台面规格：650*450*18mm。</w:t>
            </w:r>
          </w:p>
        </w:tc>
        <w:tc>
          <w:tcPr>
            <w:tcW w:w="2232" w:type="dxa"/>
            <w:vMerge w:val="continue"/>
            <w:tcPrChange w:id="27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7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74" w:author="王秀子" w:date="2023-07-04T22:30:59Z">
            <w:trPr>
              <w:jc w:val="center"/>
            </w:trPr>
          </w:trPrChange>
        </w:trPr>
        <w:tc>
          <w:tcPr>
            <w:tcW w:w="623" w:type="dxa"/>
            <w:vMerge w:val="continue"/>
            <w:tcPrChange w:id="27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7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vAlign w:val="center"/>
            <w:tcPrChange w:id="277" w:author="王秀子" w:date="2023-07-04T22:30:59Z">
              <w:tcPr>
                <w:tcW w:w="2743" w:type="pct"/>
                <w:vAlign w:val="center"/>
              </w:tcPr>
            </w:tcPrChange>
          </w:tcPr>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▲浸渍胶膜纸饰面刨花板：提供2022年1月1日至本项目投标截止之日前，检测中心或检测研究院出具的检测合格报告（检测机构需同时具备所检测项的CMA和CNAS资质）</w:t>
            </w:r>
            <w:r>
              <w:rPr>
                <w:rFonts w:hint="eastAsia" w:ascii="宋体" w:hAnsi="宋体" w:eastAsia="宋体" w:cs="宋体"/>
                <w:b/>
                <w:color w:val="FF0000"/>
                <w:sz w:val="21"/>
                <w:szCs w:val="21"/>
              </w:rPr>
              <w:t>和全国认证认可信息公共服务平台（http://cx.cnca.cn）查询截图</w:t>
            </w:r>
            <w:r>
              <w:rPr>
                <w:rFonts w:hint="eastAsia" w:ascii="宋体" w:hAnsi="宋体" w:eastAsia="宋体" w:cs="宋体"/>
                <w:b/>
                <w:bCs/>
                <w:color w:val="FF0000"/>
                <w:sz w:val="21"/>
                <w:szCs w:val="21"/>
              </w:rPr>
              <w:t>，检测报告须包含本项检验依据和参数的全部内容；检测报告中"检测产品名称"不完全一致的，投标人需说明为或证明为相同产品，但由专家判断是否得分。检测报告委托单位须为投标人。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检测标准：GB/T 15102-2017《浸渍胶膜纸饰面纤维板和刨花板》、GB 18580-2017《室内装饰装修材料 人造板及其制品中甲醛释放限量》、GB/T 39600-2021《人造板及其制品甲醛释放量分级》、GB/T 35601-2017《绿色产品评价 人造板和木质地板》、；</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检测结果要求：</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含水率6%~9%区间；</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静曲强度≥30MPa；                                   弹性模量≥4280MPa；                                   板边握螺钉力≥1600N，板面握螺钉力≥1350N；</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表面耐干热达到4级以上；</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表面胶合强度≥1.2MPa；                            2h吸水厚度膨胀率≤0.2%；</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内结合强度≥0.80MPa；                                   耐划痕≥1.5N表面无大于90%的连续划痕；                                     表面耐磨（磨耗值≤25mg/100r，表面情况素色：合格）；</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表面耐香烟灼烧5级；                                     表面冷热循环合格；                              表面耐干热5级；                                      表面耐污染腐蚀（素色）5级；                               表面耐龟裂5级；                                         表面耐水蒸气5级；                                耐光色牢度4-5级；</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苯释放量未检出；</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二甲苯释放量未检出；</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甲苯释放量未检出；</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总挥发性有机化合物（TVOC）≤20μg/m³；</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甲醛释放限量≤0.04mg/m³，符合E0级；</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产品表面涂层可迁移元素的限量铅、镉、砷、汞、锑、铬、钡、硒检测符合；</w:t>
            </w:r>
          </w:p>
          <w:p>
            <w:pPr>
              <w:pStyle w:val="2"/>
              <w:spacing w:after="0"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总挥发性有机化合物（TVOC）的释放率≤0.05mg/m</w:t>
            </w:r>
            <w:r>
              <w:rPr>
                <w:rFonts w:hint="eastAsia" w:ascii="宋体" w:hAnsi="宋体" w:eastAsia="宋体" w:cs="宋体"/>
                <w:b/>
                <w:bCs/>
                <w:color w:val="FF0000"/>
                <w:sz w:val="21"/>
                <w:szCs w:val="21"/>
                <w:vertAlign w:val="superscript"/>
              </w:rPr>
              <w:t>2</w:t>
            </w:r>
            <w:r>
              <w:rPr>
                <w:rFonts w:hint="eastAsia" w:ascii="宋体" w:hAnsi="宋体" w:eastAsia="宋体" w:cs="宋体"/>
                <w:b/>
                <w:bCs/>
                <w:color w:val="FF0000"/>
                <w:sz w:val="21"/>
                <w:szCs w:val="21"/>
              </w:rPr>
              <w:t>h。</w:t>
            </w:r>
          </w:p>
        </w:tc>
        <w:tc>
          <w:tcPr>
            <w:tcW w:w="2232" w:type="dxa"/>
            <w:vMerge w:val="continue"/>
            <w:tcPrChange w:id="27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7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79" w:author="王秀子" w:date="2023-07-04T22:30:59Z">
            <w:trPr>
              <w:jc w:val="center"/>
            </w:trPr>
          </w:trPrChange>
        </w:trPr>
        <w:tc>
          <w:tcPr>
            <w:tcW w:w="623" w:type="dxa"/>
            <w:vMerge w:val="continue"/>
            <w:tcPrChange w:id="28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8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282"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7.3、台面支撑组件：由左中右三条20*30*1.5mm方管连接一体，表面经高温静电喷粉处理，两端紧固于升降机构支撑件U型槽内，前后均配有弧形塑料装饰盖。</w:t>
            </w:r>
          </w:p>
        </w:tc>
        <w:tc>
          <w:tcPr>
            <w:tcW w:w="2232" w:type="dxa"/>
            <w:vMerge w:val="continue"/>
            <w:tcPrChange w:id="28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8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84" w:author="王秀子" w:date="2023-07-04T22:30:59Z">
            <w:trPr>
              <w:jc w:val="center"/>
            </w:trPr>
          </w:trPrChange>
        </w:trPr>
        <w:tc>
          <w:tcPr>
            <w:tcW w:w="623" w:type="dxa"/>
            <w:vMerge w:val="continue"/>
            <w:tcPrChange w:id="28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8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287"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7.4、桌架：两端桌脚为46*20*1.5mm的旦形钢管折弯成型，中间焊接圆管横梁,φ32mm*1.5mm（壁厚），表面经高温静电喷粉处理。</w:t>
            </w:r>
          </w:p>
        </w:tc>
        <w:tc>
          <w:tcPr>
            <w:tcW w:w="2232" w:type="dxa"/>
            <w:vMerge w:val="continue"/>
            <w:tcPrChange w:id="28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8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89" w:author="王秀子" w:date="2023-07-04T22:30:59Z">
            <w:trPr>
              <w:jc w:val="center"/>
            </w:trPr>
          </w:trPrChange>
        </w:trPr>
        <w:tc>
          <w:tcPr>
            <w:tcW w:w="623" w:type="dxa"/>
            <w:vMerge w:val="continue"/>
            <w:tcPrChange w:id="29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9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292" w:author="王秀子" w:date="2023-07-04T22:30:59Z">
              <w:tcPr>
                <w:tcW w:w="2743" w:type="pct"/>
              </w:tcPr>
            </w:tcPrChange>
          </w:tcPr>
          <w:p>
            <w:pPr>
              <w:pStyle w:val="81"/>
              <w:ind w:firstLine="0" w:firstLineChars="0"/>
              <w:rPr>
                <w:rFonts w:hint="eastAsia" w:ascii="宋体" w:hAnsi="宋体" w:eastAsia="宋体" w:cs="宋体"/>
                <w:sz w:val="21"/>
                <w:szCs w:val="21"/>
              </w:rPr>
            </w:pPr>
            <w:r>
              <w:rPr>
                <w:rFonts w:hint="eastAsia" w:ascii="宋体" w:hAnsi="宋体" w:eastAsia="宋体" w:cs="宋体"/>
                <w:bCs/>
                <w:sz w:val="21"/>
                <w:szCs w:val="21"/>
              </w:rPr>
              <w:t>7.5、T型升降机构支撑件：</w:t>
            </w:r>
            <w:r>
              <w:rPr>
                <w:rFonts w:hint="eastAsia" w:ascii="宋体" w:hAnsi="宋体" w:eastAsia="宋体" w:cs="宋体"/>
                <w:sz w:val="21"/>
                <w:szCs w:val="21"/>
              </w:rPr>
              <w:t>采用PP+玻纤材料一次成型，规格为宽度78-202mm，深度33-65mm，高度268.5mm；顶部预留纵向35×15mm和横向31×15mm U型槽与台面底部工字钢管安装连接；与桌架采用双螺丝双方向定位连接并调节升降，内侧采用内六角 M6*16mm螺钉定位，下面采用内六角M10*26.5mm特制螺钉固定调节。。</w:t>
            </w:r>
          </w:p>
        </w:tc>
        <w:tc>
          <w:tcPr>
            <w:tcW w:w="2232" w:type="dxa"/>
            <w:vMerge w:val="continue"/>
            <w:tcPrChange w:id="29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9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94" w:author="王秀子" w:date="2023-07-04T22:30:59Z">
            <w:trPr>
              <w:jc w:val="center"/>
            </w:trPr>
          </w:trPrChange>
        </w:trPr>
        <w:tc>
          <w:tcPr>
            <w:tcW w:w="623" w:type="dxa"/>
            <w:vMerge w:val="continue"/>
            <w:tcPrChange w:id="29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29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297"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7.6、书斗：采用PP+玻纤材料经模具注塑而成，书屉前端设有加强面，底部设有加强条，螺丝孔为隐藏式加强结构设计，螺丝不外露并起到整体加固的作用。规格:490*360*115mm 。</w:t>
            </w:r>
          </w:p>
        </w:tc>
        <w:tc>
          <w:tcPr>
            <w:tcW w:w="2232" w:type="dxa"/>
            <w:vMerge w:val="continue"/>
            <w:tcPrChange w:id="29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9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99" w:author="王秀子" w:date="2023-07-04T22:30:59Z">
            <w:trPr>
              <w:jc w:val="center"/>
            </w:trPr>
          </w:trPrChange>
        </w:trPr>
        <w:tc>
          <w:tcPr>
            <w:tcW w:w="623" w:type="dxa"/>
            <w:vMerge w:val="continue"/>
            <w:tcPrChange w:id="30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0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02"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7.7、脚垫：采用PP+玻纤材料经模具压注成型。1）前脚垫：规格63*28*49(±2mm),形状与桌脚匹配，套入后包裹性好、连接紧密并用 特定螺丝固定。2）后脚垫：规格139*34*100(±2mm)形状与桌脚掌匹配，套入管后包裹性好连接紧密并用特定螺固定。</w:t>
            </w:r>
          </w:p>
        </w:tc>
        <w:tc>
          <w:tcPr>
            <w:tcW w:w="2232" w:type="dxa"/>
            <w:vMerge w:val="continue"/>
            <w:tcPrChange w:id="30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04" w:author="王秀子" w:date="2023-07-04T22:30:59Z">
            <w:trPr>
              <w:jc w:val="center"/>
            </w:trPr>
          </w:trPrChange>
        </w:trPr>
        <w:tc>
          <w:tcPr>
            <w:tcW w:w="623" w:type="dxa"/>
            <w:vMerge w:val="continue"/>
            <w:tcPrChange w:id="30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0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vAlign w:val="center"/>
            <w:tcPrChange w:id="307"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w:t>
            </w:r>
            <w:r>
              <w:rPr>
                <w:rFonts w:hint="eastAsia" w:ascii="宋体" w:hAnsi="宋体" w:eastAsia="宋体" w:cs="宋体"/>
                <w:b/>
                <w:bCs/>
                <w:color w:val="FF0000"/>
                <w:sz w:val="21"/>
                <w:szCs w:val="21"/>
              </w:rPr>
              <w:t>PP塑料原材料（胶塞、脚垫）</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w:t>
            </w:r>
            <w:r>
              <w:rPr>
                <w:rFonts w:hint="eastAsia" w:ascii="宋体" w:hAnsi="宋体" w:eastAsia="宋体" w:cs="宋体"/>
                <w:b/>
                <w:bCs/>
                <w:color w:val="FF0000"/>
                <w:sz w:val="21"/>
                <w:szCs w:val="21"/>
              </w:rPr>
              <w:t>GB/T 24128-2018《塑料 塑料防霉剂的防霉效果评估》，GB/T 32487-2016《塑料家具通用技术条件》、GB 28481-2012《塑料家具中有害物质限量》</w:t>
            </w:r>
            <w:r>
              <w:rPr>
                <w:rFonts w:hint="eastAsia" w:ascii="宋体" w:hAnsi="宋体" w:eastAsia="宋体" w:cs="宋体"/>
                <w:b/>
                <w:color w:val="FF0000"/>
                <w:kern w:val="0"/>
                <w:sz w:val="21"/>
                <w:szCs w:val="21"/>
              </w:rPr>
              <w:t>；</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检测结果要求：</w:t>
            </w:r>
          </w:p>
          <w:p>
            <w:pPr>
              <w:pStyle w:val="2"/>
              <w:spacing w:after="0" w:line="240" w:lineRule="auto"/>
              <w:rPr>
                <w:rFonts w:hint="eastAsia" w:ascii="宋体" w:hAnsi="宋体" w:eastAsia="宋体" w:cs="宋体"/>
                <w:b/>
                <w:color w:val="FF0000"/>
                <w:kern w:val="0"/>
                <w:sz w:val="21"/>
                <w:szCs w:val="21"/>
              </w:rPr>
            </w:pPr>
            <w:commentRangeStart w:id="34"/>
            <w:r>
              <w:rPr>
                <w:rFonts w:hint="eastAsia" w:ascii="宋体" w:hAnsi="宋体" w:eastAsia="宋体" w:cs="宋体"/>
                <w:b/>
                <w:color w:val="FF0000"/>
                <w:kern w:val="0"/>
                <w:sz w:val="21"/>
                <w:szCs w:val="21"/>
              </w:rPr>
              <w:t>长霉等级达到0级或1级（试验菌种：黑曲霉、球毛壳霉、宛氏拟青霉、绳状青霉、长枝木霉）；</w:t>
            </w:r>
            <w:commentRangeEnd w:id="34"/>
            <w:r>
              <w:commentReference w:id="34"/>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塑料材料理化性能耐老化性室内用检测合格，冲击强度保持率≥70%，外观颜色变色评级4-5级；</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多环芳烃（16种多环芳烃总量，苯并【α】芘）未检出；</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邻苯二甲酸酯（DBP、BBP、DEHP、DNOP、DINP、DIDP）未检出；</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重金属（可溶性汞、可溶性铬、可溶性铅、可溶性镉）未检出；</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多溴二苯醚未检出；</w:t>
            </w:r>
          </w:p>
          <w:p>
            <w:pPr>
              <w:pStyle w:val="2"/>
              <w:spacing w:after="0" w:line="240" w:lineRule="auto"/>
              <w:rPr>
                <w:rFonts w:hint="eastAsia" w:ascii="宋体" w:hAnsi="宋体" w:eastAsia="宋体" w:cs="宋体"/>
                <w:bCs/>
                <w:color w:val="FF0000"/>
                <w:sz w:val="21"/>
                <w:szCs w:val="21"/>
              </w:rPr>
            </w:pPr>
            <w:r>
              <w:rPr>
                <w:rFonts w:hint="eastAsia" w:ascii="宋体" w:hAnsi="宋体" w:eastAsia="宋体" w:cs="宋体"/>
                <w:b/>
                <w:color w:val="FF0000"/>
                <w:kern w:val="0"/>
                <w:sz w:val="21"/>
                <w:szCs w:val="21"/>
              </w:rPr>
              <w:t>多溴联苯未检出</w:t>
            </w:r>
            <w:r>
              <w:rPr>
                <w:rFonts w:hint="eastAsia" w:ascii="宋体" w:hAnsi="宋体" w:eastAsia="宋体" w:cs="宋体"/>
                <w:b/>
                <w:bCs/>
                <w:color w:val="FF0000"/>
                <w:sz w:val="21"/>
                <w:szCs w:val="21"/>
              </w:rPr>
              <w:t>。</w:t>
            </w:r>
          </w:p>
        </w:tc>
        <w:tc>
          <w:tcPr>
            <w:tcW w:w="2232" w:type="dxa"/>
            <w:vMerge w:val="continue"/>
            <w:tcPrChange w:id="30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09" w:author="王秀子" w:date="2023-07-04T22:30:59Z">
            <w:trPr>
              <w:jc w:val="center"/>
            </w:trPr>
          </w:trPrChange>
        </w:trPr>
        <w:tc>
          <w:tcPr>
            <w:tcW w:w="623" w:type="dxa"/>
            <w:vMerge w:val="continue"/>
            <w:tcPrChange w:id="31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1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12"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7.8、书包挂钩：桌子两侧配有挂钩，焊接于台面支撑组件。</w:t>
            </w:r>
          </w:p>
        </w:tc>
        <w:tc>
          <w:tcPr>
            <w:tcW w:w="2232" w:type="dxa"/>
            <w:vMerge w:val="continue"/>
            <w:tcPrChange w:id="31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14" w:author="王秀子" w:date="2023-07-04T22:30:59Z">
            <w:trPr>
              <w:jc w:val="center"/>
            </w:trPr>
          </w:trPrChange>
        </w:trPr>
        <w:tc>
          <w:tcPr>
            <w:tcW w:w="623" w:type="dxa"/>
            <w:vMerge w:val="continue"/>
            <w:tcPrChange w:id="31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1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17"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7.课椅：</w:t>
            </w:r>
          </w:p>
        </w:tc>
        <w:tc>
          <w:tcPr>
            <w:tcW w:w="2232" w:type="dxa"/>
            <w:vMerge w:val="continue"/>
            <w:tcPrChange w:id="31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19" w:author="王秀子" w:date="2023-07-04T22:30:59Z">
            <w:trPr>
              <w:jc w:val="center"/>
            </w:trPr>
          </w:trPrChange>
        </w:trPr>
        <w:tc>
          <w:tcPr>
            <w:tcW w:w="623" w:type="dxa"/>
            <w:vMerge w:val="continue"/>
            <w:tcPrChange w:id="32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2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22"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7.1、规格：515W*475D*780H （±5mm）</w:t>
            </w:r>
          </w:p>
        </w:tc>
        <w:tc>
          <w:tcPr>
            <w:tcW w:w="2232" w:type="dxa"/>
            <w:vMerge w:val="continue"/>
            <w:tcPrChange w:id="32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24" w:author="王秀子" w:date="2023-07-04T22:30:59Z">
            <w:trPr>
              <w:jc w:val="center"/>
            </w:trPr>
          </w:trPrChange>
        </w:trPr>
        <w:tc>
          <w:tcPr>
            <w:tcW w:w="623" w:type="dxa"/>
            <w:vMerge w:val="continue"/>
            <w:tcPrChange w:id="32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2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27"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7.2、站管：采用Ф25*2mm厚的圆管一体折弯成型，前后端配有塑料脚垫。</w:t>
            </w:r>
          </w:p>
        </w:tc>
        <w:tc>
          <w:tcPr>
            <w:tcW w:w="2232" w:type="dxa"/>
            <w:vMerge w:val="continue"/>
            <w:tcPrChange w:id="32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29" w:author="王秀子" w:date="2023-07-04T22:30:59Z">
            <w:trPr>
              <w:jc w:val="center"/>
            </w:trPr>
          </w:trPrChange>
        </w:trPr>
        <w:tc>
          <w:tcPr>
            <w:tcW w:w="623" w:type="dxa"/>
            <w:vMerge w:val="continue"/>
            <w:tcPrChange w:id="33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3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32"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7.3、椅座连接横管：采用Ф25*1.5mm圆管焊接成形。</w:t>
            </w:r>
          </w:p>
        </w:tc>
        <w:tc>
          <w:tcPr>
            <w:tcW w:w="2232" w:type="dxa"/>
            <w:vMerge w:val="continue"/>
            <w:tcPrChange w:id="33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3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34" w:author="王秀子" w:date="2023-07-04T22:30:59Z">
            <w:trPr>
              <w:jc w:val="center"/>
            </w:trPr>
          </w:trPrChange>
        </w:trPr>
        <w:tc>
          <w:tcPr>
            <w:tcW w:w="623" w:type="dxa"/>
            <w:vMerge w:val="continue"/>
            <w:tcPrChange w:id="33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3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37"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7.4、辅助横管：采用∅16圆管，焊于站管两侧起加强作用。</w:t>
            </w:r>
          </w:p>
        </w:tc>
        <w:tc>
          <w:tcPr>
            <w:tcW w:w="2232" w:type="dxa"/>
            <w:vMerge w:val="continue"/>
            <w:tcPrChange w:id="33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3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39" w:author="王秀子" w:date="2023-07-04T22:30:59Z">
            <w:trPr>
              <w:jc w:val="center"/>
            </w:trPr>
          </w:trPrChange>
        </w:trPr>
        <w:tc>
          <w:tcPr>
            <w:tcW w:w="623" w:type="dxa"/>
            <w:vMerge w:val="continue"/>
            <w:tcPrChange w:id="34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4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42" w:author="王秀子" w:date="2023-07-04T22:30:59Z">
              <w:tcPr>
                <w:tcW w:w="2743" w:type="pct"/>
              </w:tcPr>
            </w:tcPrChange>
          </w:tcPr>
          <w:p>
            <w:pPr>
              <w:pStyle w:val="2"/>
              <w:spacing w:after="0"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7.5、连体椅面：采用高强度改性PP（聚炳稀）材料经模具压注成形，两侧作加强加厚处理，最厚处厚度达15mm；椅面后背设有7条加厚加强条，以确保其10度角的舒适弹性下同时保持足够承托强度。椅背上端设有三个22*105mm，便于提拿。</w:t>
            </w:r>
          </w:p>
        </w:tc>
        <w:tc>
          <w:tcPr>
            <w:tcW w:w="2232" w:type="dxa"/>
            <w:vMerge w:val="continue"/>
            <w:tcPrChange w:id="34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4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44" w:author="王秀子" w:date="2023-07-04T22:30:59Z">
            <w:trPr>
              <w:jc w:val="center"/>
            </w:trPr>
          </w:trPrChange>
        </w:trPr>
        <w:tc>
          <w:tcPr>
            <w:tcW w:w="623" w:type="dxa"/>
            <w:vMerge w:val="continue"/>
            <w:tcPrChange w:id="34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4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vAlign w:val="center"/>
            <w:tcPrChange w:id="347"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▲椅子PP材料</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w:t>
            </w:r>
            <w:r>
              <w:rPr>
                <w:rFonts w:hint="eastAsia" w:ascii="宋体" w:hAnsi="宋体" w:eastAsia="宋体" w:cs="宋体"/>
                <w:b/>
                <w:bCs/>
                <w:color w:val="FF0000"/>
                <w:sz w:val="21"/>
                <w:szCs w:val="21"/>
              </w:rPr>
              <w:t>GB/T 32487-2016《塑料家具通用技术条件》、GB 28481-2012《塑料家具中有害物质限量》、GB/T 31402-2015《塑料 塑料表面抗菌性能试验方法》</w:t>
            </w:r>
            <w:r>
              <w:rPr>
                <w:rFonts w:hint="eastAsia" w:ascii="宋体" w:hAnsi="宋体" w:eastAsia="宋体" w:cs="宋体"/>
                <w:b/>
                <w:color w:val="FF0000"/>
                <w:kern w:val="0"/>
                <w:sz w:val="21"/>
                <w:szCs w:val="21"/>
              </w:rPr>
              <w:t>；</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检测结果要求：</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塑料材料理化性能耐老化性室内用检测合格，冲击强度保持率≥70%，外观颜色变色评级4-5级；</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多环芳烃（16种多环芳烃总量，苯并【α】芘）未检出；</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邻苯二甲酸酯（DBP、BBP、DEHP、DNOP、DINP、DIDP）未检出；</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重金属（可溶性汞、可溶性铬、可溶性铅、可溶性镉）未检出；</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多溴二苯醚未检出；</w:t>
            </w:r>
          </w:p>
          <w:p>
            <w:pPr>
              <w:pStyle w:val="2"/>
              <w:spacing w:after="0"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多溴联苯未检出；</w:t>
            </w:r>
          </w:p>
          <w:p>
            <w:pPr>
              <w:pStyle w:val="2"/>
              <w:spacing w:after="0" w:line="240" w:lineRule="auto"/>
              <w:rPr>
                <w:rFonts w:hint="eastAsia" w:ascii="宋体" w:hAnsi="宋体" w:eastAsia="宋体" w:cs="宋体"/>
                <w:bCs/>
                <w:color w:val="FF0000"/>
                <w:sz w:val="21"/>
                <w:szCs w:val="21"/>
              </w:rPr>
            </w:pPr>
            <w:r>
              <w:rPr>
                <w:rFonts w:hint="eastAsia" w:ascii="宋体" w:hAnsi="宋体" w:eastAsia="宋体" w:cs="宋体"/>
                <w:b/>
                <w:color w:val="FF0000"/>
                <w:kern w:val="0"/>
                <w:sz w:val="21"/>
                <w:szCs w:val="21"/>
              </w:rPr>
              <w:t>大肠杆菌、金黄色葡萄球菌、肺炎克雷伯氏菌抗菌率≥99%</w:t>
            </w:r>
            <w:r>
              <w:rPr>
                <w:rFonts w:hint="eastAsia" w:ascii="宋体" w:hAnsi="宋体" w:eastAsia="宋体" w:cs="宋体"/>
                <w:b/>
                <w:bCs/>
                <w:color w:val="FF0000"/>
                <w:sz w:val="21"/>
                <w:szCs w:val="21"/>
              </w:rPr>
              <w:t>。</w:t>
            </w:r>
          </w:p>
        </w:tc>
        <w:tc>
          <w:tcPr>
            <w:tcW w:w="2232" w:type="dxa"/>
            <w:vMerge w:val="continue"/>
            <w:tcPrChange w:id="34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4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49" w:author="王秀子" w:date="2023-07-04T22:30:59Z">
            <w:trPr>
              <w:jc w:val="center"/>
            </w:trPr>
          </w:trPrChange>
        </w:trPr>
        <w:tc>
          <w:tcPr>
            <w:tcW w:w="623" w:type="dxa"/>
            <w:vMerge w:val="continue"/>
            <w:tcPrChange w:id="35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5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52" w:author="王秀子" w:date="2023-07-04T22:30:59Z">
              <w:tcPr>
                <w:tcW w:w="2743" w:type="pct"/>
              </w:tcPr>
            </w:tcPrChange>
          </w:tcPr>
          <w:p>
            <w:pPr>
              <w:pStyle w:val="2"/>
              <w:spacing w:after="0" w:line="240" w:lineRule="auto"/>
              <w:rPr>
                <w:rFonts w:hint="eastAsia" w:ascii="宋体" w:hAnsi="宋体" w:eastAsia="宋体" w:cs="宋体"/>
                <w:sz w:val="21"/>
                <w:szCs w:val="21"/>
              </w:rPr>
            </w:pPr>
            <w:r>
              <w:rPr>
                <w:rFonts w:hint="eastAsia" w:ascii="宋体" w:hAnsi="宋体" w:eastAsia="宋体" w:cs="宋体"/>
                <w:b w:val="0"/>
                <w:bCs w:val="0"/>
                <w:sz w:val="21"/>
                <w:szCs w:val="21"/>
              </w:rPr>
              <w:t>7.6、金属饰面：金属表面经高温静电喷粉工艺处理。</w:t>
            </w:r>
          </w:p>
        </w:tc>
        <w:tc>
          <w:tcPr>
            <w:tcW w:w="2232" w:type="dxa"/>
            <w:vMerge w:val="continue"/>
            <w:tcPrChange w:id="35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5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54" w:author="王秀子" w:date="2023-07-04T22:30:59Z">
            <w:trPr>
              <w:jc w:val="center"/>
            </w:trPr>
          </w:trPrChange>
        </w:trPr>
        <w:tc>
          <w:tcPr>
            <w:tcW w:w="623" w:type="dxa"/>
            <w:vMerge w:val="continue"/>
            <w:tcPrChange w:id="35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5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57" w:author="王秀子" w:date="2023-07-04T22:30:59Z">
              <w:tcPr>
                <w:tcW w:w="2743" w:type="pct"/>
              </w:tcPr>
            </w:tcPrChange>
          </w:tcPr>
          <w:p>
            <w:pPr>
              <w:pStyle w:val="81"/>
              <w:ind w:firstLine="0" w:firstLineChars="0"/>
              <w:rPr>
                <w:rFonts w:hint="eastAsia" w:ascii="宋体" w:hAnsi="宋体" w:eastAsia="宋体" w:cs="宋体"/>
                <w:sz w:val="21"/>
                <w:szCs w:val="21"/>
              </w:rPr>
            </w:pPr>
            <w:r>
              <w:rPr>
                <w:rFonts w:hint="eastAsia" w:ascii="宋体" w:hAnsi="宋体" w:eastAsia="宋体" w:cs="宋体"/>
                <w:bCs/>
                <w:sz w:val="21"/>
                <w:szCs w:val="21"/>
              </w:rPr>
              <w:t>7.7、外型：</w:t>
            </w:r>
            <w:r>
              <w:rPr>
                <w:rFonts w:hint="eastAsia" w:ascii="宋体" w:hAnsi="宋体" w:eastAsia="宋体" w:cs="宋体"/>
                <w:sz w:val="21"/>
                <w:szCs w:val="21"/>
              </w:rPr>
              <w:t>按人体工程学设计，线条流畅，座感舒适，背部包裹性好。</w:t>
            </w:r>
          </w:p>
        </w:tc>
        <w:tc>
          <w:tcPr>
            <w:tcW w:w="2232" w:type="dxa"/>
            <w:vMerge w:val="continue"/>
            <w:tcPrChange w:id="35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5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59" w:author="王秀子" w:date="2023-07-04T22:30:59Z">
            <w:trPr>
              <w:jc w:val="center"/>
            </w:trPr>
          </w:trPrChange>
        </w:trPr>
        <w:tc>
          <w:tcPr>
            <w:tcW w:w="623" w:type="dxa"/>
            <w:vMerge w:val="continue"/>
            <w:tcPrChange w:id="36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6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vAlign w:val="center"/>
            <w:tcPrChange w:id="362"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▲课桌椅</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w:t>
            </w:r>
            <w:r>
              <w:rPr>
                <w:rFonts w:hint="eastAsia" w:ascii="宋体" w:hAnsi="宋体" w:eastAsia="宋体" w:cs="宋体"/>
                <w:b/>
                <w:bCs/>
                <w:color w:val="FF0000"/>
                <w:sz w:val="21"/>
                <w:szCs w:val="21"/>
              </w:rPr>
              <w:t>QB/T 4071-2021《课桌椅》</w:t>
            </w:r>
            <w:r>
              <w:rPr>
                <w:rFonts w:hint="eastAsia" w:ascii="宋体" w:hAnsi="宋体" w:eastAsia="宋体" w:cs="宋体"/>
                <w:b/>
                <w:color w:val="FF0000"/>
                <w:kern w:val="0"/>
                <w:sz w:val="21"/>
                <w:szCs w:val="21"/>
              </w:rPr>
              <w:t>；</w:t>
            </w:r>
          </w:p>
          <w:p>
            <w:pPr>
              <w:pStyle w:val="81"/>
              <w:ind w:firstLine="0" w:firstLineChars="0"/>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检测结果要求：</w:t>
            </w:r>
          </w:p>
          <w:p>
            <w:pPr>
              <w:pStyle w:val="81"/>
              <w:ind w:firstLine="0" w:firstLineChars="0"/>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外观性能金属件外观（管材、焊接件、皱纹或波纹、喷涂层、塑料件外观、木工要求）检测</w:t>
            </w:r>
            <w:commentRangeStart w:id="35"/>
            <w:r>
              <w:rPr>
                <w:rFonts w:hint="eastAsia" w:ascii="宋体" w:hAnsi="宋体" w:eastAsia="宋体" w:cs="宋体"/>
                <w:b/>
                <w:color w:val="FF0000"/>
                <w:kern w:val="0"/>
                <w:sz w:val="21"/>
                <w:szCs w:val="21"/>
              </w:rPr>
              <w:t>符合</w:t>
            </w:r>
            <w:commentRangeEnd w:id="35"/>
            <w:r>
              <w:commentReference w:id="35"/>
            </w:r>
            <w:r>
              <w:rPr>
                <w:rFonts w:hint="eastAsia" w:ascii="宋体" w:hAnsi="宋体" w:eastAsia="宋体" w:cs="宋体"/>
                <w:b/>
                <w:color w:val="FF0000"/>
                <w:kern w:val="0"/>
                <w:sz w:val="21"/>
                <w:szCs w:val="21"/>
              </w:rPr>
              <w:t>；</w:t>
            </w:r>
          </w:p>
          <w:p>
            <w:pPr>
              <w:pStyle w:val="81"/>
              <w:ind w:firstLine="0" w:firstLineChars="0"/>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漆膜耐酸性、漆膜耐碱性、漆膜耐湿热、漆膜耐干热、漆膜附着力、漆膜耐磨性、漆膜抗冲击≥3级，漆膜耐冷热温差检测</w:t>
            </w:r>
            <w:commentRangeStart w:id="36"/>
            <w:r>
              <w:rPr>
                <w:rFonts w:hint="eastAsia" w:ascii="宋体" w:hAnsi="宋体" w:eastAsia="宋体" w:cs="宋体"/>
                <w:b/>
                <w:color w:val="FF0000"/>
                <w:kern w:val="0"/>
                <w:sz w:val="21"/>
                <w:szCs w:val="21"/>
              </w:rPr>
              <w:t>符合</w:t>
            </w:r>
            <w:commentRangeEnd w:id="36"/>
            <w:r>
              <w:commentReference w:id="36"/>
            </w:r>
            <w:r>
              <w:rPr>
                <w:rFonts w:hint="eastAsia" w:ascii="宋体" w:hAnsi="宋体" w:eastAsia="宋体" w:cs="宋体"/>
                <w:b/>
                <w:color w:val="FF0000"/>
                <w:kern w:val="0"/>
                <w:sz w:val="21"/>
                <w:szCs w:val="21"/>
              </w:rPr>
              <w:t>；</w:t>
            </w:r>
          </w:p>
          <w:p>
            <w:pPr>
              <w:pStyle w:val="81"/>
              <w:ind w:firstLine="0" w:firstLineChars="0"/>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塑料桌/椅面理化性能耐污染检测</w:t>
            </w:r>
            <w:commentRangeStart w:id="37"/>
            <w:r>
              <w:rPr>
                <w:rFonts w:hint="eastAsia" w:ascii="宋体" w:hAnsi="宋体" w:eastAsia="宋体" w:cs="宋体"/>
                <w:b/>
                <w:color w:val="FF0000"/>
                <w:kern w:val="0"/>
                <w:sz w:val="21"/>
                <w:szCs w:val="21"/>
              </w:rPr>
              <w:t>符合</w:t>
            </w:r>
            <w:commentRangeEnd w:id="37"/>
            <w:r>
              <w:commentReference w:id="37"/>
            </w:r>
            <w:r>
              <w:rPr>
                <w:rFonts w:hint="eastAsia" w:ascii="宋体" w:hAnsi="宋体" w:eastAsia="宋体" w:cs="宋体"/>
                <w:b/>
                <w:color w:val="FF0000"/>
                <w:kern w:val="0"/>
                <w:sz w:val="21"/>
                <w:szCs w:val="21"/>
              </w:rPr>
              <w:t>；</w:t>
            </w:r>
          </w:p>
          <w:p>
            <w:pPr>
              <w:pStyle w:val="81"/>
              <w:ind w:firstLine="0" w:firstLineChars="0"/>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安全要求检测</w:t>
            </w:r>
            <w:commentRangeStart w:id="38"/>
            <w:r>
              <w:rPr>
                <w:rFonts w:hint="eastAsia" w:ascii="宋体" w:hAnsi="宋体" w:eastAsia="宋体" w:cs="宋体"/>
                <w:b/>
                <w:color w:val="FF0000"/>
                <w:kern w:val="0"/>
                <w:sz w:val="21"/>
                <w:szCs w:val="21"/>
              </w:rPr>
              <w:t>符合</w:t>
            </w:r>
            <w:commentRangeEnd w:id="38"/>
            <w:r>
              <w:commentReference w:id="38"/>
            </w:r>
            <w:r>
              <w:rPr>
                <w:rFonts w:hint="eastAsia" w:ascii="宋体" w:hAnsi="宋体" w:eastAsia="宋体" w:cs="宋体"/>
                <w:b/>
                <w:color w:val="FF0000"/>
                <w:kern w:val="0"/>
                <w:sz w:val="21"/>
                <w:szCs w:val="21"/>
              </w:rPr>
              <w:t>；</w:t>
            </w:r>
          </w:p>
          <w:p>
            <w:pPr>
              <w:pStyle w:val="81"/>
              <w:ind w:firstLine="0" w:firstLineChars="0"/>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力学性能课桌桌面垂直静载荷、桌面垂直耐久性、桌面垂直冲击、桌腿跌落、桌面水平静载荷、椅子向前倾翻、无扶手椅侧向倾翻、向后倾翻检测符合，课椅座面椅背联合静载荷、座面椅背联合耐久性、座面侧向静载荷、椅腿向前静载荷、椅腿侧向静载荷、座面冲击、椅背冲击、椅腿跌落检测</w:t>
            </w:r>
            <w:commentRangeStart w:id="39"/>
            <w:r>
              <w:rPr>
                <w:rFonts w:hint="eastAsia" w:ascii="宋体" w:hAnsi="宋体" w:eastAsia="宋体" w:cs="宋体"/>
                <w:b/>
                <w:color w:val="FF0000"/>
                <w:kern w:val="0"/>
                <w:sz w:val="21"/>
                <w:szCs w:val="21"/>
              </w:rPr>
              <w:t>符合</w:t>
            </w:r>
            <w:commentRangeEnd w:id="39"/>
            <w:r>
              <w:commentReference w:id="39"/>
            </w:r>
            <w:r>
              <w:rPr>
                <w:rFonts w:hint="eastAsia" w:ascii="宋体" w:hAnsi="宋体" w:eastAsia="宋体" w:cs="宋体"/>
                <w:b/>
                <w:color w:val="FF0000"/>
                <w:kern w:val="0"/>
                <w:sz w:val="21"/>
                <w:szCs w:val="21"/>
              </w:rPr>
              <w:t>；</w:t>
            </w:r>
          </w:p>
          <w:p>
            <w:pPr>
              <w:pStyle w:val="81"/>
              <w:ind w:firstLine="0" w:firstLineChars="0"/>
              <w:rPr>
                <w:rFonts w:hint="eastAsia" w:ascii="宋体" w:hAnsi="宋体" w:eastAsia="宋体" w:cs="宋体"/>
                <w:bCs/>
                <w:color w:val="FF0000"/>
                <w:sz w:val="21"/>
                <w:szCs w:val="21"/>
              </w:rPr>
            </w:pPr>
            <w:r>
              <w:rPr>
                <w:rFonts w:hint="eastAsia" w:ascii="宋体" w:hAnsi="宋体" w:eastAsia="宋体" w:cs="宋体"/>
                <w:b/>
                <w:color w:val="FF0000"/>
                <w:kern w:val="0"/>
                <w:sz w:val="21"/>
                <w:szCs w:val="21"/>
              </w:rPr>
              <w:t>甲醛释放量课桌≤0.1mg/L</w:t>
            </w:r>
            <w:r>
              <w:rPr>
                <w:rFonts w:hint="eastAsia" w:ascii="宋体" w:hAnsi="宋体" w:eastAsia="宋体" w:cs="宋体"/>
                <w:b/>
                <w:bCs/>
                <w:color w:val="FF0000"/>
                <w:sz w:val="21"/>
                <w:szCs w:val="21"/>
              </w:rPr>
              <w:t>。</w:t>
            </w:r>
          </w:p>
        </w:tc>
        <w:tc>
          <w:tcPr>
            <w:tcW w:w="2232" w:type="dxa"/>
            <w:vMerge w:val="continue"/>
            <w:tcPrChange w:id="36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6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64" w:author="王秀子" w:date="2023-07-04T22:30:59Z">
            <w:trPr>
              <w:jc w:val="center"/>
            </w:trPr>
          </w:trPrChange>
        </w:trPr>
        <w:tc>
          <w:tcPr>
            <w:tcW w:w="623" w:type="dxa"/>
            <w:vMerge w:val="restart"/>
            <w:tcPrChange w:id="365" w:author="王秀子" w:date="2023-07-04T22:30:59Z">
              <w:tcPr>
                <w:tcW w:w="388" w:type="pct"/>
                <w:vMerge w:val="restart"/>
              </w:tcPr>
            </w:tcPrChange>
          </w:tcPr>
          <w:p>
            <w:pPr>
              <w:pStyle w:val="38"/>
              <w:widowControl/>
              <w:rPr>
                <w:rFonts w:hint="eastAsia" w:ascii="宋体" w:hAnsi="宋体" w:eastAsia="宋体" w:cs="宋体"/>
                <w:sz w:val="21"/>
                <w:szCs w:val="21"/>
              </w:rPr>
            </w:pPr>
            <w:r>
              <w:rPr>
                <w:rFonts w:hint="eastAsia" w:ascii="宋体" w:hAnsi="宋体" w:eastAsia="宋体" w:cs="宋体"/>
                <w:sz w:val="21"/>
                <w:szCs w:val="21"/>
              </w:rPr>
              <w:t>8</w:t>
            </w:r>
          </w:p>
        </w:tc>
        <w:tc>
          <w:tcPr>
            <w:tcW w:w="1030" w:type="dxa"/>
            <w:vMerge w:val="restart"/>
            <w:tcPrChange w:id="366" w:author="王秀子" w:date="2023-07-04T22:30:59Z">
              <w:tcPr>
                <w:tcW w:w="626" w:type="pct"/>
                <w:vMerge w:val="restart"/>
              </w:tcPr>
            </w:tcPrChange>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学生智能储物柜</w:t>
            </w:r>
          </w:p>
        </w:tc>
        <w:tc>
          <w:tcPr>
            <w:tcW w:w="4641" w:type="dxa"/>
            <w:tcPrChange w:id="367" w:author="王秀子" w:date="2023-07-04T22:30:59Z">
              <w:tcPr>
                <w:tcW w:w="2743" w:type="pct"/>
              </w:tcPr>
            </w:tcPrChange>
          </w:tcPr>
          <w:p>
            <w:pPr>
              <w:spacing w:line="240" w:lineRule="auto"/>
              <w:rPr>
                <w:rFonts w:hint="eastAsia" w:ascii="宋体" w:hAnsi="宋体" w:eastAsia="宋体" w:cs="宋体"/>
                <w:bCs/>
                <w:sz w:val="21"/>
                <w:szCs w:val="21"/>
              </w:rPr>
            </w:pPr>
            <w:r>
              <w:rPr>
                <w:rFonts w:hint="eastAsia" w:ascii="宋体" w:hAnsi="宋体" w:eastAsia="宋体" w:cs="宋体"/>
                <w:sz w:val="21"/>
                <w:szCs w:val="21"/>
              </w:rPr>
              <w:t>8.1、规格（宽度*深度*高度MM)：6000*400*1300</w:t>
            </w:r>
            <w:r>
              <w:rPr>
                <w:rFonts w:hint="eastAsia" w:ascii="宋体" w:hAnsi="宋体" w:eastAsia="宋体" w:cs="宋体"/>
                <w:kern w:val="0"/>
                <w:sz w:val="21"/>
                <w:szCs w:val="21"/>
              </w:rPr>
              <w:t>（尺寸可根据实际场地情况进行微调）</w:t>
            </w:r>
          </w:p>
        </w:tc>
        <w:tc>
          <w:tcPr>
            <w:tcW w:w="2232" w:type="dxa"/>
            <w:vMerge w:val="restart"/>
            <w:tcPrChange w:id="368" w:author="王秀子" w:date="2023-07-04T22:30:59Z">
              <w:tcPr>
                <w:tcW w:w="1241" w:type="pct"/>
                <w:vMerge w:val="restart"/>
              </w:tcPr>
            </w:tcPrChange>
          </w:tcPr>
          <w:p>
            <w:pPr>
              <w:pStyle w:val="38"/>
              <w:widowControl/>
              <w:rPr>
                <w:rFonts w:hint="eastAsia" w:ascii="宋体" w:hAnsi="宋体" w:eastAsia="宋体" w:cs="宋体"/>
                <w:sz w:val="21"/>
                <w:szCs w:val="21"/>
              </w:rPr>
            </w:pPr>
          </w:p>
          <w:p>
            <w:pPr>
              <w:pStyle w:val="38"/>
              <w:widowControl/>
              <w:rPr>
                <w:rFonts w:hint="eastAsia" w:ascii="宋体" w:hAnsi="宋体" w:eastAsia="宋体" w:cs="宋体"/>
                <w:sz w:val="21"/>
                <w:szCs w:val="21"/>
              </w:rPr>
            </w:pPr>
          </w:p>
          <w:p>
            <w:pPr>
              <w:pStyle w:val="38"/>
              <w:widowControl/>
              <w:rPr>
                <w:rFonts w:hint="eastAsia" w:ascii="宋体" w:hAnsi="宋体" w:eastAsia="宋体" w:cs="宋体"/>
                <w:sz w:val="21"/>
                <w:szCs w:val="21"/>
              </w:rPr>
            </w:pPr>
            <w:r>
              <w:rPr>
                <w:rFonts w:hint="eastAsia" w:ascii="宋体" w:hAnsi="宋体" w:eastAsia="宋体" w:cs="宋体"/>
                <w:sz w:val="21"/>
                <w:szCs w:val="21"/>
              </w:rPr>
              <w:drawing>
                <wp:inline distT="0" distB="0" distL="0" distR="0">
                  <wp:extent cx="1270635" cy="283845"/>
                  <wp:effectExtent l="0" t="0" r="9525" b="5715"/>
                  <wp:docPr id="12" name="图片 12" descr="D:\微信记录\WeChat Files\huangxiaoting603727\FileStorage\Temp\1687071834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微信记录\WeChat Files\huangxiaoting603727\FileStorage\Temp\1687071834510.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381296" cy="308792"/>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6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69" w:author="王秀子" w:date="2023-07-04T22:30:59Z">
            <w:trPr>
              <w:jc w:val="center"/>
            </w:trPr>
          </w:trPrChange>
        </w:trPr>
        <w:tc>
          <w:tcPr>
            <w:tcW w:w="623" w:type="dxa"/>
            <w:vMerge w:val="continue"/>
            <w:tcPrChange w:id="37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7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72"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8.2、整组智能储物柜由主柜和副柜组成，高度分格四层，共52格（学生可用储物51格）。</w:t>
            </w:r>
          </w:p>
        </w:tc>
        <w:tc>
          <w:tcPr>
            <w:tcW w:w="2232" w:type="dxa"/>
            <w:vMerge w:val="continue"/>
            <w:tcPrChange w:id="37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7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74" w:author="王秀子" w:date="2023-07-04T22:30:59Z">
            <w:trPr>
              <w:jc w:val="center"/>
            </w:trPr>
          </w:trPrChange>
        </w:trPr>
        <w:tc>
          <w:tcPr>
            <w:tcW w:w="623" w:type="dxa"/>
            <w:vMerge w:val="continue"/>
            <w:tcPrChange w:id="37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7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77"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8.3、柜体采用≥0.8mm厚一级冷轧钢板制作，表面经过酸洗、磷化处理和静电喷塑处理。箱门两侧呈一定角度的弧线外形。维修仓盖板配通配锁（一把钥匙可开所有柜门）。储物柜底部做不锈钢底框，表面静电喷塑处理，达到防水功能。</w:t>
            </w:r>
          </w:p>
        </w:tc>
        <w:tc>
          <w:tcPr>
            <w:tcW w:w="2232" w:type="dxa"/>
            <w:vMerge w:val="continue"/>
            <w:tcPrChange w:id="37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7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79" w:author="王秀子" w:date="2023-07-04T22:30:59Z">
            <w:trPr>
              <w:jc w:val="center"/>
            </w:trPr>
          </w:trPrChange>
        </w:trPr>
        <w:tc>
          <w:tcPr>
            <w:tcW w:w="623" w:type="dxa"/>
            <w:vMerge w:val="continue"/>
            <w:tcPrChange w:id="38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8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vAlign w:val="center"/>
            <w:tcPrChange w:id="382"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w:t>
            </w:r>
            <w:r>
              <w:rPr>
                <w:rFonts w:hint="eastAsia" w:ascii="宋体" w:hAnsi="宋体" w:eastAsia="宋体" w:cs="宋体"/>
                <w:b/>
                <w:color w:val="FF0000"/>
                <w:kern w:val="0"/>
                <w:sz w:val="21"/>
                <w:szCs w:val="21"/>
              </w:rPr>
              <w:t>冷轧钢板：</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w:t>
            </w:r>
            <w:r>
              <w:rPr>
                <w:rFonts w:hint="eastAsia" w:ascii="宋体" w:hAnsi="宋体" w:eastAsia="宋体" w:cs="宋体"/>
                <w:b/>
                <w:color w:val="FF0000"/>
                <w:kern w:val="0"/>
                <w:sz w:val="21"/>
                <w:szCs w:val="21"/>
              </w:rPr>
              <w:t>QB/T 3827-1999《轻工产品金属镀层和化学处理层的耐腐蚀试验方法 乙酸盐雾试验（ASS）法》、QB/T 3832-1999《轻工产品金属镀层腐蚀试验 结果的评价》、GB/T 1741-2020《漆膜耐霉菌性测定法》、</w:t>
            </w:r>
            <w:r>
              <w:rPr>
                <w:rFonts w:hint="eastAsia" w:ascii="宋体" w:hAnsi="宋体" w:eastAsia="宋体" w:cs="宋体"/>
                <w:b/>
                <w:bCs/>
                <w:color w:val="FF0000"/>
                <w:kern w:val="0"/>
                <w:sz w:val="21"/>
                <w:szCs w:val="21"/>
              </w:rPr>
              <w:t>GB/T3325-2017《金属家具通用技术条件》、GB/T23994-2009《与人体接触的消费产品用涂料中特定有害元素限量》</w:t>
            </w:r>
            <w:r>
              <w:rPr>
                <w:rFonts w:hint="eastAsia" w:ascii="宋体" w:hAnsi="宋体" w:eastAsia="宋体" w:cs="宋体"/>
                <w:b/>
                <w:color w:val="FF0000"/>
                <w:kern w:val="0"/>
                <w:sz w:val="21"/>
                <w:szCs w:val="21"/>
              </w:rPr>
              <w:t>；</w:t>
            </w:r>
          </w:p>
          <w:p>
            <w:pPr>
              <w:spacing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检测结果要求：</w:t>
            </w:r>
          </w:p>
          <w:p>
            <w:pPr>
              <w:spacing w:line="240" w:lineRule="auto"/>
              <w:rPr>
                <w:rFonts w:hint="eastAsia" w:ascii="宋体" w:hAnsi="宋体" w:eastAsia="宋体" w:cs="宋体"/>
                <w:b/>
                <w:color w:val="FF0000"/>
                <w:kern w:val="0"/>
                <w:sz w:val="21"/>
                <w:szCs w:val="21"/>
              </w:rPr>
            </w:pPr>
            <w:r>
              <w:rPr>
                <w:rFonts w:hint="eastAsia" w:ascii="宋体" w:hAnsi="宋体" w:eastAsia="宋体" w:cs="宋体"/>
                <w:b/>
                <w:color w:val="FF0000"/>
                <w:kern w:val="0"/>
                <w:sz w:val="21"/>
                <w:szCs w:val="21"/>
              </w:rPr>
              <w:t>乙酸盐雾试验，对样品进行≥200h乙酸盐雾试验后，根据QB/T 3832-1999进行评级，保护等级和耐蚀等级均达到10级；</w:t>
            </w:r>
          </w:p>
          <w:p>
            <w:pPr>
              <w:spacing w:line="240" w:lineRule="auto"/>
              <w:rPr>
                <w:rFonts w:hint="eastAsia" w:ascii="宋体" w:hAnsi="宋体" w:eastAsia="宋体" w:cs="宋体"/>
                <w:b/>
                <w:color w:val="FF0000"/>
                <w:kern w:val="0"/>
                <w:sz w:val="21"/>
                <w:szCs w:val="21"/>
              </w:rPr>
            </w:pPr>
            <w:commentRangeStart w:id="40"/>
            <w:r>
              <w:rPr>
                <w:rFonts w:hint="eastAsia" w:ascii="宋体" w:hAnsi="宋体" w:eastAsia="宋体" w:cs="宋体"/>
                <w:b/>
                <w:color w:val="FF0000"/>
                <w:kern w:val="0"/>
                <w:sz w:val="21"/>
                <w:szCs w:val="21"/>
              </w:rPr>
              <w:t>长霉等级达到1级或0级（试验菌种：黑曲霉、黄曲霉、球毛壳霉、腊叶芽枝霉、宛氏拟青霉、桔青霉、绿色木霉、出芽短梗霉、链格孢）；</w:t>
            </w:r>
            <w:commentRangeEnd w:id="40"/>
            <w:r>
              <w:commentReference w:id="40"/>
            </w:r>
          </w:p>
          <w:p>
            <w:pPr>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金属喷漆（塑）涂层硬度≥4H；                      耐腐蚀100h内无鼓泡产生，100h后无锈迹、剥落、起皱变色和失光等现象；                            金属电镀层抗盐雾18h无锈点；</w:t>
            </w:r>
          </w:p>
          <w:p>
            <w:pPr>
              <w:spacing w:line="240" w:lineRule="auto"/>
              <w:rPr>
                <w:rFonts w:hint="eastAsia" w:ascii="宋体" w:hAnsi="宋体" w:eastAsia="宋体" w:cs="宋体"/>
                <w:color w:val="FF0000"/>
                <w:sz w:val="21"/>
                <w:szCs w:val="21"/>
              </w:rPr>
            </w:pPr>
            <w:r>
              <w:rPr>
                <w:rFonts w:hint="eastAsia" w:ascii="宋体" w:hAnsi="宋体" w:eastAsia="宋体" w:cs="宋体"/>
                <w:b/>
                <w:bCs/>
                <w:color w:val="FF0000"/>
                <w:sz w:val="21"/>
                <w:szCs w:val="21"/>
              </w:rPr>
              <w:t>可溶性元素铅、镉、铬、汞、钡均未检出</w:t>
            </w:r>
            <w:r>
              <w:rPr>
                <w:rFonts w:hint="eastAsia" w:ascii="宋体" w:hAnsi="宋体" w:eastAsia="宋体" w:cs="宋体"/>
                <w:b/>
                <w:color w:val="FF0000"/>
                <w:kern w:val="0"/>
                <w:sz w:val="21"/>
                <w:szCs w:val="21"/>
              </w:rPr>
              <w:t>。</w:t>
            </w:r>
          </w:p>
        </w:tc>
        <w:tc>
          <w:tcPr>
            <w:tcW w:w="2232" w:type="dxa"/>
            <w:vMerge w:val="continue"/>
            <w:tcPrChange w:id="38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84" w:author="王秀子" w:date="2023-07-04T22:30:59Z">
            <w:trPr>
              <w:jc w:val="center"/>
            </w:trPr>
          </w:trPrChange>
        </w:trPr>
        <w:tc>
          <w:tcPr>
            <w:tcW w:w="623" w:type="dxa"/>
            <w:vMerge w:val="continue"/>
            <w:tcPrChange w:id="38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8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87"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8.4、开柜门的方式采用刷学生卡后系统自动弹开柜门，智能柜控制系统与学校的学生卡做成一卡通，不用额外配置柜门的钥匙卡。</w:t>
            </w:r>
          </w:p>
        </w:tc>
        <w:tc>
          <w:tcPr>
            <w:tcW w:w="2232" w:type="dxa"/>
            <w:vMerge w:val="continue"/>
            <w:tcPrChange w:id="38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89" w:author="王秀子" w:date="2023-07-04T22:30:59Z">
            <w:trPr>
              <w:jc w:val="center"/>
            </w:trPr>
          </w:trPrChange>
        </w:trPr>
        <w:tc>
          <w:tcPr>
            <w:tcW w:w="623" w:type="dxa"/>
            <w:vMerge w:val="continue"/>
            <w:tcPrChange w:id="39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9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92"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8.5、智能储物柜安装的专用电控扣锁，具有360度防撬、防振动、防磁，经过30万次以上耐久测试，稳定可靠的。</w:t>
            </w:r>
          </w:p>
        </w:tc>
        <w:tc>
          <w:tcPr>
            <w:tcW w:w="2232" w:type="dxa"/>
            <w:vMerge w:val="continue"/>
            <w:tcPrChange w:id="39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9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94" w:author="王秀子" w:date="2023-07-04T22:30:59Z">
            <w:trPr>
              <w:jc w:val="center"/>
            </w:trPr>
          </w:trPrChange>
        </w:trPr>
        <w:tc>
          <w:tcPr>
            <w:tcW w:w="623" w:type="dxa"/>
            <w:vMerge w:val="continue"/>
            <w:tcPrChange w:id="39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39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397"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8.6、学生智能储物柜使用</w:t>
            </w:r>
            <w:commentRangeStart w:id="41"/>
            <w:r>
              <w:rPr>
                <w:rFonts w:hint="eastAsia" w:ascii="宋体" w:hAnsi="宋体" w:eastAsia="宋体" w:cs="宋体"/>
                <w:sz w:val="21"/>
                <w:szCs w:val="21"/>
              </w:rPr>
              <w:t>8寸</w:t>
            </w:r>
            <w:commentRangeEnd w:id="41"/>
            <w:r>
              <w:commentReference w:id="41"/>
            </w:r>
            <w:r>
              <w:rPr>
                <w:rFonts w:hint="eastAsia" w:ascii="宋体" w:hAnsi="宋体" w:eastAsia="宋体" w:cs="宋体"/>
                <w:sz w:val="21"/>
                <w:szCs w:val="21"/>
              </w:rPr>
              <w:t>高清电容触摸显示屏，分辨率1280*800，多核心工控主板，集成锁控驱动模块和IC卡读卡模块，具备有线连网的功能。</w:t>
            </w:r>
          </w:p>
        </w:tc>
        <w:tc>
          <w:tcPr>
            <w:tcW w:w="2232" w:type="dxa"/>
            <w:vMerge w:val="continue"/>
            <w:tcPrChange w:id="39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9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99" w:author="王秀子" w:date="2023-07-04T22:30:59Z">
            <w:trPr>
              <w:jc w:val="center"/>
            </w:trPr>
          </w:trPrChange>
        </w:trPr>
        <w:tc>
          <w:tcPr>
            <w:tcW w:w="623" w:type="dxa"/>
            <w:vMerge w:val="continue"/>
            <w:tcPrChange w:id="40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0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402"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8.7、在学生智能储物柜系统上的功能实时显示整组柜子的空柜门数量，当所有柜格都存满物品后会显示柜满暂停存物。</w:t>
            </w:r>
          </w:p>
        </w:tc>
        <w:tc>
          <w:tcPr>
            <w:tcW w:w="2232" w:type="dxa"/>
            <w:vMerge w:val="continue"/>
            <w:tcPrChange w:id="40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04" w:author="王秀子" w:date="2023-07-04T22:30:59Z">
            <w:trPr>
              <w:jc w:val="center"/>
            </w:trPr>
          </w:trPrChange>
        </w:trPr>
        <w:tc>
          <w:tcPr>
            <w:tcW w:w="623" w:type="dxa"/>
            <w:vMerge w:val="continue"/>
            <w:tcPrChange w:id="40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0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407"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8.8、学生智能储物柜在不连网的情况下也可以使用，不影响已经授权的用户，在智能柜上的刷卡存取物品操作。</w:t>
            </w:r>
          </w:p>
        </w:tc>
        <w:tc>
          <w:tcPr>
            <w:tcW w:w="2232" w:type="dxa"/>
            <w:vMerge w:val="continue"/>
            <w:tcPrChange w:id="40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09" w:author="王秀子" w:date="2023-07-04T22:30:59Z">
            <w:trPr>
              <w:jc w:val="center"/>
            </w:trPr>
          </w:trPrChange>
        </w:trPr>
        <w:tc>
          <w:tcPr>
            <w:tcW w:w="623" w:type="dxa"/>
            <w:vMerge w:val="continue"/>
            <w:tcPrChange w:id="41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1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412"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8.9、时段管理功能，智能柜上可以设置4个正常使用的时段，在非限时段内用户刷卡不打开柜门。</w:t>
            </w:r>
          </w:p>
        </w:tc>
        <w:tc>
          <w:tcPr>
            <w:tcW w:w="2232" w:type="dxa"/>
            <w:vMerge w:val="continue"/>
            <w:tcPrChange w:id="41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1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14" w:author="王秀子" w:date="2023-07-04T22:30:59Z">
            <w:trPr>
              <w:jc w:val="center"/>
            </w:trPr>
          </w:trPrChange>
        </w:trPr>
        <w:tc>
          <w:tcPr>
            <w:tcW w:w="623" w:type="dxa"/>
            <w:vMerge w:val="continue"/>
            <w:tcPrChange w:id="41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1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417"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8.10、学生智能储物柜有用户圈定的功能，限定只有本单位或指定的人员才能使用此寄存柜，非本单位的用户不能使用此寄存柜，刷卡提示没有使用权限，有效杜绝非法人员使用</w:t>
            </w:r>
          </w:p>
        </w:tc>
        <w:tc>
          <w:tcPr>
            <w:tcW w:w="2232" w:type="dxa"/>
            <w:vMerge w:val="continue"/>
            <w:tcPrChange w:id="41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1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19" w:author="王秀子" w:date="2023-07-04T22:30:59Z">
            <w:trPr>
              <w:jc w:val="center"/>
            </w:trPr>
          </w:trPrChange>
        </w:trPr>
        <w:tc>
          <w:tcPr>
            <w:tcW w:w="623" w:type="dxa"/>
            <w:vMerge w:val="continue"/>
            <w:tcPrChange w:id="42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2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422"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8.11、学生智能储物柜具有自动寻柜的功能，用户在校园内的任意一台智能柜上刷卡，系统自动显示此卡正在使用的柜号和柜门号。</w:t>
            </w:r>
          </w:p>
        </w:tc>
        <w:tc>
          <w:tcPr>
            <w:tcW w:w="2232" w:type="dxa"/>
            <w:vMerge w:val="continue"/>
            <w:tcPrChange w:id="42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2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24" w:author="王秀子" w:date="2023-07-04T22:30:59Z">
            <w:trPr>
              <w:jc w:val="center"/>
            </w:trPr>
          </w:trPrChange>
        </w:trPr>
        <w:tc>
          <w:tcPr>
            <w:tcW w:w="623" w:type="dxa"/>
            <w:vMerge w:val="continue"/>
            <w:tcPrChange w:id="42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2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427"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8.12、有本地管理的功能，学生智能储物柜系统中包含有本地管理的功能模块，管理员登入管理菜单可以对本组智能柜进行的管理，包含查询使用记录、应急开柜、清柜、锁定、解锁柜门、查询超时存物、设置使用时段、设置系统时钟和使用模式等。</w:t>
            </w:r>
          </w:p>
        </w:tc>
        <w:tc>
          <w:tcPr>
            <w:tcW w:w="2232" w:type="dxa"/>
            <w:vMerge w:val="continue"/>
            <w:tcPrChange w:id="42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2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29" w:author="王秀子" w:date="2023-07-04T22:30:59Z">
            <w:trPr>
              <w:jc w:val="center"/>
            </w:trPr>
          </w:trPrChange>
        </w:trPr>
        <w:tc>
          <w:tcPr>
            <w:tcW w:w="623" w:type="dxa"/>
            <w:vMerge w:val="continue"/>
            <w:tcPrChange w:id="43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3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432"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8.13、多台学生智能储物柜能联网集中管理，利用现有的校园设备网或办公网，在服务器电脑上实现对所有智能书柜的管理，包含批量导入和备份人员信息、分配柜门、远程开柜、查看状态和记录，配置全局系统参数、统计数据。</w:t>
            </w:r>
          </w:p>
        </w:tc>
        <w:tc>
          <w:tcPr>
            <w:tcW w:w="2232" w:type="dxa"/>
            <w:vMerge w:val="continue"/>
            <w:tcPrChange w:id="43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3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34" w:author="王秀子" w:date="2023-07-04T22:30:59Z">
            <w:trPr>
              <w:jc w:val="center"/>
            </w:trPr>
          </w:trPrChange>
        </w:trPr>
        <w:tc>
          <w:tcPr>
            <w:tcW w:w="623" w:type="dxa"/>
            <w:vMerge w:val="continue"/>
            <w:tcPrChange w:id="43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3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437"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8.14、学生智能储物柜与学校的一卡通系统做对接实现数据互通，自动同步学生信息，自动分配柜门。</w:t>
            </w:r>
          </w:p>
        </w:tc>
        <w:tc>
          <w:tcPr>
            <w:tcW w:w="2232" w:type="dxa"/>
            <w:vMerge w:val="continue"/>
            <w:tcPrChange w:id="43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3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39" w:author="王秀子" w:date="2023-07-04T22:30:59Z">
            <w:trPr>
              <w:jc w:val="center"/>
            </w:trPr>
          </w:trPrChange>
        </w:trPr>
        <w:tc>
          <w:tcPr>
            <w:tcW w:w="623" w:type="dxa"/>
            <w:vMerge w:val="continue"/>
            <w:tcPrChange w:id="44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4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442"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8.15、技术参数：</w:t>
            </w:r>
          </w:p>
          <w:p>
            <w:pPr>
              <w:spacing w:line="240" w:lineRule="auto"/>
              <w:rPr>
                <w:rFonts w:hint="eastAsia" w:ascii="宋体" w:hAnsi="宋体" w:eastAsia="宋体" w:cs="宋体"/>
                <w:sz w:val="21"/>
                <w:szCs w:val="21"/>
              </w:rPr>
            </w:pPr>
            <w:r>
              <w:rPr>
                <w:rFonts w:hint="eastAsia" w:ascii="宋体" w:hAnsi="宋体" w:eastAsia="宋体" w:cs="宋体"/>
                <w:sz w:val="21"/>
                <w:szCs w:val="21"/>
              </w:rPr>
              <w:t>CPU：</w:t>
            </w:r>
            <w:commentRangeStart w:id="42"/>
            <w:r>
              <w:rPr>
                <w:rFonts w:hint="eastAsia" w:ascii="宋体" w:hAnsi="宋体" w:eastAsia="宋体" w:cs="宋体"/>
                <w:sz w:val="21"/>
                <w:szCs w:val="21"/>
              </w:rPr>
              <w:t>RK3128 四核ARM CortexA17</w:t>
            </w:r>
            <w:commentRangeEnd w:id="42"/>
            <w:r>
              <w:commentReference w:id="42"/>
            </w:r>
            <w:r>
              <w:rPr>
                <w:rFonts w:hint="eastAsia" w:ascii="宋体" w:hAnsi="宋体" w:eastAsia="宋体" w:cs="宋体"/>
                <w:sz w:val="21"/>
                <w:szCs w:val="21"/>
              </w:rPr>
              <w:t>，主频1.2GHZ；</w:t>
            </w:r>
          </w:p>
          <w:p>
            <w:pPr>
              <w:spacing w:line="240" w:lineRule="auto"/>
              <w:rPr>
                <w:rFonts w:hint="eastAsia" w:ascii="宋体" w:hAnsi="宋体" w:eastAsia="宋体" w:cs="宋体"/>
                <w:sz w:val="21"/>
                <w:szCs w:val="21"/>
              </w:rPr>
            </w:pPr>
            <w:commentRangeStart w:id="43"/>
            <w:r>
              <w:rPr>
                <w:rFonts w:hint="eastAsia" w:ascii="宋体" w:hAnsi="宋体" w:eastAsia="宋体" w:cs="宋体"/>
                <w:sz w:val="21"/>
                <w:szCs w:val="21"/>
              </w:rPr>
              <w:t>内存</w:t>
            </w:r>
            <w:commentRangeEnd w:id="43"/>
            <w:r>
              <w:commentReference w:id="43"/>
            </w:r>
            <w:r>
              <w:rPr>
                <w:rFonts w:hint="eastAsia" w:ascii="宋体" w:hAnsi="宋体" w:eastAsia="宋体" w:cs="宋体"/>
                <w:sz w:val="21"/>
                <w:szCs w:val="21"/>
              </w:rPr>
              <w:t>：1G DDR3；</w:t>
            </w:r>
          </w:p>
          <w:p>
            <w:pPr>
              <w:spacing w:line="240" w:lineRule="auto"/>
              <w:rPr>
                <w:rFonts w:hint="eastAsia" w:ascii="宋体" w:hAnsi="宋体" w:eastAsia="宋体" w:cs="宋体"/>
                <w:sz w:val="21"/>
                <w:szCs w:val="21"/>
              </w:rPr>
            </w:pPr>
            <w:commentRangeStart w:id="44"/>
            <w:r>
              <w:rPr>
                <w:rFonts w:hint="eastAsia" w:ascii="宋体" w:hAnsi="宋体" w:eastAsia="宋体" w:cs="宋体"/>
                <w:sz w:val="21"/>
                <w:szCs w:val="21"/>
              </w:rPr>
              <w:t>Flash</w:t>
            </w:r>
            <w:commentRangeEnd w:id="44"/>
            <w:r>
              <w:commentReference w:id="44"/>
            </w:r>
            <w:r>
              <w:rPr>
                <w:rFonts w:hint="eastAsia" w:ascii="宋体" w:hAnsi="宋体" w:eastAsia="宋体" w:cs="宋体"/>
                <w:sz w:val="21"/>
                <w:szCs w:val="21"/>
              </w:rPr>
              <w:t>：8G；</w:t>
            </w:r>
          </w:p>
          <w:p>
            <w:pPr>
              <w:spacing w:line="240" w:lineRule="auto"/>
              <w:rPr>
                <w:rFonts w:hint="eastAsia" w:ascii="宋体" w:hAnsi="宋体" w:eastAsia="宋体" w:cs="宋体"/>
                <w:sz w:val="21"/>
                <w:szCs w:val="21"/>
              </w:rPr>
            </w:pPr>
            <w:r>
              <w:rPr>
                <w:rFonts w:hint="eastAsia" w:ascii="宋体" w:hAnsi="宋体" w:eastAsia="宋体" w:cs="宋体"/>
                <w:sz w:val="21"/>
                <w:szCs w:val="21"/>
              </w:rPr>
              <w:t>操作系统：Android 7.1；</w:t>
            </w:r>
          </w:p>
          <w:p>
            <w:pPr>
              <w:spacing w:line="240" w:lineRule="auto"/>
              <w:rPr>
                <w:rFonts w:hint="eastAsia" w:ascii="宋体" w:hAnsi="宋体" w:eastAsia="宋体" w:cs="宋体"/>
                <w:sz w:val="21"/>
                <w:szCs w:val="21"/>
              </w:rPr>
            </w:pPr>
            <w:r>
              <w:rPr>
                <w:rFonts w:hint="eastAsia" w:ascii="宋体" w:hAnsi="宋体" w:eastAsia="宋体" w:cs="宋体"/>
                <w:sz w:val="21"/>
                <w:szCs w:val="21"/>
              </w:rPr>
              <w:t>屏幕：</w:t>
            </w:r>
            <w:commentRangeStart w:id="45"/>
            <w:r>
              <w:rPr>
                <w:rFonts w:hint="eastAsia" w:ascii="宋体" w:hAnsi="宋体" w:eastAsia="宋体" w:cs="宋体"/>
                <w:sz w:val="21"/>
                <w:szCs w:val="21"/>
              </w:rPr>
              <w:t>8寸</w:t>
            </w:r>
            <w:commentRangeEnd w:id="45"/>
            <w:r>
              <w:commentReference w:id="45"/>
            </w:r>
            <w:r>
              <w:rPr>
                <w:rFonts w:hint="eastAsia" w:ascii="宋体" w:hAnsi="宋体" w:eastAsia="宋体" w:cs="宋体"/>
                <w:sz w:val="21"/>
                <w:szCs w:val="21"/>
              </w:rPr>
              <w:t>全视角170°IPS液晶屏、分辨率1280*800；</w:t>
            </w:r>
          </w:p>
          <w:p>
            <w:pPr>
              <w:spacing w:line="240" w:lineRule="auto"/>
              <w:rPr>
                <w:rFonts w:hint="eastAsia" w:ascii="宋体" w:hAnsi="宋体" w:eastAsia="宋体" w:cs="宋体"/>
                <w:sz w:val="21"/>
                <w:szCs w:val="21"/>
              </w:rPr>
            </w:pPr>
            <w:r>
              <w:rPr>
                <w:rFonts w:hint="eastAsia" w:ascii="宋体" w:hAnsi="宋体" w:eastAsia="宋体" w:cs="宋体"/>
                <w:sz w:val="21"/>
                <w:szCs w:val="21"/>
              </w:rPr>
              <w:t>触摸屏：电容式多点触摸屏；</w:t>
            </w:r>
          </w:p>
          <w:p>
            <w:pPr>
              <w:spacing w:line="240" w:lineRule="auto"/>
              <w:rPr>
                <w:rFonts w:hint="eastAsia" w:ascii="宋体" w:hAnsi="宋体" w:eastAsia="宋体" w:cs="宋体"/>
                <w:sz w:val="21"/>
                <w:szCs w:val="21"/>
              </w:rPr>
            </w:pPr>
            <w:r>
              <w:rPr>
                <w:rFonts w:hint="eastAsia" w:ascii="宋体" w:hAnsi="宋体" w:eastAsia="宋体" w:cs="宋体"/>
                <w:sz w:val="21"/>
                <w:szCs w:val="21"/>
              </w:rPr>
              <w:t>卡类型：支持IC、ID卡、二代身份证等，读卡距离</w:t>
            </w:r>
            <w:commentRangeStart w:id="46"/>
            <w:r>
              <w:rPr>
                <w:rFonts w:hint="eastAsia" w:ascii="宋体" w:hAnsi="宋体" w:eastAsia="宋体" w:cs="宋体"/>
                <w:sz w:val="21"/>
                <w:szCs w:val="21"/>
              </w:rPr>
              <w:t>4~5CM</w:t>
            </w:r>
            <w:commentRangeEnd w:id="46"/>
            <w:r>
              <w:commentReference w:id="46"/>
            </w:r>
            <w:r>
              <w:rPr>
                <w:rFonts w:hint="eastAsia" w:ascii="宋体" w:hAnsi="宋体" w:eastAsia="宋体" w:cs="宋体"/>
                <w:sz w:val="21"/>
                <w:szCs w:val="21"/>
              </w:rPr>
              <w:t>；</w:t>
            </w:r>
          </w:p>
          <w:p>
            <w:pPr>
              <w:spacing w:line="240" w:lineRule="auto"/>
              <w:rPr>
                <w:rFonts w:hint="eastAsia" w:ascii="宋体" w:hAnsi="宋体" w:eastAsia="宋体" w:cs="宋体"/>
                <w:sz w:val="21"/>
                <w:szCs w:val="21"/>
              </w:rPr>
            </w:pPr>
            <w:r>
              <w:rPr>
                <w:rFonts w:hint="eastAsia" w:ascii="宋体" w:hAnsi="宋体" w:eastAsia="宋体" w:cs="宋体"/>
                <w:sz w:val="21"/>
                <w:szCs w:val="21"/>
              </w:rPr>
              <w:t>最大记录数量：</w:t>
            </w:r>
            <w:commentRangeStart w:id="47"/>
            <w:r>
              <w:rPr>
                <w:rFonts w:hint="eastAsia" w:ascii="宋体" w:hAnsi="宋体" w:eastAsia="宋体" w:cs="宋体"/>
                <w:sz w:val="21"/>
                <w:szCs w:val="21"/>
              </w:rPr>
              <w:t>10万</w:t>
            </w:r>
            <w:commentRangeEnd w:id="47"/>
            <w:r>
              <w:commentReference w:id="47"/>
            </w:r>
            <w:r>
              <w:rPr>
                <w:rFonts w:hint="eastAsia" w:ascii="宋体" w:hAnsi="宋体" w:eastAsia="宋体" w:cs="宋体"/>
                <w:sz w:val="21"/>
                <w:szCs w:val="21"/>
              </w:rPr>
              <w:t>笔循环记录存储（支持掉电保存）；</w:t>
            </w:r>
          </w:p>
          <w:p>
            <w:pPr>
              <w:spacing w:line="240" w:lineRule="auto"/>
              <w:rPr>
                <w:rFonts w:hint="eastAsia" w:ascii="宋体" w:hAnsi="宋体" w:eastAsia="宋体" w:cs="宋体"/>
                <w:sz w:val="21"/>
                <w:szCs w:val="21"/>
              </w:rPr>
            </w:pPr>
            <w:r>
              <w:rPr>
                <w:rFonts w:hint="eastAsia" w:ascii="宋体" w:hAnsi="宋体" w:eastAsia="宋体" w:cs="宋体"/>
                <w:sz w:val="21"/>
                <w:szCs w:val="21"/>
              </w:rPr>
              <w:t>支持语音操作提示；</w:t>
            </w:r>
          </w:p>
          <w:p>
            <w:pPr>
              <w:spacing w:line="240" w:lineRule="auto"/>
              <w:rPr>
                <w:rFonts w:hint="eastAsia" w:ascii="宋体" w:hAnsi="宋体" w:eastAsia="宋体" w:cs="宋体"/>
                <w:sz w:val="21"/>
                <w:szCs w:val="21"/>
              </w:rPr>
            </w:pPr>
            <w:r>
              <w:rPr>
                <w:rFonts w:hint="eastAsia" w:ascii="宋体" w:hAnsi="宋体" w:eastAsia="宋体" w:cs="宋体"/>
                <w:sz w:val="21"/>
                <w:szCs w:val="21"/>
              </w:rPr>
              <w:t>支持联网管理，采用MQTT通信，支持局域网或云服务器部署；</w:t>
            </w:r>
          </w:p>
          <w:p>
            <w:pPr>
              <w:spacing w:line="240" w:lineRule="auto"/>
              <w:rPr>
                <w:rFonts w:hint="eastAsia" w:ascii="宋体" w:hAnsi="宋体" w:eastAsia="宋体" w:cs="宋体"/>
                <w:sz w:val="21"/>
                <w:szCs w:val="21"/>
              </w:rPr>
            </w:pPr>
            <w:r>
              <w:rPr>
                <w:rFonts w:hint="eastAsia" w:ascii="宋体" w:hAnsi="宋体" w:eastAsia="宋体" w:cs="宋体"/>
                <w:sz w:val="21"/>
                <w:szCs w:val="21"/>
              </w:rPr>
              <w:t>支持校园一卡通平台对接；</w:t>
            </w:r>
          </w:p>
          <w:p>
            <w:pPr>
              <w:spacing w:line="240" w:lineRule="auto"/>
              <w:rPr>
                <w:rFonts w:hint="eastAsia" w:ascii="宋体" w:hAnsi="宋体" w:eastAsia="宋体" w:cs="宋体"/>
                <w:sz w:val="21"/>
                <w:szCs w:val="21"/>
              </w:rPr>
            </w:pPr>
            <w:r>
              <w:rPr>
                <w:rFonts w:hint="eastAsia" w:ascii="宋体" w:hAnsi="宋体" w:eastAsia="宋体" w:cs="宋体"/>
                <w:sz w:val="21"/>
                <w:szCs w:val="21"/>
              </w:rPr>
              <w:t>支持B/S架构的智能书包柜联网集中管理平台；</w:t>
            </w:r>
          </w:p>
        </w:tc>
        <w:tc>
          <w:tcPr>
            <w:tcW w:w="2232" w:type="dxa"/>
            <w:vMerge w:val="continue"/>
            <w:tcPrChange w:id="44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4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44" w:author="王秀子" w:date="2023-07-04T22:30:59Z">
            <w:trPr>
              <w:jc w:val="center"/>
            </w:trPr>
          </w:trPrChange>
        </w:trPr>
        <w:tc>
          <w:tcPr>
            <w:tcW w:w="623" w:type="dxa"/>
            <w:vMerge w:val="continue"/>
            <w:tcPrChange w:id="44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4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447"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8.16、箱柜终端功能要求：</w:t>
            </w:r>
          </w:p>
          <w:p>
            <w:pPr>
              <w:spacing w:line="240" w:lineRule="auto"/>
              <w:rPr>
                <w:rFonts w:hint="eastAsia" w:ascii="宋体" w:hAnsi="宋体" w:eastAsia="宋体" w:cs="宋体"/>
                <w:sz w:val="21"/>
                <w:szCs w:val="21"/>
              </w:rPr>
            </w:pPr>
            <w:r>
              <w:rPr>
                <w:rFonts w:hint="eastAsia" w:ascii="宋体" w:hAnsi="宋体" w:eastAsia="宋体" w:cs="宋体"/>
                <w:sz w:val="21"/>
                <w:szCs w:val="21"/>
              </w:rPr>
              <w:t>8.16.1、开箱方式：刷学生校园一卡通开箱；</w:t>
            </w:r>
          </w:p>
          <w:p>
            <w:pPr>
              <w:spacing w:line="240" w:lineRule="auto"/>
              <w:rPr>
                <w:rFonts w:hint="eastAsia" w:ascii="宋体" w:hAnsi="宋体" w:eastAsia="宋体" w:cs="宋体"/>
                <w:sz w:val="21"/>
                <w:szCs w:val="21"/>
              </w:rPr>
            </w:pPr>
            <w:r>
              <w:rPr>
                <w:rFonts w:hint="eastAsia" w:ascii="宋体" w:hAnsi="宋体" w:eastAsia="宋体" w:cs="宋体"/>
                <w:sz w:val="21"/>
                <w:szCs w:val="21"/>
              </w:rPr>
              <w:t>8.16.2、使用模式：固定一人一格，系统自动识别空箱进行分配；</w:t>
            </w:r>
          </w:p>
          <w:p>
            <w:pPr>
              <w:spacing w:line="240" w:lineRule="auto"/>
              <w:rPr>
                <w:rFonts w:hint="eastAsia" w:ascii="宋体" w:hAnsi="宋体" w:eastAsia="宋体" w:cs="宋体"/>
                <w:sz w:val="21"/>
                <w:szCs w:val="21"/>
              </w:rPr>
            </w:pPr>
            <w:r>
              <w:rPr>
                <w:rFonts w:hint="eastAsia" w:ascii="宋体" w:hAnsi="宋体" w:eastAsia="宋体" w:cs="宋体"/>
                <w:sz w:val="21"/>
                <w:szCs w:val="21"/>
              </w:rPr>
              <w:t>8.16.3、授权使用：提供API接口与校园平台对接，导入学生信息授权下发，只有授权人员才有权限使用智能储物柜，刷卡开箱时实时显示学生信息（姓名、班级、年级、卡号、箱号等信息）；</w:t>
            </w:r>
          </w:p>
          <w:p>
            <w:pPr>
              <w:spacing w:line="240" w:lineRule="auto"/>
              <w:rPr>
                <w:rFonts w:hint="eastAsia" w:ascii="宋体" w:hAnsi="宋体" w:eastAsia="宋体" w:cs="宋体"/>
                <w:sz w:val="21"/>
                <w:szCs w:val="21"/>
              </w:rPr>
            </w:pPr>
            <w:r>
              <w:rPr>
                <w:rFonts w:hint="eastAsia" w:ascii="宋体" w:hAnsi="宋体" w:eastAsia="宋体" w:cs="宋体"/>
                <w:sz w:val="21"/>
                <w:szCs w:val="21"/>
              </w:rPr>
              <w:t>8.16.4、异箱提醒：用户取物找不到箱柜时可在任意一台设备上刷卡，系统自动提示所存物品位置及柜号；</w:t>
            </w:r>
          </w:p>
          <w:p>
            <w:pPr>
              <w:spacing w:line="240" w:lineRule="auto"/>
              <w:rPr>
                <w:rFonts w:hint="eastAsia" w:ascii="宋体" w:hAnsi="宋体" w:eastAsia="宋体" w:cs="宋体"/>
                <w:sz w:val="21"/>
                <w:szCs w:val="21"/>
              </w:rPr>
            </w:pPr>
            <w:r>
              <w:rPr>
                <w:rFonts w:hint="eastAsia" w:ascii="宋体" w:hAnsi="宋体" w:eastAsia="宋体" w:cs="宋体"/>
                <w:sz w:val="21"/>
                <w:szCs w:val="21"/>
              </w:rPr>
              <w:t>8.16.5、时间设置：管理员可手动设置系统时间；</w:t>
            </w:r>
          </w:p>
          <w:p>
            <w:pPr>
              <w:spacing w:line="240" w:lineRule="auto"/>
              <w:rPr>
                <w:rFonts w:hint="eastAsia" w:ascii="宋体" w:hAnsi="宋体" w:eastAsia="宋体" w:cs="宋体"/>
                <w:sz w:val="21"/>
                <w:szCs w:val="21"/>
              </w:rPr>
            </w:pPr>
            <w:r>
              <w:rPr>
                <w:rFonts w:hint="eastAsia" w:ascii="宋体" w:hAnsi="宋体" w:eastAsia="宋体" w:cs="宋体"/>
                <w:sz w:val="21"/>
                <w:szCs w:val="21"/>
              </w:rPr>
              <w:t>8.16.6、时段管理：可设置多个使用时段，用户只能在有效时段内打开箱门；</w:t>
            </w:r>
          </w:p>
          <w:p>
            <w:pPr>
              <w:spacing w:line="240" w:lineRule="auto"/>
              <w:rPr>
                <w:rFonts w:hint="eastAsia" w:ascii="宋体" w:hAnsi="宋体" w:eastAsia="宋体" w:cs="宋体"/>
                <w:sz w:val="21"/>
                <w:szCs w:val="21"/>
              </w:rPr>
            </w:pPr>
            <w:r>
              <w:rPr>
                <w:rFonts w:hint="eastAsia" w:ascii="宋体" w:hAnsi="宋体" w:eastAsia="宋体" w:cs="宋体"/>
                <w:sz w:val="21"/>
                <w:szCs w:val="21"/>
              </w:rPr>
              <w:t>8.16.7、应急开箱：管理员可通过账号+密码进入管理菜单一次性打开所有箱门或单开某个箱门；</w:t>
            </w:r>
          </w:p>
          <w:p>
            <w:pPr>
              <w:spacing w:line="240" w:lineRule="auto"/>
              <w:rPr>
                <w:rFonts w:hint="eastAsia" w:ascii="宋体" w:hAnsi="宋体" w:eastAsia="宋体" w:cs="宋体"/>
                <w:sz w:val="21"/>
                <w:szCs w:val="21"/>
              </w:rPr>
            </w:pPr>
            <w:r>
              <w:rPr>
                <w:rFonts w:hint="eastAsia" w:ascii="宋体" w:hAnsi="宋体" w:eastAsia="宋体" w:cs="宋体"/>
                <w:sz w:val="21"/>
                <w:szCs w:val="21"/>
              </w:rPr>
              <w:t>8.16.8、箱门锁定：管理员可锁定用户挂失或系统故障的箱格，锁箱状态下用户无法开箱；</w:t>
            </w:r>
          </w:p>
          <w:p>
            <w:pPr>
              <w:spacing w:line="240" w:lineRule="auto"/>
              <w:rPr>
                <w:rFonts w:hint="eastAsia" w:ascii="宋体" w:hAnsi="宋体" w:eastAsia="宋体" w:cs="宋体"/>
                <w:sz w:val="21"/>
                <w:szCs w:val="21"/>
              </w:rPr>
            </w:pPr>
            <w:r>
              <w:rPr>
                <w:rFonts w:hint="eastAsia" w:ascii="宋体" w:hAnsi="宋体" w:eastAsia="宋体" w:cs="宋体"/>
                <w:sz w:val="21"/>
                <w:szCs w:val="21"/>
              </w:rPr>
              <w:t>8.16.9、记录查询：管理员可查询用户开箱时间记录</w:t>
            </w:r>
            <w:commentRangeStart w:id="48"/>
            <w:r>
              <w:rPr>
                <w:rFonts w:hint="eastAsia" w:ascii="宋体" w:hAnsi="宋体" w:eastAsia="宋体" w:cs="宋体"/>
                <w:sz w:val="21"/>
                <w:szCs w:val="21"/>
              </w:rPr>
              <w:t>以</w:t>
            </w:r>
            <w:commentRangeEnd w:id="48"/>
            <w:r>
              <w:commentReference w:id="48"/>
            </w:r>
            <w:r>
              <w:rPr>
                <w:rFonts w:hint="eastAsia" w:ascii="宋体" w:hAnsi="宋体" w:eastAsia="宋体" w:cs="宋体"/>
                <w:sz w:val="21"/>
                <w:szCs w:val="21"/>
              </w:rPr>
              <w:t>，记录可保存十万条；</w:t>
            </w:r>
          </w:p>
          <w:p>
            <w:pPr>
              <w:spacing w:line="240" w:lineRule="auto"/>
              <w:rPr>
                <w:rFonts w:hint="eastAsia" w:ascii="宋体" w:hAnsi="宋体" w:eastAsia="宋体" w:cs="宋体"/>
                <w:sz w:val="21"/>
                <w:szCs w:val="21"/>
              </w:rPr>
            </w:pPr>
            <w:r>
              <w:rPr>
                <w:rFonts w:hint="eastAsia" w:ascii="宋体" w:hAnsi="宋体" w:eastAsia="宋体" w:cs="宋体"/>
                <w:sz w:val="21"/>
                <w:szCs w:val="21"/>
              </w:rPr>
              <w:t>8.16.10、断电保护：完全断电后系统信息可保存十年以上不会丢失；</w:t>
            </w:r>
          </w:p>
          <w:p>
            <w:pPr>
              <w:spacing w:line="240" w:lineRule="auto"/>
              <w:rPr>
                <w:rFonts w:hint="eastAsia" w:ascii="宋体" w:hAnsi="宋体" w:eastAsia="宋体" w:cs="宋体"/>
                <w:sz w:val="21"/>
                <w:szCs w:val="21"/>
              </w:rPr>
            </w:pPr>
            <w:r>
              <w:rPr>
                <w:rFonts w:hint="eastAsia" w:ascii="宋体" w:hAnsi="宋体" w:eastAsia="宋体" w:cs="宋体"/>
                <w:sz w:val="21"/>
                <w:szCs w:val="21"/>
              </w:rPr>
              <w:t>8.16.11、状态显示：主界面实时显示剩余未分配箱门信息；</w:t>
            </w:r>
          </w:p>
          <w:p>
            <w:pPr>
              <w:spacing w:line="240" w:lineRule="auto"/>
              <w:rPr>
                <w:rFonts w:hint="eastAsia" w:ascii="宋体" w:hAnsi="宋体" w:eastAsia="宋体" w:cs="宋体"/>
                <w:sz w:val="21"/>
                <w:szCs w:val="21"/>
              </w:rPr>
            </w:pPr>
            <w:r>
              <w:rPr>
                <w:rFonts w:hint="eastAsia" w:ascii="宋体" w:hAnsi="宋体" w:eastAsia="宋体" w:cs="宋体"/>
                <w:sz w:val="21"/>
                <w:szCs w:val="21"/>
              </w:rPr>
              <w:t>8.16.12、静音模式：管理员可一键设置静音模式；</w:t>
            </w:r>
          </w:p>
          <w:p>
            <w:pPr>
              <w:spacing w:line="240" w:lineRule="auto"/>
              <w:rPr>
                <w:rFonts w:hint="eastAsia" w:ascii="宋体" w:hAnsi="宋体" w:eastAsia="宋体" w:cs="宋体"/>
                <w:sz w:val="21"/>
                <w:szCs w:val="21"/>
              </w:rPr>
            </w:pPr>
            <w:r>
              <w:rPr>
                <w:rFonts w:hint="eastAsia" w:ascii="宋体" w:hAnsi="宋体" w:eastAsia="宋体" w:cs="宋体"/>
                <w:sz w:val="21"/>
                <w:szCs w:val="21"/>
              </w:rPr>
              <w:t>8.16.13、脱机使用：断网后不影响已授权学生使用智能储物柜；</w:t>
            </w:r>
          </w:p>
        </w:tc>
        <w:tc>
          <w:tcPr>
            <w:tcW w:w="2232" w:type="dxa"/>
            <w:vMerge w:val="continue"/>
            <w:tcPrChange w:id="44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4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49" w:author="王秀子" w:date="2023-07-04T22:30:59Z">
            <w:trPr>
              <w:jc w:val="center"/>
            </w:trPr>
          </w:trPrChange>
        </w:trPr>
        <w:tc>
          <w:tcPr>
            <w:tcW w:w="623" w:type="dxa"/>
            <w:vMerge w:val="continue"/>
            <w:tcPrChange w:id="45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5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tcPrChange w:id="452" w:author="王秀子" w:date="2023-07-04T22:30:59Z">
              <w:tcPr>
                <w:tcW w:w="2743" w:type="pct"/>
              </w:tcPr>
            </w:tcPrChange>
          </w:tcPr>
          <w:p>
            <w:pPr>
              <w:spacing w:line="240" w:lineRule="auto"/>
              <w:rPr>
                <w:rFonts w:hint="eastAsia" w:ascii="宋体" w:hAnsi="宋体" w:eastAsia="宋体" w:cs="宋体"/>
                <w:sz w:val="21"/>
                <w:szCs w:val="21"/>
              </w:rPr>
            </w:pPr>
            <w:r>
              <w:rPr>
                <w:rFonts w:hint="eastAsia" w:ascii="宋体" w:hAnsi="宋体" w:eastAsia="宋体" w:cs="宋体"/>
                <w:sz w:val="21"/>
                <w:szCs w:val="21"/>
              </w:rPr>
              <w:t>8.17、联网集中管理平台功能要求：</w:t>
            </w:r>
          </w:p>
          <w:p>
            <w:pPr>
              <w:spacing w:line="240" w:lineRule="auto"/>
              <w:rPr>
                <w:rFonts w:hint="eastAsia" w:ascii="宋体" w:hAnsi="宋体" w:eastAsia="宋体" w:cs="宋体"/>
                <w:sz w:val="21"/>
                <w:szCs w:val="21"/>
              </w:rPr>
            </w:pPr>
            <w:r>
              <w:rPr>
                <w:rFonts w:hint="eastAsia" w:ascii="宋体" w:hAnsi="宋体" w:eastAsia="宋体" w:cs="宋体"/>
                <w:sz w:val="21"/>
                <w:szCs w:val="21"/>
              </w:rPr>
              <w:t>8.17.1、联网方式：储物柜联网管理软件采用B/S架构，通过MQTT联网管理；</w:t>
            </w:r>
          </w:p>
          <w:p>
            <w:pPr>
              <w:spacing w:line="240" w:lineRule="auto"/>
              <w:rPr>
                <w:rFonts w:hint="eastAsia" w:ascii="宋体" w:hAnsi="宋体" w:eastAsia="宋体" w:cs="宋体"/>
                <w:sz w:val="21"/>
                <w:szCs w:val="21"/>
              </w:rPr>
            </w:pPr>
            <w:r>
              <w:rPr>
                <w:rFonts w:hint="eastAsia" w:ascii="宋体" w:hAnsi="宋体" w:eastAsia="宋体" w:cs="宋体"/>
                <w:sz w:val="21"/>
                <w:szCs w:val="21"/>
              </w:rPr>
              <w:t>8.17.2、批量导入导出：可通过Excel表格批量导入学生信息或导出学生分箱信息；</w:t>
            </w:r>
          </w:p>
          <w:p>
            <w:pPr>
              <w:spacing w:line="240" w:lineRule="auto"/>
              <w:rPr>
                <w:rFonts w:hint="eastAsia" w:ascii="宋体" w:hAnsi="宋体" w:eastAsia="宋体" w:cs="宋体"/>
                <w:sz w:val="21"/>
                <w:szCs w:val="21"/>
              </w:rPr>
            </w:pPr>
            <w:r>
              <w:rPr>
                <w:rFonts w:hint="eastAsia" w:ascii="宋体" w:hAnsi="宋体" w:eastAsia="宋体" w:cs="宋体"/>
                <w:sz w:val="21"/>
                <w:szCs w:val="21"/>
              </w:rPr>
              <w:t>8.17.3、远程分箱：自动同步学生信息后，远程分配指定箱门或一键分配箱门；</w:t>
            </w:r>
          </w:p>
          <w:p>
            <w:pPr>
              <w:spacing w:line="240" w:lineRule="auto"/>
              <w:rPr>
                <w:rFonts w:hint="eastAsia" w:ascii="宋体" w:hAnsi="宋体" w:eastAsia="宋体" w:cs="宋体"/>
                <w:sz w:val="21"/>
                <w:szCs w:val="21"/>
              </w:rPr>
            </w:pPr>
            <w:r>
              <w:rPr>
                <w:rFonts w:hint="eastAsia" w:ascii="宋体" w:hAnsi="宋体" w:eastAsia="宋体" w:cs="宋体"/>
                <w:sz w:val="21"/>
                <w:szCs w:val="21"/>
              </w:rPr>
              <w:t>8.17.4、远程开箱：远程打开指定箱门或者全开指定箱柜；</w:t>
            </w:r>
          </w:p>
          <w:p>
            <w:pPr>
              <w:spacing w:line="240" w:lineRule="auto"/>
              <w:rPr>
                <w:rFonts w:hint="eastAsia" w:ascii="宋体" w:hAnsi="宋体" w:eastAsia="宋体" w:cs="宋体"/>
                <w:sz w:val="21"/>
                <w:szCs w:val="21"/>
              </w:rPr>
            </w:pPr>
            <w:r>
              <w:rPr>
                <w:rFonts w:hint="eastAsia" w:ascii="宋体" w:hAnsi="宋体" w:eastAsia="宋体" w:cs="宋体"/>
                <w:sz w:val="21"/>
                <w:szCs w:val="21"/>
              </w:rPr>
              <w:t>8.17.5、远程锁箱：箱门故障时，远程锁定故障箱门；</w:t>
            </w:r>
          </w:p>
          <w:p>
            <w:pPr>
              <w:spacing w:line="240" w:lineRule="auto"/>
              <w:rPr>
                <w:rFonts w:hint="eastAsia" w:ascii="宋体" w:hAnsi="宋体" w:eastAsia="宋体" w:cs="宋体"/>
                <w:sz w:val="21"/>
                <w:szCs w:val="21"/>
              </w:rPr>
            </w:pPr>
            <w:r>
              <w:rPr>
                <w:rFonts w:hint="eastAsia" w:ascii="宋体" w:hAnsi="宋体" w:eastAsia="宋体" w:cs="宋体"/>
                <w:sz w:val="21"/>
                <w:szCs w:val="21"/>
              </w:rPr>
              <w:t>8.17.6、状态查询：实时显示箱门分配状态及箱门统计信息；</w:t>
            </w:r>
          </w:p>
          <w:p>
            <w:pPr>
              <w:spacing w:line="240" w:lineRule="auto"/>
              <w:rPr>
                <w:rFonts w:hint="eastAsia" w:ascii="宋体" w:hAnsi="宋体" w:eastAsia="宋体" w:cs="宋体"/>
                <w:sz w:val="21"/>
                <w:szCs w:val="21"/>
              </w:rPr>
            </w:pPr>
            <w:r>
              <w:rPr>
                <w:rFonts w:hint="eastAsia" w:ascii="宋体" w:hAnsi="宋体" w:eastAsia="宋体" w:cs="宋体"/>
                <w:sz w:val="21"/>
                <w:szCs w:val="21"/>
              </w:rPr>
              <w:t>8.17.7、记录查询：查询开箱记录、锁箱记录、分箱记录、操作记录等信息；</w:t>
            </w:r>
          </w:p>
          <w:p>
            <w:pPr>
              <w:spacing w:line="240" w:lineRule="auto"/>
              <w:rPr>
                <w:rFonts w:hint="eastAsia" w:ascii="宋体" w:hAnsi="宋体" w:eastAsia="宋体" w:cs="宋体"/>
                <w:sz w:val="21"/>
                <w:szCs w:val="21"/>
              </w:rPr>
            </w:pPr>
            <w:r>
              <w:rPr>
                <w:rFonts w:hint="eastAsia" w:ascii="宋体" w:hAnsi="宋体" w:eastAsia="宋体" w:cs="宋体"/>
                <w:sz w:val="21"/>
                <w:szCs w:val="21"/>
              </w:rPr>
              <w:t>8.17.8、自动分箱：自动同步学生信息实时下发并分配箱门；</w:t>
            </w:r>
          </w:p>
          <w:p>
            <w:pPr>
              <w:spacing w:line="240" w:lineRule="auto"/>
              <w:rPr>
                <w:rFonts w:hint="eastAsia" w:ascii="宋体" w:hAnsi="宋体" w:eastAsia="宋体" w:cs="宋体"/>
                <w:sz w:val="21"/>
                <w:szCs w:val="21"/>
              </w:rPr>
            </w:pPr>
            <w:r>
              <w:rPr>
                <w:rFonts w:hint="eastAsia" w:ascii="宋体" w:hAnsi="宋体" w:eastAsia="宋体" w:cs="宋体"/>
                <w:sz w:val="21"/>
                <w:szCs w:val="21"/>
              </w:rPr>
              <w:t>8.17.9、自动更新：学生变更校园一卡通后实时同步更新卡号信息；</w:t>
            </w:r>
          </w:p>
          <w:p>
            <w:pPr>
              <w:spacing w:line="240" w:lineRule="auto"/>
              <w:rPr>
                <w:rFonts w:hint="eastAsia" w:ascii="宋体" w:hAnsi="宋体" w:eastAsia="宋体" w:cs="宋体"/>
                <w:sz w:val="21"/>
                <w:szCs w:val="21"/>
              </w:rPr>
            </w:pPr>
            <w:r>
              <w:rPr>
                <w:rFonts w:hint="eastAsia" w:ascii="宋体" w:hAnsi="宋体" w:eastAsia="宋体" w:cs="宋体"/>
                <w:sz w:val="21"/>
                <w:szCs w:val="21"/>
              </w:rPr>
              <w:t>8.17.10、系统对接：支持http无缝对接智慧校园平台；</w:t>
            </w:r>
          </w:p>
          <w:p>
            <w:pPr>
              <w:spacing w:line="240" w:lineRule="auto"/>
              <w:rPr>
                <w:rFonts w:hint="eastAsia" w:ascii="宋体" w:hAnsi="宋体" w:eastAsia="宋体" w:cs="宋体"/>
                <w:sz w:val="21"/>
                <w:szCs w:val="21"/>
              </w:rPr>
            </w:pPr>
            <w:r>
              <w:rPr>
                <w:rFonts w:hint="eastAsia" w:ascii="宋体" w:hAnsi="宋体" w:eastAsia="宋体" w:cs="宋体"/>
                <w:sz w:val="21"/>
                <w:szCs w:val="21"/>
              </w:rPr>
              <w:t>8.17.11、智能换班模式：学生升班后自动变更学生信息至新班级教室。</w:t>
            </w:r>
          </w:p>
        </w:tc>
        <w:tc>
          <w:tcPr>
            <w:tcW w:w="2232" w:type="dxa"/>
            <w:vMerge w:val="continue"/>
            <w:tcPrChange w:id="45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5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54" w:author="王秀子" w:date="2023-07-04T22:30:59Z">
            <w:trPr>
              <w:jc w:val="center"/>
            </w:trPr>
          </w:trPrChange>
        </w:trPr>
        <w:tc>
          <w:tcPr>
            <w:tcW w:w="623" w:type="dxa"/>
            <w:vMerge w:val="continue"/>
            <w:tcPrChange w:id="45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5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vAlign w:val="center"/>
            <w:tcPrChange w:id="457"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color w:val="FF0000"/>
                <w:sz w:val="21"/>
                <w:szCs w:val="21"/>
              </w:rPr>
              <w:t>▲</w:t>
            </w:r>
            <w:r>
              <w:rPr>
                <w:rFonts w:hint="eastAsia" w:ascii="宋体" w:hAnsi="宋体" w:eastAsia="宋体" w:cs="宋体"/>
                <w:b/>
                <w:bCs/>
                <w:color w:val="FF0000"/>
                <w:sz w:val="21"/>
                <w:szCs w:val="21"/>
              </w:rPr>
              <w:t>智能电子储物柜或储物柜</w:t>
            </w:r>
            <w:r>
              <w:rPr>
                <w:rFonts w:hint="eastAsia" w:ascii="宋体" w:hAnsi="宋体" w:eastAsia="宋体" w:cs="宋体"/>
                <w:b/>
                <w:color w:val="FF0000"/>
                <w:kern w:val="0"/>
                <w:sz w:val="21"/>
                <w:szCs w:val="21"/>
              </w:rPr>
              <w:t>：</w:t>
            </w:r>
            <w:r>
              <w:rPr>
                <w:rFonts w:hint="eastAsia" w:ascii="宋体" w:hAnsi="宋体" w:eastAsia="宋体" w:cs="宋体"/>
                <w:b/>
                <w:color w:val="FF0000"/>
                <w:sz w:val="21"/>
                <w:szCs w:val="21"/>
              </w:rPr>
              <w:t>提供2022年1月1日至本项目投标截止之日前，检测中心或检测研究院出具的检测合格报告（检测机构需同时具备所检测项的CMA和CNAS资质）和全国认证认可信息公共服务平台（http://cx.cnca.cn）查询截图，检测报告须包含本项检验依据和参数的全部内容；检测报告中"检测产品名称"不完全一致的，投标人需说明为或证明为相同产品，但由专家判断是否得分。检测报告委托单位须为投标人。</w:t>
            </w:r>
          </w:p>
          <w:p>
            <w:pPr>
              <w:widowControl/>
              <w:spacing w:line="240" w:lineRule="auto"/>
              <w:jc w:val="left"/>
              <w:rPr>
                <w:rFonts w:hint="eastAsia" w:ascii="宋体" w:hAnsi="宋体" w:eastAsia="宋体" w:cs="宋体"/>
                <w:b/>
                <w:color w:val="FF0000"/>
                <w:kern w:val="0"/>
                <w:sz w:val="21"/>
                <w:szCs w:val="21"/>
              </w:rPr>
            </w:pPr>
            <w:r>
              <w:rPr>
                <w:rFonts w:hint="eastAsia" w:ascii="宋体" w:hAnsi="宋体" w:eastAsia="宋体" w:cs="宋体"/>
                <w:b/>
                <w:color w:val="FF0000"/>
                <w:sz w:val="21"/>
                <w:szCs w:val="21"/>
              </w:rPr>
              <w:t>检测标准：</w:t>
            </w:r>
            <w:r>
              <w:rPr>
                <w:rFonts w:hint="eastAsia" w:ascii="宋体" w:hAnsi="宋体" w:eastAsia="宋体" w:cs="宋体"/>
                <w:b/>
                <w:bCs/>
                <w:color w:val="FF0000"/>
                <w:sz w:val="21"/>
                <w:szCs w:val="21"/>
              </w:rPr>
              <w:t>GB/T 26572-2011《电子电气产品中限用物质的限量要求》、GB/T 1741-2020《漆膜耐霉菌性测定法》、</w:t>
            </w:r>
            <w:commentRangeStart w:id="49"/>
            <w:r>
              <w:rPr>
                <w:rFonts w:hint="eastAsia" w:ascii="宋体" w:hAnsi="宋体" w:eastAsia="宋体" w:cs="宋体"/>
                <w:b/>
                <w:bCs/>
                <w:color w:val="FF0000"/>
                <w:sz w:val="21"/>
                <w:szCs w:val="21"/>
              </w:rPr>
              <w:t>GB 4931.1-2022</w:t>
            </w:r>
            <w:commentRangeEnd w:id="49"/>
            <w:r>
              <w:commentReference w:id="49"/>
            </w:r>
            <w:r>
              <w:rPr>
                <w:rFonts w:hint="eastAsia" w:ascii="宋体" w:hAnsi="宋体" w:eastAsia="宋体" w:cs="宋体"/>
                <w:b/>
                <w:bCs/>
                <w:color w:val="FF0000"/>
                <w:sz w:val="21"/>
                <w:szCs w:val="21"/>
              </w:rPr>
              <w:t>《音视频、信息技术和通信技术设备》</w:t>
            </w:r>
            <w:r>
              <w:rPr>
                <w:rFonts w:hint="eastAsia" w:ascii="宋体" w:hAnsi="宋体" w:eastAsia="宋体" w:cs="宋体"/>
                <w:b/>
                <w:color w:val="FF0000"/>
                <w:kern w:val="0"/>
                <w:sz w:val="21"/>
                <w:szCs w:val="21"/>
              </w:rPr>
              <w:t>；</w:t>
            </w:r>
          </w:p>
          <w:p>
            <w:pPr>
              <w:spacing w:line="240" w:lineRule="auto"/>
              <w:rPr>
                <w:rFonts w:hint="eastAsia" w:ascii="宋体" w:hAnsi="宋体" w:eastAsia="宋体" w:cs="宋体"/>
                <w:b/>
                <w:bCs/>
                <w:color w:val="FF0000"/>
                <w:sz w:val="21"/>
                <w:szCs w:val="21"/>
              </w:rPr>
            </w:pPr>
            <w:r>
              <w:rPr>
                <w:rFonts w:hint="eastAsia" w:ascii="宋体" w:hAnsi="宋体" w:eastAsia="宋体" w:cs="宋体"/>
                <w:b/>
                <w:color w:val="FF0000"/>
                <w:kern w:val="0"/>
                <w:sz w:val="21"/>
                <w:szCs w:val="21"/>
              </w:rPr>
              <w:t>检测结果要求：</w:t>
            </w:r>
            <w:r>
              <w:rPr>
                <w:rFonts w:hint="eastAsia" w:ascii="宋体" w:hAnsi="宋体" w:eastAsia="宋体" w:cs="宋体"/>
                <w:b/>
                <w:bCs/>
                <w:color w:val="FF0000"/>
                <w:sz w:val="21"/>
                <w:szCs w:val="21"/>
              </w:rPr>
              <w:t>多溴联苯（从一溴联苯至十溴联苯）总量未检出；</w:t>
            </w:r>
          </w:p>
          <w:p>
            <w:pPr>
              <w:spacing w:line="240" w:lineRule="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六价铬总量未检出；</w:t>
            </w:r>
          </w:p>
          <w:p>
            <w:pPr>
              <w:spacing w:line="240" w:lineRule="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镉含量未检出；</w:t>
            </w:r>
          </w:p>
          <w:p>
            <w:pPr>
              <w:spacing w:line="240" w:lineRule="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汞含量未检出；</w:t>
            </w:r>
          </w:p>
          <w:p>
            <w:pPr>
              <w:spacing w:line="240" w:lineRule="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铅含量≤0.001%；</w:t>
            </w:r>
          </w:p>
          <w:p>
            <w:pPr>
              <w:spacing w:line="240" w:lineRule="auto"/>
              <w:rPr>
                <w:rFonts w:hint="eastAsia" w:ascii="宋体" w:hAnsi="宋体" w:eastAsia="宋体" w:cs="宋体"/>
                <w:b/>
                <w:bCs/>
                <w:color w:val="FF0000"/>
                <w:sz w:val="21"/>
                <w:szCs w:val="21"/>
              </w:rPr>
            </w:pPr>
            <w:commentRangeStart w:id="50"/>
            <w:r>
              <w:rPr>
                <w:rFonts w:hint="eastAsia" w:ascii="宋体" w:hAnsi="宋体" w:eastAsia="宋体" w:cs="宋体"/>
                <w:b/>
                <w:bCs/>
                <w:color w:val="FF0000"/>
                <w:sz w:val="21"/>
                <w:szCs w:val="21"/>
              </w:rPr>
              <w:t>长霉等级达到0级或1级（试验菌种：黑曲霉、黄曲霉、腊叶芽枝霉、宛氏拟青霉、桔青霉、绿色木霉、出芽短梗霉、链格孢）；</w:t>
            </w:r>
            <w:commentRangeEnd w:id="50"/>
            <w:r>
              <w:commentReference w:id="50"/>
            </w:r>
          </w:p>
          <w:p>
            <w:pPr>
              <w:spacing w:line="240" w:lineRule="auto"/>
              <w:rPr>
                <w:rFonts w:hint="eastAsia" w:ascii="宋体" w:hAnsi="宋体" w:eastAsia="宋体" w:cs="宋体"/>
                <w:color w:val="FF0000"/>
                <w:sz w:val="21"/>
                <w:szCs w:val="21"/>
              </w:rPr>
            </w:pPr>
            <w:r>
              <w:rPr>
                <w:rFonts w:hint="eastAsia" w:ascii="宋体" w:hAnsi="宋体" w:eastAsia="宋体" w:cs="宋体"/>
                <w:b/>
                <w:bCs/>
                <w:color w:val="FF0000"/>
                <w:sz w:val="21"/>
                <w:szCs w:val="21"/>
              </w:rPr>
              <w:t>通用要求、电能量源的防护、绝缘材料和要求、预期的接触电压、接触电流和保护导体电流、有害物质引起的伤害，机械引起的伤害、热灼伤、正常工作条件试验、异常工作条件试验和单一故障条件试验均检测</w:t>
            </w:r>
            <w:commentRangeStart w:id="51"/>
            <w:r>
              <w:rPr>
                <w:rFonts w:hint="eastAsia" w:ascii="宋体" w:hAnsi="宋体" w:eastAsia="宋体" w:cs="宋体"/>
                <w:b/>
                <w:bCs/>
                <w:color w:val="FF0000"/>
                <w:sz w:val="21"/>
                <w:szCs w:val="21"/>
              </w:rPr>
              <w:t>通过</w:t>
            </w:r>
            <w:commentRangeEnd w:id="51"/>
            <w:r>
              <w:commentReference w:id="51"/>
            </w:r>
            <w:r>
              <w:rPr>
                <w:rFonts w:hint="eastAsia" w:ascii="宋体" w:hAnsi="宋体" w:eastAsia="宋体" w:cs="宋体"/>
                <w:b/>
                <w:bCs/>
                <w:color w:val="FF0000"/>
                <w:sz w:val="21"/>
                <w:szCs w:val="21"/>
              </w:rPr>
              <w:t>。</w:t>
            </w:r>
          </w:p>
        </w:tc>
        <w:tc>
          <w:tcPr>
            <w:tcW w:w="2232" w:type="dxa"/>
            <w:vMerge w:val="continue"/>
            <w:tcPrChange w:id="458"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59"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59" w:author="王秀子" w:date="2023-07-04T22:30:59Z">
            <w:trPr>
              <w:jc w:val="center"/>
            </w:trPr>
          </w:trPrChange>
        </w:trPr>
        <w:tc>
          <w:tcPr>
            <w:tcW w:w="623" w:type="dxa"/>
            <w:vMerge w:val="continue"/>
            <w:tcPrChange w:id="460"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61"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vAlign w:val="center"/>
            <w:tcPrChange w:id="462" w:author="王秀子" w:date="2023-07-04T22:30:59Z">
              <w:tcPr>
                <w:tcW w:w="2743" w:type="pct"/>
                <w:vAlign w:val="center"/>
              </w:tcPr>
            </w:tcPrChange>
          </w:tcPr>
          <w:p>
            <w:pPr>
              <w:widowControl/>
              <w:spacing w:line="240" w:lineRule="auto"/>
              <w:jc w:val="left"/>
              <w:rPr>
                <w:rFonts w:hint="eastAsia" w:ascii="宋体" w:hAnsi="宋体" w:eastAsia="宋体" w:cs="宋体"/>
                <w:b/>
                <w:color w:val="FF0000"/>
                <w:sz w:val="21"/>
                <w:szCs w:val="21"/>
              </w:rPr>
            </w:pPr>
            <w:r>
              <w:rPr>
                <w:rFonts w:hint="eastAsia" w:ascii="宋体" w:hAnsi="宋体" w:eastAsia="宋体" w:cs="宋体"/>
                <w:b/>
                <w:bCs/>
                <w:color w:val="FF0000"/>
                <w:sz w:val="21"/>
                <w:szCs w:val="21"/>
              </w:rPr>
              <w:t>▲投标时提供</w:t>
            </w:r>
            <w:commentRangeStart w:id="52"/>
            <w:r>
              <w:rPr>
                <w:rFonts w:hint="eastAsia" w:ascii="宋体" w:hAnsi="宋体" w:eastAsia="宋体" w:cs="宋体"/>
                <w:b/>
                <w:bCs/>
                <w:color w:val="FF0000"/>
                <w:sz w:val="21"/>
                <w:szCs w:val="21"/>
              </w:rPr>
              <w:t>智能柜检测管理系统</w:t>
            </w:r>
            <w:commentRangeEnd w:id="52"/>
            <w:r>
              <w:commentReference w:id="52"/>
            </w:r>
            <w:r>
              <w:rPr>
                <w:rFonts w:hint="eastAsia" w:ascii="宋体" w:hAnsi="宋体" w:eastAsia="宋体" w:cs="宋体"/>
                <w:b/>
                <w:bCs/>
                <w:color w:val="FF0000"/>
                <w:sz w:val="21"/>
                <w:szCs w:val="21"/>
              </w:rPr>
              <w:t>相关的软件著作权登记证书（软件著作权登记证书</w:t>
            </w:r>
            <w:commentRangeStart w:id="53"/>
            <w:r>
              <w:rPr>
                <w:rFonts w:hint="eastAsia" w:ascii="宋体" w:hAnsi="宋体" w:eastAsia="宋体" w:cs="宋体"/>
                <w:b/>
                <w:bCs/>
                <w:color w:val="FF0000"/>
                <w:sz w:val="21"/>
                <w:szCs w:val="21"/>
              </w:rPr>
              <w:t>为投标人具有</w:t>
            </w:r>
            <w:commentRangeEnd w:id="53"/>
            <w:r>
              <w:commentReference w:id="53"/>
            </w:r>
            <w:r>
              <w:rPr>
                <w:rFonts w:hint="eastAsia" w:ascii="宋体" w:hAnsi="宋体" w:eastAsia="宋体" w:cs="宋体"/>
                <w:b/>
                <w:bCs/>
                <w:color w:val="FF0000"/>
                <w:sz w:val="21"/>
                <w:szCs w:val="21"/>
              </w:rPr>
              <w:t>，提供扫描件，原件备查）。</w:t>
            </w:r>
          </w:p>
        </w:tc>
        <w:tc>
          <w:tcPr>
            <w:tcW w:w="2232" w:type="dxa"/>
            <w:vMerge w:val="continue"/>
            <w:tcPrChange w:id="463" w:author="王秀子" w:date="2023-07-04T22:30:59Z">
              <w:tcPr>
                <w:tcW w:w="1241" w:type="pct"/>
                <w:vMerge w:val="continue"/>
              </w:tcPr>
            </w:tcPrChange>
          </w:tcPr>
          <w:p>
            <w:pPr>
              <w:pStyle w:val="38"/>
              <w:widowControl/>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64" w:author="王秀子" w:date="2023-07-04T22:30: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64" w:author="王秀子" w:date="2023-07-04T22:30:59Z">
            <w:trPr>
              <w:jc w:val="center"/>
            </w:trPr>
          </w:trPrChange>
        </w:trPr>
        <w:tc>
          <w:tcPr>
            <w:tcW w:w="623" w:type="dxa"/>
            <w:vMerge w:val="continue"/>
            <w:tcPrChange w:id="465" w:author="王秀子" w:date="2023-07-04T22:30:59Z">
              <w:tcPr>
                <w:tcW w:w="388" w:type="pct"/>
                <w:vMerge w:val="continue"/>
              </w:tcPr>
            </w:tcPrChange>
          </w:tcPr>
          <w:p>
            <w:pPr>
              <w:pStyle w:val="38"/>
              <w:widowControl/>
              <w:rPr>
                <w:rFonts w:hint="eastAsia" w:ascii="宋体" w:hAnsi="宋体" w:eastAsia="宋体" w:cs="宋体"/>
                <w:sz w:val="21"/>
                <w:szCs w:val="21"/>
              </w:rPr>
            </w:pPr>
          </w:p>
        </w:tc>
        <w:tc>
          <w:tcPr>
            <w:tcW w:w="1030" w:type="dxa"/>
            <w:vMerge w:val="continue"/>
            <w:tcPrChange w:id="466" w:author="王秀子" w:date="2023-07-04T22:30:59Z">
              <w:tcPr>
                <w:tcW w:w="626" w:type="pct"/>
                <w:vMerge w:val="continue"/>
              </w:tcPr>
            </w:tcPrChange>
          </w:tcPr>
          <w:p>
            <w:pPr>
              <w:spacing w:line="240" w:lineRule="auto"/>
              <w:jc w:val="center"/>
              <w:rPr>
                <w:rFonts w:hint="eastAsia" w:ascii="宋体" w:hAnsi="宋体" w:eastAsia="宋体" w:cs="宋体"/>
                <w:sz w:val="21"/>
                <w:szCs w:val="21"/>
              </w:rPr>
            </w:pPr>
          </w:p>
        </w:tc>
        <w:tc>
          <w:tcPr>
            <w:tcW w:w="4641" w:type="dxa"/>
            <w:vAlign w:val="center"/>
            <w:tcPrChange w:id="467" w:author="王秀子" w:date="2023-07-04T22:30:59Z">
              <w:tcPr>
                <w:tcW w:w="2743" w:type="pct"/>
                <w:vAlign w:val="center"/>
              </w:tcPr>
            </w:tcPrChange>
          </w:tcPr>
          <w:p>
            <w:pPr>
              <w:widowControl/>
              <w:spacing w:line="240" w:lineRule="auto"/>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▲投标时提供</w:t>
            </w:r>
            <w:commentRangeStart w:id="54"/>
            <w:r>
              <w:rPr>
                <w:rFonts w:hint="eastAsia" w:ascii="宋体" w:hAnsi="宋体" w:eastAsia="宋体" w:cs="宋体"/>
                <w:b/>
                <w:bCs/>
                <w:color w:val="FF0000"/>
                <w:sz w:val="21"/>
                <w:szCs w:val="21"/>
              </w:rPr>
              <w:t>智能柜生产工艺控制系统</w:t>
            </w:r>
            <w:commentRangeEnd w:id="54"/>
            <w:r>
              <w:commentReference w:id="54"/>
            </w:r>
            <w:r>
              <w:rPr>
                <w:rFonts w:hint="eastAsia" w:ascii="宋体" w:hAnsi="宋体" w:eastAsia="宋体" w:cs="宋体"/>
                <w:b/>
                <w:bCs/>
                <w:color w:val="FF0000"/>
                <w:sz w:val="21"/>
                <w:szCs w:val="21"/>
              </w:rPr>
              <w:t>相关的软件著作权登记证书（软件著作权登记证书为投标人具有，提供扫描件，原件备查）。</w:t>
            </w:r>
          </w:p>
        </w:tc>
        <w:tc>
          <w:tcPr>
            <w:tcW w:w="2232" w:type="dxa"/>
            <w:vMerge w:val="continue"/>
            <w:tcPrChange w:id="468" w:author="王秀子" w:date="2023-07-04T22:30:59Z">
              <w:tcPr>
                <w:tcW w:w="1241" w:type="pct"/>
                <w:vMerge w:val="continue"/>
              </w:tcPr>
            </w:tcPrChange>
          </w:tcPr>
          <w:p>
            <w:pPr>
              <w:pStyle w:val="38"/>
              <w:widowControl/>
              <w:rPr>
                <w:rFonts w:hint="eastAsia" w:ascii="宋体" w:hAnsi="宋体" w:eastAsia="宋体" w:cs="宋体"/>
                <w:sz w:val="21"/>
                <w:szCs w:val="21"/>
              </w:rPr>
            </w:pPr>
          </w:p>
        </w:tc>
      </w:tr>
    </w:tbl>
    <w:p>
      <w:pPr>
        <w:pStyle w:val="2"/>
      </w:pPr>
    </w:p>
    <w:p>
      <w:pPr>
        <w:pStyle w:val="5"/>
        <w:spacing w:before="120" w:beforeLines="50" w:after="120" w:afterLines="50"/>
        <w:rPr>
          <w:sz w:val="28"/>
          <w:szCs w:val="28"/>
        </w:rPr>
      </w:pPr>
      <w:r>
        <w:rPr>
          <w:rFonts w:hint="eastAsia"/>
          <w:sz w:val="28"/>
          <w:szCs w:val="28"/>
        </w:rPr>
        <w:t>五、商务要求</w:t>
      </w:r>
    </w:p>
    <w:p>
      <w:pPr>
        <w:ind w:firstLine="422"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ind w:firstLine="422" w:firstLineChars="200"/>
        <w:rPr>
          <w:b/>
          <w:szCs w:val="21"/>
        </w:rPr>
      </w:pPr>
      <w:r>
        <w:rPr>
          <w:b/>
          <w:szCs w:val="21"/>
        </w:rPr>
        <w:t>2</w:t>
      </w:r>
      <w:r>
        <w:rPr>
          <w:rFonts w:hint="eastAsia"/>
          <w:b/>
          <w:szCs w:val="21"/>
        </w:rPr>
        <w:t>、带“</w:t>
      </w:r>
      <w:r>
        <w:rPr>
          <w:rFonts w:hint="eastAsia" w:ascii="宋体" w:hAnsi="宋体" w:cs="宋体"/>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”指标项为重要参数，负偏离时依相关评分准则内容作重点扣分处理。</w:t>
      </w:r>
    </w:p>
    <w:tbl>
      <w:tblPr>
        <w:tblStyle w:val="4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566"/>
        <w:gridCol w:w="57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14" w:type="pct"/>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
                <w:sz w:val="21"/>
                <w:szCs w:val="21"/>
              </w:rPr>
            </w:pPr>
            <w:r>
              <w:rPr>
                <w:rFonts w:hint="eastAsia" w:ascii="宋体" w:hAnsi="宋体" w:eastAsia="宋体" w:cs="宋体"/>
                <w:b/>
                <w:sz w:val="21"/>
                <w:szCs w:val="21"/>
              </w:rPr>
              <w:t>序号</w:t>
            </w:r>
          </w:p>
        </w:tc>
        <w:tc>
          <w:tcPr>
            <w:tcW w:w="918" w:type="pct"/>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default" w:ascii="宋体" w:hAnsi="宋体" w:eastAsia="宋体" w:cs="宋体"/>
                <w:b/>
                <w:sz w:val="21"/>
                <w:szCs w:val="21"/>
                <w:lang w:val="en-US" w:eastAsia="zh-CN"/>
              </w:rPr>
            </w:pPr>
            <w:r>
              <w:rPr>
                <w:rFonts w:hint="eastAsia" w:ascii="宋体" w:hAnsi="宋体" w:cs="宋体"/>
                <w:b/>
                <w:sz w:val="21"/>
                <w:szCs w:val="21"/>
                <w:lang w:val="en-US" w:eastAsia="zh-CN"/>
              </w:rPr>
              <w:t>商务需求项</w:t>
            </w:r>
          </w:p>
        </w:tc>
        <w:tc>
          <w:tcPr>
            <w:tcW w:w="3367" w:type="pct"/>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
                <w:sz w:val="21"/>
                <w:szCs w:val="21"/>
              </w:rPr>
            </w:pPr>
            <w:r>
              <w:rPr>
                <w:rFonts w:hint="eastAsia" w:ascii="宋体" w:hAnsi="宋体" w:eastAsia="宋体" w:cs="宋体"/>
                <w:b/>
                <w:sz w:val="21"/>
                <w:szCs w:val="21"/>
              </w:rPr>
              <w:t>招标商务要求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5000" w:type="pct"/>
            <w:gridSpan w:val="3"/>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
                <w:sz w:val="21"/>
                <w:szCs w:val="21"/>
              </w:rPr>
            </w:pPr>
            <w:r>
              <w:rPr>
                <w:rFonts w:hint="eastAsia" w:ascii="宋体" w:hAnsi="宋体" w:eastAsia="宋体" w:cs="宋体"/>
                <w:b/>
                <w:sz w:val="21"/>
                <w:szCs w:val="21"/>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714" w:type="pct"/>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Cs/>
                <w:sz w:val="21"/>
                <w:szCs w:val="21"/>
              </w:rPr>
            </w:pPr>
            <w:r>
              <w:rPr>
                <w:rFonts w:hint="eastAsia" w:ascii="宋体" w:hAnsi="宋体" w:eastAsia="宋体" w:cs="宋体"/>
                <w:bCs/>
                <w:sz w:val="21"/>
                <w:szCs w:val="21"/>
              </w:rPr>
              <w:t>1</w:t>
            </w:r>
          </w:p>
        </w:tc>
        <w:tc>
          <w:tcPr>
            <w:tcW w:w="918" w:type="pct"/>
            <w:tcBorders>
              <w:top w:val="single" w:color="auto" w:sz="4" w:space="0"/>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sz w:val="21"/>
                <w:szCs w:val="21"/>
              </w:rPr>
            </w:pPr>
            <w:r>
              <w:rPr>
                <w:rFonts w:hint="eastAsia" w:ascii="宋体" w:hAnsi="宋体" w:eastAsia="宋体" w:cs="宋体"/>
                <w:sz w:val="21"/>
                <w:szCs w:val="21"/>
              </w:rPr>
              <w:t>维修响应及故障解决时间</w:t>
            </w: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
                <w:sz w:val="21"/>
                <w:szCs w:val="21"/>
              </w:rPr>
            </w:pPr>
            <w:r>
              <w:rPr>
                <w:rFonts w:hint="eastAsia" w:ascii="宋体" w:hAnsi="宋体" w:eastAsia="宋体" w:cs="宋体"/>
                <w:bCs/>
                <w:sz w:val="21"/>
                <w:szCs w:val="21"/>
              </w:rPr>
              <w:t>在保修期内，一旦发生质量问题，投标人保证在接到通知24小时内赶到现场进行修理或更换。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714" w:type="pct"/>
            <w:vMerge w:val="restart"/>
            <w:tcBorders>
              <w:top w:val="single" w:color="auto" w:sz="4" w:space="0"/>
              <w:left w:val="single" w:color="auto" w:sz="4" w:space="0"/>
              <w:right w:val="single" w:color="auto" w:sz="4" w:space="0"/>
            </w:tcBorders>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2</w:t>
            </w:r>
          </w:p>
        </w:tc>
        <w:tc>
          <w:tcPr>
            <w:tcW w:w="918" w:type="pct"/>
            <w:vMerge w:val="restart"/>
            <w:tcBorders>
              <w:top w:val="single" w:color="auto" w:sz="4" w:space="0"/>
              <w:left w:val="single" w:color="auto" w:sz="4" w:space="0"/>
              <w:right w:val="single" w:color="auto" w:sz="4" w:space="0"/>
            </w:tcBorders>
            <w:vAlign w:val="center"/>
          </w:tcPr>
          <w:p>
            <w:pPr>
              <w:spacing w:line="240" w:lineRule="auto"/>
              <w:rPr>
                <w:rFonts w:hint="eastAsia" w:ascii="宋体" w:hAnsi="宋体" w:eastAsia="宋体" w:cs="宋体"/>
                <w:sz w:val="21"/>
                <w:szCs w:val="21"/>
              </w:rPr>
            </w:pPr>
            <w:r>
              <w:rPr>
                <w:rFonts w:hint="eastAsia" w:ascii="宋体" w:hAnsi="宋体" w:eastAsia="宋体" w:cs="宋体"/>
                <w:sz w:val="21"/>
                <w:szCs w:val="21"/>
              </w:rPr>
              <w:t>关于免费保修期</w:t>
            </w: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
                <w:sz w:val="21"/>
                <w:szCs w:val="21"/>
              </w:rPr>
            </w:pPr>
            <w:r>
              <w:rPr>
                <w:rFonts w:hint="eastAsia" w:ascii="宋体" w:hAnsi="宋体" w:eastAsia="宋体" w:cs="宋体"/>
                <w:bCs/>
                <w:sz w:val="21"/>
                <w:szCs w:val="21"/>
              </w:rPr>
              <w:t>★2.1、货物免费保修期</w:t>
            </w:r>
            <w:r>
              <w:rPr>
                <w:rFonts w:hint="eastAsia" w:ascii="宋体" w:hAnsi="宋体" w:eastAsia="宋体" w:cs="宋体"/>
                <w:bCs/>
                <w:sz w:val="21"/>
                <w:szCs w:val="21"/>
                <w:u w:val="single"/>
              </w:rPr>
              <w:t xml:space="preserve">  3  </w:t>
            </w:r>
            <w:r>
              <w:rPr>
                <w:rFonts w:hint="eastAsia" w:ascii="宋体" w:hAnsi="宋体" w:eastAsia="宋体" w:cs="宋体"/>
                <w:bCs/>
                <w:sz w:val="21"/>
                <w:szCs w:val="21"/>
              </w:rPr>
              <w:t>年，时间自最终验收合格并交付使用之日起计算。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714" w:type="pct"/>
            <w:vMerge w:val="continue"/>
            <w:tcBorders>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
                <w:sz w:val="21"/>
                <w:szCs w:val="21"/>
              </w:rPr>
            </w:pPr>
          </w:p>
        </w:tc>
        <w:tc>
          <w:tcPr>
            <w:tcW w:w="918" w:type="pct"/>
            <w:vMerge w:val="continue"/>
            <w:tcBorders>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sz w:val="21"/>
                <w:szCs w:val="21"/>
              </w:rPr>
            </w:pPr>
          </w:p>
        </w:tc>
        <w:tc>
          <w:tcPr>
            <w:tcW w:w="3367" w:type="pct"/>
            <w:tcBorders>
              <w:top w:val="single" w:color="auto" w:sz="4" w:space="0"/>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bCs/>
                <w:sz w:val="21"/>
                <w:szCs w:val="21"/>
              </w:rPr>
            </w:pPr>
            <w:r>
              <w:rPr>
                <w:rFonts w:hint="eastAsia" w:ascii="宋体" w:hAnsi="宋体" w:eastAsia="宋体" w:cs="宋体"/>
                <w:bCs/>
                <w:sz w:val="21"/>
                <w:szCs w:val="21"/>
              </w:rPr>
              <w:t>2.2、在</w:t>
            </w:r>
            <w:r>
              <w:rPr>
                <w:rFonts w:hint="eastAsia" w:ascii="宋体" w:hAnsi="宋体" w:eastAsia="宋体" w:cs="宋体"/>
                <w:sz w:val="21"/>
                <w:szCs w:val="21"/>
              </w:rPr>
              <w:t>免费保修期</w:t>
            </w:r>
            <w:r>
              <w:rPr>
                <w:rFonts w:hint="eastAsia" w:ascii="宋体" w:hAnsi="宋体" w:eastAsia="宋体" w:cs="宋体"/>
                <w:bCs/>
                <w:sz w:val="21"/>
                <w:szCs w:val="21"/>
              </w:rPr>
              <w:t>内，一旦发生质量问题，投标人保证在接到通知24小时内赶到现场进行修理或更换，</w:t>
            </w:r>
            <w:r>
              <w:rPr>
                <w:rFonts w:hint="eastAsia" w:ascii="宋体" w:hAnsi="宋体" w:eastAsia="宋体" w:cs="宋体"/>
                <w:sz w:val="21"/>
                <w:szCs w:val="21"/>
              </w:rPr>
              <w:t>免费保修期</w:t>
            </w:r>
            <w:r>
              <w:rPr>
                <w:rFonts w:hint="eastAsia" w:ascii="宋体" w:hAnsi="宋体" w:eastAsia="宋体" w:cs="宋体"/>
                <w:bCs/>
                <w:sz w:val="21"/>
                <w:szCs w:val="21"/>
              </w:rPr>
              <w:t>内中标供应商必须负责免费维修及更换配件。</w:t>
            </w:r>
          </w:p>
          <w:p>
            <w:pPr>
              <w:spacing w:line="240" w:lineRule="auto"/>
              <w:rPr>
                <w:rFonts w:hint="eastAsia" w:ascii="宋体" w:hAnsi="宋体" w:eastAsia="宋体" w:cs="宋体"/>
                <w:bCs/>
                <w:sz w:val="21"/>
                <w:szCs w:val="21"/>
              </w:rPr>
            </w:pPr>
            <w:r>
              <w:rPr>
                <w:rFonts w:hint="eastAsia" w:ascii="宋体" w:hAnsi="宋体" w:eastAsia="宋体" w:cs="宋体"/>
                <w:sz w:val="21"/>
                <w:szCs w:val="21"/>
              </w:rPr>
              <w:t>免费保修期</w:t>
            </w:r>
            <w:r>
              <w:rPr>
                <w:rFonts w:hint="eastAsia" w:ascii="宋体" w:hAnsi="宋体" w:eastAsia="宋体" w:cs="宋体"/>
                <w:bCs/>
                <w:sz w:val="21"/>
                <w:szCs w:val="21"/>
              </w:rPr>
              <w:t>内，非采购人的人为原因而出现产品质量及安装问题，由中标供应商负责包修、包换或包退，并承担因此而产生的一切费用。</w:t>
            </w:r>
          </w:p>
          <w:p>
            <w:pPr>
              <w:spacing w:line="240" w:lineRule="auto"/>
              <w:rPr>
                <w:rFonts w:hint="eastAsia" w:ascii="宋体" w:hAnsi="宋体" w:eastAsia="宋体" w:cs="宋体"/>
                <w:bCs/>
                <w:sz w:val="21"/>
                <w:szCs w:val="21"/>
              </w:rPr>
            </w:pPr>
            <w:r>
              <w:rPr>
                <w:rFonts w:hint="eastAsia" w:ascii="宋体" w:hAnsi="宋体" w:eastAsia="宋体" w:cs="宋体"/>
                <w:bCs/>
                <w:sz w:val="21"/>
                <w:szCs w:val="21"/>
              </w:rPr>
              <w:t>所有货物质保服务方式均为中标供应商上门服务，即由中标供应商派员到货物使用现场维修，由此产生的一切费用均由中标供应商承担。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714" w:type="pct"/>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
                <w:sz w:val="21"/>
                <w:szCs w:val="21"/>
              </w:rPr>
            </w:pPr>
            <w:r>
              <w:rPr>
                <w:rFonts w:hint="eastAsia" w:ascii="宋体" w:hAnsi="宋体" w:eastAsia="宋体" w:cs="宋体"/>
                <w:b/>
                <w:sz w:val="21"/>
                <w:szCs w:val="21"/>
              </w:rPr>
              <w:t>3</w:t>
            </w:r>
          </w:p>
        </w:tc>
        <w:tc>
          <w:tcPr>
            <w:tcW w:w="918" w:type="pct"/>
            <w:tcBorders>
              <w:top w:val="single" w:color="auto" w:sz="4" w:space="0"/>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b/>
                <w:sz w:val="21"/>
                <w:szCs w:val="21"/>
              </w:rPr>
            </w:pPr>
            <w:r>
              <w:rPr>
                <w:rFonts w:hint="eastAsia" w:ascii="宋体" w:hAnsi="宋体" w:eastAsia="宋体" w:cs="宋体"/>
                <w:sz w:val="21"/>
                <w:szCs w:val="21"/>
              </w:rPr>
              <w:t>其他</w:t>
            </w:r>
          </w:p>
        </w:tc>
        <w:tc>
          <w:tcPr>
            <w:tcW w:w="3367" w:type="pct"/>
            <w:tcBorders>
              <w:top w:val="single" w:color="auto" w:sz="4" w:space="0"/>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b/>
                <w:sz w:val="21"/>
                <w:szCs w:val="21"/>
              </w:rPr>
            </w:pPr>
            <w:r>
              <w:rPr>
                <w:rFonts w:hint="eastAsia" w:ascii="宋体" w:hAnsi="宋体" w:eastAsia="宋体" w:cs="宋体"/>
                <w:bCs/>
                <w:sz w:val="21"/>
                <w:szCs w:val="21"/>
              </w:rPr>
              <w:t>投标人应按其投标文件中的承诺，进行其他售后服务工作。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5000" w:type="pct"/>
            <w:gridSpan w:val="3"/>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
                <w:sz w:val="21"/>
                <w:szCs w:val="21"/>
              </w:rPr>
            </w:pPr>
            <w:r>
              <w:rPr>
                <w:rFonts w:hint="eastAsia" w:ascii="宋体" w:hAnsi="宋体" w:eastAsia="宋体" w:cs="宋体"/>
                <w:b/>
                <w:sz w:val="21"/>
                <w:szCs w:val="21"/>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14" w:type="pct"/>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Cs/>
                <w:sz w:val="21"/>
                <w:szCs w:val="21"/>
              </w:rPr>
            </w:pPr>
            <w:r>
              <w:rPr>
                <w:rFonts w:hint="eastAsia" w:ascii="宋体" w:hAnsi="宋体" w:eastAsia="宋体" w:cs="宋体"/>
                <w:bCs/>
                <w:sz w:val="21"/>
                <w:szCs w:val="21"/>
              </w:rPr>
              <w:t>1</w:t>
            </w:r>
          </w:p>
        </w:tc>
        <w:tc>
          <w:tcPr>
            <w:tcW w:w="918" w:type="pct"/>
            <w:tcBorders>
              <w:top w:val="single" w:color="auto" w:sz="4" w:space="0"/>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b/>
                <w:sz w:val="21"/>
                <w:szCs w:val="21"/>
              </w:rPr>
            </w:pPr>
            <w:r>
              <w:rPr>
                <w:rFonts w:hint="eastAsia" w:ascii="宋体" w:hAnsi="宋体" w:eastAsia="宋体" w:cs="宋体"/>
                <w:sz w:val="21"/>
                <w:szCs w:val="21"/>
              </w:rPr>
              <w:t>维修响应及故障解决时间</w:t>
            </w:r>
          </w:p>
        </w:tc>
        <w:tc>
          <w:tcPr>
            <w:tcW w:w="3367" w:type="pct"/>
            <w:tcBorders>
              <w:top w:val="single" w:color="auto" w:sz="4" w:space="0"/>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b/>
                <w:sz w:val="21"/>
                <w:szCs w:val="21"/>
              </w:rPr>
            </w:pPr>
            <w:r>
              <w:rPr>
                <w:rFonts w:hint="eastAsia" w:ascii="宋体" w:hAnsi="宋体" w:eastAsia="宋体" w:cs="宋体"/>
                <w:bCs/>
                <w:sz w:val="21"/>
                <w:szCs w:val="21"/>
              </w:rPr>
              <w:t>一旦发生质量问题，投标人保证在接到通知24小时内赶到现场进行修理或更换。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14" w:type="pct"/>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Cs/>
                <w:sz w:val="21"/>
                <w:szCs w:val="21"/>
              </w:rPr>
            </w:pPr>
            <w:r>
              <w:rPr>
                <w:rFonts w:hint="eastAsia" w:ascii="宋体" w:hAnsi="宋体" w:eastAsia="宋体" w:cs="宋体"/>
                <w:bCs/>
                <w:sz w:val="21"/>
                <w:szCs w:val="21"/>
              </w:rPr>
              <w:t>2</w:t>
            </w:r>
          </w:p>
        </w:tc>
        <w:tc>
          <w:tcPr>
            <w:tcW w:w="918" w:type="pct"/>
            <w:tcBorders>
              <w:top w:val="single" w:color="auto" w:sz="4" w:space="0"/>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b/>
                <w:sz w:val="21"/>
                <w:szCs w:val="21"/>
              </w:rPr>
            </w:pPr>
            <w:r>
              <w:rPr>
                <w:rFonts w:hint="eastAsia" w:ascii="宋体" w:hAnsi="宋体" w:eastAsia="宋体" w:cs="宋体"/>
                <w:sz w:val="21"/>
                <w:szCs w:val="21"/>
              </w:rPr>
              <w:t>免费保修期外维修费用</w:t>
            </w:r>
          </w:p>
        </w:tc>
        <w:tc>
          <w:tcPr>
            <w:tcW w:w="3367" w:type="pct"/>
            <w:tcBorders>
              <w:top w:val="single" w:color="auto" w:sz="4" w:space="0"/>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b/>
                <w:sz w:val="21"/>
                <w:szCs w:val="21"/>
              </w:rPr>
            </w:pPr>
            <w:r>
              <w:rPr>
                <w:rFonts w:hint="eastAsia" w:ascii="宋体" w:hAnsi="宋体" w:eastAsia="宋体" w:cs="宋体"/>
                <w:bCs/>
                <w:sz w:val="21"/>
                <w:szCs w:val="21"/>
              </w:rPr>
              <w:t>维修免人工费、上门费，仅收取配件费。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5000" w:type="pct"/>
            <w:gridSpan w:val="3"/>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
                <w:sz w:val="21"/>
                <w:szCs w:val="21"/>
              </w:rPr>
            </w:pPr>
            <w:r>
              <w:rPr>
                <w:rFonts w:hint="eastAsia" w:ascii="宋体" w:hAnsi="宋体" w:eastAsia="宋体" w:cs="宋体"/>
                <w:b/>
                <w:sz w:val="21"/>
                <w:szCs w:val="21"/>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714" w:type="pct"/>
            <w:vMerge w:val="restart"/>
            <w:tcBorders>
              <w:top w:val="nil"/>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Cs/>
                <w:sz w:val="21"/>
                <w:szCs w:val="21"/>
              </w:rPr>
            </w:pPr>
            <w:r>
              <w:rPr>
                <w:rFonts w:hint="eastAsia" w:ascii="宋体" w:hAnsi="宋体" w:eastAsia="宋体" w:cs="宋体"/>
                <w:bCs/>
                <w:sz w:val="21"/>
                <w:szCs w:val="21"/>
              </w:rPr>
              <w:t>1</w:t>
            </w:r>
          </w:p>
        </w:tc>
        <w:tc>
          <w:tcPr>
            <w:tcW w:w="918" w:type="pct"/>
            <w:vMerge w:val="restart"/>
            <w:tcBorders>
              <w:top w:val="single" w:color="auto" w:sz="4" w:space="0"/>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sz w:val="21"/>
                <w:szCs w:val="21"/>
              </w:rPr>
            </w:pPr>
            <w:r>
              <w:rPr>
                <w:rFonts w:hint="eastAsia" w:ascii="宋体" w:hAnsi="宋体" w:eastAsia="宋体" w:cs="宋体"/>
                <w:sz w:val="21"/>
                <w:szCs w:val="21"/>
              </w:rPr>
              <w:t>关于交货</w:t>
            </w: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Cs/>
                <w:sz w:val="21"/>
                <w:szCs w:val="21"/>
              </w:rPr>
            </w:pPr>
            <w:r>
              <w:rPr>
                <w:rFonts w:hint="eastAsia" w:ascii="宋体" w:hAnsi="宋体" w:eastAsia="宋体" w:cs="宋体"/>
                <w:bCs/>
                <w:sz w:val="21"/>
                <w:szCs w:val="21"/>
              </w:rPr>
              <w:t>1.1交货地点：深圳市第二实验学校明远高中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714"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bCs/>
                <w:sz w:val="21"/>
                <w:szCs w:val="21"/>
              </w:rPr>
            </w:pPr>
          </w:p>
        </w:tc>
        <w:tc>
          <w:tcPr>
            <w:tcW w:w="918" w:type="pct"/>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sz w:val="21"/>
                <w:szCs w:val="21"/>
              </w:rPr>
            </w:pP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Cs/>
                <w:sz w:val="21"/>
                <w:szCs w:val="21"/>
              </w:rPr>
            </w:pPr>
            <w:r>
              <w:rPr>
                <w:rFonts w:hint="eastAsia" w:ascii="宋体" w:hAnsi="宋体" w:eastAsia="宋体" w:cs="宋体"/>
                <w:bCs/>
                <w:sz w:val="21"/>
                <w:szCs w:val="21"/>
              </w:rPr>
              <w:t>1.2投标人承担设备运输、安装调试、验收检测和提供设备操作说明书、图纸等其他类似的义务。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714"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bCs/>
                <w:sz w:val="21"/>
                <w:szCs w:val="21"/>
              </w:rPr>
            </w:pPr>
          </w:p>
        </w:tc>
        <w:tc>
          <w:tcPr>
            <w:tcW w:w="918" w:type="pct"/>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sz w:val="21"/>
                <w:szCs w:val="21"/>
              </w:rPr>
            </w:pP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Cs/>
                <w:sz w:val="21"/>
                <w:szCs w:val="21"/>
              </w:rPr>
            </w:pPr>
            <w:r>
              <w:rPr>
                <w:rFonts w:hint="eastAsia" w:ascii="宋体" w:hAnsi="宋体" w:eastAsia="宋体" w:cs="宋体"/>
                <w:bCs/>
                <w:sz w:val="21"/>
                <w:szCs w:val="21"/>
              </w:rPr>
              <w:t>★1.3签订合同后</w:t>
            </w:r>
            <w:r>
              <w:rPr>
                <w:rFonts w:hint="eastAsia" w:ascii="宋体" w:hAnsi="宋体" w:eastAsia="宋体" w:cs="宋体"/>
                <w:bCs/>
                <w:sz w:val="21"/>
                <w:szCs w:val="21"/>
                <w:u w:val="single"/>
              </w:rPr>
              <w:t xml:space="preserve">  30  </w:t>
            </w:r>
            <w:r>
              <w:rPr>
                <w:rFonts w:hint="eastAsia" w:ascii="宋体" w:hAnsi="宋体" w:eastAsia="宋体" w:cs="宋体"/>
                <w:bCs/>
                <w:sz w:val="21"/>
                <w:szCs w:val="21"/>
              </w:rPr>
              <w:t>天（日历日）内交货。如因楼宇交付使用延期，则交货时间顺延，货物暂存中标方仓库，确保楼宇交付时能如期交货并完成安装。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14" w:type="pct"/>
            <w:vMerge w:val="restart"/>
            <w:tcBorders>
              <w:top w:val="nil"/>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Cs/>
                <w:sz w:val="21"/>
                <w:szCs w:val="21"/>
              </w:rPr>
            </w:pPr>
            <w:r>
              <w:rPr>
                <w:rFonts w:hint="eastAsia" w:ascii="宋体" w:hAnsi="宋体" w:eastAsia="宋体" w:cs="宋体"/>
                <w:bCs/>
                <w:sz w:val="21"/>
                <w:szCs w:val="21"/>
              </w:rPr>
              <w:t>2</w:t>
            </w:r>
          </w:p>
        </w:tc>
        <w:tc>
          <w:tcPr>
            <w:tcW w:w="918" w:type="pct"/>
            <w:vMerge w:val="restart"/>
            <w:tcBorders>
              <w:top w:val="nil"/>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sz w:val="21"/>
                <w:szCs w:val="21"/>
              </w:rPr>
            </w:pPr>
            <w:r>
              <w:rPr>
                <w:rFonts w:hint="eastAsia" w:ascii="宋体" w:hAnsi="宋体" w:eastAsia="宋体" w:cs="宋体"/>
                <w:sz w:val="21"/>
                <w:szCs w:val="21"/>
              </w:rPr>
              <w:t>安装调试及验收</w:t>
            </w: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Cs/>
                <w:sz w:val="21"/>
                <w:szCs w:val="21"/>
              </w:rPr>
            </w:pPr>
            <w:r>
              <w:rPr>
                <w:rFonts w:hint="eastAsia" w:ascii="宋体" w:hAnsi="宋体" w:eastAsia="宋体" w:cs="宋体"/>
                <w:bCs/>
                <w:sz w:val="21"/>
                <w:szCs w:val="21"/>
              </w:rPr>
              <w:t>2.1投标人应派有经验的技术人员到现场进行安装、调试，直到设备正常使用。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14"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bCs/>
                <w:sz w:val="21"/>
                <w:szCs w:val="21"/>
              </w:rPr>
            </w:pPr>
          </w:p>
        </w:tc>
        <w:tc>
          <w:tcPr>
            <w:tcW w:w="918"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sz w:val="21"/>
                <w:szCs w:val="21"/>
              </w:rPr>
            </w:pP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Cs/>
                <w:sz w:val="21"/>
                <w:szCs w:val="21"/>
              </w:rPr>
            </w:pPr>
            <w:r>
              <w:rPr>
                <w:rFonts w:hint="eastAsia" w:ascii="宋体" w:hAnsi="宋体" w:eastAsia="宋体" w:cs="宋体"/>
                <w:bCs/>
                <w:sz w:val="21"/>
                <w:szCs w:val="21"/>
              </w:rPr>
              <w:t>2.2由采购人按合同和招标、投标文件约定的要求和标准及中华人民共和国现行的验收规范和评定标准进行交货验收。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14"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bCs/>
                <w:sz w:val="21"/>
                <w:szCs w:val="21"/>
              </w:rPr>
            </w:pPr>
          </w:p>
        </w:tc>
        <w:tc>
          <w:tcPr>
            <w:tcW w:w="918"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sz w:val="21"/>
                <w:szCs w:val="21"/>
              </w:rPr>
            </w:pP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Cs/>
                <w:sz w:val="21"/>
                <w:szCs w:val="21"/>
              </w:rPr>
            </w:pPr>
            <w:r>
              <w:rPr>
                <w:rFonts w:hint="eastAsia" w:ascii="宋体" w:hAnsi="宋体" w:eastAsia="宋体" w:cs="宋体"/>
                <w:bCs/>
                <w:sz w:val="21"/>
                <w:szCs w:val="21"/>
              </w:rPr>
              <w:t>2.3 投标人货物经过双方检验认可后，签署验收报告，产品保修期自验收合格之日起算，由投标人提供产品保修文件。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14"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bCs/>
                <w:sz w:val="21"/>
                <w:szCs w:val="21"/>
              </w:rPr>
            </w:pPr>
          </w:p>
        </w:tc>
        <w:tc>
          <w:tcPr>
            <w:tcW w:w="918"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sz w:val="21"/>
                <w:szCs w:val="21"/>
              </w:rPr>
            </w:pP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Cs/>
                <w:sz w:val="21"/>
                <w:szCs w:val="21"/>
              </w:rPr>
            </w:pPr>
            <w:r>
              <w:rPr>
                <w:rFonts w:hint="eastAsia" w:ascii="宋体" w:hAnsi="宋体" w:eastAsia="宋体" w:cs="宋体"/>
                <w:bCs/>
                <w:sz w:val="21"/>
                <w:szCs w:val="21"/>
              </w:rPr>
              <w:t>2.4当满足以下条件时，采购人才向中标人签发货物验收报告：</w:t>
            </w:r>
          </w:p>
          <w:p>
            <w:pPr>
              <w:spacing w:line="240" w:lineRule="auto"/>
              <w:rPr>
                <w:rFonts w:hint="eastAsia" w:ascii="宋体" w:hAnsi="宋体" w:eastAsia="宋体" w:cs="宋体"/>
                <w:bCs/>
                <w:sz w:val="21"/>
                <w:szCs w:val="21"/>
              </w:rPr>
            </w:pPr>
            <w:r>
              <w:rPr>
                <w:rFonts w:hint="eastAsia" w:ascii="宋体" w:hAnsi="宋体" w:eastAsia="宋体" w:cs="宋体"/>
                <w:bCs/>
                <w:sz w:val="21"/>
                <w:szCs w:val="21"/>
              </w:rPr>
              <w:t>（1）设备全新,外观无伤痕变形或明显修饰痕迹。</w:t>
            </w:r>
          </w:p>
          <w:p>
            <w:pPr>
              <w:spacing w:line="240" w:lineRule="auto"/>
              <w:rPr>
                <w:rFonts w:hint="eastAsia" w:ascii="宋体" w:hAnsi="宋体" w:eastAsia="宋体" w:cs="宋体"/>
                <w:bCs/>
                <w:sz w:val="21"/>
                <w:szCs w:val="21"/>
              </w:rPr>
            </w:pPr>
            <w:r>
              <w:rPr>
                <w:rFonts w:hint="eastAsia" w:ascii="宋体" w:hAnsi="宋体" w:eastAsia="宋体" w:cs="宋体"/>
                <w:bCs/>
                <w:sz w:val="21"/>
                <w:szCs w:val="21"/>
              </w:rPr>
              <w:t>（2）如有国标，需符合有关规定；如无国标，则按照行业标准；如无国标及行业标准，则按双方约定执行。投标文件提供的技术数据经实测证实是真实的。检验及免费保修期内达到的性能指标与要求一致，达到或优于相应标准。</w:t>
            </w:r>
          </w:p>
          <w:p>
            <w:pPr>
              <w:spacing w:line="240" w:lineRule="auto"/>
              <w:rPr>
                <w:rFonts w:hint="eastAsia" w:ascii="宋体" w:hAnsi="宋体" w:eastAsia="宋体" w:cs="宋体"/>
                <w:bCs/>
                <w:sz w:val="21"/>
                <w:szCs w:val="21"/>
              </w:rPr>
            </w:pPr>
            <w:r>
              <w:rPr>
                <w:rFonts w:hint="eastAsia" w:ascii="宋体" w:hAnsi="宋体" w:eastAsia="宋体" w:cs="宋体"/>
                <w:bCs/>
                <w:sz w:val="21"/>
                <w:szCs w:val="21"/>
              </w:rPr>
              <w:t>（3）技术文件资料、备件等已按规定数量移交完毕。</w:t>
            </w:r>
          </w:p>
          <w:p>
            <w:pPr>
              <w:spacing w:line="240" w:lineRule="auto"/>
              <w:rPr>
                <w:rFonts w:hint="eastAsia" w:ascii="宋体" w:hAnsi="宋体" w:eastAsia="宋体" w:cs="宋体"/>
                <w:bCs/>
                <w:sz w:val="21"/>
                <w:szCs w:val="21"/>
              </w:rPr>
            </w:pPr>
            <w:r>
              <w:rPr>
                <w:rFonts w:hint="eastAsia" w:ascii="宋体" w:hAnsi="宋体" w:eastAsia="宋体" w:cs="宋体"/>
                <w:bCs/>
                <w:sz w:val="21"/>
                <w:szCs w:val="21"/>
              </w:rPr>
              <w:t>（4）按照招标书要求及投标文件提供的技术要求验收合格。</w:t>
            </w:r>
          </w:p>
          <w:p>
            <w:pPr>
              <w:spacing w:line="240" w:lineRule="auto"/>
              <w:rPr>
                <w:rFonts w:hint="eastAsia" w:ascii="宋体" w:hAnsi="宋体" w:eastAsia="宋体" w:cs="宋体"/>
                <w:bCs/>
                <w:sz w:val="21"/>
                <w:szCs w:val="21"/>
              </w:rPr>
            </w:pPr>
            <w:r>
              <w:rPr>
                <w:rFonts w:hint="eastAsia" w:ascii="宋体" w:hAnsi="宋体" w:eastAsia="宋体" w:cs="宋体"/>
                <w:bCs/>
                <w:sz w:val="21"/>
                <w:szCs w:val="21"/>
              </w:rPr>
              <w:t>（5）投标人提供的各种文件载明的内容应保证真实，其技术数据采购人有权要求投标人提供采购人认可的第三方按照双方同意的试验方法进行检测。检测结果需证明投标人提供的技术数据是真实的，否则视为不合格。</w:t>
            </w:r>
          </w:p>
          <w:p>
            <w:pPr>
              <w:spacing w:line="240" w:lineRule="auto"/>
              <w:rPr>
                <w:rFonts w:hint="eastAsia" w:ascii="宋体" w:hAnsi="宋体" w:eastAsia="宋体" w:cs="宋体"/>
                <w:bCs/>
                <w:sz w:val="21"/>
                <w:szCs w:val="21"/>
              </w:rPr>
            </w:pPr>
            <w:r>
              <w:rPr>
                <w:rFonts w:hint="eastAsia" w:ascii="宋体" w:hAnsi="宋体" w:eastAsia="宋体" w:cs="宋体"/>
                <w:bCs/>
                <w:sz w:val="21"/>
                <w:szCs w:val="21"/>
              </w:rPr>
              <w:t>（6）货物具备产品合格证。</w:t>
            </w:r>
          </w:p>
          <w:p>
            <w:pPr>
              <w:spacing w:line="240" w:lineRule="auto"/>
              <w:rPr>
                <w:rFonts w:hint="eastAsia" w:ascii="宋体" w:hAnsi="宋体" w:eastAsia="宋体" w:cs="宋体"/>
                <w:bCs/>
                <w:sz w:val="21"/>
                <w:szCs w:val="21"/>
              </w:rPr>
            </w:pPr>
            <w:r>
              <w:rPr>
                <w:rFonts w:hint="eastAsia" w:ascii="宋体" w:hAnsi="宋体" w:eastAsia="宋体" w:cs="宋体"/>
                <w:bCs/>
                <w:sz w:val="21"/>
                <w:szCs w:val="21"/>
              </w:rPr>
              <w:t>（7）在货物安装调试合格后，所有技术指标达到技术规范书要求，经验收合格后，双方共同签署验收报告。</w:t>
            </w:r>
          </w:p>
          <w:p>
            <w:pPr>
              <w:spacing w:line="240" w:lineRule="auto"/>
              <w:rPr>
                <w:rFonts w:hint="eastAsia" w:ascii="宋体" w:hAnsi="宋体" w:eastAsia="宋体" w:cs="宋体"/>
                <w:bCs/>
                <w:sz w:val="21"/>
                <w:szCs w:val="21"/>
              </w:rPr>
            </w:pPr>
            <w:r>
              <w:rPr>
                <w:rFonts w:hint="eastAsia" w:ascii="宋体" w:hAnsi="宋体" w:eastAsia="宋体" w:cs="宋体"/>
                <w:bCs/>
                <w:sz w:val="21"/>
                <w:szCs w:val="21"/>
              </w:rPr>
              <w:t>项目后期验收时需中标人提供该项目的检测报告：</w:t>
            </w:r>
          </w:p>
          <w:p>
            <w:pPr>
              <w:spacing w:line="240" w:lineRule="auto"/>
              <w:rPr>
                <w:rFonts w:hint="eastAsia" w:ascii="宋体" w:hAnsi="宋体" w:eastAsia="宋体" w:cs="宋体"/>
                <w:bCs/>
                <w:sz w:val="21"/>
                <w:szCs w:val="21"/>
              </w:rPr>
            </w:pPr>
            <w:r>
              <w:rPr>
                <w:rFonts w:hint="eastAsia" w:ascii="宋体" w:hAnsi="宋体" w:eastAsia="宋体" w:cs="宋体"/>
                <w:bCs/>
                <w:sz w:val="21"/>
                <w:szCs w:val="21"/>
              </w:rPr>
              <w:t>①课桌椅  检测标准：QB/T 4071-2021力学性能、安全性能；</w:t>
            </w:r>
            <w:commentRangeStart w:id="55"/>
            <w:r>
              <w:rPr>
                <w:rFonts w:hint="eastAsia" w:ascii="宋体" w:hAnsi="宋体" w:eastAsia="宋体" w:cs="宋体"/>
                <w:bCs/>
                <w:sz w:val="21"/>
                <w:szCs w:val="21"/>
              </w:rPr>
              <w:t>SZJG52-2016有害物质限量</w:t>
            </w:r>
            <w:commentRangeEnd w:id="55"/>
            <w:r>
              <w:commentReference w:id="55"/>
            </w:r>
          </w:p>
          <w:p>
            <w:pPr>
              <w:spacing w:line="240" w:lineRule="auto"/>
              <w:rPr>
                <w:rFonts w:hint="eastAsia" w:ascii="宋体" w:hAnsi="宋体" w:eastAsia="宋体" w:cs="宋体"/>
                <w:bCs/>
                <w:sz w:val="21"/>
                <w:szCs w:val="21"/>
              </w:rPr>
            </w:pPr>
            <w:r>
              <w:rPr>
                <w:rFonts w:hint="eastAsia" w:ascii="宋体" w:hAnsi="宋体" w:eastAsia="宋体" w:cs="宋体"/>
                <w:bCs/>
                <w:sz w:val="21"/>
                <w:szCs w:val="21"/>
              </w:rPr>
              <w:t>②学生双层床 检测标准：GB/T 3325-2017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14" w:type="pct"/>
            <w:vMerge w:val="restart"/>
            <w:tcBorders>
              <w:top w:val="nil"/>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Cs/>
                <w:sz w:val="21"/>
                <w:szCs w:val="21"/>
              </w:rPr>
            </w:pPr>
            <w:r>
              <w:rPr>
                <w:rFonts w:hint="eastAsia" w:ascii="宋体" w:hAnsi="宋体" w:eastAsia="宋体" w:cs="宋体"/>
                <w:bCs/>
                <w:sz w:val="21"/>
                <w:szCs w:val="21"/>
              </w:rPr>
              <w:t>3</w:t>
            </w:r>
          </w:p>
        </w:tc>
        <w:tc>
          <w:tcPr>
            <w:tcW w:w="918" w:type="pct"/>
            <w:vMerge w:val="restart"/>
            <w:tcBorders>
              <w:top w:val="nil"/>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关于违约</w:t>
            </w: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Cs/>
                <w:sz w:val="21"/>
                <w:szCs w:val="21"/>
              </w:rPr>
            </w:pPr>
            <w:r>
              <w:rPr>
                <w:rFonts w:hint="eastAsia" w:ascii="宋体" w:hAnsi="宋体" w:eastAsia="宋体" w:cs="宋体"/>
                <w:bCs/>
                <w:sz w:val="21"/>
                <w:szCs w:val="21"/>
              </w:rPr>
              <w:t>3.1中标人不能交货的，需偿付不能交货部分货款的10 %的违约金并按主管部门相关规定处理。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14"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bCs/>
                <w:sz w:val="21"/>
                <w:szCs w:val="21"/>
              </w:rPr>
            </w:pPr>
          </w:p>
        </w:tc>
        <w:tc>
          <w:tcPr>
            <w:tcW w:w="918"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sz w:val="21"/>
                <w:szCs w:val="21"/>
              </w:rPr>
            </w:pP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Cs/>
                <w:sz w:val="21"/>
                <w:szCs w:val="21"/>
              </w:rPr>
            </w:pPr>
            <w:r>
              <w:rPr>
                <w:rFonts w:hint="eastAsia" w:ascii="宋体" w:hAnsi="宋体" w:eastAsia="宋体" w:cs="宋体"/>
                <w:bCs/>
                <w:sz w:val="21"/>
                <w:szCs w:val="21"/>
              </w:rPr>
              <w:t>3.2中标人逾期交货的，</w:t>
            </w:r>
            <w:commentRangeStart w:id="56"/>
            <w:r>
              <w:rPr>
                <w:rFonts w:hint="eastAsia" w:ascii="宋体" w:hAnsi="宋体" w:eastAsia="宋体" w:cs="宋体"/>
                <w:bCs/>
                <w:sz w:val="21"/>
                <w:szCs w:val="21"/>
              </w:rPr>
              <w:t>将被没收履约保证金</w:t>
            </w:r>
            <w:commentRangeEnd w:id="56"/>
            <w:r>
              <w:commentReference w:id="56"/>
            </w:r>
            <w:r>
              <w:rPr>
                <w:rFonts w:hint="eastAsia" w:ascii="宋体" w:hAnsi="宋体" w:eastAsia="宋体" w:cs="宋体"/>
                <w:bCs/>
                <w:sz w:val="21"/>
                <w:szCs w:val="21"/>
              </w:rPr>
              <w:t>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14"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bCs/>
                <w:sz w:val="21"/>
                <w:szCs w:val="21"/>
              </w:rPr>
            </w:pPr>
          </w:p>
        </w:tc>
        <w:tc>
          <w:tcPr>
            <w:tcW w:w="918" w:type="pct"/>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宋体" w:hAnsi="宋体" w:eastAsia="宋体" w:cs="宋体"/>
                <w:sz w:val="21"/>
                <w:szCs w:val="21"/>
              </w:rPr>
            </w:pPr>
          </w:p>
        </w:tc>
        <w:tc>
          <w:tcPr>
            <w:tcW w:w="3367" w:type="pct"/>
            <w:tcBorders>
              <w:top w:val="single" w:color="auto" w:sz="4" w:space="0"/>
              <w:left w:val="single" w:color="auto" w:sz="4" w:space="0"/>
              <w:bottom w:val="single" w:color="auto" w:sz="4" w:space="0"/>
              <w:right w:val="single" w:color="auto" w:sz="4" w:space="0"/>
            </w:tcBorders>
          </w:tcPr>
          <w:p>
            <w:pPr>
              <w:spacing w:line="240" w:lineRule="auto"/>
              <w:rPr>
                <w:rFonts w:hint="eastAsia" w:ascii="宋体" w:hAnsi="宋体" w:eastAsia="宋体" w:cs="宋体"/>
                <w:bCs/>
                <w:sz w:val="21"/>
                <w:szCs w:val="21"/>
              </w:rPr>
            </w:pPr>
            <w:r>
              <w:rPr>
                <w:rFonts w:hint="eastAsia" w:ascii="宋体" w:hAnsi="宋体" w:eastAsia="宋体" w:cs="宋体"/>
                <w:bCs/>
                <w:sz w:val="21"/>
                <w:szCs w:val="21"/>
              </w:rPr>
              <w:t>3.3中标人所交付产品、工程或服务不符合其投标承诺的，或在投标阶段为了中标而盲目虚假承诺、低价恶性竞争，在履约阶段则通过偷工减料、以次充好而获取利润的，将被没收履约保证金，并被履约评价工作实施机构评为履约等级“差”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14" w:type="pct"/>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Cs/>
                <w:sz w:val="21"/>
                <w:szCs w:val="21"/>
              </w:rPr>
            </w:pPr>
            <w:r>
              <w:rPr>
                <w:rFonts w:hint="eastAsia" w:ascii="宋体" w:hAnsi="宋体" w:eastAsia="宋体" w:cs="宋体"/>
                <w:bCs/>
                <w:sz w:val="21"/>
                <w:szCs w:val="21"/>
              </w:rPr>
              <w:t>4</w:t>
            </w:r>
          </w:p>
        </w:tc>
        <w:tc>
          <w:tcPr>
            <w:tcW w:w="918" w:type="pct"/>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关于付款</w:t>
            </w:r>
          </w:p>
        </w:tc>
        <w:tc>
          <w:tcPr>
            <w:tcW w:w="3367" w:type="pct"/>
            <w:tcBorders>
              <w:top w:val="single" w:color="auto" w:sz="4" w:space="0"/>
              <w:left w:val="single" w:color="auto" w:sz="4" w:space="0"/>
              <w:bottom w:val="single" w:color="auto" w:sz="4" w:space="0"/>
              <w:right w:val="single" w:color="auto" w:sz="4" w:space="0"/>
            </w:tcBorders>
            <w:vAlign w:val="center"/>
          </w:tcPr>
          <w:p>
            <w:pPr>
              <w:spacing w:line="240" w:lineRule="auto"/>
              <w:rPr>
                <w:rFonts w:hint="eastAsia" w:ascii="宋体" w:hAnsi="宋体" w:eastAsia="宋体" w:cs="宋体"/>
                <w:b/>
                <w:sz w:val="21"/>
                <w:szCs w:val="21"/>
              </w:rPr>
            </w:pPr>
            <w:r>
              <w:rPr>
                <w:rFonts w:hint="eastAsia" w:ascii="宋体" w:hAnsi="宋体" w:eastAsia="宋体" w:cs="宋体"/>
                <w:sz w:val="21"/>
                <w:szCs w:val="21"/>
              </w:rPr>
              <w:t>合同签订后</w:t>
            </w:r>
            <w:commentRangeStart w:id="57"/>
            <w:r>
              <w:rPr>
                <w:rFonts w:hint="eastAsia" w:ascii="宋体" w:hAnsi="宋体" w:eastAsia="宋体" w:cs="宋体"/>
                <w:sz w:val="21"/>
                <w:szCs w:val="21"/>
              </w:rPr>
              <w:t>30个工作日内</w:t>
            </w:r>
            <w:commentRangeEnd w:id="57"/>
            <w:r>
              <w:commentReference w:id="57"/>
            </w:r>
            <w:r>
              <w:rPr>
                <w:rFonts w:hint="eastAsia" w:ascii="宋体" w:hAnsi="宋体" w:eastAsia="宋体" w:cs="宋体"/>
                <w:sz w:val="21"/>
                <w:szCs w:val="21"/>
              </w:rPr>
              <w:t>采购人向中标人支付合同金额的50%，项目验收合格后</w:t>
            </w:r>
            <w:commentRangeStart w:id="58"/>
            <w:r>
              <w:rPr>
                <w:rFonts w:hint="eastAsia" w:ascii="宋体" w:hAnsi="宋体" w:eastAsia="宋体" w:cs="宋体"/>
                <w:sz w:val="21"/>
                <w:szCs w:val="21"/>
              </w:rPr>
              <w:t>30个工作日内</w:t>
            </w:r>
            <w:commentRangeEnd w:id="58"/>
            <w:r>
              <w:commentReference w:id="58"/>
            </w:r>
            <w:r>
              <w:rPr>
                <w:rFonts w:hint="eastAsia" w:ascii="宋体" w:hAnsi="宋体" w:eastAsia="宋体" w:cs="宋体"/>
                <w:sz w:val="21"/>
                <w:szCs w:val="21"/>
              </w:rPr>
              <w:t>，采购人向中标人支付合同金额的50%。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14" w:type="pct"/>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bCs/>
                <w:sz w:val="21"/>
                <w:szCs w:val="21"/>
              </w:rPr>
            </w:pPr>
            <w:r>
              <w:rPr>
                <w:rFonts w:hint="eastAsia" w:ascii="宋体" w:hAnsi="宋体" w:eastAsia="宋体" w:cs="宋体"/>
                <w:bCs/>
                <w:sz w:val="21"/>
                <w:szCs w:val="21"/>
              </w:rPr>
              <w:t>5</w:t>
            </w:r>
          </w:p>
        </w:tc>
        <w:tc>
          <w:tcPr>
            <w:tcW w:w="918" w:type="pct"/>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报价要求</w:t>
            </w:r>
          </w:p>
        </w:tc>
        <w:tc>
          <w:tcPr>
            <w:tcW w:w="3367" w:type="pct"/>
            <w:tcBorders>
              <w:top w:val="single" w:color="auto" w:sz="4" w:space="0"/>
              <w:left w:val="single" w:color="auto" w:sz="4" w:space="0"/>
              <w:bottom w:val="single" w:color="auto" w:sz="4" w:space="0"/>
              <w:right w:val="single" w:color="auto" w:sz="4" w:space="0"/>
            </w:tcBorders>
          </w:tcPr>
          <w:p>
            <w:pPr>
              <w:spacing w:line="240" w:lineRule="auto"/>
              <w:ind w:firstLine="420" w:firstLineChars="200"/>
              <w:rPr>
                <w:rFonts w:hint="eastAsia" w:ascii="宋体" w:hAnsi="宋体" w:eastAsia="宋体" w:cs="宋体"/>
                <w:bCs/>
                <w:sz w:val="21"/>
                <w:szCs w:val="21"/>
              </w:rPr>
            </w:pPr>
            <w:r>
              <w:rPr>
                <w:rFonts w:hint="eastAsia" w:ascii="宋体" w:hAnsi="宋体" w:eastAsia="宋体" w:cs="宋体"/>
                <w:bCs/>
                <w:sz w:val="21"/>
                <w:szCs w:val="21"/>
              </w:rPr>
              <w:t xml:space="preserve">投标总价是完成该项目的一切费用总和，包括设备费、运输费、装卸费、保险费、技术培训费、设备安装费、调试费、售后服务费、国家规定的各项税费等全部费用。 </w:t>
            </w:r>
          </w:p>
        </w:tc>
      </w:tr>
    </w:tbl>
    <w:p>
      <w:pPr>
        <w:pStyle w:val="9"/>
        <w:spacing w:before="60" w:beforeLines="25" w:after="60" w:afterLines="25"/>
        <w:ind w:firstLine="392" w:firstLineChars="187"/>
        <w:rPr>
          <w:rFonts w:ascii="宋体" w:hAnsi="宋体"/>
          <w:szCs w:val="21"/>
        </w:rPr>
      </w:pPr>
    </w:p>
    <w:p>
      <w:pPr>
        <w:pStyle w:val="5"/>
        <w:spacing w:before="120" w:beforeLines="50" w:after="120" w:afterLines="50"/>
        <w:rPr>
          <w:sz w:val="28"/>
          <w:szCs w:val="28"/>
        </w:rPr>
      </w:pPr>
      <w:r>
        <w:rPr>
          <w:rFonts w:hint="eastAsia"/>
          <w:sz w:val="28"/>
          <w:szCs w:val="28"/>
        </w:rPr>
        <w:t>六、其他重要条款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9"/>
        <w:spacing w:before="60" w:beforeLines="25" w:after="60" w:afterLines="25"/>
        <w:ind w:firstLine="392"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bCs/>
          <w:szCs w:val="21"/>
        </w:rPr>
      </w:pPr>
    </w:p>
    <w:p/>
    <w:p>
      <w:pPr>
        <w:pStyle w:val="5"/>
        <w:spacing w:before="120" w:beforeLines="50" w:after="120" w:afterLines="50"/>
        <w:ind w:firstLine="420"/>
        <w:rPr>
          <w:sz w:val="28"/>
          <w:szCs w:val="28"/>
        </w:rPr>
      </w:pPr>
      <w:r>
        <w:rPr>
          <w:rFonts w:hint="eastAsia"/>
          <w:sz w:val="28"/>
          <w:szCs w:val="28"/>
          <w:lang w:val="en-US" w:eastAsia="zh-CN"/>
        </w:rPr>
        <w:t>七</w:t>
      </w:r>
      <w:r>
        <w:rPr>
          <w:rFonts w:hint="eastAsia"/>
          <w:sz w:val="28"/>
          <w:szCs w:val="28"/>
        </w:rPr>
        <w:t>、样品要求</w:t>
      </w:r>
    </w:p>
    <w:p>
      <w:pPr>
        <w:ind w:firstLine="420" w:firstLineChars="200"/>
        <w:rPr>
          <w:rFonts w:ascii="宋体" w:hAnsi="宋体" w:cs="宋体"/>
          <w:kern w:val="0"/>
          <w:szCs w:val="18"/>
        </w:rPr>
      </w:pPr>
      <w:r>
        <w:rPr>
          <w:rFonts w:hint="eastAsia" w:ascii="宋体" w:hAnsi="宋体" w:cs="宋体"/>
          <w:kern w:val="0"/>
          <w:szCs w:val="18"/>
        </w:rPr>
        <w:t>（一）一般性规定和要求</w:t>
      </w:r>
    </w:p>
    <w:p>
      <w:pPr>
        <w:ind w:firstLine="420" w:firstLineChars="200"/>
        <w:rPr>
          <w:rFonts w:ascii="宋体" w:hAnsi="宋体" w:cs="宋体"/>
          <w:kern w:val="0"/>
          <w:szCs w:val="18"/>
        </w:rPr>
      </w:pPr>
      <w:r>
        <w:rPr>
          <w:rFonts w:hint="eastAsia" w:ascii="宋体" w:hAnsi="宋体" w:cs="宋体"/>
          <w:kern w:val="0"/>
          <w:szCs w:val="18"/>
        </w:rPr>
        <w:t>1、投标样品上需标注“项目名称及项目编号、样品编号、样品名称”等信息，但</w:t>
      </w:r>
      <w:r>
        <w:rPr>
          <w:rFonts w:ascii="宋体" w:hAnsi="宋体" w:cs="宋体"/>
          <w:kern w:val="0"/>
          <w:szCs w:val="18"/>
        </w:rPr>
        <w:t>不</w:t>
      </w:r>
      <w:r>
        <w:rPr>
          <w:rFonts w:hint="eastAsia" w:ascii="宋体" w:hAnsi="宋体" w:cs="宋体"/>
          <w:kern w:val="0"/>
          <w:szCs w:val="18"/>
        </w:rPr>
        <w:t>得显示指向</w:t>
      </w:r>
      <w:r>
        <w:rPr>
          <w:rFonts w:ascii="宋体" w:hAnsi="宋体" w:cs="宋体"/>
          <w:kern w:val="0"/>
          <w:szCs w:val="18"/>
        </w:rPr>
        <w:t>任何</w:t>
      </w:r>
      <w:r>
        <w:rPr>
          <w:rFonts w:hint="eastAsia" w:ascii="宋体" w:hAnsi="宋体" w:cs="宋体"/>
          <w:kern w:val="0"/>
          <w:szCs w:val="18"/>
        </w:rPr>
        <w:t>投标供应商的信息、</w:t>
      </w:r>
      <w:r>
        <w:rPr>
          <w:rFonts w:ascii="宋体" w:hAnsi="宋体" w:cs="宋体"/>
          <w:kern w:val="0"/>
          <w:szCs w:val="18"/>
        </w:rPr>
        <w:t>生产厂家</w:t>
      </w:r>
      <w:r>
        <w:rPr>
          <w:rFonts w:hint="eastAsia" w:ascii="宋体" w:hAnsi="宋体" w:cs="宋体"/>
          <w:kern w:val="0"/>
          <w:szCs w:val="18"/>
        </w:rPr>
        <w:t>的</w:t>
      </w:r>
      <w:r>
        <w:rPr>
          <w:rFonts w:ascii="宋体" w:hAnsi="宋体" w:cs="宋体"/>
          <w:kern w:val="0"/>
          <w:szCs w:val="18"/>
        </w:rPr>
        <w:t>商标，或者</w:t>
      </w:r>
      <w:r>
        <w:rPr>
          <w:rFonts w:hint="eastAsia" w:ascii="宋体" w:hAnsi="宋体" w:cs="宋体"/>
          <w:kern w:val="0"/>
          <w:szCs w:val="18"/>
        </w:rPr>
        <w:t>其他</w:t>
      </w:r>
      <w:r>
        <w:rPr>
          <w:rFonts w:ascii="宋体" w:hAnsi="宋体" w:cs="宋体"/>
          <w:kern w:val="0"/>
          <w:szCs w:val="18"/>
        </w:rPr>
        <w:t>的标记标识</w:t>
      </w:r>
      <w:r>
        <w:rPr>
          <w:rFonts w:hint="eastAsia" w:ascii="宋体" w:hAnsi="宋体" w:cs="宋体"/>
          <w:kern w:val="0"/>
          <w:szCs w:val="18"/>
        </w:rPr>
        <w:t>。需要安装的投标样品需为安装完整的成品，由投标供应商自行组织安装。</w:t>
      </w:r>
    </w:p>
    <w:p>
      <w:pPr>
        <w:ind w:firstLine="420" w:firstLineChars="200"/>
        <w:rPr>
          <w:rFonts w:ascii="宋体" w:hAnsi="宋体" w:cs="宋体"/>
          <w:kern w:val="0"/>
          <w:szCs w:val="18"/>
        </w:rPr>
      </w:pPr>
      <w:r>
        <w:rPr>
          <w:rFonts w:hint="eastAsia" w:ascii="宋体" w:hAnsi="宋体" w:cs="宋体"/>
          <w:kern w:val="0"/>
          <w:szCs w:val="18"/>
        </w:rPr>
        <w:t>2、样品递交签到：</w:t>
      </w:r>
    </w:p>
    <w:p>
      <w:pPr>
        <w:ind w:firstLine="420" w:firstLineChars="200"/>
        <w:rPr>
          <w:b/>
          <w:bCs/>
          <w:color w:val="FF0000"/>
        </w:rPr>
      </w:pPr>
      <w:r>
        <w:rPr>
          <w:rFonts w:hint="eastAsia"/>
          <w:bCs/>
          <w:szCs w:val="21"/>
        </w:rPr>
        <w:t>投标供应商授权人需在</w:t>
      </w:r>
      <w:r>
        <w:rPr>
          <w:rFonts w:ascii="宋体" w:hAnsi="宋体" w:cs="宋体"/>
          <w:b/>
          <w:bCs/>
          <w:color w:val="FF0000"/>
          <w:szCs w:val="21"/>
        </w:rPr>
        <w:t>本项目开标当日9:00-9:30（投标截止时间为上午时适用）,14:00-14:30（投标截止时间为下午时适用）到签到地点（</w:t>
      </w:r>
      <w:r>
        <w:rPr>
          <w:rFonts w:hint="eastAsia" w:ascii="宋体" w:hAnsi="宋体" w:cs="宋体"/>
          <w:b/>
          <w:bCs/>
          <w:color w:val="FF0000"/>
          <w:szCs w:val="21"/>
        </w:rPr>
        <w:t>深圳市南山区西丽街道沙河西路3185号智谷产业园A座深圳交易集团总部大楼3楼</w:t>
      </w:r>
      <w:r>
        <w:rPr>
          <w:rFonts w:ascii="宋体" w:hAnsi="宋体" w:cs="宋体"/>
          <w:b/>
          <w:bCs/>
          <w:color w:val="FF0000"/>
          <w:szCs w:val="21"/>
        </w:rPr>
        <w:t>）</w:t>
      </w:r>
      <w:r>
        <w:rPr>
          <w:rFonts w:hint="eastAsia"/>
          <w:bCs/>
          <w:szCs w:val="21"/>
        </w:rPr>
        <w:t>，提供</w:t>
      </w:r>
      <w:r>
        <w:rPr>
          <w:rFonts w:hint="eastAsia" w:ascii="宋体" w:hAnsi="宋体" w:cs="仿宋_GB2312"/>
          <w:szCs w:val="21"/>
        </w:rPr>
        <w:t>样品放置授权委托书</w:t>
      </w:r>
      <w:r>
        <w:rPr>
          <w:rFonts w:hint="eastAsia"/>
          <w:bCs/>
          <w:szCs w:val="21"/>
        </w:rPr>
        <w:t>（盖公章）</w:t>
      </w:r>
      <w:r>
        <w:rPr>
          <w:rFonts w:hint="eastAsia"/>
        </w:rPr>
        <w:t>（授权委托书模板详见附件：</w:t>
      </w:r>
      <w:r>
        <w:rPr>
          <w:rFonts w:hint="eastAsia" w:ascii="宋体" w:hAnsi="宋体" w:cs="仿宋_GB2312"/>
          <w:szCs w:val="21"/>
        </w:rPr>
        <w:t>样品放置授权委托书</w:t>
      </w:r>
      <w:r>
        <w:rPr>
          <w:rFonts w:hint="eastAsia"/>
        </w:rPr>
        <w:t>）</w:t>
      </w:r>
      <w:r>
        <w:rPr>
          <w:rFonts w:hint="eastAsia"/>
          <w:bCs/>
          <w:szCs w:val="21"/>
        </w:rPr>
        <w:t>、授权委托人身份证原件和复印件、样品清单（加盖公章），按深圳公共资源交易中心（深圳交易集团有限公司政府采购业务分公司）工作人员指引进行样品递交签到。</w:t>
      </w:r>
    </w:p>
    <w:p>
      <w:pPr>
        <w:ind w:firstLine="420" w:firstLineChars="200"/>
        <w:rPr>
          <w:rFonts w:ascii="宋体" w:hAnsi="宋体" w:cs="宋体"/>
          <w:kern w:val="0"/>
          <w:szCs w:val="18"/>
        </w:rPr>
      </w:pPr>
      <w:r>
        <w:rPr>
          <w:rFonts w:hint="eastAsia"/>
          <w:bCs/>
          <w:szCs w:val="21"/>
        </w:rPr>
        <w:t>特别注意事项：（1）上述资料提供不齐全，不予签到；（2）签到时间截止后，不再受理签到；（3）未进行签到的，样品不予接收。</w:t>
      </w:r>
    </w:p>
    <w:p>
      <w:pPr>
        <w:ind w:firstLine="420" w:firstLineChars="200"/>
        <w:rPr>
          <w:rFonts w:ascii="宋体" w:hAnsi="宋体" w:cs="宋体"/>
          <w:kern w:val="0"/>
          <w:szCs w:val="18"/>
        </w:rPr>
      </w:pPr>
      <w:r>
        <w:rPr>
          <w:rFonts w:hint="eastAsia" w:ascii="宋体" w:hAnsi="宋体" w:cs="宋体"/>
          <w:kern w:val="0"/>
          <w:szCs w:val="18"/>
        </w:rPr>
        <w:t xml:space="preserve">3、本项目投标截止时间后进行投标样品接收。投标样品接收需进行身份核对、样品核对、登记确认、顺序编号。 </w:t>
      </w:r>
    </w:p>
    <w:p>
      <w:pPr>
        <w:ind w:firstLine="420" w:firstLineChars="200"/>
        <w:rPr>
          <w:rFonts w:ascii="宋体" w:hAnsi="宋体" w:cs="宋体"/>
          <w:kern w:val="0"/>
          <w:szCs w:val="18"/>
        </w:rPr>
      </w:pPr>
      <w:r>
        <w:rPr>
          <w:rFonts w:hint="eastAsia" w:ascii="宋体" w:hAnsi="宋体" w:cs="宋体"/>
          <w:kern w:val="0"/>
          <w:szCs w:val="18"/>
        </w:rPr>
        <w:t>（1）身份核对。深圳公共资源交易中心（深圳交易集团有限公司政府采购业务分公司）工作人员核对投标供应商授权委托人提供的“</w:t>
      </w:r>
      <w:r>
        <w:rPr>
          <w:rFonts w:hint="eastAsia" w:ascii="宋体" w:hAnsi="宋体" w:cs="仿宋_GB2312"/>
          <w:szCs w:val="21"/>
        </w:rPr>
        <w:t>样品放置授权委托书</w:t>
      </w:r>
      <w:r>
        <w:rPr>
          <w:rFonts w:hint="eastAsia" w:ascii="宋体" w:hAnsi="宋体" w:cs="宋体"/>
          <w:kern w:val="0"/>
          <w:szCs w:val="18"/>
        </w:rPr>
        <w:t>（盖公章）、授权委托人身份证原件和复印件”。资料不齐全的，不得接收投标样品。</w:t>
      </w:r>
    </w:p>
    <w:p>
      <w:pPr>
        <w:ind w:firstLine="420" w:firstLineChars="200"/>
        <w:rPr>
          <w:rFonts w:ascii="宋体" w:hAnsi="宋体" w:cs="宋体"/>
          <w:kern w:val="0"/>
          <w:szCs w:val="18"/>
        </w:rPr>
      </w:pPr>
      <w:r>
        <w:rPr>
          <w:rFonts w:hint="eastAsia" w:ascii="宋体" w:hAnsi="宋体" w:cs="宋体"/>
          <w:kern w:val="0"/>
          <w:szCs w:val="18"/>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pPr>
        <w:ind w:firstLine="420" w:firstLineChars="200"/>
        <w:rPr>
          <w:rFonts w:ascii="宋体" w:hAnsi="宋体" w:cs="宋体"/>
          <w:kern w:val="0"/>
          <w:szCs w:val="18"/>
        </w:rPr>
      </w:pPr>
      <w:r>
        <w:rPr>
          <w:rFonts w:hint="eastAsia" w:ascii="宋体" w:hAnsi="宋体" w:cs="宋体"/>
          <w:kern w:val="0"/>
          <w:szCs w:val="18"/>
        </w:rPr>
        <w:t>（3）登记确认。在完成身份核对及样品核对后，投标供应商授权委托人需在《样品接收登记表》上登记确认。</w:t>
      </w:r>
    </w:p>
    <w:p>
      <w:pPr>
        <w:ind w:firstLine="420" w:firstLineChars="200"/>
        <w:rPr>
          <w:rFonts w:ascii="宋体" w:hAnsi="宋体" w:cs="宋体"/>
          <w:kern w:val="0"/>
          <w:szCs w:val="18"/>
        </w:rPr>
      </w:pPr>
      <w:r>
        <w:rPr>
          <w:rFonts w:hint="eastAsia" w:ascii="宋体" w:hAnsi="宋体" w:cs="宋体"/>
          <w:kern w:val="0"/>
          <w:szCs w:val="18"/>
        </w:rPr>
        <w:t>（4）顺序编号。深圳公共资源交易中心（深圳交易集团有限公司政府采购业务分公司）工作人员按投标样品接收的先后顺序进行编号。</w:t>
      </w:r>
    </w:p>
    <w:p>
      <w:pPr>
        <w:ind w:firstLine="420" w:firstLineChars="200"/>
        <w:rPr>
          <w:rFonts w:ascii="宋体" w:hAnsi="宋体" w:cs="宋体"/>
          <w:kern w:val="0"/>
          <w:szCs w:val="18"/>
        </w:rPr>
      </w:pPr>
      <w:r>
        <w:rPr>
          <w:rFonts w:hint="eastAsia" w:ascii="宋体" w:hAnsi="宋体" w:cs="宋体"/>
          <w:kern w:val="0"/>
          <w:szCs w:val="18"/>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pPr>
        <w:ind w:firstLine="420" w:firstLineChars="200"/>
        <w:rPr>
          <w:rFonts w:ascii="宋体" w:hAnsi="宋体" w:cs="宋体"/>
          <w:kern w:val="0"/>
          <w:szCs w:val="18"/>
        </w:rPr>
      </w:pPr>
      <w:r>
        <w:rPr>
          <w:rFonts w:hint="eastAsia" w:ascii="宋体" w:hAnsi="宋体" w:cs="宋体"/>
          <w:kern w:val="0"/>
          <w:szCs w:val="18"/>
        </w:rPr>
        <w:t>5、样品的退回：（1）未中标的供应商投标样品，</w:t>
      </w:r>
      <w:r>
        <w:rPr>
          <w:rFonts w:hint="eastAsia"/>
        </w:rPr>
        <w:t>由</w:t>
      </w:r>
      <w:r>
        <w:rPr>
          <w:rFonts w:hint="eastAsia" w:ascii="宋体" w:hAnsi="宋体" w:cs="宋体"/>
          <w:kern w:val="0"/>
          <w:szCs w:val="18"/>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pPr>
        <w:ind w:firstLine="420" w:firstLineChars="200"/>
        <w:rPr>
          <w:rFonts w:ascii="宋体" w:hAnsi="宋体" w:cs="宋体"/>
          <w:kern w:val="0"/>
          <w:szCs w:val="18"/>
        </w:rPr>
      </w:pPr>
      <w:r>
        <w:rPr>
          <w:rFonts w:hint="eastAsia" w:ascii="宋体" w:hAnsi="宋体" w:cs="宋体"/>
          <w:kern w:val="0"/>
          <w:szCs w:val="18"/>
        </w:rPr>
        <w:t>投标样品移交时，深圳公共资源交易中心（深圳交易集团有限公司政府采购业务分公司）工作人员将再次核对供应商授权委托人或采购人代表身份、核对《样品清单》，签字确认后并取走样品。</w:t>
      </w:r>
    </w:p>
    <w:p>
      <w:pPr>
        <w:ind w:firstLine="420" w:firstLineChars="200"/>
        <w:rPr>
          <w:rFonts w:ascii="宋体" w:hAnsi="宋体" w:cs="宋体"/>
          <w:kern w:val="0"/>
          <w:szCs w:val="18"/>
        </w:rPr>
      </w:pPr>
      <w:r>
        <w:rPr>
          <w:rFonts w:hint="eastAsia" w:ascii="宋体" w:hAnsi="宋体" w:cs="宋体"/>
          <w:kern w:val="0"/>
          <w:szCs w:val="18"/>
        </w:rPr>
        <w:t>6、未能及时退回的样品的处理：</w:t>
      </w:r>
    </w:p>
    <w:p>
      <w:pPr>
        <w:ind w:firstLine="420" w:firstLineChars="200"/>
        <w:rPr>
          <w:rFonts w:ascii="宋体" w:hAnsi="宋体" w:cs="宋体"/>
          <w:kern w:val="0"/>
          <w:szCs w:val="18"/>
        </w:rPr>
      </w:pPr>
      <w:r>
        <w:rPr>
          <w:rFonts w:hint="eastAsia" w:ascii="宋体" w:hAnsi="宋体" w:cs="宋体"/>
          <w:kern w:val="0"/>
          <w:szCs w:val="18"/>
        </w:rPr>
        <w:t>（1）未中标供应商未在规定时间内（项目结果公告发布后的三个工作日内）内取回投标样品的，视为放弃取回，深圳公共资源交易中心（深圳交易集团有限公司政府采购业务分公司）将定期清理。</w:t>
      </w:r>
    </w:p>
    <w:p>
      <w:pPr>
        <w:ind w:firstLine="420" w:firstLineChars="200"/>
        <w:rPr>
          <w:rFonts w:ascii="宋体" w:hAnsi="宋体" w:cs="宋体"/>
          <w:kern w:val="0"/>
          <w:szCs w:val="18"/>
        </w:rPr>
      </w:pPr>
      <w:r>
        <w:rPr>
          <w:rFonts w:hint="eastAsia" w:ascii="宋体" w:hAnsi="宋体" w:cs="宋体"/>
          <w:kern w:val="0"/>
          <w:szCs w:val="18"/>
        </w:rPr>
        <w:t>（2）采购人未在规定时间内（中标通知书发放后三个工作日内）内领取中标供应商投标样品的，视同采购人主动放弃取回，深圳公共资源交易中心（深圳交易集团有限公司政府采购业务分公司）将定期清理。</w:t>
      </w:r>
    </w:p>
    <w:p>
      <w:pPr>
        <w:ind w:firstLine="420" w:firstLineChars="200"/>
        <w:rPr>
          <w:rFonts w:ascii="宋体" w:hAnsi="宋体" w:cs="宋体"/>
          <w:kern w:val="0"/>
          <w:szCs w:val="18"/>
        </w:rPr>
      </w:pPr>
      <w:r>
        <w:rPr>
          <w:rFonts w:hint="eastAsia" w:ascii="宋体" w:hAnsi="宋体" w:cs="宋体"/>
          <w:kern w:val="0"/>
          <w:szCs w:val="18"/>
        </w:rPr>
        <w:t>（二）样品清单：</w:t>
      </w:r>
    </w:p>
    <w:tbl>
      <w:tblPr>
        <w:tblStyle w:val="4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
        <w:gridCol w:w="1158"/>
        <w:gridCol w:w="880"/>
        <w:gridCol w:w="667"/>
        <w:gridCol w:w="5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372" w:type="pct"/>
            <w:vAlign w:val="center"/>
          </w:tcPr>
          <w:p>
            <w:pPr>
              <w:jc w:val="center"/>
              <w:rPr>
                <w:rFonts w:ascii="宋体" w:hAnsi="宋体" w:cs="宋体"/>
                <w:kern w:val="0"/>
                <w:szCs w:val="21"/>
              </w:rPr>
            </w:pPr>
            <w:r>
              <w:rPr>
                <w:rFonts w:hint="eastAsia" w:ascii="宋体" w:hAnsi="宋体" w:cs="宋体"/>
                <w:kern w:val="0"/>
                <w:szCs w:val="21"/>
              </w:rPr>
              <w:t>序号</w:t>
            </w:r>
          </w:p>
        </w:tc>
        <w:tc>
          <w:tcPr>
            <w:tcW w:w="679" w:type="pct"/>
            <w:vAlign w:val="center"/>
          </w:tcPr>
          <w:p>
            <w:pPr>
              <w:jc w:val="center"/>
              <w:rPr>
                <w:rFonts w:ascii="宋体" w:hAnsi="宋体" w:cs="宋体"/>
                <w:kern w:val="0"/>
                <w:szCs w:val="21"/>
              </w:rPr>
            </w:pPr>
            <w:r>
              <w:rPr>
                <w:rFonts w:hint="eastAsia" w:ascii="宋体" w:hAnsi="宋体" w:cs="宋体"/>
                <w:kern w:val="0"/>
                <w:szCs w:val="21"/>
              </w:rPr>
              <w:t>名称</w:t>
            </w:r>
          </w:p>
        </w:tc>
        <w:tc>
          <w:tcPr>
            <w:tcW w:w="516" w:type="pct"/>
            <w:vAlign w:val="center"/>
          </w:tcPr>
          <w:p>
            <w:pPr>
              <w:jc w:val="center"/>
              <w:rPr>
                <w:rFonts w:ascii="宋体" w:hAnsi="宋体" w:cs="宋体"/>
                <w:kern w:val="0"/>
                <w:szCs w:val="21"/>
              </w:rPr>
            </w:pPr>
            <w:r>
              <w:rPr>
                <w:rFonts w:hint="eastAsia" w:ascii="宋体" w:hAnsi="宋体" w:cs="宋体"/>
                <w:kern w:val="0"/>
                <w:szCs w:val="21"/>
              </w:rPr>
              <w:t>数量</w:t>
            </w:r>
          </w:p>
        </w:tc>
        <w:tc>
          <w:tcPr>
            <w:tcW w:w="391" w:type="pct"/>
            <w:vAlign w:val="center"/>
          </w:tcPr>
          <w:p>
            <w:pPr>
              <w:jc w:val="center"/>
              <w:rPr>
                <w:rFonts w:ascii="宋体" w:hAnsi="宋体" w:cs="宋体"/>
                <w:kern w:val="0"/>
                <w:szCs w:val="21"/>
              </w:rPr>
            </w:pPr>
            <w:r>
              <w:rPr>
                <w:rFonts w:hint="eastAsia" w:ascii="宋体" w:hAnsi="宋体" w:cs="宋体"/>
                <w:kern w:val="0"/>
                <w:szCs w:val="21"/>
              </w:rPr>
              <w:t>单位</w:t>
            </w:r>
          </w:p>
        </w:tc>
        <w:tc>
          <w:tcPr>
            <w:tcW w:w="3040" w:type="pct"/>
            <w:vAlign w:val="center"/>
          </w:tcPr>
          <w:p>
            <w:pPr>
              <w:jc w:val="center"/>
              <w:rPr>
                <w:rFonts w:ascii="宋体" w:hAnsi="宋体" w:cs="宋体"/>
                <w:kern w:val="0"/>
                <w:szCs w:val="21"/>
              </w:rPr>
            </w:pPr>
            <w:commentRangeStart w:id="59"/>
            <w:r>
              <w:rPr>
                <w:rFonts w:hint="eastAsia" w:ascii="宋体" w:hAnsi="宋体" w:cs="宋体"/>
                <w:kern w:val="0"/>
                <w:szCs w:val="21"/>
              </w:rPr>
              <w:t>规格要求</w:t>
            </w:r>
            <w:commentRangeEnd w:id="59"/>
            <w:r>
              <w:commentReference w:id="59"/>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jc w:val="center"/>
        </w:trPr>
        <w:tc>
          <w:tcPr>
            <w:tcW w:w="372" w:type="pct"/>
            <w:vAlign w:val="center"/>
          </w:tcPr>
          <w:p>
            <w:pPr>
              <w:jc w:val="center"/>
              <w:rPr>
                <w:rFonts w:ascii="宋体" w:hAnsi="宋体" w:cs="宋体"/>
                <w:kern w:val="0"/>
                <w:szCs w:val="21"/>
              </w:rPr>
            </w:pPr>
            <w:r>
              <w:rPr>
                <w:rFonts w:hint="eastAsia" w:ascii="宋体" w:hAnsi="宋体" w:cs="宋体"/>
                <w:kern w:val="0"/>
                <w:szCs w:val="21"/>
              </w:rPr>
              <w:t>1</w:t>
            </w:r>
          </w:p>
        </w:tc>
        <w:tc>
          <w:tcPr>
            <w:tcW w:w="679" w:type="pct"/>
            <w:vAlign w:val="center"/>
          </w:tcPr>
          <w:p>
            <w:pPr>
              <w:jc w:val="center"/>
              <w:rPr>
                <w:rFonts w:ascii="宋体" w:hAnsi="宋体" w:cs="宋体"/>
                <w:kern w:val="0"/>
                <w:szCs w:val="21"/>
              </w:rPr>
            </w:pPr>
            <w:r>
              <w:rPr>
                <w:rFonts w:hint="eastAsia"/>
                <w:szCs w:val="21"/>
              </w:rPr>
              <w:t>一体成型床立柱</w:t>
            </w:r>
            <w:r>
              <w:rPr>
                <w:rFonts w:hint="eastAsia" w:ascii="宋体" w:hAnsi="宋体" w:cs="宋体"/>
                <w:szCs w:val="21"/>
              </w:rPr>
              <w:t>（小样）</w:t>
            </w:r>
          </w:p>
        </w:tc>
        <w:tc>
          <w:tcPr>
            <w:tcW w:w="516" w:type="pct"/>
            <w:vAlign w:val="center"/>
          </w:tcPr>
          <w:p>
            <w:pPr>
              <w:jc w:val="center"/>
              <w:rPr>
                <w:rFonts w:ascii="宋体" w:hAnsi="宋体" w:cs="宋体"/>
                <w:kern w:val="0"/>
                <w:szCs w:val="21"/>
              </w:rPr>
            </w:pPr>
            <w:r>
              <w:rPr>
                <w:rFonts w:hint="eastAsia" w:ascii="宋体" w:hAnsi="宋体" w:cs="宋体"/>
                <w:kern w:val="0"/>
                <w:szCs w:val="21"/>
              </w:rPr>
              <w:t>1</w:t>
            </w:r>
          </w:p>
        </w:tc>
        <w:tc>
          <w:tcPr>
            <w:tcW w:w="391" w:type="pct"/>
            <w:vAlign w:val="center"/>
          </w:tcPr>
          <w:p>
            <w:pPr>
              <w:jc w:val="center"/>
              <w:rPr>
                <w:rFonts w:ascii="宋体" w:hAnsi="宋体" w:cs="宋体"/>
                <w:kern w:val="0"/>
                <w:szCs w:val="21"/>
              </w:rPr>
            </w:pPr>
            <w:r>
              <w:rPr>
                <w:rFonts w:hint="eastAsia" w:ascii="宋体" w:hAnsi="宋体" w:cs="宋体"/>
                <w:kern w:val="0"/>
                <w:szCs w:val="21"/>
              </w:rPr>
              <w:t>个</w:t>
            </w:r>
          </w:p>
        </w:tc>
        <w:tc>
          <w:tcPr>
            <w:tcW w:w="3040" w:type="pct"/>
            <w:vAlign w:val="center"/>
          </w:tcPr>
          <w:p>
            <w:pPr>
              <w:jc w:val="center"/>
              <w:rPr>
                <w:rFonts w:ascii="宋体" w:hAnsi="宋体" w:cs="宋体"/>
                <w:szCs w:val="21"/>
              </w:rPr>
            </w:pPr>
            <w:r>
              <w:rPr>
                <w:rFonts w:hint="eastAsia" w:ascii="宋体" w:hAnsi="宋体" w:cs="宋体"/>
                <w:szCs w:val="21"/>
              </w:rPr>
              <w:t>六边形加强筋（每面带两条加强筋）管材，正面斜边，立柱剖面尺寸≥75mm*75mm*1.2mm，长度为300mm。</w:t>
            </w:r>
            <w:commentRangeStart w:id="60"/>
            <w:r>
              <w:rPr>
                <w:rFonts w:hint="eastAsia" w:ascii="宋体" w:hAnsi="宋体" w:cs="宋体"/>
                <w:szCs w:val="21"/>
              </w:rPr>
              <w:t>双面静电喷粉饰面</w:t>
            </w:r>
            <w:commentRangeEnd w:id="60"/>
            <w:r>
              <w:commentReference w:id="60"/>
            </w:r>
            <w:r>
              <w:rPr>
                <w:rFonts w:hint="eastAsia" w:ascii="宋体" w:hAnsi="宋体" w:cs="宋体"/>
                <w:szCs w:val="21"/>
              </w:rPr>
              <w:t>，表面光滑、均匀、饱满。</w:t>
            </w:r>
          </w:p>
          <w:p>
            <w:pPr>
              <w:pStyle w:val="2"/>
              <w:jc w:val="center"/>
            </w:pPr>
            <w:commentRangeStart w:id="61"/>
            <w:r>
              <w:drawing>
                <wp:inline distT="0" distB="0" distL="0" distR="0">
                  <wp:extent cx="854710" cy="895350"/>
                  <wp:effectExtent l="0" t="0" r="13970" b="3810"/>
                  <wp:docPr id="15" name="图片 15" descr="C:\Users\ADMINI~1\AppData\Local\Temp\WeChat Files\3d9ee87c8cd22fe18c574d9aa96b1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1\AppData\Local\Temp\WeChat Files\3d9ee87c8cd22fe18c574d9aa96b1b9.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879780" cy="921356"/>
                          </a:xfrm>
                          <a:prstGeom prst="rect">
                            <a:avLst/>
                          </a:prstGeom>
                          <a:noFill/>
                          <a:ln>
                            <a:noFill/>
                          </a:ln>
                        </pic:spPr>
                      </pic:pic>
                    </a:graphicData>
                  </a:graphic>
                </wp:inline>
              </w:drawing>
            </w:r>
            <w:commentRangeEnd w:id="61"/>
            <w:r>
              <w:commentReference w:id="61"/>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jc w:val="center"/>
        </w:trPr>
        <w:tc>
          <w:tcPr>
            <w:tcW w:w="372" w:type="pct"/>
            <w:vAlign w:val="center"/>
          </w:tcPr>
          <w:p>
            <w:pPr>
              <w:jc w:val="center"/>
              <w:rPr>
                <w:rFonts w:ascii="宋体" w:hAnsi="宋体" w:cs="宋体"/>
                <w:kern w:val="0"/>
                <w:szCs w:val="21"/>
              </w:rPr>
            </w:pPr>
            <w:r>
              <w:rPr>
                <w:rFonts w:hint="eastAsia" w:ascii="宋体" w:hAnsi="宋体" w:cs="宋体"/>
                <w:kern w:val="0"/>
                <w:szCs w:val="21"/>
              </w:rPr>
              <w:t>2</w:t>
            </w:r>
          </w:p>
        </w:tc>
        <w:tc>
          <w:tcPr>
            <w:tcW w:w="679" w:type="pct"/>
            <w:vAlign w:val="center"/>
          </w:tcPr>
          <w:p>
            <w:pPr>
              <w:jc w:val="center"/>
              <w:rPr>
                <w:szCs w:val="21"/>
              </w:rPr>
            </w:pPr>
            <w:r>
              <w:rPr>
                <w:rFonts w:hint="eastAsia"/>
                <w:szCs w:val="21"/>
              </w:rPr>
              <w:t>一体成型床横梁</w:t>
            </w:r>
            <w:r>
              <w:rPr>
                <w:rFonts w:hint="eastAsia" w:ascii="宋体" w:hAnsi="宋体" w:cs="宋体"/>
                <w:szCs w:val="21"/>
              </w:rPr>
              <w:t>（小样）</w:t>
            </w:r>
          </w:p>
        </w:tc>
        <w:tc>
          <w:tcPr>
            <w:tcW w:w="516" w:type="pct"/>
            <w:vAlign w:val="center"/>
          </w:tcPr>
          <w:p>
            <w:pPr>
              <w:jc w:val="center"/>
              <w:rPr>
                <w:rFonts w:ascii="宋体" w:hAnsi="宋体" w:cs="宋体"/>
                <w:kern w:val="0"/>
                <w:szCs w:val="21"/>
              </w:rPr>
            </w:pPr>
            <w:r>
              <w:rPr>
                <w:rFonts w:hint="eastAsia" w:ascii="宋体" w:hAnsi="宋体" w:cs="宋体"/>
                <w:kern w:val="0"/>
                <w:szCs w:val="21"/>
              </w:rPr>
              <w:t>1</w:t>
            </w:r>
          </w:p>
        </w:tc>
        <w:tc>
          <w:tcPr>
            <w:tcW w:w="391" w:type="pct"/>
            <w:vAlign w:val="center"/>
          </w:tcPr>
          <w:p>
            <w:pPr>
              <w:jc w:val="center"/>
              <w:rPr>
                <w:rFonts w:ascii="宋体" w:hAnsi="宋体" w:cs="宋体"/>
                <w:kern w:val="0"/>
                <w:szCs w:val="21"/>
              </w:rPr>
            </w:pPr>
            <w:r>
              <w:rPr>
                <w:rFonts w:hint="eastAsia" w:ascii="宋体" w:hAnsi="宋体" w:cs="宋体"/>
                <w:kern w:val="0"/>
                <w:szCs w:val="21"/>
              </w:rPr>
              <w:t>个</w:t>
            </w:r>
          </w:p>
        </w:tc>
        <w:tc>
          <w:tcPr>
            <w:tcW w:w="3040" w:type="pct"/>
            <w:vAlign w:val="center"/>
          </w:tcPr>
          <w:p>
            <w:pPr>
              <w:jc w:val="center"/>
              <w:rPr>
                <w:rFonts w:ascii="宋体" w:hAnsi="宋体" w:cs="宋体"/>
                <w:szCs w:val="21"/>
              </w:rPr>
            </w:pPr>
            <w:r>
              <w:rPr>
                <w:rFonts w:hint="eastAsia" w:ascii="宋体" w:hAnsi="宋体" w:cs="宋体"/>
                <w:szCs w:val="21"/>
              </w:rPr>
              <w:t>中空异形加强筋（正面有三条向内的半圆形凹凸加强筋）管材，剖面尺寸≥106mm*42mm*1.4mm，长度为300mm。</w:t>
            </w:r>
            <w:commentRangeStart w:id="62"/>
            <w:r>
              <w:rPr>
                <w:rFonts w:hint="eastAsia" w:ascii="宋体" w:hAnsi="宋体" w:cs="宋体"/>
                <w:szCs w:val="21"/>
              </w:rPr>
              <w:t>双面静电喷粉饰面</w:t>
            </w:r>
            <w:commentRangeEnd w:id="62"/>
            <w:r>
              <w:commentReference w:id="62"/>
            </w:r>
            <w:r>
              <w:rPr>
                <w:rFonts w:hint="eastAsia" w:ascii="宋体" w:hAnsi="宋体" w:cs="宋体"/>
                <w:szCs w:val="21"/>
              </w:rPr>
              <w:t>，表面光滑、均匀、饱满。</w:t>
            </w:r>
          </w:p>
          <w:p>
            <w:pPr>
              <w:pStyle w:val="2"/>
              <w:jc w:val="center"/>
            </w:pPr>
            <w:r>
              <w:drawing>
                <wp:inline distT="0" distB="0" distL="0" distR="0">
                  <wp:extent cx="989330" cy="1032510"/>
                  <wp:effectExtent l="0" t="0" r="1270" b="3810"/>
                  <wp:docPr id="16" name="图片 16" descr="C:\Users\ADMINI~1\AppData\Local\Temp\WeChat Files\263e20b0b7bb9e1447eab3bef5c5b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1\AppData\Local\Temp\WeChat Files\263e20b0b7bb9e1447eab3bef5c5b8a.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989883" cy="10327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372" w:type="pct"/>
            <w:vAlign w:val="center"/>
          </w:tcPr>
          <w:p>
            <w:pPr>
              <w:jc w:val="center"/>
              <w:rPr>
                <w:rFonts w:ascii="宋体" w:hAnsi="宋体" w:cs="宋体"/>
                <w:kern w:val="0"/>
                <w:szCs w:val="21"/>
              </w:rPr>
            </w:pPr>
            <w:r>
              <w:rPr>
                <w:rFonts w:hint="eastAsia" w:ascii="宋体" w:hAnsi="宋体" w:cs="宋体"/>
                <w:kern w:val="0"/>
                <w:szCs w:val="21"/>
              </w:rPr>
              <w:t>3</w:t>
            </w:r>
          </w:p>
        </w:tc>
        <w:tc>
          <w:tcPr>
            <w:tcW w:w="679" w:type="pct"/>
            <w:vAlign w:val="center"/>
          </w:tcPr>
          <w:p>
            <w:pPr>
              <w:jc w:val="center"/>
              <w:rPr>
                <w:szCs w:val="21"/>
              </w:rPr>
            </w:pPr>
            <w:r>
              <w:rPr>
                <w:rFonts w:hint="eastAsia" w:ascii="宋体" w:hAnsi="宋体" w:cs="宋体"/>
                <w:szCs w:val="21"/>
              </w:rPr>
              <w:t>床头两头护栏板</w:t>
            </w:r>
          </w:p>
        </w:tc>
        <w:tc>
          <w:tcPr>
            <w:tcW w:w="516" w:type="pct"/>
            <w:vAlign w:val="center"/>
          </w:tcPr>
          <w:p>
            <w:pPr>
              <w:jc w:val="center"/>
              <w:rPr>
                <w:rFonts w:ascii="宋体" w:hAnsi="宋体" w:cs="宋体"/>
                <w:kern w:val="0"/>
                <w:szCs w:val="21"/>
              </w:rPr>
            </w:pPr>
            <w:r>
              <w:rPr>
                <w:rFonts w:hint="eastAsia" w:ascii="宋体" w:hAnsi="宋体" w:cs="宋体"/>
                <w:kern w:val="0"/>
                <w:szCs w:val="21"/>
              </w:rPr>
              <w:t>1</w:t>
            </w:r>
          </w:p>
        </w:tc>
        <w:tc>
          <w:tcPr>
            <w:tcW w:w="391" w:type="pct"/>
            <w:vAlign w:val="center"/>
          </w:tcPr>
          <w:p>
            <w:pPr>
              <w:jc w:val="center"/>
              <w:rPr>
                <w:rFonts w:ascii="宋体" w:hAnsi="宋体" w:cs="宋体"/>
                <w:kern w:val="0"/>
                <w:szCs w:val="21"/>
              </w:rPr>
            </w:pPr>
            <w:r>
              <w:rPr>
                <w:rFonts w:hint="eastAsia" w:ascii="宋体" w:hAnsi="宋体" w:cs="宋体"/>
                <w:kern w:val="0"/>
                <w:szCs w:val="21"/>
              </w:rPr>
              <w:t>块</w:t>
            </w:r>
          </w:p>
        </w:tc>
        <w:tc>
          <w:tcPr>
            <w:tcW w:w="3040" w:type="pct"/>
            <w:vAlign w:val="center"/>
          </w:tcPr>
          <w:p>
            <w:pPr>
              <w:jc w:val="left"/>
              <w:rPr>
                <w:rFonts w:ascii="宋体" w:hAnsi="宋体" w:cs="宋体"/>
                <w:szCs w:val="21"/>
                <w:lang w:val="zh-TW"/>
              </w:rPr>
            </w:pPr>
            <w:r>
              <w:rPr>
                <w:rFonts w:hint="eastAsia" w:ascii="宋体" w:hAnsi="宋体" w:cs="宋体"/>
                <w:szCs w:val="21"/>
              </w:rPr>
              <w:t>长度</w:t>
            </w:r>
            <w:r>
              <w:rPr>
                <w:rFonts w:ascii="宋体" w:hAnsi="宋体" w:cs="宋体"/>
                <w:szCs w:val="21"/>
              </w:rPr>
              <w:t>758mm</w:t>
            </w:r>
            <w:r>
              <w:rPr>
                <w:rFonts w:hint="eastAsia" w:ascii="宋体" w:hAnsi="宋体" w:cs="宋体"/>
                <w:szCs w:val="21"/>
              </w:rPr>
              <w:t>±</w:t>
            </w:r>
            <w:r>
              <w:rPr>
                <w:rFonts w:ascii="宋体" w:hAnsi="宋体" w:cs="宋体"/>
                <w:szCs w:val="21"/>
              </w:rPr>
              <w:t>3mm</w:t>
            </w:r>
            <w:r>
              <w:rPr>
                <w:rFonts w:hint="eastAsia" w:ascii="宋体" w:hAnsi="宋体" w:cs="宋体"/>
                <w:szCs w:val="21"/>
              </w:rPr>
              <w:t>，</w:t>
            </w:r>
            <w:r>
              <w:rPr>
                <w:rFonts w:hint="eastAsia" w:ascii="宋体" w:hAnsi="宋体" w:cs="宋体"/>
                <w:kern w:val="0"/>
                <w:szCs w:val="21"/>
                <w:lang w:val="zh-TW" w:eastAsia="zh-TW"/>
              </w:rPr>
              <w:t>厚度≥</w:t>
            </w:r>
            <w:r>
              <w:rPr>
                <w:rFonts w:ascii="宋体" w:hAnsi="宋体" w:cs="宋体"/>
                <w:kern w:val="0"/>
                <w:szCs w:val="21"/>
              </w:rPr>
              <w:t>28</w:t>
            </w:r>
            <w:r>
              <w:rPr>
                <w:rFonts w:hint="eastAsia" w:ascii="宋体" w:hAnsi="宋体" w:cs="宋体"/>
                <w:kern w:val="0"/>
                <w:szCs w:val="21"/>
                <w:lang w:val="zh-TW" w:eastAsia="zh-TW"/>
              </w:rPr>
              <w:t>mm，护栏板两端高度≥280mm，中间高度≥300mm，</w:t>
            </w:r>
            <w:r>
              <w:rPr>
                <w:rFonts w:hint="eastAsia" w:ascii="宋体" w:hAnsi="宋体" w:cs="宋体"/>
                <w:szCs w:val="21"/>
                <w:lang w:val="zh-TW" w:eastAsia="zh-TW"/>
              </w:rPr>
              <w:t>整体采用</w:t>
            </w:r>
            <w:commentRangeStart w:id="63"/>
            <w:r>
              <w:rPr>
                <w:rFonts w:hint="eastAsia" w:ascii="宋体" w:hAnsi="宋体" w:cs="宋体"/>
                <w:szCs w:val="21"/>
                <w:lang w:val="zh-TW" w:eastAsia="zh-TW"/>
              </w:rPr>
              <w:t>PE聚乙烯材质</w:t>
            </w:r>
            <w:commentRangeEnd w:id="63"/>
            <w:r>
              <w:commentReference w:id="63"/>
            </w:r>
            <w:r>
              <w:rPr>
                <w:rFonts w:hint="eastAsia" w:ascii="宋体" w:hAnsi="宋体" w:cs="宋体"/>
                <w:szCs w:val="21"/>
                <w:lang w:val="zh-TW" w:eastAsia="zh-TW"/>
              </w:rPr>
              <w:t>，</w:t>
            </w:r>
            <w:commentRangeStart w:id="64"/>
            <w:r>
              <w:rPr>
                <w:rFonts w:hint="eastAsia" w:ascii="宋体" w:hAnsi="宋体" w:cs="宋体"/>
                <w:szCs w:val="21"/>
                <w:lang w:val="zh-TW" w:eastAsia="zh-TW"/>
              </w:rPr>
              <w:t>应为一次性中空吹塑而成</w:t>
            </w:r>
            <w:commentRangeEnd w:id="64"/>
            <w:r>
              <w:commentReference w:id="64"/>
            </w:r>
            <w:r>
              <w:rPr>
                <w:rFonts w:hint="eastAsia" w:ascii="宋体" w:hAnsi="宋体" w:cs="宋体"/>
                <w:szCs w:val="21"/>
                <w:lang w:val="zh-TW" w:eastAsia="zh-TW"/>
              </w:rPr>
              <w:t>，不得拼接和实心，顶部为圆弧形设计，护栏边</w:t>
            </w:r>
            <w:r>
              <w:rPr>
                <w:rFonts w:hint="eastAsia" w:ascii="宋体" w:hAnsi="宋体" w:cs="宋体"/>
                <w:szCs w:val="21"/>
                <w:lang w:val="zh-TW"/>
              </w:rPr>
              <w:t>两</w:t>
            </w:r>
            <w:r>
              <w:rPr>
                <w:rFonts w:hint="eastAsia" w:ascii="宋体" w:hAnsi="宋体" w:cs="宋体"/>
                <w:szCs w:val="21"/>
                <w:lang w:val="zh-TW" w:eastAsia="zh-TW"/>
              </w:rPr>
              <w:t>侧有床褥永久警示线（床褥的最大厚度应在床的相应位置标上永久性的警示线，显示床褥上表面的最大高度，</w:t>
            </w:r>
            <w:commentRangeStart w:id="65"/>
            <w:r>
              <w:rPr>
                <w:rFonts w:hint="eastAsia" w:ascii="宋体" w:hAnsi="宋体" w:cs="宋体"/>
                <w:szCs w:val="21"/>
                <w:lang w:val="zh-TW" w:eastAsia="zh-TW"/>
              </w:rPr>
              <w:t>床褥上表面到</w:t>
            </w:r>
            <w:commentRangeEnd w:id="65"/>
            <w:r>
              <w:commentReference w:id="65"/>
            </w:r>
            <w:r>
              <w:rPr>
                <w:rFonts w:hint="eastAsia" w:ascii="宋体" w:hAnsi="宋体" w:cs="宋体"/>
                <w:szCs w:val="21"/>
                <w:lang w:val="zh-TW" w:eastAsia="zh-TW"/>
              </w:rPr>
              <w:t>顶边距离应大于200 mm）</w:t>
            </w:r>
            <w:r>
              <w:rPr>
                <w:rFonts w:hint="eastAsia" w:ascii="宋体" w:hAnsi="宋体" w:cs="宋体"/>
                <w:szCs w:val="21"/>
                <w:lang w:val="zh-TW"/>
              </w:rPr>
              <w:t>。</w:t>
            </w:r>
          </w:p>
          <w:p>
            <w:pPr>
              <w:pStyle w:val="2"/>
              <w:jc w:val="center"/>
              <w:rPr>
                <w:lang w:val="zh-TW"/>
              </w:rPr>
            </w:pPr>
            <w:r>
              <w:drawing>
                <wp:inline distT="0" distB="0" distL="0" distR="0">
                  <wp:extent cx="894715" cy="817880"/>
                  <wp:effectExtent l="0" t="0" r="4445" b="5080"/>
                  <wp:docPr id="17" name="图片 17" descr="C:\Users\ADMINI~1\AppData\Local\Temp\WeChat Files\67b153f027e6841e6e3ec55322cbf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ADMINI~1\AppData\Local\Temp\WeChat Files\67b153f027e6841e6e3ec55322cbfef.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911498" cy="8330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9" w:hRule="atLeast"/>
          <w:jc w:val="center"/>
        </w:trPr>
        <w:tc>
          <w:tcPr>
            <w:tcW w:w="372" w:type="pct"/>
            <w:vAlign w:val="center"/>
          </w:tcPr>
          <w:p>
            <w:pPr>
              <w:jc w:val="center"/>
              <w:rPr>
                <w:rFonts w:ascii="宋体" w:hAnsi="宋体" w:cs="宋体"/>
                <w:kern w:val="0"/>
                <w:szCs w:val="21"/>
              </w:rPr>
            </w:pPr>
            <w:r>
              <w:rPr>
                <w:rFonts w:hint="eastAsia" w:ascii="宋体" w:hAnsi="宋体" w:cs="宋体"/>
                <w:kern w:val="0"/>
                <w:szCs w:val="21"/>
              </w:rPr>
              <w:t>4</w:t>
            </w:r>
          </w:p>
        </w:tc>
        <w:tc>
          <w:tcPr>
            <w:tcW w:w="679" w:type="pct"/>
            <w:vAlign w:val="center"/>
          </w:tcPr>
          <w:p>
            <w:pPr>
              <w:rPr>
                <w:rFonts w:ascii="宋体" w:hAnsi="宋体" w:cs="宋体"/>
                <w:kern w:val="0"/>
                <w:szCs w:val="21"/>
              </w:rPr>
            </w:pPr>
            <w:r>
              <w:rPr>
                <w:rFonts w:hint="eastAsia" w:ascii="宋体" w:hAnsi="宋体" w:cs="宋体"/>
                <w:kern w:val="0"/>
                <w:szCs w:val="21"/>
              </w:rPr>
              <w:t>智能储物柜</w:t>
            </w:r>
            <w:commentRangeStart w:id="66"/>
            <w:r>
              <w:rPr>
                <w:rFonts w:hint="eastAsia" w:ascii="宋体" w:hAnsi="宋体" w:cs="宋体"/>
                <w:kern w:val="0"/>
                <w:szCs w:val="21"/>
              </w:rPr>
              <w:t>（小样）</w:t>
            </w:r>
            <w:commentRangeEnd w:id="66"/>
            <w:r>
              <w:commentReference w:id="66"/>
            </w:r>
          </w:p>
        </w:tc>
        <w:tc>
          <w:tcPr>
            <w:tcW w:w="516" w:type="pct"/>
            <w:vAlign w:val="center"/>
          </w:tcPr>
          <w:p>
            <w:pPr>
              <w:jc w:val="center"/>
              <w:rPr>
                <w:rFonts w:ascii="宋体" w:hAnsi="宋体" w:cs="宋体"/>
                <w:kern w:val="0"/>
                <w:szCs w:val="21"/>
              </w:rPr>
            </w:pPr>
            <w:r>
              <w:rPr>
                <w:rFonts w:hint="eastAsia" w:ascii="宋体" w:hAnsi="宋体" w:cs="宋体"/>
                <w:kern w:val="0"/>
                <w:szCs w:val="21"/>
              </w:rPr>
              <w:t>1</w:t>
            </w:r>
          </w:p>
        </w:tc>
        <w:tc>
          <w:tcPr>
            <w:tcW w:w="391" w:type="pct"/>
            <w:vAlign w:val="center"/>
          </w:tcPr>
          <w:p>
            <w:pPr>
              <w:jc w:val="center"/>
              <w:rPr>
                <w:rFonts w:ascii="宋体" w:hAnsi="宋体" w:cs="宋体"/>
                <w:kern w:val="0"/>
                <w:szCs w:val="21"/>
              </w:rPr>
            </w:pPr>
            <w:r>
              <w:rPr>
                <w:rFonts w:hint="eastAsia" w:ascii="宋体" w:hAnsi="宋体" w:cs="宋体"/>
                <w:kern w:val="0"/>
                <w:szCs w:val="21"/>
              </w:rPr>
              <w:t>个</w:t>
            </w:r>
          </w:p>
        </w:tc>
        <w:tc>
          <w:tcPr>
            <w:tcW w:w="3040" w:type="pct"/>
            <w:vAlign w:val="center"/>
          </w:tcPr>
          <w:p>
            <w:pPr>
              <w:spacing w:line="240" w:lineRule="auto"/>
              <w:jc w:val="left"/>
              <w:rPr>
                <w:rFonts w:ascii="宋体" w:hAnsi="宋体"/>
                <w:szCs w:val="21"/>
              </w:rPr>
            </w:pPr>
            <w:r>
              <w:rPr>
                <w:rFonts w:hint="eastAsia" w:ascii="宋体" w:hAnsi="宋体" w:cs="宋体"/>
                <w:kern w:val="0"/>
                <w:szCs w:val="21"/>
              </w:rPr>
              <w:t>规格</w:t>
            </w:r>
            <w:r>
              <w:rPr>
                <w:rFonts w:ascii="宋体" w:hAnsi="宋体" w:cs="宋体"/>
                <w:kern w:val="0"/>
                <w:szCs w:val="21"/>
              </w:rPr>
              <w:t>465*400*360mm</w:t>
            </w:r>
            <w:r>
              <w:rPr>
                <w:rFonts w:hint="eastAsia" w:ascii="宋体" w:hAnsi="宋体" w:cs="宋体"/>
                <w:kern w:val="0"/>
                <w:szCs w:val="21"/>
              </w:rPr>
              <w:t>（偏差±</w:t>
            </w:r>
            <w:r>
              <w:rPr>
                <w:rFonts w:ascii="宋体" w:hAnsi="宋体" w:cs="宋体"/>
                <w:kern w:val="0"/>
                <w:szCs w:val="21"/>
              </w:rPr>
              <w:t>3mm</w:t>
            </w:r>
            <w:r>
              <w:rPr>
                <w:rFonts w:hint="eastAsia" w:ascii="宋体" w:hAnsi="宋体" w:cs="宋体"/>
                <w:kern w:val="0"/>
                <w:szCs w:val="21"/>
              </w:rPr>
              <w:t>），</w:t>
            </w:r>
            <w:r>
              <w:rPr>
                <w:rFonts w:ascii="宋体" w:hAnsi="宋体"/>
                <w:szCs w:val="21"/>
              </w:rPr>
              <w:t>柜体采用</w:t>
            </w:r>
            <w:r>
              <w:rPr>
                <w:rFonts w:hint="eastAsia" w:ascii="宋体" w:hAnsi="宋体"/>
                <w:szCs w:val="21"/>
              </w:rPr>
              <w:t>≥</w:t>
            </w:r>
            <w:r>
              <w:rPr>
                <w:rFonts w:ascii="宋体" w:hAnsi="宋体"/>
                <w:szCs w:val="21"/>
              </w:rPr>
              <w:t>0.8mm厚</w:t>
            </w:r>
            <w:commentRangeStart w:id="67"/>
            <w:r>
              <w:rPr>
                <w:rFonts w:ascii="宋体" w:hAnsi="宋体"/>
                <w:szCs w:val="21"/>
              </w:rPr>
              <w:t>一级</w:t>
            </w:r>
            <w:commentRangeEnd w:id="67"/>
            <w:r>
              <w:commentReference w:id="67"/>
            </w:r>
            <w:r>
              <w:rPr>
                <w:rFonts w:ascii="宋体" w:hAnsi="宋体"/>
                <w:szCs w:val="21"/>
              </w:rPr>
              <w:t>冷轧钢板制作，</w:t>
            </w:r>
            <w:commentRangeStart w:id="68"/>
            <w:r>
              <w:rPr>
                <w:rFonts w:ascii="宋体" w:hAnsi="宋体"/>
                <w:szCs w:val="21"/>
              </w:rPr>
              <w:t>表面经过酸洗、磷化处理和静电喷塑处理</w:t>
            </w:r>
            <w:commentRangeEnd w:id="68"/>
            <w:r>
              <w:commentReference w:id="68"/>
            </w:r>
            <w:r>
              <w:rPr>
                <w:rFonts w:ascii="宋体" w:hAnsi="宋体"/>
                <w:szCs w:val="21"/>
              </w:rPr>
              <w:t>。箱门两侧呈一定角度的弧线外形。</w:t>
            </w:r>
            <w:r>
              <w:rPr>
                <w:rFonts w:hint="eastAsia" w:ascii="宋体" w:hAnsi="宋体"/>
                <w:szCs w:val="21"/>
              </w:rPr>
              <w:t>维修仓盖板配通配锁（一把钥匙可开所有柜门）。智能储物柜安装的专用电控扣锁，具有360度防撬、防振动、防磁，经过30万次以上耐久测试，稳定可靠的。学生智能储物柜使用8寸高清电容触摸显示屏，分辨率1280*800，多核心工控主板，集成锁控驱动模块和IC卡读卡模块，具备有线连网的功能。</w:t>
            </w:r>
          </w:p>
          <w:p>
            <w:pPr>
              <w:pStyle w:val="2"/>
              <w:jc w:val="center"/>
            </w:pPr>
            <w:r>
              <w:drawing>
                <wp:inline distT="0" distB="0" distL="0" distR="0">
                  <wp:extent cx="1706245" cy="1379855"/>
                  <wp:effectExtent l="0" t="0" r="635"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7"/>
                          <a:stretch>
                            <a:fillRect/>
                          </a:stretch>
                        </pic:blipFill>
                        <pic:spPr>
                          <a:xfrm>
                            <a:off x="0" y="0"/>
                            <a:ext cx="1727571" cy="1397413"/>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9" w:hRule="atLeast"/>
          <w:jc w:val="center"/>
        </w:trPr>
        <w:tc>
          <w:tcPr>
            <w:tcW w:w="372" w:type="pct"/>
            <w:vAlign w:val="center"/>
          </w:tcPr>
          <w:p>
            <w:pPr>
              <w:jc w:val="center"/>
              <w:rPr>
                <w:rFonts w:ascii="宋体" w:hAnsi="宋体" w:cs="宋体"/>
                <w:kern w:val="0"/>
                <w:szCs w:val="21"/>
              </w:rPr>
            </w:pPr>
            <w:r>
              <w:rPr>
                <w:rFonts w:hint="eastAsia" w:ascii="宋体" w:hAnsi="宋体" w:cs="宋体"/>
                <w:kern w:val="0"/>
                <w:szCs w:val="21"/>
              </w:rPr>
              <w:t>5</w:t>
            </w:r>
          </w:p>
        </w:tc>
        <w:tc>
          <w:tcPr>
            <w:tcW w:w="679" w:type="pct"/>
            <w:vAlign w:val="center"/>
          </w:tcPr>
          <w:p>
            <w:pPr>
              <w:jc w:val="center"/>
              <w:rPr>
                <w:rFonts w:ascii="宋体" w:hAnsi="宋体" w:cs="宋体"/>
                <w:kern w:val="0"/>
                <w:szCs w:val="21"/>
              </w:rPr>
            </w:pPr>
            <w:r>
              <w:rPr>
                <w:rFonts w:hint="eastAsia" w:ascii="宋体" w:hAnsi="宋体" w:cs="宋体"/>
                <w:kern w:val="0"/>
                <w:szCs w:val="21"/>
              </w:rPr>
              <w:t>课桌椅</w:t>
            </w:r>
          </w:p>
        </w:tc>
        <w:tc>
          <w:tcPr>
            <w:tcW w:w="516" w:type="pct"/>
            <w:vAlign w:val="center"/>
          </w:tcPr>
          <w:p>
            <w:pPr>
              <w:jc w:val="center"/>
              <w:rPr>
                <w:rFonts w:ascii="宋体" w:hAnsi="宋体" w:cs="宋体"/>
                <w:kern w:val="0"/>
                <w:szCs w:val="21"/>
              </w:rPr>
            </w:pPr>
            <w:r>
              <w:rPr>
                <w:rFonts w:hint="eastAsia" w:ascii="宋体" w:hAnsi="宋体" w:cs="宋体"/>
                <w:kern w:val="0"/>
                <w:szCs w:val="21"/>
              </w:rPr>
              <w:t>1</w:t>
            </w:r>
          </w:p>
        </w:tc>
        <w:tc>
          <w:tcPr>
            <w:tcW w:w="391" w:type="pct"/>
            <w:vAlign w:val="center"/>
          </w:tcPr>
          <w:p>
            <w:pPr>
              <w:jc w:val="center"/>
              <w:rPr>
                <w:rFonts w:ascii="宋体" w:hAnsi="宋体" w:cs="宋体"/>
                <w:kern w:val="0"/>
                <w:szCs w:val="21"/>
              </w:rPr>
            </w:pPr>
            <w:r>
              <w:rPr>
                <w:rFonts w:hint="eastAsia" w:ascii="宋体" w:hAnsi="宋体" w:cs="宋体"/>
                <w:kern w:val="0"/>
                <w:szCs w:val="21"/>
              </w:rPr>
              <w:t>套</w:t>
            </w:r>
          </w:p>
        </w:tc>
        <w:tc>
          <w:tcPr>
            <w:tcW w:w="3040" w:type="pct"/>
            <w:vAlign w:val="center"/>
          </w:tcPr>
          <w:p>
            <w:pPr>
              <w:spacing w:line="240" w:lineRule="auto"/>
              <w:jc w:val="center"/>
              <w:rPr>
                <w:rFonts w:ascii="宋体" w:hAnsi="宋体" w:cs="宋体"/>
                <w:kern w:val="0"/>
                <w:szCs w:val="21"/>
              </w:rPr>
            </w:pPr>
            <w:commentRangeStart w:id="69"/>
            <w:r>
              <w:rPr>
                <w:rFonts w:hint="eastAsia" w:ascii="宋体" w:hAnsi="宋体" w:cs="宋体"/>
                <w:szCs w:val="21"/>
              </w:rPr>
              <w:t>课桌</w:t>
            </w:r>
            <w:r>
              <w:rPr>
                <w:rFonts w:hint="eastAsia" w:ascii="宋体" w:hAnsi="宋体" w:cs="宋体"/>
                <w:bCs/>
                <w:szCs w:val="21"/>
              </w:rPr>
              <w:t>规格</w:t>
            </w:r>
            <w:r>
              <w:rPr>
                <w:rFonts w:hint="eastAsia" w:ascii="宋体" w:hAnsi="宋体" w:cs="宋体"/>
                <w:szCs w:val="21"/>
              </w:rPr>
              <w:t>6</w:t>
            </w:r>
            <w:r>
              <w:rPr>
                <w:rFonts w:ascii="宋体" w:hAnsi="宋体" w:cs="宋体"/>
                <w:szCs w:val="21"/>
              </w:rPr>
              <w:t>5</w:t>
            </w:r>
            <w:r>
              <w:rPr>
                <w:rFonts w:hint="eastAsia" w:ascii="宋体" w:hAnsi="宋体" w:cs="宋体"/>
                <w:szCs w:val="21"/>
              </w:rPr>
              <w:t>0W*4</w:t>
            </w:r>
            <w:r>
              <w:rPr>
                <w:rFonts w:ascii="宋体" w:hAnsi="宋体" w:cs="宋体"/>
                <w:szCs w:val="21"/>
              </w:rPr>
              <w:t>5</w:t>
            </w:r>
            <w:r>
              <w:rPr>
                <w:rFonts w:hint="eastAsia" w:ascii="宋体" w:hAnsi="宋体" w:cs="宋体"/>
                <w:szCs w:val="21"/>
              </w:rPr>
              <w:t>0D*750H（±5mm)；课椅</w:t>
            </w:r>
            <w:r>
              <w:rPr>
                <w:rFonts w:hint="eastAsia" w:ascii="宋体" w:hAnsi="宋体" w:cs="宋体"/>
                <w:bCs/>
                <w:szCs w:val="21"/>
              </w:rPr>
              <w:t>规格：</w:t>
            </w:r>
            <w:r>
              <w:rPr>
                <w:rFonts w:hint="eastAsia" w:ascii="宋体" w:hAnsi="宋体" w:cs="宋体"/>
                <w:szCs w:val="21"/>
              </w:rPr>
              <w:t>515W*475D*780H（±5mm）。</w:t>
            </w:r>
            <w:commentRangeEnd w:id="69"/>
            <w:r>
              <w:commentReference w:id="69"/>
            </w:r>
            <w:commentRangeStart w:id="70"/>
            <w:r>
              <w:rPr>
                <w:rFonts w:hint="eastAsia" w:ascii="宋体" w:hAnsi="宋体" w:cs="宋体"/>
                <w:kern w:val="0"/>
                <w:szCs w:val="21"/>
              </w:rPr>
              <w:t>根据技术参数要求提供样品。</w:t>
            </w:r>
            <w:commentRangeEnd w:id="70"/>
            <w:r>
              <w:commentReference w:id="70"/>
            </w:r>
          </w:p>
        </w:tc>
      </w:tr>
    </w:tbl>
    <w:p>
      <w:pPr>
        <w:rPr>
          <w:color w:val="FF0000"/>
          <w:szCs w:val="21"/>
        </w:rPr>
      </w:pPr>
      <w:r>
        <w:rPr>
          <w:rFonts w:hint="eastAsia"/>
          <w:color w:val="FF0000"/>
          <w:szCs w:val="21"/>
        </w:rPr>
        <w:t>备注：投标样品将作为履约验收的参考。</w:t>
      </w:r>
    </w:p>
    <w:p>
      <w:pPr>
        <w:rPr>
          <w:rFonts w:ascii="宋体" w:hAnsi="宋体" w:cs="仿宋_GB2312"/>
          <w:szCs w:val="21"/>
        </w:rPr>
      </w:pPr>
      <w:bookmarkStart w:id="45" w:name="_Hlk72167863"/>
      <w:bookmarkStart w:id="46" w:name="_Hlk106183334"/>
    </w:p>
    <w:p>
      <w:pPr>
        <w:pStyle w:val="3"/>
      </w:pPr>
    </w:p>
    <w:p>
      <w:pPr>
        <w:ind w:firstLine="420" w:firstLineChars="200"/>
        <w:rPr>
          <w:rFonts w:ascii="微软雅黑" w:hAnsi="微软雅黑" w:eastAsia="微软雅黑" w:cs="微软雅黑"/>
          <w:b/>
          <w:bCs/>
        </w:rPr>
      </w:pPr>
      <w:r>
        <w:rPr>
          <w:rFonts w:hint="eastAsia" w:ascii="宋体" w:hAnsi="宋体" w:cs="仿宋_GB2312"/>
          <w:szCs w:val="21"/>
        </w:rPr>
        <w:t>（三）</w:t>
      </w:r>
      <w:bookmarkEnd w:id="45"/>
      <w:r>
        <w:rPr>
          <w:rFonts w:hint="eastAsia" w:ascii="宋体" w:hAnsi="宋体" w:cs="仿宋_GB2312"/>
          <w:szCs w:val="21"/>
        </w:rPr>
        <w:t>附件：样品放置授权委托书</w:t>
      </w:r>
    </w:p>
    <w:p>
      <w:pPr>
        <w:jc w:val="center"/>
        <w:rPr>
          <w:rFonts w:ascii="宋体" w:hAnsi="宋体" w:cs="微软雅黑"/>
          <w:sz w:val="32"/>
          <w:szCs w:val="40"/>
        </w:rPr>
      </w:pPr>
      <w:bookmarkStart w:id="47" w:name="_Hlk106183283"/>
      <w:bookmarkStart w:id="48" w:name="_Hlk106278670"/>
      <w:r>
        <w:rPr>
          <w:rFonts w:hint="eastAsia" w:ascii="宋体" w:hAnsi="宋体" w:cs="微软雅黑"/>
          <w:sz w:val="32"/>
          <w:szCs w:val="40"/>
        </w:rPr>
        <w:t>样品放置授权委托书</w:t>
      </w:r>
    </w:p>
    <w:bookmarkEnd w:id="47"/>
    <w:p>
      <w:pPr>
        <w:spacing w:line="360" w:lineRule="auto"/>
        <w:ind w:firstLine="440" w:firstLineChars="200"/>
        <w:rPr>
          <w:sz w:val="22"/>
          <w:szCs w:val="22"/>
        </w:rPr>
      </w:pPr>
      <w:r>
        <w:rPr>
          <w:rFonts w:hint="eastAsia"/>
          <w:sz w:val="22"/>
          <w:szCs w:val="22"/>
        </w:rPr>
        <w:t>本授权委托书声明：我</w:t>
      </w:r>
      <w:r>
        <w:rPr>
          <w:rFonts w:hint="eastAsia"/>
          <w:sz w:val="22"/>
          <w:szCs w:val="22"/>
          <w:u w:val="single"/>
        </w:rPr>
        <w:t xml:space="preserve">           </w:t>
      </w:r>
      <w:r>
        <w:rPr>
          <w:rFonts w:hint="eastAsia"/>
          <w:sz w:val="22"/>
          <w:szCs w:val="22"/>
        </w:rPr>
        <w:t>（姓名）系</w:t>
      </w:r>
      <w:r>
        <w:rPr>
          <w:rFonts w:hint="eastAsia"/>
          <w:sz w:val="22"/>
          <w:szCs w:val="22"/>
          <w:u w:val="single"/>
        </w:rPr>
        <w:t xml:space="preserve">             </w:t>
      </w:r>
      <w:r>
        <w:rPr>
          <w:rFonts w:hint="eastAsia"/>
          <w:sz w:val="22"/>
          <w:szCs w:val="22"/>
        </w:rPr>
        <w:t>（投标人名称）的法定代表人（负责人），现授权委托</w:t>
      </w:r>
      <w:r>
        <w:rPr>
          <w:rFonts w:hint="eastAsia"/>
          <w:sz w:val="22"/>
          <w:szCs w:val="22"/>
          <w:u w:val="single"/>
        </w:rPr>
        <w:t xml:space="preserve">            </w:t>
      </w:r>
      <w:r>
        <w:rPr>
          <w:rFonts w:hint="eastAsia"/>
          <w:sz w:val="22"/>
          <w:szCs w:val="22"/>
        </w:rPr>
        <w:t>（姓名）为我单位参与</w:t>
      </w:r>
      <w:r>
        <w:rPr>
          <w:rFonts w:hint="eastAsia"/>
          <w:sz w:val="22"/>
          <w:szCs w:val="22"/>
          <w:u w:val="single"/>
        </w:rPr>
        <w:t>（此处填写项目名称）</w:t>
      </w:r>
      <w:r>
        <w:rPr>
          <w:rFonts w:hint="eastAsia"/>
          <w:sz w:val="22"/>
          <w:szCs w:val="22"/>
        </w:rPr>
        <w:t>项目，项目编号：</w:t>
      </w:r>
      <w:r>
        <w:rPr>
          <w:sz w:val="22"/>
          <w:szCs w:val="22"/>
          <w:u w:val="single"/>
        </w:rPr>
        <w:t xml:space="preserve">   </w:t>
      </w:r>
      <w:r>
        <w:rPr>
          <w:rFonts w:hint="eastAsia"/>
          <w:sz w:val="22"/>
          <w:szCs w:val="22"/>
          <w:u w:val="single"/>
        </w:rPr>
        <w:t xml:space="preserve">      （此处填写项目编号）</w:t>
      </w:r>
      <w:r>
        <w:rPr>
          <w:rFonts w:hint="eastAsia"/>
          <w:sz w:val="22"/>
          <w:szCs w:val="22"/>
        </w:rPr>
        <w:t>样品放置工作的授权委托代理人，代理人全权代表我参与项目样品放置，样品放置的内容我均承认。</w:t>
      </w:r>
    </w:p>
    <w:p>
      <w:pPr>
        <w:spacing w:line="360" w:lineRule="auto"/>
        <w:ind w:firstLine="420"/>
        <w:rPr>
          <w:sz w:val="22"/>
          <w:szCs w:val="22"/>
        </w:rPr>
      </w:pPr>
      <w:r>
        <w:rPr>
          <w:rFonts w:hint="eastAsia"/>
          <w:sz w:val="22"/>
          <w:szCs w:val="22"/>
        </w:rPr>
        <w:t>代理人无转委托权，特此委托。</w:t>
      </w:r>
    </w:p>
    <w:p>
      <w:pPr>
        <w:spacing w:line="360" w:lineRule="auto"/>
        <w:ind w:firstLine="420"/>
        <w:rPr>
          <w:sz w:val="22"/>
          <w:szCs w:val="22"/>
        </w:rPr>
      </w:pPr>
    </w:p>
    <w:p>
      <w:pPr>
        <w:spacing w:line="360" w:lineRule="auto"/>
        <w:ind w:left="540" w:leftChars="257"/>
        <w:rPr>
          <w:sz w:val="22"/>
          <w:szCs w:val="22"/>
          <w:u w:val="single"/>
        </w:rPr>
      </w:pPr>
      <w:r>
        <w:rPr>
          <w:rFonts w:hint="eastAsia"/>
          <w:sz w:val="22"/>
          <w:szCs w:val="22"/>
        </w:rPr>
        <w:t>代理人：</w:t>
      </w:r>
      <w:r>
        <w:rPr>
          <w:rFonts w:hint="eastAsia"/>
          <w:sz w:val="22"/>
          <w:szCs w:val="22"/>
          <w:u w:val="single"/>
        </w:rPr>
        <w:t xml:space="preserve">             </w:t>
      </w:r>
    </w:p>
    <w:p>
      <w:pPr>
        <w:spacing w:line="360" w:lineRule="auto"/>
        <w:ind w:left="540" w:leftChars="257"/>
        <w:rPr>
          <w:sz w:val="22"/>
          <w:szCs w:val="22"/>
        </w:rPr>
      </w:pPr>
      <w:r>
        <w:rPr>
          <w:rFonts w:hint="eastAsia"/>
          <w:sz w:val="22"/>
          <w:szCs w:val="22"/>
        </w:rPr>
        <w:t>联系电话：</w:t>
      </w:r>
      <w:r>
        <w:rPr>
          <w:rFonts w:hint="eastAsia"/>
          <w:sz w:val="22"/>
          <w:szCs w:val="22"/>
          <w:u w:val="single"/>
        </w:rPr>
        <w:t xml:space="preserve">            </w:t>
      </w:r>
      <w:r>
        <w:rPr>
          <w:rFonts w:hint="eastAsia"/>
          <w:sz w:val="22"/>
          <w:szCs w:val="22"/>
        </w:rPr>
        <w:t xml:space="preserve">  手机：</w:t>
      </w:r>
      <w:r>
        <w:rPr>
          <w:rFonts w:hint="eastAsia"/>
          <w:sz w:val="22"/>
          <w:szCs w:val="22"/>
          <w:u w:val="single"/>
        </w:rPr>
        <w:t xml:space="preserve">                   </w:t>
      </w:r>
    </w:p>
    <w:p>
      <w:pPr>
        <w:spacing w:line="360" w:lineRule="auto"/>
        <w:ind w:left="540" w:leftChars="257"/>
        <w:rPr>
          <w:sz w:val="22"/>
          <w:szCs w:val="22"/>
          <w:u w:val="single"/>
        </w:rPr>
      </w:pPr>
      <w:r>
        <w:rPr>
          <w:rFonts w:hint="eastAsia"/>
          <w:sz w:val="22"/>
          <w:szCs w:val="22"/>
        </w:rPr>
        <w:t>身份证号码：</w:t>
      </w:r>
      <w:r>
        <w:rPr>
          <w:rFonts w:hint="eastAsia"/>
          <w:sz w:val="22"/>
          <w:szCs w:val="22"/>
          <w:u w:val="single"/>
        </w:rPr>
        <w:t xml:space="preserve">                        </w:t>
      </w:r>
      <w:r>
        <w:rPr>
          <w:rFonts w:hint="eastAsia"/>
          <w:sz w:val="22"/>
          <w:szCs w:val="22"/>
        </w:rPr>
        <w:t>职务：</w:t>
      </w:r>
      <w:r>
        <w:rPr>
          <w:rFonts w:hint="eastAsia"/>
          <w:sz w:val="22"/>
          <w:szCs w:val="22"/>
          <w:u w:val="single"/>
        </w:rPr>
        <w:t xml:space="preserve">       </w:t>
      </w:r>
    </w:p>
    <w:p>
      <w:pPr>
        <w:spacing w:line="360" w:lineRule="auto"/>
        <w:ind w:left="540" w:leftChars="257"/>
        <w:rPr>
          <w:sz w:val="22"/>
          <w:szCs w:val="22"/>
        </w:rPr>
      </w:pPr>
      <w:r>
        <w:rPr>
          <w:rFonts w:hint="eastAsia"/>
          <w:sz w:val="22"/>
          <w:szCs w:val="22"/>
        </w:rPr>
        <w:t>授权委托日期：</w:t>
      </w:r>
      <w:r>
        <w:rPr>
          <w:rFonts w:hint="eastAsia"/>
          <w:sz w:val="22"/>
          <w:szCs w:val="22"/>
          <w:u w:val="single"/>
        </w:rPr>
        <w:t xml:space="preserve">         </w:t>
      </w:r>
      <w:r>
        <w:rPr>
          <w:rFonts w:hint="eastAsia"/>
          <w:sz w:val="22"/>
          <w:szCs w:val="22"/>
        </w:rPr>
        <w:t>年</w:t>
      </w:r>
      <w:r>
        <w:rPr>
          <w:rFonts w:hint="eastAsia"/>
          <w:sz w:val="22"/>
          <w:szCs w:val="22"/>
          <w:u w:val="single"/>
        </w:rPr>
        <w:t xml:space="preserve">     </w:t>
      </w:r>
      <w:r>
        <w:rPr>
          <w:rFonts w:hint="eastAsia"/>
          <w:sz w:val="22"/>
          <w:szCs w:val="22"/>
        </w:rPr>
        <w:t xml:space="preserve">月 </w:t>
      </w:r>
      <w:r>
        <w:rPr>
          <w:rFonts w:hint="eastAsia"/>
          <w:sz w:val="22"/>
          <w:szCs w:val="22"/>
          <w:u w:val="single"/>
        </w:rPr>
        <w:t xml:space="preserve">      </w:t>
      </w:r>
      <w:r>
        <w:rPr>
          <w:rFonts w:hint="eastAsia"/>
          <w:sz w:val="22"/>
          <w:szCs w:val="22"/>
        </w:rPr>
        <w:t>日</w:t>
      </w:r>
    </w:p>
    <w:p>
      <w:pPr>
        <w:rPr>
          <w:sz w:val="22"/>
          <w:szCs w:val="28"/>
        </w:rPr>
      </w:pPr>
    </w:p>
    <w:p>
      <w:pPr>
        <w:spacing w:line="360" w:lineRule="auto"/>
        <w:ind w:firstLine="442" w:firstLineChars="200"/>
        <w:rPr>
          <w:b/>
          <w:color w:val="FF0000"/>
          <w:sz w:val="22"/>
          <w:szCs w:val="22"/>
        </w:rPr>
      </w:pPr>
      <w:r>
        <w:rPr>
          <w:rFonts w:hint="eastAsia"/>
          <w:b/>
          <w:color w:val="FF0000"/>
          <w:sz w:val="22"/>
          <w:szCs w:val="22"/>
        </w:rPr>
        <w:t>附： 请提供授权委托代理人身份证扫描件（正反两面）（非中国国籍管辖范围人员，可提供公安部门认可的身份证明材料）扫描件。</w:t>
      </w:r>
    </w:p>
    <w:p>
      <w:pPr>
        <w:spacing w:line="360" w:lineRule="auto"/>
        <w:ind w:firstLine="420"/>
        <w:jc w:val="right"/>
        <w:rPr>
          <w:sz w:val="22"/>
          <w:szCs w:val="22"/>
        </w:rPr>
      </w:pPr>
    </w:p>
    <w:p>
      <w:pPr>
        <w:spacing w:line="360" w:lineRule="auto"/>
        <w:ind w:firstLine="420"/>
        <w:jc w:val="right"/>
        <w:rPr>
          <w:sz w:val="22"/>
          <w:szCs w:val="22"/>
        </w:rPr>
      </w:pPr>
      <w:r>
        <w:rPr>
          <w:rFonts w:hint="eastAsia"/>
          <w:sz w:val="22"/>
          <w:szCs w:val="22"/>
        </w:rPr>
        <w:t>（此处填写投标人名称）公司（加盖投标人公章）</w:t>
      </w:r>
    </w:p>
    <w:p>
      <w:pPr>
        <w:spacing w:line="360" w:lineRule="auto"/>
        <w:ind w:firstLine="420"/>
        <w:jc w:val="right"/>
        <w:rPr>
          <w:sz w:val="22"/>
          <w:szCs w:val="22"/>
        </w:rPr>
      </w:pPr>
      <w:r>
        <w:rPr>
          <w:rFonts w:hint="eastAsia"/>
          <w:sz w:val="22"/>
          <w:szCs w:val="22"/>
        </w:rPr>
        <w:t>XX年XX月XX日</w:t>
      </w:r>
      <w:bookmarkEnd w:id="46"/>
      <w:bookmarkEnd w:id="48"/>
    </w:p>
    <w:p>
      <w:pPr>
        <w:rPr>
          <w:rFonts w:ascii="宋体" w:hAnsi="宋体"/>
          <w:bCs/>
          <w:color w:val="000000"/>
          <w:szCs w:val="21"/>
        </w:rPr>
      </w:pPr>
    </w:p>
    <w:p>
      <w:pPr>
        <w:widowControl/>
        <w:jc w:val="left"/>
        <w:rPr>
          <w:szCs w:val="20"/>
        </w:rPr>
      </w:pPr>
      <w:r>
        <w:br w:type="page"/>
      </w:r>
    </w:p>
    <w:p>
      <w:pPr>
        <w:pStyle w:val="5"/>
        <w:rPr>
          <w:kern w:val="2"/>
        </w:rPr>
      </w:pPr>
      <w:bookmarkStart w:id="49" w:name="_Hlk86246764"/>
      <w:r>
        <w:rPr>
          <w:rFonts w:hint="eastAsia"/>
          <w:kern w:val="2"/>
        </w:rPr>
        <w:t>第四章 投标文件组成要求及格式</w:t>
      </w:r>
    </w:p>
    <w:p>
      <w:pPr>
        <w:rPr>
          <w:rStyle w:val="66"/>
          <w:sz w:val="24"/>
        </w:rPr>
      </w:pPr>
      <w:r>
        <w:rPr>
          <w:rStyle w:val="66"/>
          <w:rFonts w:hint="eastAsia"/>
          <w:sz w:val="24"/>
        </w:rPr>
        <w:t>特别提醒：</w:t>
      </w:r>
    </w:p>
    <w:p>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hint="eastAsia" w:ascii="仿宋_GB2312" w:eastAsia="仿宋_GB2312"/>
          <w:sz w:val="24"/>
        </w:rPr>
        <w:t xml:space="preserve">    投标文件正文（信息公开部分）必须编制于“投标书目录”部分，投标文件附件（非信息公开部分）必须编制于“投标书附件”部分，如下图所示。</w:t>
      </w:r>
    </w:p>
    <w:p>
      <w:pPr>
        <w:widowControl/>
        <w:jc w:val="left"/>
        <w:rPr>
          <w:rFonts w:ascii="宋体" w:hAnsi="宋体" w:cs="宋体"/>
          <w:kern w:val="0"/>
          <w:sz w:val="24"/>
        </w:rPr>
      </w:pPr>
      <w:r>
        <w:rPr>
          <w:rFonts w:ascii="仿宋_GB2312" w:eastAsia="仿宋_GB2312"/>
          <w:sz w:val="24"/>
        </w:rPr>
        <w:drawing>
          <wp:inline distT="0" distB="0" distL="0" distR="0">
            <wp:extent cx="5278755" cy="412623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8755" cy="4126230"/>
                    </a:xfrm>
                    <a:prstGeom prst="rect">
                      <a:avLst/>
                    </a:prstGeom>
                    <a:noFill/>
                    <a:ln>
                      <a:noFill/>
                    </a:ln>
                  </pic:spPr>
                </pic:pic>
              </a:graphicData>
            </a:graphic>
          </wp:inline>
        </w:drawing>
      </w:r>
    </w:p>
    <w:p>
      <w:pPr>
        <w:rPr>
          <w:rFonts w:ascii="仿宋_GB2312" w:eastAsia="仿宋_GB2312"/>
          <w:sz w:val="24"/>
        </w:rPr>
      </w:pPr>
    </w:p>
    <w:p>
      <w:pPr>
        <w:jc w:val="center"/>
        <w:rPr>
          <w:rFonts w:ascii="仿宋_GB2312" w:eastAsia="仿宋_GB2312"/>
          <w:sz w:val="24"/>
        </w:rPr>
      </w:pPr>
    </w:p>
    <w:p>
      <w:pPr>
        <w:ind w:firstLine="480" w:firstLineChars="200"/>
        <w:rPr>
          <w:rFonts w:ascii="仿宋_GB2312" w:eastAsia="仿宋_GB2312"/>
          <w:sz w:val="24"/>
        </w:rPr>
      </w:pPr>
      <w:bookmarkStart w:id="50" w:name="_Hlk72257167"/>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rPr>
        <w:t>如投标人将必须放于投标文件正文（信息公开部分）的内容放入投标文件附件（非信息公开部分），将作投标无效处理。</w:t>
      </w:r>
    </w:p>
    <w:bookmarkEnd w:id="49"/>
    <w:bookmarkEnd w:id="50"/>
    <w:p>
      <w:pPr>
        <w:widowControl/>
        <w:jc w:val="left"/>
        <w:rPr>
          <w:rFonts w:ascii="仿宋_GB2312" w:eastAsia="仿宋_GB2312"/>
          <w:sz w:val="24"/>
        </w:rPr>
      </w:pPr>
      <w:r>
        <w:rPr>
          <w:rFonts w:ascii="仿宋_GB2312" w:eastAsia="仿宋_GB2312"/>
          <w:sz w:val="24"/>
        </w:rPr>
        <w:br w:type="page"/>
      </w:r>
    </w:p>
    <w:p>
      <w:pPr>
        <w:outlineLvl w:val="0"/>
        <w:rPr>
          <w:rStyle w:val="66"/>
          <w:sz w:val="28"/>
          <w:szCs w:val="28"/>
        </w:rPr>
      </w:pPr>
      <w:r>
        <w:rPr>
          <w:rStyle w:val="66"/>
          <w:rFonts w:hint="eastAsia"/>
          <w:sz w:val="28"/>
          <w:szCs w:val="28"/>
        </w:rPr>
        <w:t>投标文件组成：</w:t>
      </w:r>
    </w:p>
    <w:p>
      <w:pPr>
        <w:ind w:firstLine="1200" w:firstLineChars="500"/>
        <w:outlineLvl w:val="0"/>
        <w:rPr>
          <w:rFonts w:ascii="宋体" w:hAnsi="宋体"/>
          <w:sz w:val="24"/>
        </w:rPr>
      </w:pPr>
      <w:bookmarkStart w:id="51" w:name="_Hlk72257253"/>
      <w:r>
        <w:rPr>
          <w:rFonts w:hint="eastAsia" w:ascii="宋体" w:hAnsi="宋体"/>
          <w:sz w:val="24"/>
        </w:rPr>
        <w:t>1.投标文件正文</w:t>
      </w:r>
      <w:r>
        <w:rPr>
          <w:rFonts w:hint="eastAsia" w:ascii="宋体" w:hAnsi="宋体"/>
          <w:b/>
          <w:color w:val="FF0000"/>
          <w:sz w:val="24"/>
        </w:rPr>
        <w:t>（信息公开部分）</w:t>
      </w:r>
      <w:r>
        <w:rPr>
          <w:rFonts w:hint="eastAsia" w:ascii="宋体" w:hAnsi="宋体"/>
          <w:sz w:val="24"/>
        </w:rPr>
        <w:t>，主要包括以下内容：</w:t>
      </w:r>
    </w:p>
    <w:p>
      <w:pPr>
        <w:ind w:left="718" w:leftChars="342" w:firstLine="1417" w:firstLineChars="675"/>
        <w:rPr>
          <w:szCs w:val="21"/>
        </w:rPr>
      </w:pPr>
      <w:r>
        <w:rPr>
          <w:rFonts w:hint="eastAsia"/>
          <w:szCs w:val="21"/>
        </w:rPr>
        <w:t>（1）</w:t>
      </w:r>
      <w:bookmarkStart w:id="52" w:name="_Hlk72070784"/>
      <w:r>
        <w:rPr>
          <w:rFonts w:hint="eastAsia"/>
          <w:szCs w:val="21"/>
        </w:rPr>
        <w:t>投标函</w:t>
      </w:r>
      <w:bookmarkEnd w:id="52"/>
    </w:p>
    <w:p>
      <w:pPr>
        <w:ind w:left="718" w:leftChars="342" w:firstLine="1417" w:firstLineChars="675"/>
        <w:rPr>
          <w:szCs w:val="21"/>
        </w:rPr>
      </w:pPr>
      <w:r>
        <w:rPr>
          <w:rFonts w:hint="eastAsia"/>
          <w:szCs w:val="21"/>
        </w:rPr>
        <w:t>（2）</w:t>
      </w:r>
      <w:bookmarkStart w:id="53" w:name="_Hlk72062521"/>
      <w:r>
        <w:rPr>
          <w:rFonts w:hint="eastAsia"/>
          <w:szCs w:val="21"/>
        </w:rPr>
        <w:t>政府采购投标及履约承诺函</w:t>
      </w:r>
      <w:bookmarkEnd w:id="53"/>
    </w:p>
    <w:p>
      <w:pPr>
        <w:ind w:left="718" w:leftChars="342" w:firstLine="1417" w:firstLineChars="675"/>
        <w:rPr>
          <w:szCs w:val="21"/>
        </w:rPr>
      </w:pPr>
      <w:r>
        <w:rPr>
          <w:rFonts w:hint="eastAsia"/>
          <w:szCs w:val="21"/>
        </w:rPr>
        <w:t>（</w:t>
      </w:r>
      <w:r>
        <w:rPr>
          <w:szCs w:val="21"/>
        </w:rPr>
        <w:t>3</w:t>
      </w:r>
      <w:r>
        <w:rPr>
          <w:rFonts w:hint="eastAsia"/>
          <w:szCs w:val="21"/>
        </w:rPr>
        <w:t>）投标人情况及资格证明文件</w:t>
      </w:r>
    </w:p>
    <w:p>
      <w:pPr>
        <w:ind w:left="718" w:leftChars="342" w:firstLine="1417" w:firstLineChars="675"/>
        <w:rPr>
          <w:szCs w:val="21"/>
        </w:rPr>
      </w:pPr>
      <w:bookmarkStart w:id="54" w:name="_Hlk72257201"/>
      <w:r>
        <w:rPr>
          <w:rFonts w:hint="eastAsia"/>
          <w:szCs w:val="21"/>
        </w:rPr>
        <w:t>（</w:t>
      </w:r>
      <w:r>
        <w:rPr>
          <w:szCs w:val="21"/>
        </w:rPr>
        <w:t>4</w:t>
      </w:r>
      <w:r>
        <w:rPr>
          <w:rFonts w:hint="eastAsia"/>
          <w:szCs w:val="21"/>
        </w:rPr>
        <w:t>）项目详细报价</w:t>
      </w:r>
    </w:p>
    <w:p>
      <w:pPr>
        <w:ind w:left="718" w:leftChars="342" w:firstLine="1417" w:firstLineChars="675"/>
        <w:rPr>
          <w:szCs w:val="21"/>
        </w:rPr>
      </w:pPr>
      <w:r>
        <w:rPr>
          <w:rFonts w:hint="eastAsia"/>
          <w:szCs w:val="21"/>
        </w:rPr>
        <w:t>（5）投标人认证情况</w:t>
      </w:r>
    </w:p>
    <w:p>
      <w:pPr>
        <w:ind w:left="718" w:leftChars="342" w:firstLine="1417" w:firstLineChars="675"/>
        <w:rPr>
          <w:szCs w:val="21"/>
        </w:rPr>
      </w:pPr>
      <w:r>
        <w:rPr>
          <w:rFonts w:hint="eastAsia"/>
          <w:szCs w:val="21"/>
        </w:rPr>
        <w:t>（6）奖项</w:t>
      </w:r>
    </w:p>
    <w:p>
      <w:pPr>
        <w:ind w:left="718" w:leftChars="342" w:firstLine="1417" w:firstLineChars="675"/>
        <w:jc w:val="left"/>
      </w:pPr>
      <w:r>
        <w:rPr>
          <w:rFonts w:hint="eastAsia"/>
          <w:szCs w:val="21"/>
        </w:rPr>
        <w:t>（7）投标人同类业绩</w:t>
      </w:r>
    </w:p>
    <w:p>
      <w:pPr>
        <w:ind w:left="718" w:leftChars="342" w:firstLine="1417" w:firstLineChars="675"/>
        <w:jc w:val="left"/>
      </w:pPr>
      <w:r>
        <w:rPr>
          <w:rFonts w:hint="eastAsia"/>
        </w:rPr>
        <w:t>（8）节能、环保情况</w:t>
      </w:r>
    </w:p>
    <w:p>
      <w:pPr>
        <w:ind w:left="718" w:leftChars="342" w:firstLine="1417" w:firstLineChars="675"/>
        <w:rPr>
          <w:szCs w:val="21"/>
        </w:rPr>
      </w:pPr>
    </w:p>
    <w:bookmarkEnd w:id="54"/>
    <w:p>
      <w:pPr>
        <w:ind w:firstLine="1200" w:firstLineChars="500"/>
        <w:outlineLvl w:val="0"/>
        <w:rPr>
          <w:rFonts w:ascii="宋体" w:hAnsi="宋体"/>
          <w:sz w:val="24"/>
        </w:rPr>
      </w:pPr>
      <w:r>
        <w:rPr>
          <w:rFonts w:hint="eastAsia" w:ascii="宋体" w:hAnsi="宋体"/>
          <w:sz w:val="24"/>
        </w:rPr>
        <w:t>2.投标文件附件</w:t>
      </w:r>
      <w:r>
        <w:rPr>
          <w:rFonts w:hint="eastAsia" w:ascii="宋体" w:hAnsi="宋体"/>
          <w:b/>
          <w:color w:val="FF0000"/>
          <w:sz w:val="24"/>
        </w:rPr>
        <w:t>（信息不公开部分）</w:t>
      </w:r>
      <w:r>
        <w:rPr>
          <w:rFonts w:hint="eastAsia" w:ascii="宋体" w:hAnsi="宋体"/>
          <w:sz w:val="24"/>
        </w:rPr>
        <w:t>：主要包括以下内容：</w:t>
      </w:r>
    </w:p>
    <w:p>
      <w:pPr>
        <w:ind w:firstLine="2100" w:firstLineChars="1000"/>
        <w:rPr>
          <w:szCs w:val="21"/>
        </w:rPr>
      </w:pPr>
      <w:r>
        <w:rPr>
          <w:rFonts w:hint="eastAsia"/>
          <w:szCs w:val="21"/>
        </w:rPr>
        <w:t>（1）法定代表人（负责人）证明书</w:t>
      </w:r>
    </w:p>
    <w:p>
      <w:pPr>
        <w:ind w:left="718" w:leftChars="342" w:firstLine="1417" w:firstLineChars="675"/>
        <w:rPr>
          <w:szCs w:val="21"/>
        </w:rPr>
      </w:pPr>
      <w:r>
        <w:rPr>
          <w:rFonts w:hint="eastAsia"/>
          <w:szCs w:val="21"/>
        </w:rPr>
        <w:t>（2）投标文件签署授权委托书</w:t>
      </w:r>
    </w:p>
    <w:p>
      <w:pPr>
        <w:ind w:left="718" w:leftChars="342" w:firstLine="1417" w:firstLineChars="675"/>
        <w:rPr>
          <w:szCs w:val="21"/>
        </w:rPr>
      </w:pPr>
      <w:r>
        <w:rPr>
          <w:rFonts w:hint="eastAsia"/>
          <w:szCs w:val="21"/>
        </w:rPr>
        <w:t>（3）实质性条款响应情况表</w:t>
      </w:r>
    </w:p>
    <w:p>
      <w:pPr>
        <w:ind w:left="718" w:leftChars="342" w:firstLine="1417" w:firstLineChars="675"/>
        <w:rPr>
          <w:szCs w:val="21"/>
        </w:rPr>
      </w:pPr>
      <w:r>
        <w:rPr>
          <w:rFonts w:hint="eastAsia"/>
          <w:szCs w:val="21"/>
        </w:rPr>
        <w:t>（</w:t>
      </w:r>
      <w:r>
        <w:rPr>
          <w:szCs w:val="21"/>
        </w:rPr>
        <w:t>4</w:t>
      </w:r>
      <w:r>
        <w:rPr>
          <w:rFonts w:hint="eastAsia"/>
          <w:szCs w:val="21"/>
        </w:rPr>
        <w:t>）技术要求偏离表</w:t>
      </w:r>
    </w:p>
    <w:p>
      <w:pPr>
        <w:ind w:left="718" w:leftChars="342" w:firstLine="1417" w:firstLineChars="675"/>
        <w:rPr>
          <w:szCs w:val="21"/>
        </w:rPr>
      </w:pPr>
      <w:r>
        <w:rPr>
          <w:rFonts w:hint="eastAsia"/>
          <w:szCs w:val="21"/>
        </w:rPr>
        <w:t>（</w:t>
      </w:r>
      <w:r>
        <w:rPr>
          <w:szCs w:val="21"/>
        </w:rPr>
        <w:t>5</w:t>
      </w:r>
      <w:r>
        <w:rPr>
          <w:rFonts w:hint="eastAsia"/>
          <w:szCs w:val="21"/>
        </w:rPr>
        <w:t>）商务要求偏离表</w:t>
      </w:r>
    </w:p>
    <w:p>
      <w:pPr>
        <w:ind w:left="718" w:leftChars="342" w:firstLine="1417" w:firstLineChars="675"/>
        <w:rPr>
          <w:szCs w:val="21"/>
        </w:rPr>
      </w:pPr>
      <w:r>
        <w:rPr>
          <w:rFonts w:hint="eastAsia"/>
          <w:szCs w:val="21"/>
        </w:rPr>
        <w:t>（</w:t>
      </w:r>
      <w:r>
        <w:rPr>
          <w:szCs w:val="21"/>
        </w:rPr>
        <w:t>6</w:t>
      </w:r>
      <w:r>
        <w:rPr>
          <w:rFonts w:hint="eastAsia"/>
          <w:szCs w:val="21"/>
        </w:rPr>
        <w:t>）</w:t>
      </w:r>
      <w:bookmarkEnd w:id="51"/>
      <w:r>
        <w:rPr>
          <w:rFonts w:hint="eastAsia"/>
          <w:szCs w:val="21"/>
        </w:rPr>
        <w:t>技术保障措施</w:t>
      </w:r>
    </w:p>
    <w:p>
      <w:pPr>
        <w:ind w:left="718" w:leftChars="342" w:firstLine="1417" w:firstLineChars="675"/>
        <w:rPr>
          <w:szCs w:val="21"/>
        </w:rPr>
      </w:pPr>
      <w:r>
        <w:rPr>
          <w:rFonts w:hint="eastAsia"/>
          <w:szCs w:val="21"/>
        </w:rPr>
        <w:t>（7）施工安全保障措施</w:t>
      </w:r>
    </w:p>
    <w:p>
      <w:pPr>
        <w:ind w:left="718" w:leftChars="342" w:firstLine="1417" w:firstLineChars="675"/>
        <w:rPr>
          <w:szCs w:val="21"/>
        </w:rPr>
      </w:pPr>
      <w:r>
        <w:rPr>
          <w:rFonts w:hint="eastAsia"/>
          <w:szCs w:val="21"/>
        </w:rPr>
        <w:t>（8）检测报告</w:t>
      </w:r>
    </w:p>
    <w:p>
      <w:pPr>
        <w:ind w:left="718" w:leftChars="342" w:firstLine="1417" w:firstLineChars="675"/>
        <w:rPr>
          <w:szCs w:val="21"/>
        </w:rPr>
      </w:pPr>
      <w:r>
        <w:rPr>
          <w:rFonts w:hint="eastAsia"/>
          <w:szCs w:val="21"/>
        </w:rPr>
        <w:t>（9）投标人认为需要加以说明的其他内容（格式自定）</w:t>
      </w:r>
    </w:p>
    <w:p>
      <w:pPr>
        <w:ind w:firstLine="426" w:firstLineChars="202"/>
        <w:rPr>
          <w:rFonts w:ascii="宋体" w:hAnsi="宋体"/>
          <w:b/>
          <w:szCs w:val="21"/>
        </w:rPr>
      </w:pPr>
      <w:bookmarkStart w:id="55" w:name="_Hlk72257771"/>
      <w:r>
        <w:rPr>
          <w:rFonts w:hint="eastAsia" w:ascii="宋体" w:hAnsi="宋体"/>
          <w:b/>
          <w:szCs w:val="21"/>
        </w:rPr>
        <w:t>备注：</w:t>
      </w:r>
    </w:p>
    <w:p>
      <w:pPr>
        <w:ind w:firstLine="426" w:firstLineChars="202"/>
        <w:rPr>
          <w:rFonts w:ascii="宋体" w:hAnsi="宋体"/>
          <w:b/>
          <w:szCs w:val="21"/>
        </w:rPr>
      </w:pPr>
      <w:r>
        <w:rPr>
          <w:rFonts w:hint="eastAsia" w:ascii="宋体" w:hAnsi="宋体"/>
          <w:b/>
          <w:szCs w:val="21"/>
        </w:rPr>
        <w:t>1.本项目为网上电子投标项目，投标文件不需法人或授权委托人另行签字，无需加盖单位公章，招标文件专用条款另有规定的除外。</w:t>
      </w:r>
    </w:p>
    <w:p>
      <w:pPr>
        <w:ind w:firstLine="422" w:firstLineChars="200"/>
        <w:rPr>
          <w:rFonts w:ascii="宋体" w:hAnsi="宋体"/>
          <w:color w:val="FF0000"/>
          <w:sz w:val="24"/>
        </w:rPr>
      </w:pPr>
      <w:bookmarkStart w:id="56" w:name="_Hlk72263559"/>
      <w:r>
        <w:rPr>
          <w:rFonts w:hint="eastAsia" w:ascii="宋体" w:hAnsi="宋体"/>
          <w:b/>
          <w:szCs w:val="21"/>
        </w:rPr>
        <w:t>2.关于填写“开标一览表”的说明：“开标一览表”中除“投标总价”外，其他信息不作评审依据。</w:t>
      </w:r>
      <w:bookmarkEnd w:id="55"/>
      <w:bookmarkEnd w:id="56"/>
    </w:p>
    <w:p>
      <w:pPr>
        <w:rPr>
          <w:rFonts w:ascii="宋体" w:hAnsi="宋体"/>
          <w:color w:val="FF0000"/>
          <w:sz w:val="24"/>
        </w:rPr>
      </w:pPr>
    </w:p>
    <w:p>
      <w:pPr>
        <w:widowControl/>
        <w:jc w:val="left"/>
        <w:rPr>
          <w:rFonts w:ascii="宋体" w:hAnsi="宋体"/>
          <w:color w:val="FF0000"/>
          <w:sz w:val="24"/>
        </w:rPr>
      </w:pPr>
      <w:r>
        <w:rPr>
          <w:rFonts w:ascii="宋体" w:hAnsi="宋体"/>
          <w:color w:val="FF0000"/>
          <w:sz w:val="24"/>
        </w:rPr>
        <w:br w:type="page"/>
      </w:r>
    </w:p>
    <w:p>
      <w:pPr>
        <w:rPr>
          <w:rFonts w:ascii="宋体" w:hAnsi="宋体"/>
          <w:color w:val="FF0000"/>
          <w:sz w:val="24"/>
        </w:rPr>
      </w:pPr>
    </w:p>
    <w:p>
      <w:pPr>
        <w:outlineLvl w:val="1"/>
        <w:rPr>
          <w:rFonts w:ascii="宋体" w:hAnsi="宋体"/>
          <w:b/>
          <w:color w:val="FF0000"/>
          <w:sz w:val="28"/>
          <w:szCs w:val="28"/>
        </w:rPr>
      </w:pPr>
      <w:r>
        <w:rPr>
          <w:rFonts w:hint="eastAsia" w:ascii="宋体" w:hAnsi="宋体"/>
          <w:b/>
          <w:color w:val="FF0000"/>
          <w:sz w:val="28"/>
          <w:szCs w:val="28"/>
        </w:rPr>
        <w:t>投标文件正文（信息公开部分）</w:t>
      </w:r>
    </w:p>
    <w:p>
      <w:pPr>
        <w:pStyle w:val="6"/>
        <w:jc w:val="center"/>
        <w:rPr>
          <w:rFonts w:ascii="黑体" w:eastAsia="黑体"/>
          <w:b w:val="0"/>
          <w:sz w:val="24"/>
        </w:rPr>
      </w:pPr>
      <w:r>
        <w:rPr>
          <w:rFonts w:hint="eastAsia" w:ascii="黑体" w:eastAsia="黑体"/>
          <w:b w:val="0"/>
          <w:sz w:val="24"/>
        </w:rPr>
        <w:t>一、投标函</w:t>
      </w:r>
    </w:p>
    <w:p>
      <w:pPr>
        <w:spacing w:line="360" w:lineRule="auto"/>
        <w:rPr>
          <w:rFonts w:ascii="宋体" w:hAnsi="宋体"/>
          <w:szCs w:val="21"/>
        </w:rPr>
      </w:pPr>
      <w:bookmarkStart w:id="57" w:name="_Hlk72257506"/>
      <w:r>
        <w:rPr>
          <w:rFonts w:hint="eastAsia" w:ascii="宋体" w:hAnsi="宋体"/>
          <w:szCs w:val="21"/>
        </w:rPr>
        <w:t>致：</w:t>
      </w:r>
      <w:r>
        <w:rPr>
          <w:rFonts w:hint="eastAsia" w:ascii="宋体" w:hAnsi="宋体"/>
          <w:color w:val="FF0000"/>
          <w:szCs w:val="21"/>
          <w:u w:val="single"/>
        </w:rPr>
        <w:t>深圳公共资源交易中心</w:t>
      </w:r>
    </w:p>
    <w:p>
      <w:pPr>
        <w:ind w:firstLine="420" w:firstLineChars="200"/>
        <w:rPr>
          <w:rFonts w:ascii="宋体" w:hAnsi="宋体"/>
          <w:szCs w:val="21"/>
        </w:rPr>
      </w:pPr>
      <w:bookmarkStart w:id="58" w:name="_Hlk73818812"/>
      <w:r>
        <w:rPr>
          <w:rFonts w:hint="eastAsia"/>
          <w:szCs w:val="21"/>
        </w:rPr>
        <w:t>1、根据已收到贵单位的项目编号为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的</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项目的招标文件，遵照《深圳经济特区政府采购条例》和《深圳网上政府采购管理暂行办法》等有关规定，我单位经研究上述招标文件的专用条款及通用条款后，</w:t>
      </w:r>
      <w:bookmarkStart w:id="59" w:name="_Hlk72263588"/>
      <w:r>
        <w:rPr>
          <w:rFonts w:hint="eastAsia"/>
          <w:szCs w:val="21"/>
        </w:rPr>
        <w:t>愿意按照招标文件要求承包上述项目并修补其任何缺陷。</w:t>
      </w:r>
      <w:bookmarkEnd w:id="59"/>
    </w:p>
    <w:p>
      <w:pPr>
        <w:ind w:firstLine="420" w:firstLineChars="200"/>
        <w:rPr>
          <w:rFonts w:ascii="宋体" w:hAnsi="宋体"/>
          <w:szCs w:val="21"/>
        </w:rPr>
      </w:pPr>
      <w:r>
        <w:rPr>
          <w:rFonts w:ascii="宋体" w:hAnsi="宋体"/>
          <w:szCs w:val="21"/>
        </w:rPr>
        <w:t>2</w:t>
      </w:r>
      <w:r>
        <w:rPr>
          <w:rFonts w:hint="eastAsia" w:ascii="宋体" w:hAnsi="宋体"/>
          <w:szCs w:val="21"/>
        </w:rPr>
        <w:t>、</w:t>
      </w:r>
      <w:bookmarkStart w:id="60" w:name="_Hlk73819847"/>
      <w:r>
        <w:rPr>
          <w:rFonts w:hint="eastAsia" w:ascii="宋体" w:hAnsi="宋体"/>
          <w:szCs w:val="21"/>
        </w:rPr>
        <w:t>投标价格见投标书编制软件中《开标一览表》中填写的投标报价</w:t>
      </w:r>
      <w:r>
        <w:rPr>
          <w:rFonts w:hint="eastAsia"/>
          <w:szCs w:val="21"/>
        </w:rPr>
        <w:t>。</w:t>
      </w:r>
      <w:bookmarkEnd w:id="60"/>
    </w:p>
    <w:p>
      <w:pPr>
        <w:ind w:firstLine="420" w:firstLineChars="200"/>
        <w:rPr>
          <w:rFonts w:ascii="宋体" w:hAnsi="宋体"/>
          <w:szCs w:val="21"/>
        </w:rPr>
      </w:pPr>
      <w:r>
        <w:rPr>
          <w:rFonts w:hint="eastAsia" w:ascii="宋体" w:hAnsi="宋体"/>
          <w:szCs w:val="21"/>
        </w:rPr>
        <w:t>3、如果我单位中标，我单位将按照招标文件的要求提交履约担保。</w:t>
      </w:r>
    </w:p>
    <w:p>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pPr>
        <w:ind w:firstLine="420" w:firstLineChars="200"/>
        <w:rPr>
          <w:rFonts w:ascii="宋体" w:hAnsi="宋体"/>
          <w:szCs w:val="21"/>
        </w:rPr>
      </w:pPr>
      <w:r>
        <w:rPr>
          <w:rFonts w:hint="eastAsia" w:ascii="宋体" w:hAnsi="宋体"/>
          <w:szCs w:val="21"/>
        </w:rPr>
        <w:t>6、我单位理解贵单位将不受必须接受所收到的最低报价或其它任何投标文件的约束。</w:t>
      </w:r>
      <w:bookmarkEnd w:id="58"/>
    </w:p>
    <w:p>
      <w:pPr>
        <w:ind w:firstLine="420" w:firstLineChars="200"/>
        <w:rPr>
          <w:rFonts w:ascii="宋体" w:hAnsi="宋体"/>
          <w:szCs w:val="21"/>
        </w:rPr>
      </w:pPr>
      <w:r>
        <w:rPr>
          <w:rFonts w:hint="eastAsia" w:ascii="宋体" w:hAnsi="宋体"/>
          <w:szCs w:val="21"/>
        </w:rPr>
        <w:t>7、如我单位按项目要求提供样品，且未在规定时间内取回样品的，视同放弃取回，同意深圳公共资源交易中心对样品进行清理。</w:t>
      </w:r>
    </w:p>
    <w:p>
      <w:pPr>
        <w:ind w:left="540" w:leftChars="257"/>
        <w:rPr>
          <w:szCs w:val="21"/>
        </w:rPr>
      </w:pPr>
      <w:r>
        <w:rPr>
          <w:rFonts w:hint="eastAsia"/>
          <w:szCs w:val="21"/>
        </w:rPr>
        <w:t>投标人：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 xml:space="preserve">  </w:t>
      </w:r>
    </w:p>
    <w:p>
      <w:pPr>
        <w:ind w:left="540" w:leftChars="257"/>
        <w:rPr>
          <w:szCs w:val="21"/>
          <w:u w:val="single"/>
        </w:rPr>
      </w:pPr>
      <w:r>
        <w:rPr>
          <w:rFonts w:hint="eastAsia"/>
          <w:szCs w:val="21"/>
        </w:rPr>
        <w:t>法定代表人（负责人）或其委托代理人：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u w:val="single"/>
        </w:rPr>
      </w:pPr>
      <w:r>
        <w:rPr>
          <w:rFonts w:hint="eastAsia"/>
          <w:szCs w:val="21"/>
        </w:rPr>
        <w:t>邮政编码：</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u w:val="single"/>
        </w:rPr>
      </w:pPr>
      <w:r>
        <w:rPr>
          <w:rFonts w:hint="eastAsia"/>
          <w:szCs w:val="21"/>
        </w:rPr>
        <w:t>邮箱：</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firstLine="539" w:firstLineChars="257"/>
        <w:rPr>
          <w:sz w:val="24"/>
        </w:rPr>
      </w:pPr>
      <w:r>
        <w:rPr>
          <w:rFonts w:hint="eastAsia" w:ascii="宋体" w:hAnsi="宋体"/>
          <w:szCs w:val="21"/>
        </w:rPr>
        <w:t>日期：</w:t>
      </w:r>
      <w:r>
        <w:rPr>
          <w:rFonts w:hint="eastAsia"/>
          <w:szCs w:val="21"/>
          <w:u w:val="single"/>
        </w:rPr>
        <w:tab/>
      </w:r>
      <w:r>
        <w:rPr>
          <w:rFonts w:hint="eastAsia"/>
          <w:szCs w:val="21"/>
          <w:u w:val="single"/>
        </w:rPr>
        <w:tab/>
      </w:r>
      <w:r>
        <w:rPr>
          <w:rFonts w:hint="eastAsia" w:ascii="宋体" w:hAnsi="宋体"/>
          <w:szCs w:val="21"/>
        </w:rPr>
        <w:t>年</w:t>
      </w:r>
      <w:r>
        <w:rPr>
          <w:rFonts w:hint="eastAsia"/>
          <w:szCs w:val="21"/>
          <w:u w:val="single"/>
        </w:rPr>
        <w:tab/>
      </w:r>
      <w:r>
        <w:rPr>
          <w:rFonts w:hint="eastAsia"/>
          <w:szCs w:val="21"/>
          <w:u w:val="single"/>
        </w:rPr>
        <w:tab/>
      </w:r>
      <w:r>
        <w:rPr>
          <w:rFonts w:hint="eastAsia" w:ascii="宋体" w:hAnsi="宋体"/>
          <w:szCs w:val="21"/>
        </w:rPr>
        <w:t>月</w:t>
      </w:r>
      <w:r>
        <w:rPr>
          <w:rFonts w:hint="eastAsia"/>
          <w:szCs w:val="21"/>
          <w:u w:val="single"/>
        </w:rPr>
        <w:tab/>
      </w:r>
      <w:r>
        <w:rPr>
          <w:rFonts w:hint="eastAsia"/>
          <w:szCs w:val="21"/>
          <w:u w:val="single"/>
        </w:rPr>
        <w:tab/>
      </w:r>
      <w:r>
        <w:rPr>
          <w:rFonts w:hint="eastAsia" w:ascii="宋体" w:hAnsi="宋体"/>
          <w:szCs w:val="21"/>
        </w:rPr>
        <w:t>日</w:t>
      </w:r>
    </w:p>
    <w:p>
      <w:pPr>
        <w:rPr>
          <w:rFonts w:ascii="黑体" w:hAnsi="宋体" w:eastAsia="黑体"/>
        </w:rPr>
      </w:pPr>
    </w:p>
    <w:bookmarkEnd w:id="57"/>
    <w:p>
      <w:pPr>
        <w:pStyle w:val="6"/>
        <w:jc w:val="center"/>
        <w:rPr>
          <w:rFonts w:ascii="黑体" w:eastAsia="黑体"/>
          <w:b w:val="0"/>
          <w:sz w:val="24"/>
        </w:rPr>
      </w:pPr>
      <w:r>
        <w:rPr>
          <w:rFonts w:hint="eastAsia" w:ascii="黑体" w:eastAsia="黑体"/>
          <w:b w:val="0"/>
          <w:sz w:val="24"/>
        </w:rPr>
        <w:t>二、政府采购投标及履约承诺函</w:t>
      </w:r>
    </w:p>
    <w:p>
      <w:pPr>
        <w:rPr>
          <w:rFonts w:ascii="宋体" w:hAnsi="宋体"/>
          <w:color w:val="FF0000"/>
          <w:szCs w:val="21"/>
        </w:rPr>
      </w:pPr>
      <w:bookmarkStart w:id="61" w:name="_Hlk72257530"/>
      <w:r>
        <w:rPr>
          <w:rFonts w:hint="eastAsia" w:ascii="宋体" w:hAnsi="宋体"/>
          <w:color w:val="FF0000"/>
          <w:szCs w:val="21"/>
        </w:rPr>
        <w:t>致：</w:t>
      </w:r>
      <w:r>
        <w:rPr>
          <w:rFonts w:hint="eastAsia" w:ascii="宋体" w:hAnsi="宋体"/>
          <w:color w:val="FF0000"/>
          <w:szCs w:val="21"/>
          <w:u w:val="single"/>
        </w:rPr>
        <w:t>深圳公共资源交易中心</w:t>
      </w:r>
    </w:p>
    <w:p>
      <w:pPr>
        <w:ind w:right="-815" w:firstLine="420" w:firstLineChars="200"/>
        <w:rPr>
          <w:rFonts w:ascii="宋体" w:hAnsi="宋体"/>
          <w:szCs w:val="21"/>
        </w:rPr>
      </w:pPr>
      <w:r>
        <w:rPr>
          <w:rFonts w:hint="eastAsia" w:ascii="宋体" w:hAnsi="宋体"/>
          <w:szCs w:val="21"/>
        </w:rPr>
        <w:t>我单位承诺：</w:t>
      </w:r>
    </w:p>
    <w:p>
      <w:pPr>
        <w:ind w:firstLine="420" w:firstLineChars="200"/>
        <w:rPr>
          <w:rFonts w:ascii="宋体" w:hAnsi="宋体"/>
          <w:szCs w:val="21"/>
        </w:rPr>
      </w:pPr>
      <w:r>
        <w:rPr>
          <w:rFonts w:hint="eastAsia" w:ascii="宋体" w:hAnsi="宋体"/>
          <w:szCs w:val="21"/>
        </w:rPr>
        <w:t>1.我单位参与本项目所投标（响应）的货物、工程或服务，不存在侵犯知识产权的情况；已知悉并同意中标（成交）结果信息公示（公开）的内容。</w:t>
      </w:r>
    </w:p>
    <w:p>
      <w:pPr>
        <w:ind w:firstLine="420" w:firstLineChars="200"/>
        <w:rPr>
          <w:rFonts w:ascii="宋体" w:hAnsi="宋体"/>
          <w:szCs w:val="21"/>
        </w:rPr>
      </w:pPr>
      <w:r>
        <w:rPr>
          <w:rFonts w:hint="eastAsia" w:ascii="宋体" w:hAnsi="宋体"/>
          <w:szCs w:val="21"/>
        </w:rPr>
        <w:t>2.我单位参与该项目投标，符合招标文件关于联合体及进口产品的相关资格要求。</w:t>
      </w:r>
    </w:p>
    <w:p>
      <w:pPr>
        <w:ind w:firstLine="420" w:firstLineChars="200"/>
        <w:rPr>
          <w:rFonts w:ascii="宋体" w:hAnsi="宋体"/>
          <w:szCs w:val="21"/>
        </w:rPr>
      </w:pPr>
      <w:r>
        <w:rPr>
          <w:rFonts w:hint="eastAsia" w:ascii="宋体" w:hAnsi="宋体"/>
          <w:szCs w:val="21"/>
        </w:rPr>
        <w:t>3.我单位参与本项目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hint="eastAsia" w:ascii="宋体" w:hAnsi="宋体"/>
          <w:szCs w:val="21"/>
        </w:rPr>
        <w:t>4.我单位具备《中华人民共和国政府采购法》第二十二条的条件。</w:t>
      </w:r>
    </w:p>
    <w:p>
      <w:pPr>
        <w:ind w:firstLine="420" w:firstLineChars="200"/>
        <w:rPr>
          <w:rFonts w:ascii="宋体" w:hAnsi="宋体"/>
          <w:szCs w:val="21"/>
        </w:rPr>
      </w:pPr>
      <w:r>
        <w:rPr>
          <w:rFonts w:hint="eastAsia" w:ascii="宋体" w:hAnsi="宋体"/>
          <w:szCs w:val="21"/>
        </w:rPr>
        <w:t>5.我单位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hint="eastAsia" w:ascii="宋体" w:hAnsi="宋体"/>
          <w:szCs w:val="21"/>
        </w:rPr>
        <w:t>6.</w:t>
      </w:r>
      <w:bookmarkStart w:id="62" w:name="_Hlk72587269"/>
      <w:bookmarkStart w:id="63" w:name="_Hlk72587299"/>
      <w:r>
        <w:rPr>
          <w:rFonts w:hint="eastAsia" w:ascii="宋体" w:hAnsi="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2"/>
      <w:r>
        <w:rPr>
          <w:rFonts w:hint="eastAsia" w:ascii="宋体" w:hAnsi="宋体"/>
          <w:szCs w:val="21"/>
        </w:rPr>
        <w:t>。</w:t>
      </w:r>
    </w:p>
    <w:bookmarkEnd w:id="63"/>
    <w:p>
      <w:pPr>
        <w:ind w:firstLine="420" w:firstLineChars="200"/>
        <w:rPr>
          <w:rFonts w:ascii="宋体" w:hAnsi="宋体"/>
          <w:szCs w:val="21"/>
        </w:rPr>
      </w:pPr>
      <w:r>
        <w:rPr>
          <w:rFonts w:hint="eastAsia" w:ascii="宋体" w:hAnsi="宋体"/>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szCs w:val="21"/>
        </w:rPr>
        <w:t>8</w:t>
      </w:r>
      <w:r>
        <w:rPr>
          <w:rFonts w:hint="eastAsia" w:ascii="宋体" w:hAnsi="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szCs w:val="21"/>
        </w:rPr>
        <w:t>9</w:t>
      </w:r>
      <w:r>
        <w:rPr>
          <w:rFonts w:hint="eastAsia" w:ascii="宋体" w:hAnsi="宋体"/>
          <w:szCs w:val="21"/>
        </w:rPr>
        <w:t>.我单位承诺中标后项目不转包，未经采购人同意不进行分包。</w:t>
      </w:r>
    </w:p>
    <w:p>
      <w:pPr>
        <w:ind w:firstLine="420" w:firstLineChars="200"/>
        <w:rPr>
          <w:rFonts w:ascii="宋体" w:hAnsi="宋体"/>
        </w:rPr>
      </w:pPr>
      <w:r>
        <w:rPr>
          <w:rFonts w:hint="eastAsia" w:ascii="宋体" w:hAnsi="宋体"/>
          <w:szCs w:val="21"/>
        </w:rPr>
        <w:t>1</w:t>
      </w:r>
      <w:r>
        <w:rPr>
          <w:rFonts w:ascii="宋体" w:hAnsi="宋体"/>
          <w:szCs w:val="21"/>
        </w:rPr>
        <w:t>0.</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rPr>
      </w:pPr>
      <w:r>
        <w:rPr>
          <w:rFonts w:ascii="宋体" w:hAnsi="宋体"/>
        </w:rPr>
        <w:t>11.</w:t>
      </w:r>
      <w:r>
        <w:rPr>
          <w:rFonts w:hint="eastAsia" w:ascii="宋体" w:hAnsi="宋体"/>
        </w:rPr>
        <w:t>我单位保证，若所投货物涉及</w:t>
      </w:r>
      <w:r>
        <w:rPr>
          <w:rFonts w:ascii="宋体" w:hAnsi="宋体"/>
        </w:rPr>
        <w:t>《</w:t>
      </w:r>
      <w:r>
        <w:rPr>
          <w:rFonts w:hint="eastAsia" w:ascii="宋体" w:hAnsi="宋体"/>
        </w:rPr>
        <w:t>财政部生态环境部关于印发节能产品政府采购品目清单的通知》（财库〔20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p>
    <w:p>
      <w:pPr>
        <w:ind w:firstLine="420" w:firstLineChars="200"/>
        <w:rPr>
          <w:rFonts w:ascii="宋体" w:hAnsi="宋体"/>
        </w:rPr>
      </w:pPr>
      <w:r>
        <w:rPr>
          <w:rFonts w:hint="eastAsia" w:ascii="宋体" w:hAnsi="宋体"/>
        </w:rPr>
        <w:t>12. 我单位保证，不存在“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的情形。</w:t>
      </w:r>
    </w:p>
    <w:p>
      <w:pPr>
        <w:ind w:firstLine="420" w:firstLineChars="200"/>
        <w:rPr>
          <w:rFonts w:ascii="宋体" w:hAnsi="宋体"/>
        </w:rPr>
      </w:pPr>
      <w:r>
        <w:rPr>
          <w:rFonts w:hint="eastAsia" w:ascii="宋体" w:hAnsi="宋体"/>
        </w:rPr>
        <w:t>13.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p>
    <w:p>
      <w:pPr>
        <w:spacing w:before="60" w:beforeLines="25" w:after="60" w:afterLines="25"/>
        <w:jc w:val="right"/>
        <w:rPr>
          <w:color w:val="FF0000"/>
        </w:rPr>
      </w:pPr>
      <w:r>
        <w:rPr>
          <w:rFonts w:hint="eastAsia"/>
          <w:color w:val="FF0000"/>
          <w:szCs w:val="21"/>
        </w:rPr>
        <w:t>投标人：</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p>
    <w:p>
      <w:pPr>
        <w:ind w:firstLine="645"/>
        <w:rPr>
          <w:rFonts w:ascii="宋体" w:hAnsi="宋体"/>
          <w:color w:val="FF0000"/>
          <w:szCs w:val="21"/>
        </w:rPr>
      </w:pPr>
      <w:r>
        <w:rPr>
          <w:rFonts w:hint="eastAsia" w:ascii="宋体" w:hAnsi="宋体"/>
          <w:color w:val="FF0000"/>
          <w:szCs w:val="21"/>
        </w:rPr>
        <w:t xml:space="preserve">                                           日期：</w:t>
      </w:r>
      <w:r>
        <w:rPr>
          <w:rFonts w:hint="eastAsia"/>
          <w:color w:val="FF0000"/>
          <w:szCs w:val="21"/>
          <w:u w:val="single"/>
        </w:rPr>
        <w:tab/>
      </w:r>
      <w:r>
        <w:rPr>
          <w:rFonts w:hint="eastAsia"/>
          <w:color w:val="FF0000"/>
          <w:szCs w:val="21"/>
          <w:u w:val="single"/>
        </w:rPr>
        <w:tab/>
      </w:r>
      <w:r>
        <w:rPr>
          <w:rFonts w:hint="eastAsia" w:ascii="宋体" w:hAnsi="宋体"/>
          <w:color w:val="FF0000"/>
          <w:szCs w:val="21"/>
        </w:rPr>
        <w:t>年</w:t>
      </w:r>
      <w:r>
        <w:rPr>
          <w:rFonts w:hint="eastAsia"/>
          <w:color w:val="FF0000"/>
          <w:szCs w:val="21"/>
          <w:u w:val="single"/>
        </w:rPr>
        <w:tab/>
      </w:r>
      <w:r>
        <w:rPr>
          <w:rFonts w:hint="eastAsia"/>
          <w:color w:val="FF0000"/>
          <w:szCs w:val="21"/>
          <w:u w:val="single"/>
        </w:rPr>
        <w:tab/>
      </w:r>
      <w:r>
        <w:rPr>
          <w:rFonts w:hint="eastAsia" w:ascii="宋体" w:hAnsi="宋体"/>
          <w:color w:val="FF0000"/>
          <w:szCs w:val="21"/>
        </w:rPr>
        <w:t>月</w:t>
      </w:r>
      <w:r>
        <w:rPr>
          <w:rFonts w:hint="eastAsia"/>
          <w:color w:val="FF0000"/>
          <w:szCs w:val="21"/>
          <w:u w:val="single"/>
        </w:rPr>
        <w:tab/>
      </w:r>
      <w:r>
        <w:rPr>
          <w:rFonts w:hint="eastAsia"/>
          <w:color w:val="FF0000"/>
          <w:szCs w:val="21"/>
          <w:u w:val="single"/>
        </w:rPr>
        <w:tab/>
      </w:r>
      <w:r>
        <w:rPr>
          <w:rFonts w:hint="eastAsia" w:ascii="宋体" w:hAnsi="宋体"/>
          <w:color w:val="FF0000"/>
          <w:szCs w:val="21"/>
        </w:rPr>
        <w:t>日</w:t>
      </w:r>
    </w:p>
    <w:bookmarkEnd w:id="61"/>
    <w:p>
      <w:pPr>
        <w:rPr>
          <w:rFonts w:ascii="宋体"/>
          <w:b/>
          <w:szCs w:val="21"/>
        </w:rPr>
      </w:pPr>
    </w:p>
    <w:p>
      <w:pPr>
        <w:ind w:firstLine="482" w:firstLineChars="200"/>
        <w:jc w:val="center"/>
        <w:rPr>
          <w:rFonts w:hAnsi="宋体"/>
          <w:b/>
          <w:bCs/>
          <w:sz w:val="24"/>
        </w:rPr>
      </w:pPr>
    </w:p>
    <w:p>
      <w:pPr>
        <w:pStyle w:val="6"/>
        <w:jc w:val="center"/>
        <w:rPr>
          <w:rFonts w:ascii="黑体" w:eastAsia="黑体"/>
          <w:b w:val="0"/>
          <w:sz w:val="24"/>
          <w:szCs w:val="24"/>
        </w:rPr>
      </w:pPr>
      <w:r>
        <w:rPr>
          <w:rFonts w:hint="eastAsia" w:ascii="黑体" w:eastAsia="黑体"/>
          <w:b w:val="0"/>
          <w:sz w:val="24"/>
          <w:szCs w:val="24"/>
        </w:rPr>
        <w:t>三、投标人情况及资格证明文件</w:t>
      </w:r>
    </w:p>
    <w:p>
      <w:pPr>
        <w:jc w:val="left"/>
        <w:outlineLvl w:val="3"/>
        <w:rPr>
          <w:rFonts w:ascii="黑体" w:hAnsi="宋体" w:eastAsia="黑体"/>
          <w:bCs/>
          <w:kern w:val="0"/>
          <w:sz w:val="24"/>
          <w:szCs w:val="32"/>
        </w:rPr>
      </w:pPr>
      <w:bookmarkStart w:id="64" w:name="_Hlk72257590"/>
      <w:r>
        <w:rPr>
          <w:rFonts w:hint="eastAsia" w:ascii="黑体" w:hAnsi="宋体" w:eastAsia="黑体"/>
          <w:bCs/>
          <w:kern w:val="0"/>
          <w:sz w:val="24"/>
          <w:szCs w:val="32"/>
        </w:rPr>
        <w:t>（一）投标人资格证明文件</w:t>
      </w:r>
    </w:p>
    <w:p>
      <w:pPr>
        <w:spacing w:before="120" w:beforeLines="50"/>
        <w:ind w:firstLine="422"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rPr>
          <w:b/>
          <w:sz w:val="22"/>
        </w:rPr>
      </w:pPr>
    </w:p>
    <w:p>
      <w:pPr>
        <w:outlineLvl w:val="3"/>
        <w:rPr>
          <w:rFonts w:ascii="黑体" w:hAnsi="宋体" w:eastAsia="黑体"/>
          <w:bCs/>
          <w:kern w:val="0"/>
          <w:sz w:val="24"/>
          <w:szCs w:val="32"/>
        </w:rPr>
      </w:pPr>
      <w:r>
        <w:rPr>
          <w:rFonts w:hint="eastAsia" w:ascii="黑体" w:hAnsi="宋体" w:eastAsia="黑体"/>
          <w:bCs/>
          <w:kern w:val="0"/>
          <w:sz w:val="24"/>
          <w:szCs w:val="32"/>
        </w:rPr>
        <w:t>（二）</w:t>
      </w:r>
      <w:bookmarkStart w:id="65" w:name="_Hlk72257908"/>
      <w:r>
        <w:rPr>
          <w:rFonts w:hint="eastAsia" w:ascii="黑体" w:hAnsi="宋体" w:eastAsia="黑体"/>
          <w:bCs/>
          <w:kern w:val="0"/>
          <w:sz w:val="24"/>
          <w:szCs w:val="32"/>
        </w:rPr>
        <w:t>中小企业声明函、残疾人福利性单位声明函及监狱企业声明函</w:t>
      </w:r>
    </w:p>
    <w:bookmarkEnd w:id="64"/>
    <w:p>
      <w:pPr>
        <w:jc w:val="left"/>
        <w:rPr>
          <w:rFonts w:ascii="Calibri" w:hAnsi="Calibri"/>
        </w:rPr>
      </w:pPr>
      <w:r>
        <w:rPr>
          <w:rFonts w:hint="eastAsia" w:ascii="Calibri" w:hAnsi="Calibri"/>
        </w:rPr>
        <w:t>填写指引：</w:t>
      </w:r>
    </w:p>
    <w:p>
      <w:pPr>
        <w:jc w:val="left"/>
        <w:rPr>
          <w:rFonts w:ascii="Calibri" w:hAnsi="Calibri"/>
        </w:rPr>
      </w:pPr>
      <w:r>
        <w:rPr>
          <w:rFonts w:hint="eastAsia" w:ascii="Calibri" w:hAnsi="Calibri"/>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jc w:val="left"/>
        <w:rPr>
          <w:rFonts w:ascii="Calibri" w:hAnsi="Calibri"/>
        </w:rPr>
      </w:pPr>
      <w:r>
        <w:rPr>
          <w:rFonts w:hint="eastAsia" w:ascii="Calibri" w:hAnsi="Calibri"/>
        </w:rPr>
        <w:t>2、该部分内容填写需要参考的相关文件：(1)财政部《政府采购促进中小企业发展管理办法》（财库〔2020〕46号）；(2)《工业和信息化部、国家统计局、国家发展和改革委员会、财政部关于印发中小企业划型标准规定的通知》（工信部联企业〔2011〕300 号，以下简称300号文）。</w:t>
      </w:r>
    </w:p>
    <w:p>
      <w:pPr>
        <w:jc w:val="left"/>
        <w:rPr>
          <w:rFonts w:ascii="Calibri" w:hAnsi="Calibri"/>
        </w:rPr>
      </w:pPr>
      <w:r>
        <w:rPr>
          <w:rFonts w:hint="eastAsia" w:ascii="Calibri" w:hAnsi="Calibri"/>
        </w:rPr>
        <w:t>3、请依照提供的格式和内容填写声明函，不要随意变更格式；声明函不需要盖章或签字。</w:t>
      </w:r>
    </w:p>
    <w:p>
      <w:pPr>
        <w:jc w:val="left"/>
        <w:rPr>
          <w:rFonts w:ascii="Calibri" w:hAnsi="Calibri"/>
        </w:rPr>
      </w:pPr>
      <w:r>
        <w:rPr>
          <w:rFonts w:hint="eastAsia" w:ascii="Calibri" w:hAnsi="Calibri"/>
        </w:rPr>
        <w:t>4、声明函具体填写要求：</w:t>
      </w:r>
    </w:p>
    <w:p>
      <w:pPr>
        <w:jc w:val="left"/>
        <w:rPr>
          <w:rFonts w:ascii="Calibri" w:hAnsi="Calibri"/>
        </w:rPr>
      </w:pPr>
      <w:r>
        <w:rPr>
          <w:rFonts w:hint="eastAsia" w:ascii="Calibri" w:hAnsi="Calibri"/>
        </w:rPr>
        <w:t>（1）声明是中小企业须填写《中小企业声明函》（货物）的以下内容：</w:t>
      </w:r>
    </w:p>
    <w:p>
      <w:pPr>
        <w:jc w:val="left"/>
        <w:rPr>
          <w:rFonts w:ascii="Calibri" w:hAnsi="Calibri"/>
        </w:rPr>
      </w:pPr>
      <w:r>
        <w:rPr>
          <w:rFonts w:hint="eastAsia" w:ascii="Calibri" w:hAnsi="Calibri"/>
        </w:rPr>
        <w:t>第一处，在“单位名称”下划线处如实填写采购人名称（深圳公共资源交易中心不是本项目的采购人，而是组织实施机构）；供应商未填写“采购人名称”或填写的“采购人名称”与招标文件的“采购人名称”不一致的，将导致投标无效；</w:t>
      </w:r>
    </w:p>
    <w:p>
      <w:pPr>
        <w:jc w:val="left"/>
        <w:rPr>
          <w:rFonts w:ascii="Calibri" w:hAnsi="Calibri"/>
        </w:rPr>
      </w:pPr>
      <w:r>
        <w:rPr>
          <w:rFonts w:hint="eastAsia" w:ascii="Calibri" w:hAnsi="Calibri"/>
        </w:rPr>
        <w:t>第二处，在“项目名称”下划线处如实填写采购项目名称；供应商未填写“项目名称”或填写的“项目名称”与招标文件的“项目名称”不一致的，将导致投标无效；</w:t>
      </w:r>
    </w:p>
    <w:p>
      <w:pPr>
        <w:jc w:val="left"/>
        <w:rPr>
          <w:rFonts w:ascii="Calibri" w:hAnsi="Calibri"/>
        </w:rPr>
      </w:pPr>
      <w:r>
        <w:rPr>
          <w:rFonts w:hint="eastAsia" w:ascii="Calibri" w:hAnsi="Calibri"/>
        </w:rPr>
        <w:t>第三处，在“标的名称”下划线处填写所采购服务（标的）的具体名称（以招标文件第一册第三章用户需求书“货物需求明细”的“货物名称”一栏为准）；如果涉及多个服务需求（标的）由同一企业承接，“标的名称”下划线处可以如实填写多个服务需求（标的）；供应商未填写“标的名称”或填写的“标的名称”与招标文件第一册第三章用户需求书“货物需求明细”的“货物名称”一栏不一致的，将导致投标无效；</w:t>
      </w:r>
    </w:p>
    <w:p>
      <w:pPr>
        <w:jc w:val="left"/>
        <w:rPr>
          <w:rFonts w:ascii="Calibri" w:hAnsi="Calibri"/>
        </w:rPr>
      </w:pPr>
      <w:r>
        <w:rPr>
          <w:rFonts w:hint="eastAsia" w:ascii="Calibri" w:hAnsi="Calibri"/>
        </w:rPr>
        <w:t>第四处，在“招标文件中明确的所属行业”下划线处填写采购标的对应的中小企业划分标准所属行业（所属行业可在招标文件第一册第二章“对通用条款的补充内容及其他关键信息”章节查看）；供应商未填写“所属行业”或填写的“所属行业”与招标文件约定的“所属行业”不一致的，将导致投标无效；例如，招标文件约定本项目采购标的对应的中小企业划分标准所属行业为“其他未列明的行业”，但供应商在“招标文件中明确的所属行业”下划线处填写为“物业管理”或“招标文件所约定的行业”，做投标无效处理；</w:t>
      </w:r>
    </w:p>
    <w:p>
      <w:pPr>
        <w:jc w:val="left"/>
        <w:rPr>
          <w:rFonts w:ascii="Calibri" w:hAnsi="Calibri"/>
        </w:rPr>
      </w:pPr>
      <w:r>
        <w:rPr>
          <w:rFonts w:hint="eastAsia" w:ascii="Calibri" w:hAnsi="Calibri"/>
        </w:rPr>
        <w:t>第五处，在“企业名称”下划线处如实填写承接企业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供应商填写的中小微企业类型与实际不一致的，将导致投标无效。例如，供应商本属于中型企业，但供应商在中小企业声明函时填报为小型企业；供应商本属于微型企业，但供应商在中小企业声明函时填报为小型企业；以上两种情形均做投标无效处理。</w:t>
      </w:r>
    </w:p>
    <w:p>
      <w:pPr>
        <w:jc w:val="left"/>
        <w:rPr>
          <w:rFonts w:ascii="Calibri" w:hAnsi="Calibri"/>
        </w:rPr>
      </w:pPr>
      <w:r>
        <w:rPr>
          <w:rFonts w:hint="eastAsia" w:ascii="Calibri" w:hAnsi="Calibri"/>
        </w:rPr>
        <w:t>（2）声明是残疾人福利性单位须填写《残疾人福利性单位声明函》（货物类）的相关内容（填写位置的字体已加粗），具体参照上述针对《中小企业声明函》的填写要求进行填写。</w:t>
      </w:r>
    </w:p>
    <w:p>
      <w:pPr>
        <w:jc w:val="left"/>
        <w:rPr>
          <w:rFonts w:ascii="Calibri" w:hAnsi="Calibri"/>
        </w:rPr>
      </w:pPr>
      <w:r>
        <w:rPr>
          <w:rFonts w:hint="eastAsia" w:ascii="Calibri" w:hAnsi="Calibri"/>
        </w:rPr>
        <w:t>（3）声明是监狱企业须填写《监狱企业声明函》的相关内容（填写位置的字体已加粗），具体参照上述针对《中小企业声明函》的填写要求进行填写。</w:t>
      </w:r>
    </w:p>
    <w:p>
      <w:pPr>
        <w:jc w:val="left"/>
        <w:rPr>
          <w:rFonts w:ascii="Calibri" w:hAnsi="Calibri"/>
        </w:rPr>
      </w:pPr>
      <w:r>
        <w:rPr>
          <w:rFonts w:hint="eastAsia" w:ascii="Calibri" w:hAnsi="Calibri"/>
        </w:rPr>
        <w:t>5、本项目属于专门面向中小微企业采购，要求提供声明函作为依据，未提供声明函或声明内容不满足要求的，做资格审查不通过处理。</w:t>
      </w:r>
    </w:p>
    <w:p>
      <w:pPr>
        <w:rPr>
          <w:rFonts w:ascii="Calibri" w:hAnsi="Calibri"/>
        </w:rPr>
      </w:pPr>
    </w:p>
    <w:p>
      <w:pPr>
        <w:jc w:val="center"/>
        <w:rPr>
          <w:b/>
          <w:sz w:val="24"/>
        </w:rPr>
      </w:pPr>
      <w:r>
        <w:rPr>
          <w:rFonts w:hint="eastAsia"/>
          <w:b/>
          <w:sz w:val="24"/>
        </w:rPr>
        <w:t>1、</w:t>
      </w:r>
      <w:r>
        <w:rPr>
          <w:b/>
          <w:sz w:val="24"/>
        </w:rPr>
        <w:t xml:space="preserve">中小企业声明函（货物） </w:t>
      </w:r>
    </w:p>
    <w:p>
      <w:pPr>
        <w:ind w:firstLine="420" w:firstLineChars="200"/>
        <w:rPr>
          <w:rFonts w:ascii="宋体" w:hAnsi="宋体"/>
          <w:szCs w:val="21"/>
        </w:rPr>
      </w:pPr>
      <w:r>
        <w:rPr>
          <w:rFonts w:ascii="宋体" w:hAnsi="宋体"/>
          <w:szCs w:val="21"/>
        </w:rPr>
        <w:t>本</w:t>
      </w:r>
      <w:r>
        <w:rPr>
          <w:rFonts w:hint="eastAsia" w:ascii="宋体" w:hAnsi="宋体"/>
          <w:szCs w:val="21"/>
        </w:rPr>
        <w:t>公司（联合体）</w:t>
      </w:r>
      <w:r>
        <w:rPr>
          <w:rFonts w:ascii="宋体" w:hAnsi="宋体"/>
          <w:szCs w:val="21"/>
        </w:rPr>
        <w:t>郑重声明，根据《政府采购促进中小企业发展管理办法》（财库</w:t>
      </w:r>
      <w:r>
        <w:rPr>
          <w:rFonts w:hint="eastAsia" w:ascii="宋体" w:hAnsi="宋体" w:cs="微软雅黑"/>
          <w:szCs w:val="21"/>
        </w:rPr>
        <w:t>﹝</w:t>
      </w:r>
      <w:r>
        <w:rPr>
          <w:rFonts w:ascii="宋体" w:hAnsi="宋体"/>
          <w:szCs w:val="21"/>
        </w:rPr>
        <w:t>2020</w:t>
      </w:r>
      <w:r>
        <w:rPr>
          <w:rFonts w:hint="eastAsia" w:ascii="宋体" w:hAnsi="宋体" w:cs="微软雅黑"/>
          <w:szCs w:val="21"/>
        </w:rPr>
        <w:t>﹞</w:t>
      </w:r>
      <w:r>
        <w:rPr>
          <w:rFonts w:ascii="宋体" w:hAnsi="宋体"/>
          <w:szCs w:val="21"/>
        </w:rPr>
        <w:t>46号）的规定，本</w:t>
      </w:r>
      <w:r>
        <w:rPr>
          <w:rFonts w:hint="eastAsia" w:ascii="宋体" w:hAnsi="宋体"/>
          <w:szCs w:val="21"/>
        </w:rPr>
        <w:t>公司（联合体）</w:t>
      </w:r>
      <w:r>
        <w:rPr>
          <w:rFonts w:ascii="宋体" w:hAnsi="宋体"/>
          <w:szCs w:val="21"/>
        </w:rPr>
        <w:t>参加</w:t>
      </w:r>
      <w:r>
        <w:rPr>
          <w:rFonts w:ascii="宋体" w:hAnsi="宋体"/>
          <w:b/>
          <w:bCs/>
          <w:szCs w:val="21"/>
          <w:u w:val="single"/>
        </w:rPr>
        <w:t>（</w:t>
      </w:r>
      <w:r>
        <w:rPr>
          <w:rFonts w:hint="eastAsia" w:ascii="宋体" w:hAnsi="宋体"/>
          <w:b/>
          <w:bCs/>
          <w:szCs w:val="21"/>
          <w:u w:val="single"/>
        </w:rPr>
        <w:t>单位名称</w:t>
      </w:r>
      <w:r>
        <w:rPr>
          <w:rFonts w:ascii="宋体" w:hAnsi="宋体"/>
          <w:b/>
          <w:bCs/>
          <w:szCs w:val="21"/>
          <w:u w:val="single"/>
        </w:rPr>
        <w:t>）</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w:t>
      </w:r>
      <w:r>
        <w:rPr>
          <w:rFonts w:hint="eastAsia" w:ascii="宋体" w:hAnsi="宋体"/>
          <w:szCs w:val="21"/>
        </w:rPr>
        <w:t>（含联合体中的中小企业、签订分包意向协议的中小企业）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，属于</w:t>
      </w:r>
      <w:r>
        <w:rPr>
          <w:rFonts w:ascii="宋体" w:hAnsi="宋体"/>
          <w:b/>
          <w:bCs/>
          <w:szCs w:val="21"/>
          <w:u w:val="single"/>
        </w:rPr>
        <w:t>（</w:t>
      </w:r>
      <w:r>
        <w:rPr>
          <w:rFonts w:hint="eastAsia" w:ascii="宋体" w:hAnsi="宋体"/>
          <w:b/>
          <w:bCs/>
          <w:szCs w:val="21"/>
          <w:u w:val="single"/>
        </w:rPr>
        <w:t>采购</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hint="eastAsia" w:ascii="宋体" w:hAnsi="宋体"/>
          <w:szCs w:val="21"/>
          <w:u w:val="single"/>
        </w:rPr>
        <w:t xml:space="preserve">  </w:t>
      </w:r>
      <w:r>
        <w:rPr>
          <w:rFonts w:ascii="宋体" w:hAnsi="宋体"/>
          <w:szCs w:val="21"/>
        </w:rPr>
        <w:t>人，营业收入为</w:t>
      </w:r>
      <w:r>
        <w:rPr>
          <w:rFonts w:hint="eastAsia" w:ascii="宋体" w:hAnsi="宋体"/>
          <w:szCs w:val="21"/>
        </w:rPr>
        <w:t xml:space="preserve">  </w:t>
      </w:r>
      <w:r>
        <w:rPr>
          <w:rFonts w:ascii="宋体" w:hAnsi="宋体"/>
          <w:szCs w:val="21"/>
        </w:rPr>
        <w:t>万元，资产总额为</w:t>
      </w:r>
      <w:r>
        <w:rPr>
          <w:rFonts w:hint="eastAsia" w:ascii="宋体" w:hAnsi="宋体"/>
          <w:szCs w:val="21"/>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hint="eastAsia" w:ascii="宋体" w:hAnsi="宋体"/>
          <w:b/>
          <w:bCs/>
          <w:szCs w:val="21"/>
          <w:u w:val="single"/>
        </w:rPr>
        <w:t>采购</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hint="eastAsia" w:ascii="宋体" w:hAnsi="宋体"/>
          <w:szCs w:val="21"/>
          <w:u w:val="single"/>
        </w:rPr>
        <w:t xml:space="preserve">  </w:t>
      </w:r>
      <w:r>
        <w:rPr>
          <w:rFonts w:ascii="宋体" w:hAnsi="宋体"/>
          <w:szCs w:val="21"/>
        </w:rPr>
        <w:t>人，营业收入为</w:t>
      </w:r>
      <w:r>
        <w:rPr>
          <w:rFonts w:hint="eastAsia" w:ascii="宋体" w:hAnsi="宋体"/>
          <w:szCs w:val="21"/>
        </w:rPr>
        <w:t xml:space="preserve">  </w:t>
      </w:r>
      <w:r>
        <w:rPr>
          <w:rFonts w:ascii="宋体" w:hAnsi="宋体"/>
          <w:szCs w:val="21"/>
        </w:rPr>
        <w:t>万元，资产总额为</w:t>
      </w:r>
      <w:r>
        <w:rPr>
          <w:rFonts w:hint="eastAsia" w:ascii="宋体" w:hAnsi="宋体"/>
          <w:szCs w:val="21"/>
        </w:rPr>
        <w:t xml:space="preserve">  </w:t>
      </w:r>
      <w:r>
        <w:rPr>
          <w:rFonts w:ascii="宋体" w:hAnsi="宋体"/>
          <w:szCs w:val="21"/>
        </w:rPr>
        <w:t>万元 ，属于</w:t>
      </w:r>
      <w:r>
        <w:rPr>
          <w:rFonts w:ascii="宋体" w:hAnsi="宋体"/>
          <w:b/>
          <w:bCs/>
          <w:szCs w:val="21"/>
          <w:u w:val="single"/>
        </w:rPr>
        <w:t>（中型企业、小型企业、微型企业）</w:t>
      </w:r>
      <w:r>
        <w:rPr>
          <w:rFonts w:hint="eastAsia" w:ascii="宋体" w:hAnsi="宋体"/>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pPr>
      <w:r>
        <w:rPr>
          <w:rFonts w:hint="eastAsia"/>
        </w:rPr>
        <w:t>本企业对上述声明内容的真实性负责。如有虚假，将依法承担相应责任。</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企业名称：            </w:t>
      </w:r>
    </w:p>
    <w:p>
      <w:pPr>
        <w:wordWrap w:val="0"/>
        <w:ind w:firstLine="420" w:firstLineChars="200"/>
        <w:jc w:val="right"/>
        <w:rPr>
          <w:rFonts w:ascii="宋体" w:hAnsi="宋体"/>
          <w:szCs w:val="21"/>
        </w:rPr>
      </w:pPr>
      <w:r>
        <w:rPr>
          <w:rFonts w:hint="eastAsia" w:ascii="宋体" w:hAnsi="宋体"/>
          <w:szCs w:val="21"/>
        </w:rPr>
        <w:t xml:space="preserve">日  期：            </w:t>
      </w:r>
    </w:p>
    <w:p>
      <w:pPr>
        <w:jc w:val="center"/>
        <w:rPr>
          <w:b/>
          <w:sz w:val="24"/>
        </w:rPr>
      </w:pPr>
    </w:p>
    <w:p>
      <w:pPr>
        <w:jc w:val="center"/>
        <w:rPr>
          <w:b/>
          <w:sz w:val="24"/>
        </w:rPr>
      </w:pPr>
      <w:r>
        <w:rPr>
          <w:rFonts w:hint="eastAsia"/>
          <w:b/>
          <w:sz w:val="24"/>
        </w:rPr>
        <w:t>2、残疾人福利性单位声明函（货物类）</w:t>
      </w:r>
    </w:p>
    <w:p>
      <w:pPr>
        <w:rPr>
          <w:b/>
          <w:bCs/>
        </w:rPr>
      </w:pPr>
    </w:p>
    <w:p>
      <w:pPr>
        <w:ind w:firstLine="420" w:firstLineChars="200"/>
        <w:rPr>
          <w:rFonts w:ascii="宋体" w:hAnsi="宋体"/>
          <w:szCs w:val="21"/>
        </w:rPr>
      </w:pPr>
      <w:r>
        <w:rPr>
          <w:rFonts w:ascii="宋体" w:hAnsi="宋体"/>
          <w:szCs w:val="21"/>
        </w:rPr>
        <w:t>本</w:t>
      </w:r>
      <w:r>
        <w:rPr>
          <w:rFonts w:hint="eastAsia" w:ascii="宋体" w:hAnsi="宋体"/>
          <w:szCs w:val="21"/>
        </w:rPr>
        <w:t>投标人郑重声明，根据《财政部民政部中国残疾人联合会关于促进残疾人就业政府采购政策的通知》（财库〔</w:t>
      </w:r>
      <w:r>
        <w:rPr>
          <w:rFonts w:ascii="宋体" w:hAnsi="宋体"/>
          <w:szCs w:val="21"/>
        </w:rPr>
        <w:t>2017</w:t>
      </w:r>
      <w:r>
        <w:rPr>
          <w:rFonts w:hint="eastAsia" w:ascii="宋体" w:hAnsi="宋体"/>
          <w:szCs w:val="21"/>
        </w:rPr>
        <w:t>〕</w:t>
      </w:r>
      <w:r>
        <w:rPr>
          <w:rFonts w:ascii="宋体" w:hAnsi="宋体"/>
          <w:szCs w:val="21"/>
        </w:rPr>
        <w:t xml:space="preserve">141 </w:t>
      </w:r>
      <w:r>
        <w:rPr>
          <w:rFonts w:hint="eastAsia" w:ascii="宋体" w:hAnsi="宋体"/>
          <w:szCs w:val="21"/>
        </w:rPr>
        <w:t>号）的规定，本单位为符合条件的残疾人福利性单位，且本单位</w:t>
      </w:r>
      <w:r>
        <w:rPr>
          <w:rFonts w:ascii="宋体" w:hAnsi="宋体"/>
          <w:szCs w:val="21"/>
        </w:rPr>
        <w:t>参加</w:t>
      </w:r>
      <w:r>
        <w:rPr>
          <w:rFonts w:ascii="宋体" w:hAnsi="宋体"/>
          <w:b/>
          <w:bCs/>
          <w:szCs w:val="21"/>
          <w:u w:val="single"/>
        </w:rPr>
        <w:t>（</w:t>
      </w:r>
      <w:r>
        <w:rPr>
          <w:rFonts w:hint="eastAsia" w:ascii="宋体" w:hAnsi="宋体"/>
          <w:b/>
          <w:bCs/>
          <w:szCs w:val="21"/>
          <w:u w:val="single"/>
        </w:rPr>
        <w:t>单位</w:t>
      </w:r>
      <w:r>
        <w:rPr>
          <w:rFonts w:ascii="宋体" w:hAnsi="宋体"/>
          <w:b/>
          <w:bCs/>
          <w:szCs w:val="21"/>
          <w:u w:val="single"/>
        </w:rPr>
        <w:t>名称）</w:t>
      </w:r>
      <w:r>
        <w:rPr>
          <w:rFonts w:hint="eastAsia" w:ascii="宋体" w:hAnsi="宋体"/>
          <w:szCs w:val="21"/>
          <w:u w:val="single"/>
        </w:rPr>
        <w:t>单位</w:t>
      </w:r>
      <w:r>
        <w:rPr>
          <w:rFonts w:ascii="宋体" w:hAnsi="宋体"/>
          <w:szCs w:val="21"/>
        </w:rPr>
        <w:t>的</w:t>
      </w:r>
      <w:r>
        <w:rPr>
          <w:rFonts w:ascii="宋体" w:hAnsi="宋体"/>
          <w:b/>
          <w:bCs/>
          <w:szCs w:val="21"/>
          <w:u w:val="single"/>
        </w:rPr>
        <w:t>（项目名称）</w:t>
      </w:r>
      <w:r>
        <w:rPr>
          <w:rFonts w:hint="eastAsia" w:ascii="宋体" w:hAnsi="宋体"/>
          <w:szCs w:val="21"/>
          <w:u w:val="single"/>
        </w:rPr>
        <w:t>项目</w:t>
      </w:r>
      <w:r>
        <w:rPr>
          <w:rFonts w:ascii="宋体" w:hAnsi="宋体"/>
          <w:szCs w:val="21"/>
        </w:rPr>
        <w:t>采购活动</w:t>
      </w:r>
      <w:r>
        <w:rPr>
          <w:rFonts w:hint="eastAsia" w:ascii="宋体" w:hAnsi="宋体"/>
          <w:szCs w:val="21"/>
        </w:rPr>
        <w:t>提供本单位服务。</w:t>
      </w:r>
    </w:p>
    <w:p>
      <w:pPr>
        <w:ind w:firstLine="420" w:firstLineChars="200"/>
        <w:rPr>
          <w:rFonts w:ascii="宋体" w:hAnsi="宋体"/>
          <w:szCs w:val="21"/>
        </w:rPr>
      </w:pPr>
      <w:r>
        <w:rPr>
          <w:rFonts w:hint="eastAsia" w:ascii="宋体" w:hAnsi="宋体"/>
          <w:szCs w:val="21"/>
        </w:rPr>
        <w:t>本单位对上述声明的真实性负责。如有虚假，将依法承担相应责任。</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企业名称：            </w:t>
      </w:r>
    </w:p>
    <w:p>
      <w:pPr>
        <w:wordWrap w:val="0"/>
        <w:ind w:firstLine="420" w:firstLineChars="200"/>
        <w:jc w:val="right"/>
        <w:rPr>
          <w:rFonts w:ascii="宋体" w:hAnsi="宋体"/>
          <w:szCs w:val="21"/>
        </w:rPr>
      </w:pPr>
      <w:r>
        <w:rPr>
          <w:rFonts w:hint="eastAsia" w:ascii="宋体" w:hAnsi="宋体"/>
          <w:szCs w:val="21"/>
        </w:rPr>
        <w:t xml:space="preserve">日  期：            </w:t>
      </w:r>
    </w:p>
    <w:p>
      <w:pPr>
        <w:rPr>
          <w:rFonts w:ascii="Calibri" w:hAnsi="Calibri"/>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hint="eastAsia" w:ascii="宋体" w:hAnsi="宋体"/>
          <w:szCs w:val="21"/>
        </w:rPr>
        <w:t>本投标人郑重声明，根据《财政部司法部关于政府采购支持监狱企业发展有关问题的通知》（财库〔</w:t>
      </w:r>
      <w:r>
        <w:rPr>
          <w:rFonts w:ascii="宋体" w:hAnsi="宋体"/>
          <w:szCs w:val="21"/>
        </w:rPr>
        <w:t>2014</w:t>
      </w:r>
      <w:r>
        <w:rPr>
          <w:rFonts w:hint="eastAsia" w:ascii="宋体" w:hAnsi="宋体"/>
          <w:szCs w:val="21"/>
        </w:rPr>
        <w:t>〕</w:t>
      </w:r>
      <w:r>
        <w:rPr>
          <w:rFonts w:ascii="宋体" w:hAnsi="宋体"/>
          <w:szCs w:val="21"/>
        </w:rPr>
        <w:t>68</w:t>
      </w:r>
      <w:r>
        <w:rPr>
          <w:rFonts w:hint="eastAsia" w:ascii="宋体" w:hAnsi="宋体"/>
          <w:szCs w:val="21"/>
        </w:rPr>
        <w:t>号）的规定，本投标人</w:t>
      </w:r>
      <w:r>
        <w:rPr>
          <w:rFonts w:ascii="宋体" w:hAnsi="宋体"/>
          <w:szCs w:val="21"/>
        </w:rPr>
        <w:t>参加</w:t>
      </w:r>
      <w:r>
        <w:rPr>
          <w:rFonts w:ascii="宋体" w:hAnsi="宋体"/>
          <w:b/>
          <w:bCs/>
          <w:szCs w:val="21"/>
          <w:u w:val="single"/>
        </w:rPr>
        <w:t>（</w:t>
      </w:r>
      <w:r>
        <w:rPr>
          <w:rFonts w:hint="eastAsia" w:ascii="宋体" w:hAnsi="宋体"/>
          <w:b/>
          <w:bCs/>
          <w:szCs w:val="21"/>
          <w:u w:val="single"/>
        </w:rPr>
        <w:t>单位名称</w:t>
      </w:r>
      <w:r>
        <w:rPr>
          <w:rFonts w:ascii="宋体" w:hAnsi="宋体"/>
          <w:b/>
          <w:bCs/>
          <w:szCs w:val="21"/>
          <w:u w:val="single"/>
        </w:rPr>
        <w:t>）</w:t>
      </w:r>
      <w:r>
        <w:rPr>
          <w:rFonts w:ascii="宋体" w:hAnsi="宋体"/>
          <w:szCs w:val="21"/>
        </w:rPr>
        <w:t>的</w:t>
      </w:r>
      <w:r>
        <w:rPr>
          <w:rFonts w:ascii="宋体" w:hAnsi="宋体"/>
          <w:b/>
          <w:bCs/>
          <w:szCs w:val="21"/>
          <w:u w:val="single"/>
        </w:rPr>
        <w:t>（项目名称）</w:t>
      </w:r>
      <w:r>
        <w:rPr>
          <w:rFonts w:ascii="宋体" w:hAnsi="宋体"/>
          <w:szCs w:val="21"/>
        </w:rPr>
        <w:t>采购活动，</w:t>
      </w:r>
      <w:r>
        <w:rPr>
          <w:rFonts w:hint="eastAsia" w:ascii="宋体" w:hAnsi="宋体"/>
          <w:szCs w:val="21"/>
        </w:rPr>
        <w:t>服务</w:t>
      </w:r>
      <w:r>
        <w:rPr>
          <w:rFonts w:ascii="宋体" w:hAnsi="宋体"/>
          <w:szCs w:val="21"/>
        </w:rPr>
        <w:t>全部由符合政策要求的</w:t>
      </w:r>
      <w:r>
        <w:rPr>
          <w:rFonts w:hint="eastAsia" w:ascii="宋体" w:hAnsi="宋体"/>
          <w:szCs w:val="21"/>
        </w:rPr>
        <w:t>监狱企业承接</w:t>
      </w:r>
      <w:r>
        <w:rPr>
          <w:rFonts w:ascii="宋体" w:hAnsi="宋体"/>
          <w:szCs w:val="21"/>
        </w:rPr>
        <w:t>。相关</w:t>
      </w:r>
      <w:r>
        <w:rPr>
          <w:rFonts w:hint="eastAsia" w:ascii="宋体" w:hAnsi="宋体"/>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szCs w:val="21"/>
          <w:u w:val="single"/>
        </w:rPr>
        <w:t>（</w:t>
      </w:r>
      <w:r>
        <w:rPr>
          <w:rFonts w:hint="eastAsia" w:ascii="宋体" w:hAnsi="宋体"/>
          <w:b/>
          <w:bCs/>
          <w:szCs w:val="21"/>
          <w:u w:val="single"/>
        </w:rPr>
        <w:t>企业</w:t>
      </w:r>
      <w:r>
        <w:rPr>
          <w:rFonts w:ascii="宋体" w:hAnsi="宋体"/>
          <w:b/>
          <w:bCs/>
          <w:szCs w:val="21"/>
          <w:u w:val="single"/>
        </w:rPr>
        <w:t>名称）</w:t>
      </w:r>
      <w:r>
        <w:rPr>
          <w:rFonts w:ascii="宋体" w:hAnsi="宋体"/>
          <w:szCs w:val="21"/>
        </w:rPr>
        <w:t>，属于</w:t>
      </w:r>
      <w:r>
        <w:rPr>
          <w:rFonts w:hint="eastAsia" w:ascii="宋体" w:hAnsi="宋体"/>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szCs w:val="21"/>
          <w:u w:val="single"/>
        </w:rPr>
        <w:t>（</w:t>
      </w:r>
      <w:r>
        <w:rPr>
          <w:rFonts w:hint="eastAsia" w:ascii="宋体" w:hAnsi="宋体"/>
          <w:b/>
          <w:bCs/>
          <w:szCs w:val="21"/>
          <w:u w:val="single"/>
        </w:rPr>
        <w:t>企业</w:t>
      </w:r>
      <w:r>
        <w:rPr>
          <w:rFonts w:ascii="宋体" w:hAnsi="宋体"/>
          <w:b/>
          <w:bCs/>
          <w:szCs w:val="21"/>
          <w:u w:val="single"/>
        </w:rPr>
        <w:t>名称）</w:t>
      </w:r>
      <w:r>
        <w:rPr>
          <w:rFonts w:ascii="宋体" w:hAnsi="宋体"/>
          <w:szCs w:val="21"/>
        </w:rPr>
        <w:t>，属于</w:t>
      </w:r>
      <w:r>
        <w:rPr>
          <w:rFonts w:hint="eastAsia" w:ascii="宋体" w:hAnsi="宋体"/>
          <w:b/>
          <w:bCs/>
          <w:szCs w:val="21"/>
          <w:u w:val="single"/>
        </w:rPr>
        <w:t>监狱企业</w:t>
      </w:r>
      <w:r>
        <w:rPr>
          <w:rFonts w:hint="eastAsia" w:ascii="宋体" w:hAnsi="宋体"/>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szCs w:val="21"/>
        </w:rPr>
        <w:t>本</w:t>
      </w:r>
      <w:r>
        <w:rPr>
          <w:rFonts w:hint="eastAsia" w:ascii="宋体" w:hAnsi="宋体"/>
          <w:szCs w:val="21"/>
        </w:rPr>
        <w:t>投标人</w:t>
      </w:r>
      <w:r>
        <w:rPr>
          <w:rFonts w:ascii="宋体" w:hAnsi="宋体"/>
          <w:szCs w:val="21"/>
        </w:rPr>
        <w:t>对上述声明内容的真实性负责。如有虚假，将依法承担相应责任。</w:t>
      </w:r>
    </w:p>
    <w:p>
      <w:pPr>
        <w:ind w:firstLine="420" w:firstLineChars="200"/>
        <w:rPr>
          <w:b/>
          <w:sz w:val="24"/>
        </w:rPr>
      </w:pPr>
      <w:r>
        <w:rPr>
          <w:rFonts w:hint="eastAsia" w:ascii="宋体" w:hAnsi="宋体"/>
          <w:szCs w:val="21"/>
        </w:rPr>
        <w:t>附：省级以上监狱管理局、戒毒管理局（含新疆生产建设兵团）出具的监狱企业证明文件。</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企业名称：            </w:t>
      </w:r>
    </w:p>
    <w:p>
      <w:pPr>
        <w:wordWrap w:val="0"/>
        <w:ind w:firstLine="420" w:firstLineChars="200"/>
        <w:jc w:val="right"/>
        <w:rPr>
          <w:rFonts w:ascii="宋体" w:hAnsi="宋体"/>
          <w:szCs w:val="21"/>
        </w:rPr>
      </w:pPr>
      <w:r>
        <w:rPr>
          <w:rFonts w:hint="eastAsia" w:ascii="宋体" w:hAnsi="宋体"/>
          <w:szCs w:val="21"/>
        </w:rPr>
        <w:t xml:space="preserve">日  期：            </w:t>
      </w:r>
    </w:p>
    <w:bookmarkEnd w:id="65"/>
    <w:p>
      <w:pPr>
        <w:pStyle w:val="6"/>
        <w:jc w:val="center"/>
        <w:rPr>
          <w:rFonts w:ascii="黑体" w:eastAsia="黑体"/>
          <w:b w:val="0"/>
          <w:sz w:val="24"/>
          <w:szCs w:val="24"/>
        </w:rPr>
      </w:pPr>
      <w:bookmarkStart w:id="66" w:name="_Hlk72259976"/>
      <w:r>
        <w:rPr>
          <w:rFonts w:hint="eastAsia" w:ascii="黑体" w:eastAsia="黑体"/>
          <w:b w:val="0"/>
          <w:sz w:val="24"/>
          <w:szCs w:val="24"/>
        </w:rPr>
        <w:t>四、项目详细报价</w:t>
      </w:r>
    </w:p>
    <w:p>
      <w:pPr>
        <w:tabs>
          <w:tab w:val="left" w:pos="720"/>
        </w:tabs>
        <w:ind w:firstLine="3132" w:firstLineChars="1300"/>
        <w:rPr>
          <w:b/>
          <w:sz w:val="24"/>
        </w:rPr>
      </w:pPr>
      <w:r>
        <w:rPr>
          <w:rFonts w:hint="eastAsia"/>
          <w:b/>
          <w:sz w:val="24"/>
        </w:rPr>
        <w:t>（一）分项报价表</w:t>
      </w:r>
    </w:p>
    <w:tbl>
      <w:tblPr>
        <w:tblStyle w:val="43"/>
        <w:tblpPr w:leftFromText="180" w:rightFromText="180" w:vertAnchor="text" w:horzAnchor="margin" w:tblpY="173"/>
        <w:tblW w:w="85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655"/>
        <w:gridCol w:w="2267"/>
        <w:gridCol w:w="780"/>
        <w:gridCol w:w="680"/>
        <w:gridCol w:w="807"/>
        <w:gridCol w:w="513"/>
        <w:gridCol w:w="413"/>
        <w:gridCol w:w="634"/>
        <w:gridCol w:w="626"/>
        <w:gridCol w:w="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vAlign w:val="center"/>
          </w:tcPr>
          <w:p>
            <w:pPr>
              <w:jc w:val="center"/>
              <w:rPr>
                <w:bCs/>
                <w:szCs w:val="21"/>
              </w:rPr>
            </w:pPr>
            <w:r>
              <w:rPr>
                <w:rFonts w:hint="eastAsia"/>
                <w:bCs/>
                <w:szCs w:val="21"/>
              </w:rPr>
              <w:t>序号</w:t>
            </w:r>
          </w:p>
        </w:tc>
        <w:tc>
          <w:tcPr>
            <w:tcW w:w="655" w:type="dxa"/>
            <w:vAlign w:val="center"/>
          </w:tcPr>
          <w:p>
            <w:pPr>
              <w:jc w:val="center"/>
              <w:rPr>
                <w:bCs/>
                <w:szCs w:val="21"/>
              </w:rPr>
            </w:pPr>
            <w:r>
              <w:rPr>
                <w:rFonts w:hint="eastAsia"/>
                <w:szCs w:val="21"/>
              </w:rPr>
              <w:t>采购计划编号</w:t>
            </w:r>
          </w:p>
        </w:tc>
        <w:tc>
          <w:tcPr>
            <w:tcW w:w="2267" w:type="dxa"/>
            <w:vAlign w:val="center"/>
          </w:tcPr>
          <w:p>
            <w:pPr>
              <w:jc w:val="center"/>
              <w:rPr>
                <w:bCs/>
                <w:szCs w:val="21"/>
              </w:rPr>
            </w:pPr>
            <w:r>
              <w:rPr>
                <w:rFonts w:hint="eastAsia"/>
                <w:bCs/>
                <w:szCs w:val="21"/>
              </w:rPr>
              <w:t>货物名称</w:t>
            </w:r>
          </w:p>
        </w:tc>
        <w:tc>
          <w:tcPr>
            <w:tcW w:w="780" w:type="dxa"/>
            <w:vAlign w:val="center"/>
          </w:tcPr>
          <w:p>
            <w:pPr>
              <w:jc w:val="center"/>
              <w:rPr>
                <w:bCs/>
                <w:szCs w:val="21"/>
              </w:rPr>
            </w:pPr>
            <w:r>
              <w:rPr>
                <w:rFonts w:hint="eastAsia"/>
                <w:szCs w:val="21"/>
              </w:rPr>
              <w:t>规格/品牌/型号</w:t>
            </w:r>
          </w:p>
        </w:tc>
        <w:tc>
          <w:tcPr>
            <w:tcW w:w="680" w:type="dxa"/>
            <w:vAlign w:val="center"/>
          </w:tcPr>
          <w:p>
            <w:pPr>
              <w:jc w:val="center"/>
              <w:rPr>
                <w:bCs/>
                <w:szCs w:val="21"/>
              </w:rPr>
            </w:pPr>
            <w:r>
              <w:rPr>
                <w:rFonts w:hint="eastAsia"/>
                <w:b/>
                <w:color w:val="FF0000"/>
                <w:szCs w:val="21"/>
              </w:rPr>
              <w:t>原产地</w:t>
            </w:r>
          </w:p>
        </w:tc>
        <w:tc>
          <w:tcPr>
            <w:tcW w:w="807" w:type="dxa"/>
            <w:vAlign w:val="center"/>
          </w:tcPr>
          <w:p>
            <w:pPr>
              <w:jc w:val="center"/>
              <w:rPr>
                <w:bCs/>
                <w:szCs w:val="21"/>
              </w:rPr>
            </w:pPr>
            <w:r>
              <w:rPr>
                <w:rFonts w:hint="eastAsia"/>
                <w:szCs w:val="21"/>
              </w:rPr>
              <w:t>制造商名称</w:t>
            </w:r>
          </w:p>
        </w:tc>
        <w:tc>
          <w:tcPr>
            <w:tcW w:w="513" w:type="dxa"/>
            <w:vAlign w:val="center"/>
          </w:tcPr>
          <w:p>
            <w:pPr>
              <w:jc w:val="center"/>
              <w:rPr>
                <w:bCs/>
                <w:szCs w:val="21"/>
              </w:rPr>
            </w:pPr>
            <w:r>
              <w:rPr>
                <w:rFonts w:hint="eastAsia"/>
                <w:bCs/>
                <w:szCs w:val="21"/>
              </w:rPr>
              <w:t>数量</w:t>
            </w:r>
          </w:p>
        </w:tc>
        <w:tc>
          <w:tcPr>
            <w:tcW w:w="413" w:type="dxa"/>
            <w:vAlign w:val="center"/>
          </w:tcPr>
          <w:p>
            <w:pPr>
              <w:jc w:val="center"/>
              <w:rPr>
                <w:bCs/>
                <w:szCs w:val="21"/>
              </w:rPr>
            </w:pPr>
            <w:r>
              <w:rPr>
                <w:rFonts w:hint="eastAsia"/>
                <w:bCs/>
                <w:szCs w:val="21"/>
              </w:rPr>
              <w:t>单位</w:t>
            </w:r>
          </w:p>
        </w:tc>
        <w:tc>
          <w:tcPr>
            <w:tcW w:w="634" w:type="dxa"/>
            <w:vAlign w:val="center"/>
          </w:tcPr>
          <w:p>
            <w:pPr>
              <w:jc w:val="center"/>
              <w:rPr>
                <w:bCs/>
                <w:szCs w:val="21"/>
              </w:rPr>
            </w:pPr>
            <w:r>
              <w:rPr>
                <w:rFonts w:hint="eastAsia"/>
                <w:szCs w:val="21"/>
              </w:rPr>
              <w:t>单价(元)</w:t>
            </w:r>
          </w:p>
        </w:tc>
        <w:tc>
          <w:tcPr>
            <w:tcW w:w="626" w:type="dxa"/>
            <w:vAlign w:val="center"/>
          </w:tcPr>
          <w:p>
            <w:pPr>
              <w:jc w:val="center"/>
              <w:rPr>
                <w:bCs/>
                <w:szCs w:val="21"/>
              </w:rPr>
            </w:pPr>
            <w:r>
              <w:rPr>
                <w:rFonts w:hint="eastAsia"/>
                <w:szCs w:val="21"/>
              </w:rPr>
              <w:t>合价(元)</w:t>
            </w:r>
          </w:p>
        </w:tc>
        <w:tc>
          <w:tcPr>
            <w:tcW w:w="780" w:type="dxa"/>
            <w:vAlign w:val="center"/>
          </w:tcPr>
          <w:p>
            <w:pPr>
              <w:jc w:val="center"/>
              <w:rPr>
                <w:szCs w:val="21"/>
              </w:rPr>
            </w:pPr>
            <w:r>
              <w:rPr>
                <w:rFonts w:hint="eastAsia"/>
                <w:szCs w:val="21"/>
              </w:rPr>
              <w:t>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1</w:t>
            </w:r>
          </w:p>
        </w:tc>
        <w:tc>
          <w:tcPr>
            <w:tcW w:w="655" w:type="dxa"/>
            <w:vMerge w:val="restart"/>
            <w:vAlign w:val="center"/>
          </w:tcPr>
          <w:p>
            <w:pPr>
              <w:jc w:val="center"/>
              <w:rPr>
                <w:bCs/>
                <w:szCs w:val="21"/>
              </w:rPr>
            </w:pPr>
            <w:r>
              <w:rPr>
                <w:rFonts w:hint="eastAsia"/>
                <w:bCs/>
                <w:szCs w:val="21"/>
              </w:rPr>
              <w:t>PLAN-2021</w:t>
            </w:r>
            <w:r>
              <w:rPr>
                <w:bCs/>
                <w:szCs w:val="21"/>
              </w:rPr>
              <w:t>***</w:t>
            </w:r>
          </w:p>
        </w:tc>
        <w:tc>
          <w:tcPr>
            <w:tcW w:w="2267" w:type="dxa"/>
            <w:vAlign w:val="center"/>
          </w:tcPr>
          <w:p>
            <w:pPr>
              <w:jc w:val="center"/>
              <w:rPr>
                <w:bCs/>
                <w:szCs w:val="21"/>
              </w:rPr>
            </w:pPr>
            <w:r>
              <w:rPr>
                <w:rFonts w:hint="eastAsia"/>
                <w:bCs/>
                <w:szCs w:val="21"/>
              </w:rPr>
              <w:t>*</w:t>
            </w:r>
            <w:r>
              <w:rPr>
                <w:bCs/>
                <w:szCs w:val="21"/>
              </w:rPr>
              <w:t>**</w:t>
            </w:r>
            <w:r>
              <w:rPr>
                <w:rFonts w:hint="eastAsia"/>
                <w:bCs/>
                <w:szCs w:val="21"/>
              </w:rPr>
              <w:t>（填写相关内容）</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restart"/>
            <w:vAlign w:val="center"/>
          </w:tcPr>
          <w:p>
            <w:pPr>
              <w:jc w:val="center"/>
              <w:rPr>
                <w:b/>
                <w:bCs/>
                <w:szCs w:val="21"/>
              </w:rPr>
            </w:pPr>
            <w:r>
              <w:rPr>
                <w:bCs/>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2</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3</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4</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bCs/>
                <w:szCs w:val="21"/>
              </w:rPr>
              <w:t>5</w:t>
            </w:r>
          </w:p>
        </w:tc>
        <w:tc>
          <w:tcPr>
            <w:tcW w:w="655" w:type="dxa"/>
            <w:vMerge w:val="continue"/>
          </w:tcPr>
          <w:p>
            <w:pPr>
              <w:jc w:val="center"/>
              <w:rPr>
                <w:bCs/>
                <w:szCs w:val="21"/>
              </w:rPr>
            </w:pPr>
          </w:p>
        </w:tc>
        <w:tc>
          <w:tcPr>
            <w:tcW w:w="2267" w:type="dxa"/>
            <w:vAlign w:val="center"/>
          </w:tcPr>
          <w:p>
            <w:pPr>
              <w:jc w:val="center"/>
              <w:rPr>
                <w:bCs/>
                <w:szCs w:val="21"/>
              </w:rPr>
            </w:pPr>
            <w:r>
              <w:rPr>
                <w:rFonts w:hint="eastAsia" w:ascii="宋体" w:hAnsi="宋体"/>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581" w:type="dxa"/>
            <w:gridSpan w:val="11"/>
          </w:tcPr>
          <w:p>
            <w:pPr>
              <w:rPr>
                <w:bCs/>
                <w:szCs w:val="21"/>
              </w:rPr>
            </w:pPr>
            <w:r>
              <w:rPr>
                <w:rFonts w:hint="eastAsia"/>
                <w:bCs/>
                <w:szCs w:val="21"/>
              </w:rPr>
              <w:t>合计（即投标总价；币种：人民币；单位：元） 小写：            大写：</w:t>
            </w:r>
          </w:p>
        </w:tc>
      </w:tr>
    </w:tbl>
    <w:p>
      <w:pPr>
        <w:ind w:firstLine="482" w:firstLineChars="200"/>
        <w:rPr>
          <w:rFonts w:ascii="宋体" w:hAnsi="宋体"/>
          <w:b/>
          <w:sz w:val="24"/>
        </w:rPr>
      </w:pPr>
      <w:r>
        <w:rPr>
          <w:rFonts w:hint="eastAsia" w:ascii="宋体" w:hAnsi="宋体"/>
          <w:b/>
          <w:sz w:val="24"/>
        </w:rPr>
        <w:t>注：1.本表可按同样格式扩展。</w:t>
      </w:r>
    </w:p>
    <w:p>
      <w:pPr>
        <w:ind w:firstLine="472" w:firstLineChars="196"/>
        <w:rPr>
          <w:rFonts w:ascii="宋体" w:hAnsi="宋体"/>
          <w:b/>
          <w:sz w:val="24"/>
        </w:rPr>
      </w:pPr>
      <w:r>
        <w:rPr>
          <w:rFonts w:hint="eastAsia" w:ascii="宋体" w:hAnsi="宋体"/>
          <w:b/>
          <w:sz w:val="24"/>
        </w:rPr>
        <w:t>2</w:t>
      </w:r>
      <w:r>
        <w:rPr>
          <w:rFonts w:ascii="宋体" w:hAnsi="宋体"/>
          <w:b/>
          <w:sz w:val="24"/>
        </w:rPr>
        <w:t>.</w:t>
      </w:r>
      <w:r>
        <w:rPr>
          <w:rFonts w:hint="eastAsia" w:ascii="宋体" w:hAnsi="宋体"/>
          <w:b/>
          <w:sz w:val="24"/>
        </w:rPr>
        <w:t xml:space="preserve"> “规格/品牌/型号”一栏填写全部或任一信息即可，若为定制类，应填写为“定制”。未填写或填写错误的，在技术要求偏离情况按一般参数负偏离一项扣分处理。</w:t>
      </w:r>
    </w:p>
    <w:p>
      <w:pPr>
        <w:ind w:firstLine="472" w:firstLineChars="196"/>
        <w:rPr>
          <w:rFonts w:ascii="宋体" w:hAnsi="宋体"/>
          <w:b/>
          <w:sz w:val="24"/>
        </w:rPr>
      </w:pPr>
      <w:r>
        <w:rPr>
          <w:rFonts w:ascii="宋体" w:hAnsi="宋体"/>
          <w:b/>
          <w:sz w:val="24"/>
        </w:rPr>
        <w:t>3</w:t>
      </w:r>
      <w:r>
        <w:rPr>
          <w:rFonts w:hint="eastAsia" w:ascii="宋体" w:hAnsi="宋体"/>
          <w:b/>
          <w:sz w:val="24"/>
        </w:rPr>
        <w:t>.</w:t>
      </w:r>
      <w:bookmarkStart w:id="67" w:name="_Hlk72074795"/>
      <w:r>
        <w:rPr>
          <w:rFonts w:hint="eastAsia" w:ascii="宋体" w:hAnsi="宋体"/>
          <w:b/>
          <w:sz w:val="24"/>
        </w:rPr>
        <w:t>“原产地”是指该货物的实际生产加工地，而非品牌总公司所在地</w:t>
      </w:r>
      <w:bookmarkEnd w:id="67"/>
      <w:r>
        <w:rPr>
          <w:rFonts w:hint="eastAsia" w:ascii="宋体" w:hAnsi="宋体"/>
          <w:b/>
          <w:sz w:val="24"/>
        </w:rPr>
        <w:t>。</w:t>
      </w:r>
    </w:p>
    <w:p>
      <w:pPr>
        <w:ind w:firstLine="472" w:firstLineChars="196"/>
        <w:rPr>
          <w:rFonts w:ascii="宋体" w:hAnsi="宋体"/>
          <w:b/>
          <w:sz w:val="24"/>
        </w:rPr>
      </w:pPr>
      <w:r>
        <w:rPr>
          <w:rFonts w:ascii="宋体" w:hAnsi="宋体"/>
          <w:b/>
          <w:sz w:val="24"/>
        </w:rPr>
        <w:t>4</w:t>
      </w:r>
      <w:r>
        <w:rPr>
          <w:rFonts w:hint="eastAsia" w:ascii="宋体" w:hAnsi="宋体"/>
          <w:b/>
          <w:sz w:val="24"/>
        </w:rPr>
        <w:t>.所投货物均应填写制造商名称。</w:t>
      </w:r>
    </w:p>
    <w:p>
      <w:pPr>
        <w:ind w:firstLine="482" w:firstLineChars="200"/>
        <w:rPr>
          <w:rFonts w:ascii="宋体" w:hAnsi="宋体"/>
          <w:b/>
          <w:sz w:val="24"/>
        </w:rPr>
      </w:pPr>
      <w:r>
        <w:rPr>
          <w:rFonts w:ascii="宋体" w:hAnsi="宋体"/>
          <w:b/>
          <w:sz w:val="24"/>
        </w:rPr>
        <w:t>5</w:t>
      </w:r>
      <w:r>
        <w:rPr>
          <w:rFonts w:hint="eastAsia" w:ascii="宋体" w:hAnsi="宋体"/>
          <w:b/>
          <w:sz w:val="24"/>
        </w:rPr>
        <w:t>.以上分项报价表的投标总价应当与开标一览表的投标总价一致。</w:t>
      </w:r>
    </w:p>
    <w:p>
      <w:pPr>
        <w:ind w:firstLine="482" w:firstLineChars="200"/>
        <w:rPr>
          <w:rFonts w:ascii="宋体" w:hAnsi="宋体"/>
          <w:b/>
          <w:sz w:val="24"/>
        </w:rPr>
      </w:pPr>
      <w:r>
        <w:rPr>
          <w:rFonts w:ascii="宋体" w:hAnsi="宋体"/>
          <w:b/>
          <w:sz w:val="24"/>
        </w:rPr>
        <w:t>6</w:t>
      </w:r>
      <w:r>
        <w:rPr>
          <w:rFonts w:hint="eastAsia" w:ascii="宋体" w:hAnsi="宋体"/>
          <w:b/>
          <w:sz w:val="24"/>
        </w:rPr>
        <w:t>.单价、合价和投标总价为包干价，即三者均应包含货物的价款、包装、运输、装卸、安装、调试、技术指导、培训、咨询、服务、保险、税费、检测、验收合格交付使用之前以及技术和售后服务等其他各项有关费用。（若招标文件商务要求中对于报价有要求的以商务要求中的条款为准）</w:t>
      </w:r>
    </w:p>
    <w:p>
      <w:pPr>
        <w:ind w:firstLine="482" w:firstLineChars="200"/>
        <w:rPr>
          <w:rFonts w:ascii="宋体" w:hAnsi="宋体"/>
          <w:b/>
          <w:sz w:val="24"/>
        </w:rPr>
      </w:pPr>
      <w:r>
        <w:rPr>
          <w:rFonts w:ascii="宋体" w:hAnsi="宋体"/>
          <w:b/>
          <w:sz w:val="24"/>
        </w:rPr>
        <w:t>7</w:t>
      </w:r>
      <w:r>
        <w:rPr>
          <w:rFonts w:hint="eastAsia" w:ascii="宋体" w:hAnsi="宋体"/>
          <w:b/>
          <w:sz w:val="24"/>
        </w:rPr>
        <w:t>.所有价格应按“招标文件”中规定的货币单位填写；投标总价应为以上各分项价格之和；投标总价和项目报价表中单个采购预算条目报价均不得超过对应的预算金额，否则将导致投标无效。</w:t>
      </w:r>
    </w:p>
    <w:p>
      <w:pPr>
        <w:ind w:firstLine="482"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82" w:firstLineChars="200"/>
        <w:rPr>
          <w:rFonts w:ascii="宋体" w:hAnsi="宋体"/>
          <w:b/>
          <w:color w:val="FF0000"/>
          <w:sz w:val="24"/>
        </w:rPr>
      </w:pPr>
    </w:p>
    <w:p>
      <w:pPr>
        <w:ind w:firstLine="482" w:firstLineChars="200"/>
        <w:rPr>
          <w:rFonts w:ascii="宋体" w:hAnsi="宋体"/>
          <w:b/>
          <w:sz w:val="24"/>
        </w:rPr>
      </w:pPr>
      <w:r>
        <w:rPr>
          <w:rFonts w:hint="eastAsia"/>
          <w:b/>
          <w:sz w:val="24"/>
        </w:rPr>
        <w:t>我单位所投核心产品的品牌为：</w:t>
      </w:r>
      <w:r>
        <w:rPr>
          <w:rFonts w:hint="eastAsia"/>
          <w:b/>
          <w:bCs/>
          <w:szCs w:val="21"/>
          <w:u w:val="thick"/>
        </w:rPr>
        <w:tab/>
      </w:r>
      <w:r>
        <w:rPr>
          <w:rFonts w:hint="eastAsia"/>
          <w:b/>
          <w:bCs/>
          <w:szCs w:val="21"/>
          <w:u w:val="thick"/>
        </w:rPr>
        <w:tab/>
      </w:r>
      <w:r>
        <w:rPr>
          <w:rFonts w:hint="eastAsia"/>
          <w:b/>
          <w:bCs/>
          <w:szCs w:val="21"/>
          <w:u w:val="thick"/>
        </w:rPr>
        <w:tab/>
      </w:r>
      <w:r>
        <w:rPr>
          <w:rFonts w:hint="eastAsia"/>
          <w:b/>
          <w:bCs/>
          <w:szCs w:val="21"/>
          <w:u w:val="thick"/>
        </w:rPr>
        <w:tab/>
      </w:r>
      <w:r>
        <w:rPr>
          <w:rFonts w:hint="eastAsia"/>
          <w:b/>
          <w:sz w:val="24"/>
        </w:rPr>
        <w:t>。</w:t>
      </w:r>
    </w:p>
    <w:p>
      <w:pPr>
        <w:ind w:firstLine="482" w:firstLineChars="200"/>
        <w:rPr>
          <w:rFonts w:ascii="宋体" w:hAnsi="宋体"/>
          <w:b/>
          <w:color w:val="FF0000"/>
          <w:sz w:val="24"/>
        </w:rPr>
      </w:pPr>
    </w:p>
    <w:p>
      <w:pPr>
        <w:ind w:firstLine="480" w:firstLineChars="200"/>
        <w:rPr>
          <w:rFonts w:ascii="宋体" w:hAnsi="宋体"/>
          <w:sz w:val="24"/>
        </w:rPr>
      </w:pPr>
      <w:r>
        <w:rPr>
          <w:rFonts w:hint="eastAsia" w:ascii="宋体" w:hAnsi="宋体"/>
          <w:sz w:val="24"/>
        </w:rPr>
        <w:t>备注：招标文件未列明核心产品的，无需填写该项。</w:t>
      </w:r>
    </w:p>
    <w:p>
      <w:pPr>
        <w:ind w:firstLine="1205" w:firstLineChars="500"/>
        <w:rPr>
          <w:rFonts w:ascii="宋体" w:hAnsi="宋体"/>
          <w:b/>
          <w:bCs/>
          <w:sz w:val="24"/>
        </w:rPr>
      </w:pPr>
      <w:r>
        <w:rPr>
          <w:rFonts w:hint="eastAsia" w:ascii="宋体" w:hAnsi="宋体"/>
          <w:b/>
          <w:bCs/>
          <w:sz w:val="24"/>
        </w:rPr>
        <w:t>本项目核心产品为：</w:t>
      </w:r>
      <w:r>
        <w:rPr>
          <w:rFonts w:hint="eastAsia"/>
          <w:b/>
          <w:bCs/>
          <w:szCs w:val="21"/>
          <w:u w:val="single"/>
        </w:rPr>
        <w:tab/>
      </w:r>
      <w:r>
        <w:rPr>
          <w:rFonts w:hint="eastAsia"/>
          <w:b/>
          <w:bCs/>
          <w:szCs w:val="21"/>
          <w:u w:val="single"/>
        </w:rPr>
        <w:tab/>
      </w:r>
      <w:r>
        <w:rPr>
          <w:rFonts w:hint="eastAsia"/>
          <w:b/>
          <w:bCs/>
          <w:szCs w:val="21"/>
          <w:u w:val="single"/>
        </w:rPr>
        <w:tab/>
      </w:r>
      <w:r>
        <w:rPr>
          <w:rFonts w:hint="eastAsia"/>
          <w:b/>
          <w:bCs/>
          <w:szCs w:val="21"/>
          <w:u w:val="single"/>
        </w:rPr>
        <w:tab/>
      </w:r>
    </w:p>
    <w:p>
      <w:pPr>
        <w:rPr>
          <w:b/>
          <w:sz w:val="24"/>
        </w:rPr>
      </w:pPr>
    </w:p>
    <w:p>
      <w:pPr>
        <w:tabs>
          <w:tab w:val="left" w:pos="720"/>
        </w:tabs>
        <w:ind w:firstLine="1928" w:firstLineChars="800"/>
        <w:rPr>
          <w:b/>
          <w:sz w:val="24"/>
        </w:rPr>
      </w:pPr>
      <w:r>
        <w:rPr>
          <w:rFonts w:hint="eastAsia"/>
          <w:b/>
          <w:sz w:val="24"/>
        </w:rPr>
        <w:t>（三）可选配件报价清单（不包括在总报价内）</w:t>
      </w:r>
    </w:p>
    <w:p>
      <w:pPr>
        <w:ind w:firstLine="422" w:firstLineChars="200"/>
        <w:rPr>
          <w:rFonts w:hAnsi="宋体"/>
          <w:b/>
          <w:bCs/>
          <w:szCs w:val="21"/>
        </w:rPr>
      </w:pPr>
      <w:r>
        <w:rPr>
          <w:rFonts w:hint="eastAsia" w:hAnsi="宋体"/>
          <w:b/>
          <w:bCs/>
          <w:szCs w:val="21"/>
        </w:rPr>
        <w:t>注：格式可以参照《（一）分项报价表》表格，并提供相应的品牌/规格/型号、原产地、制造商信息（没有品牌、型号的，用“定制”描述即可）、单价等详细信息</w:t>
      </w:r>
    </w:p>
    <w:p>
      <w:pPr>
        <w:ind w:firstLine="482" w:firstLineChars="200"/>
        <w:rPr>
          <w:rFonts w:hAnsi="宋体"/>
          <w:b/>
          <w:bCs/>
          <w:sz w:val="24"/>
        </w:rPr>
      </w:pPr>
    </w:p>
    <w:p>
      <w:pPr>
        <w:tabs>
          <w:tab w:val="left" w:pos="720"/>
        </w:tabs>
        <w:jc w:val="center"/>
        <w:rPr>
          <w:b/>
          <w:sz w:val="24"/>
        </w:rPr>
      </w:pPr>
      <w:r>
        <w:rPr>
          <w:rFonts w:hint="eastAsia"/>
          <w:b/>
          <w:sz w:val="24"/>
        </w:rPr>
        <w:t>（四）</w:t>
      </w:r>
      <w:bookmarkStart w:id="68" w:name="_Hlk72073235"/>
      <w:r>
        <w:rPr>
          <w:rFonts w:hint="eastAsia"/>
          <w:b/>
          <w:sz w:val="24"/>
        </w:rPr>
        <w:t>投标人认为需要涉及的其他内容报价清单</w:t>
      </w:r>
      <w:bookmarkEnd w:id="68"/>
    </w:p>
    <w:p>
      <w:pPr>
        <w:rPr>
          <w:b/>
          <w:bCs/>
        </w:rPr>
      </w:pPr>
    </w:p>
    <w:p>
      <w:pPr>
        <w:jc w:val="center"/>
        <w:outlineLvl w:val="3"/>
        <w:rPr>
          <w:rFonts w:ascii="黑体" w:hAnsi="宋体" w:eastAsia="黑体"/>
          <w:bCs/>
          <w:kern w:val="0"/>
          <w:sz w:val="24"/>
          <w:szCs w:val="32"/>
        </w:rPr>
      </w:pPr>
      <w:r>
        <w:rPr>
          <w:rFonts w:hint="eastAsia" w:ascii="黑体" w:hAnsi="宋体" w:eastAsia="黑体"/>
          <w:bCs/>
          <w:kern w:val="0"/>
          <w:sz w:val="24"/>
          <w:szCs w:val="32"/>
        </w:rPr>
        <w:t>五、投标人认证情况</w:t>
      </w:r>
    </w:p>
    <w:p>
      <w:pPr>
        <w:rPr>
          <w:b/>
          <w:bCs/>
          <w:color w:val="FF0000"/>
        </w:rPr>
      </w:pPr>
      <w:r>
        <w:rPr>
          <w:rFonts w:hint="eastAsia"/>
          <w:b/>
          <w:bCs/>
          <w:color w:val="FF0000"/>
        </w:rPr>
        <w:t>（特别提示：投标人须按本招标文件评标信息中“投标人认证情况”这一评审因素要求，提供详细证明资料）</w:t>
      </w:r>
    </w:p>
    <w:p>
      <w:pPr>
        <w:rPr>
          <w:b/>
          <w:bCs/>
          <w:color w:val="FF0000"/>
        </w:rPr>
      </w:pPr>
    </w:p>
    <w:p>
      <w:pPr>
        <w:jc w:val="center"/>
        <w:outlineLvl w:val="3"/>
        <w:rPr>
          <w:rFonts w:ascii="黑体" w:hAnsi="宋体" w:eastAsia="黑体"/>
          <w:bCs/>
          <w:kern w:val="0"/>
          <w:sz w:val="24"/>
          <w:szCs w:val="32"/>
        </w:rPr>
      </w:pPr>
      <w:r>
        <w:rPr>
          <w:rFonts w:hint="eastAsia" w:ascii="黑体" w:hAnsi="宋体" w:eastAsia="黑体"/>
          <w:bCs/>
          <w:kern w:val="0"/>
          <w:sz w:val="24"/>
          <w:szCs w:val="32"/>
        </w:rPr>
        <w:t>六、奖项</w:t>
      </w:r>
    </w:p>
    <w:p>
      <w:pPr>
        <w:rPr>
          <w:b/>
          <w:bCs/>
          <w:color w:val="FF0000"/>
        </w:rPr>
      </w:pPr>
      <w:r>
        <w:rPr>
          <w:rFonts w:hint="eastAsia"/>
          <w:b/>
          <w:bCs/>
          <w:color w:val="FF0000"/>
        </w:rPr>
        <w:t>（特别提示：投标人须按本招标文件评标信息中“奖项”这一评审因素要求，提供详细证明资料）</w:t>
      </w:r>
    </w:p>
    <w:p>
      <w:pPr>
        <w:rPr>
          <w:b/>
          <w:bCs/>
          <w:color w:val="FF0000"/>
        </w:rPr>
      </w:pPr>
    </w:p>
    <w:p>
      <w:pPr>
        <w:jc w:val="center"/>
        <w:outlineLvl w:val="3"/>
        <w:rPr>
          <w:rFonts w:ascii="黑体" w:hAnsi="宋体" w:eastAsia="黑体"/>
          <w:bCs/>
          <w:kern w:val="0"/>
          <w:sz w:val="24"/>
          <w:szCs w:val="32"/>
        </w:rPr>
      </w:pPr>
      <w:r>
        <w:rPr>
          <w:rFonts w:hint="eastAsia" w:ascii="黑体" w:hAnsi="宋体" w:eastAsia="黑体"/>
          <w:bCs/>
          <w:kern w:val="0"/>
          <w:sz w:val="24"/>
          <w:szCs w:val="32"/>
        </w:rPr>
        <w:t>七、投标人同类业绩</w:t>
      </w:r>
    </w:p>
    <w:tbl>
      <w:tblPr>
        <w:tblStyle w:val="4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418"/>
        <w:gridCol w:w="1986"/>
        <w:gridCol w:w="849"/>
        <w:gridCol w:w="993"/>
        <w:gridCol w:w="2183"/>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jc w:val="center"/>
              <w:rPr>
                <w:rFonts w:ascii="宋体" w:hAnsi="宋体"/>
                <w:sz w:val="20"/>
                <w:szCs w:val="21"/>
              </w:rPr>
            </w:pPr>
            <w:r>
              <w:rPr>
                <w:rFonts w:hint="eastAsia" w:ascii="宋体" w:hAnsi="宋体"/>
                <w:sz w:val="20"/>
                <w:szCs w:val="21"/>
              </w:rPr>
              <w:t>采购人</w:t>
            </w:r>
          </w:p>
        </w:tc>
        <w:tc>
          <w:tcPr>
            <w:tcW w:w="831" w:type="pct"/>
            <w:vAlign w:val="center"/>
          </w:tcPr>
          <w:p>
            <w:pPr>
              <w:jc w:val="center"/>
              <w:rPr>
                <w:rFonts w:ascii="宋体" w:hAnsi="宋体"/>
                <w:sz w:val="20"/>
                <w:szCs w:val="21"/>
              </w:rPr>
            </w:pPr>
            <w:r>
              <w:rPr>
                <w:rFonts w:hint="eastAsia" w:ascii="宋体" w:hAnsi="宋体"/>
                <w:sz w:val="20"/>
                <w:szCs w:val="21"/>
              </w:rPr>
              <w:t>项目名称</w:t>
            </w:r>
          </w:p>
        </w:tc>
        <w:tc>
          <w:tcPr>
            <w:tcW w:w="1164" w:type="pct"/>
            <w:vAlign w:val="center"/>
          </w:tcPr>
          <w:p>
            <w:pPr>
              <w:jc w:val="center"/>
              <w:rPr>
                <w:rFonts w:ascii="宋体" w:hAnsi="宋体"/>
                <w:sz w:val="20"/>
                <w:szCs w:val="21"/>
              </w:rPr>
            </w:pPr>
            <w:r>
              <w:rPr>
                <w:rFonts w:hint="eastAsia" w:ascii="宋体" w:hAnsi="宋体"/>
                <w:sz w:val="20"/>
                <w:szCs w:val="21"/>
              </w:rPr>
              <w:t>项目规模（金额）</w:t>
            </w:r>
          </w:p>
        </w:tc>
        <w:tc>
          <w:tcPr>
            <w:tcW w:w="498" w:type="pct"/>
            <w:vAlign w:val="center"/>
          </w:tcPr>
          <w:p>
            <w:pPr>
              <w:jc w:val="center"/>
              <w:rPr>
                <w:rFonts w:ascii="宋体" w:hAnsi="宋体"/>
                <w:sz w:val="20"/>
                <w:szCs w:val="21"/>
              </w:rPr>
            </w:pPr>
            <w:r>
              <w:rPr>
                <w:rFonts w:hint="eastAsia" w:ascii="宋体" w:hAnsi="宋体"/>
                <w:sz w:val="20"/>
                <w:szCs w:val="21"/>
              </w:rPr>
              <w:t>合同签订日期</w:t>
            </w:r>
          </w:p>
        </w:tc>
        <w:tc>
          <w:tcPr>
            <w:tcW w:w="582" w:type="pct"/>
            <w:vAlign w:val="center"/>
          </w:tcPr>
          <w:p>
            <w:pPr>
              <w:jc w:val="center"/>
              <w:rPr>
                <w:rFonts w:ascii="宋体" w:hAnsi="宋体"/>
                <w:sz w:val="20"/>
                <w:szCs w:val="21"/>
              </w:rPr>
            </w:pPr>
            <w:r>
              <w:rPr>
                <w:rFonts w:hint="eastAsia" w:ascii="宋体" w:hAnsi="宋体"/>
                <w:sz w:val="20"/>
                <w:szCs w:val="21"/>
              </w:rPr>
              <w:t>履约验收时间</w:t>
            </w:r>
          </w:p>
        </w:tc>
        <w:tc>
          <w:tcPr>
            <w:tcW w:w="1280" w:type="pct"/>
            <w:vAlign w:val="center"/>
          </w:tcPr>
          <w:p>
            <w:pPr>
              <w:jc w:val="center"/>
              <w:rPr>
                <w:rFonts w:ascii="宋体" w:hAnsi="宋体"/>
                <w:sz w:val="20"/>
                <w:szCs w:val="21"/>
              </w:rPr>
            </w:pPr>
            <w:r>
              <w:rPr>
                <w:rFonts w:hint="eastAsia" w:ascii="宋体" w:hAnsi="宋体"/>
                <w:sz w:val="20"/>
                <w:szCs w:val="21"/>
              </w:rPr>
              <w:t>完成质量情况（以履约验收报告为准）</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r>
              <w:rPr>
                <w:rFonts w:ascii="宋体" w:hAnsi="宋体"/>
                <w:sz w:val="20"/>
                <w:szCs w:val="21"/>
              </w:rPr>
              <w:t>……</w:t>
            </w: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tc>
        <w:tc>
          <w:tcPr>
            <w:tcW w:w="1280" w:type="pct"/>
            <w:vAlign w:val="center"/>
          </w:tcPr>
          <w:p>
            <w:pPr>
              <w:ind w:firstLine="400" w:firstLineChars="200"/>
              <w:rPr>
                <w:rFonts w:ascii="宋体" w:hAnsi="宋体"/>
                <w:sz w:val="20"/>
                <w:szCs w:val="21"/>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tc>
        <w:tc>
          <w:tcPr>
            <w:tcW w:w="1280" w:type="pct"/>
            <w:vAlign w:val="center"/>
          </w:tcPr>
          <w:p>
            <w:pPr>
              <w:ind w:firstLine="400" w:firstLineChars="200"/>
              <w:rPr>
                <w:rFonts w:ascii="宋体" w:hAnsi="宋体"/>
                <w:sz w:val="20"/>
                <w:szCs w:val="21"/>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p/>
        </w:tc>
        <w:tc>
          <w:tcPr>
            <w:tcW w:w="1280" w:type="pct"/>
            <w:vAlign w:val="center"/>
          </w:tcPr>
          <w:p>
            <w:pPr>
              <w:ind w:firstLine="400" w:firstLineChars="200"/>
              <w:rPr>
                <w:rFonts w:ascii="宋体" w:hAnsi="宋体"/>
                <w:sz w:val="20"/>
                <w:szCs w:val="21"/>
              </w:rPr>
            </w:pPr>
          </w:p>
        </w:tc>
      </w:tr>
    </w:tbl>
    <w:p>
      <w:pPr>
        <w:rPr>
          <w:b/>
          <w:bCs/>
          <w:color w:val="FF0000"/>
        </w:rPr>
      </w:pPr>
      <w:r>
        <w:rPr>
          <w:rFonts w:hint="eastAsia"/>
          <w:b/>
          <w:bCs/>
          <w:color w:val="FF0000"/>
        </w:rPr>
        <w:t>（特别提示：投标人须按本招标文件评标信息中“投标人同类业绩”这一评审因素要求，提供详细证明资料）</w:t>
      </w:r>
    </w:p>
    <w:p/>
    <w:p>
      <w:pPr>
        <w:jc w:val="center"/>
        <w:outlineLvl w:val="3"/>
        <w:rPr>
          <w:rFonts w:ascii="黑体" w:hAnsi="黑体" w:eastAsia="黑体" w:cs="黑体"/>
          <w:sz w:val="24"/>
        </w:rPr>
      </w:pPr>
      <w:r>
        <w:rPr>
          <w:rFonts w:hint="eastAsia" w:ascii="黑体" w:hAnsi="黑体" w:eastAsia="黑体" w:cs="黑体"/>
          <w:sz w:val="24"/>
        </w:rPr>
        <w:t>八、节能、环保情况（格式自定）</w:t>
      </w:r>
    </w:p>
    <w:p>
      <w:pPr>
        <w:rPr>
          <w:b/>
          <w:bCs/>
          <w:color w:val="FF0000"/>
        </w:rPr>
      </w:pPr>
      <w:r>
        <w:rPr>
          <w:rFonts w:hint="eastAsia"/>
          <w:b/>
          <w:bCs/>
          <w:color w:val="FF0000"/>
        </w:rPr>
        <w:t>（特别提示：投标人须按本招标文件评标信息中“节能、环保情况”这一评审因素要求，提供证明资料）</w:t>
      </w:r>
    </w:p>
    <w:p>
      <w:pPr>
        <w:pStyle w:val="2"/>
      </w:pPr>
    </w:p>
    <w:p>
      <w:pPr>
        <w:ind w:firstLine="723" w:firstLineChars="300"/>
        <w:rPr>
          <w:b/>
          <w:color w:val="FF0000"/>
          <w:sz w:val="24"/>
        </w:rPr>
      </w:pPr>
      <w:r>
        <w:rPr>
          <w:rFonts w:hint="eastAsia"/>
          <w:b/>
          <w:color w:val="FF0000"/>
          <w:sz w:val="24"/>
        </w:rPr>
        <w:t>（信息公开部分的内容到此为止！以下为信息不公开部分。）</w:t>
      </w:r>
    </w:p>
    <w:bookmarkEnd w:id="66"/>
    <w:p>
      <w:r>
        <w:br w:type="page"/>
      </w:r>
    </w:p>
    <w:p>
      <w:pPr>
        <w:outlineLvl w:val="1"/>
        <w:rPr>
          <w:rFonts w:ascii="宋体" w:hAnsi="宋体"/>
          <w:b/>
          <w:color w:val="FF0000"/>
          <w:sz w:val="28"/>
          <w:szCs w:val="28"/>
        </w:rPr>
      </w:pPr>
      <w:bookmarkStart w:id="69" w:name="_Hlk72260530"/>
      <w:r>
        <w:rPr>
          <w:rFonts w:hint="eastAsia" w:ascii="宋体" w:hAnsi="宋体"/>
          <w:b/>
          <w:color w:val="FF0000"/>
          <w:sz w:val="28"/>
          <w:szCs w:val="28"/>
        </w:rPr>
        <w:t>投标文件附件（信息不公开部分）</w:t>
      </w:r>
    </w:p>
    <w:p>
      <w:pPr>
        <w:pStyle w:val="6"/>
        <w:jc w:val="center"/>
        <w:rPr>
          <w:rFonts w:ascii="黑体" w:eastAsia="黑体"/>
          <w:b w:val="0"/>
          <w:sz w:val="24"/>
        </w:rPr>
      </w:pPr>
      <w:r>
        <w:rPr>
          <w:rFonts w:hint="eastAsia" w:ascii="黑体" w:eastAsia="黑体"/>
          <w:b w:val="0"/>
          <w:sz w:val="24"/>
        </w:rPr>
        <w:t>一、</w:t>
      </w:r>
      <w:bookmarkStart w:id="70" w:name="_Hlk72092499"/>
      <w:r>
        <w:rPr>
          <w:rFonts w:hint="eastAsia" w:ascii="黑体" w:eastAsia="黑体"/>
          <w:b w:val="0"/>
          <w:sz w:val="24"/>
        </w:rPr>
        <w:t>法定代表人（负责人）证明书</w:t>
      </w:r>
      <w:bookmarkEnd w:id="70"/>
    </w:p>
    <w:p>
      <w:pPr>
        <w:rPr>
          <w:sz w:val="24"/>
        </w:rPr>
      </w:pPr>
    </w:p>
    <w:p>
      <w:pPr>
        <w:spacing w:line="360" w:lineRule="auto"/>
        <w:ind w:firstLine="420" w:firstLineChars="200"/>
        <w:rPr>
          <w:szCs w:val="21"/>
        </w:rPr>
      </w:pPr>
      <w:r>
        <w:rPr>
          <w:rFonts w:hint="eastAsia"/>
          <w:szCs w:val="21"/>
          <w:u w:val="single"/>
        </w:rPr>
        <w:t xml:space="preserve">         </w:t>
      </w:r>
      <w:r>
        <w:rPr>
          <w:rFonts w:hint="eastAsia"/>
          <w:szCs w:val="21"/>
        </w:rPr>
        <w:t>同志，身份证号码：</w:t>
      </w:r>
      <w:r>
        <w:rPr>
          <w:rFonts w:hint="eastAsia"/>
          <w:szCs w:val="21"/>
          <w:u w:val="single"/>
        </w:rPr>
        <w:t xml:space="preserve">               </w:t>
      </w:r>
      <w:r>
        <w:rPr>
          <w:rFonts w:hint="eastAsia"/>
          <w:szCs w:val="21"/>
        </w:rPr>
        <w:t>，现任我单位</w:t>
      </w:r>
      <w:r>
        <w:rPr>
          <w:rFonts w:hint="eastAsia"/>
          <w:szCs w:val="21"/>
          <w:u w:val="single"/>
        </w:rPr>
        <w:t xml:space="preserve">         </w:t>
      </w:r>
      <w:r>
        <w:rPr>
          <w:rFonts w:hint="eastAsia"/>
          <w:szCs w:val="21"/>
        </w:rPr>
        <w:t>职务，为法定代表人（负责人），特此证明。</w:t>
      </w:r>
    </w:p>
    <w:p>
      <w:pPr>
        <w:spacing w:line="360" w:lineRule="auto"/>
        <w:rPr>
          <w:szCs w:val="21"/>
        </w:rPr>
      </w:pPr>
    </w:p>
    <w:p>
      <w:pPr>
        <w:spacing w:line="360" w:lineRule="auto"/>
        <w:rPr>
          <w:szCs w:val="21"/>
        </w:rPr>
      </w:pPr>
      <w:r>
        <w:rPr>
          <w:rFonts w:hint="eastAsia"/>
          <w:szCs w:val="21"/>
        </w:rPr>
        <w:t>说明：1、法定代表人为投标人（企业事业单位、国家机关、社会团体）的主要行政负责人。</w:t>
      </w:r>
    </w:p>
    <w:p>
      <w:pPr>
        <w:rPr>
          <w:szCs w:val="21"/>
        </w:rPr>
      </w:pPr>
      <w:r>
        <w:rPr>
          <w:rFonts w:hint="eastAsia"/>
          <w:szCs w:val="21"/>
        </w:rPr>
        <w:t xml:space="preserve">      2、内容必须填写真实、清楚，涂改无效，不得转让、买卖。</w:t>
      </w:r>
    </w:p>
    <w:p>
      <w:pPr>
        <w:spacing w:line="360" w:lineRule="auto"/>
        <w:ind w:firstLine="482" w:firstLineChars="200"/>
        <w:rPr>
          <w:b/>
          <w:bCs/>
          <w:sz w:val="24"/>
        </w:rPr>
      </w:pPr>
    </w:p>
    <w:p>
      <w:pPr>
        <w:pStyle w:val="6"/>
        <w:spacing w:before="120" w:after="120"/>
        <w:jc w:val="center"/>
        <w:rPr>
          <w:rFonts w:ascii="黑体" w:eastAsia="黑体"/>
          <w:b w:val="0"/>
          <w:sz w:val="24"/>
        </w:rPr>
      </w:pPr>
      <w:r>
        <w:rPr>
          <w:rFonts w:hint="eastAsia" w:ascii="黑体" w:eastAsia="黑体"/>
          <w:b w:val="0"/>
          <w:sz w:val="24"/>
        </w:rPr>
        <w:t>二、投标文件签署授权委托书</w:t>
      </w:r>
    </w:p>
    <w:p>
      <w:pPr>
        <w:spacing w:line="360" w:lineRule="auto"/>
        <w:ind w:firstLine="420" w:firstLineChars="200"/>
        <w:rPr>
          <w:szCs w:val="21"/>
        </w:rPr>
      </w:pPr>
      <w:r>
        <w:rPr>
          <w:rFonts w:hint="eastAsia"/>
          <w:szCs w:val="21"/>
        </w:rPr>
        <w:t>本授权委托书声明：我（姓名）</w:t>
      </w:r>
      <w:r>
        <w:rPr>
          <w:rFonts w:hint="eastAsia"/>
          <w:szCs w:val="21"/>
          <w:u w:val="single"/>
        </w:rPr>
        <w:t xml:space="preserve">                   </w:t>
      </w:r>
      <w:r>
        <w:rPr>
          <w:rFonts w:hint="eastAsia"/>
          <w:szCs w:val="21"/>
        </w:rPr>
        <w:t xml:space="preserve"> 系（投标人名称）</w:t>
      </w:r>
      <w:r>
        <w:rPr>
          <w:rFonts w:hint="eastAsia"/>
          <w:szCs w:val="21"/>
          <w:u w:val="single"/>
        </w:rPr>
        <w:t xml:space="preserve">                                    </w:t>
      </w:r>
      <w:r>
        <w:rPr>
          <w:rFonts w:hint="eastAsia"/>
          <w:szCs w:val="21"/>
        </w:rPr>
        <w:t xml:space="preserve">  的法定代表人（负责人），现授权委托（姓名）</w:t>
      </w:r>
      <w:r>
        <w:rPr>
          <w:szCs w:val="21"/>
          <w:u w:val="single"/>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pPr>
        <w:pStyle w:val="9"/>
        <w:spacing w:line="360" w:lineRule="auto"/>
        <w:rPr>
          <w:szCs w:val="21"/>
        </w:rPr>
      </w:pPr>
      <w:r>
        <w:rPr>
          <w:rFonts w:hint="eastAsia"/>
          <w:szCs w:val="21"/>
        </w:rPr>
        <w:t>代理人无转委托权，特此委托。</w:t>
      </w:r>
    </w:p>
    <w:p>
      <w:pPr>
        <w:pStyle w:val="9"/>
        <w:spacing w:line="360" w:lineRule="auto"/>
        <w:rPr>
          <w:szCs w:val="21"/>
        </w:rPr>
      </w:pPr>
    </w:p>
    <w:p>
      <w:pPr>
        <w:pStyle w:val="9"/>
        <w:spacing w:line="360" w:lineRule="auto"/>
        <w:ind w:left="540" w:leftChars="257" w:firstLine="0"/>
        <w:rPr>
          <w:szCs w:val="21"/>
        </w:rPr>
      </w:pPr>
      <w:r>
        <w:rPr>
          <w:rFonts w:hint="eastAsia"/>
          <w:szCs w:val="21"/>
        </w:rPr>
        <w:t>代理人：</w:t>
      </w:r>
      <w:r>
        <w:rPr>
          <w:rFonts w:hint="eastAsia"/>
          <w:szCs w:val="21"/>
          <w:u w:val="single"/>
        </w:rPr>
        <w:t xml:space="preserve">                                    </w:t>
      </w:r>
      <w:r>
        <w:rPr>
          <w:rFonts w:hint="eastAsia"/>
          <w:szCs w:val="21"/>
          <w:u w:val="single"/>
        </w:rPr>
        <w:tab/>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u w:val="single"/>
        </w:rPr>
        <w:tab/>
      </w:r>
      <w:r>
        <w:rPr>
          <w:rFonts w:hint="eastAsia"/>
          <w:szCs w:val="21"/>
        </w:rPr>
        <w:t xml:space="preserve">                邮箱：</w:t>
      </w:r>
      <w:r>
        <w:rPr>
          <w:rFonts w:hint="eastAsia"/>
          <w:szCs w:val="21"/>
          <w:u w:val="single"/>
        </w:rPr>
        <w:t xml:space="preserve">                                    </w:t>
      </w:r>
      <w:r>
        <w:rPr>
          <w:rFonts w:hint="eastAsia"/>
          <w:szCs w:val="21"/>
          <w:u w:val="single"/>
        </w:rPr>
        <w:tab/>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u w:val="single"/>
        </w:rPr>
        <w:tab/>
      </w:r>
      <w:r>
        <w:rPr>
          <w:rFonts w:hint="eastAsia"/>
          <w:szCs w:val="21"/>
        </w:rPr>
        <w:t xml:space="preserve">               职务：</w:t>
      </w:r>
      <w:r>
        <w:rPr>
          <w:rFonts w:hint="eastAsia"/>
          <w:szCs w:val="21"/>
          <w:u w:val="single"/>
        </w:rPr>
        <w:t xml:space="preserve">                                    </w:t>
      </w:r>
      <w:r>
        <w:rPr>
          <w:rFonts w:hint="eastAsia"/>
          <w:szCs w:val="21"/>
          <w:u w:val="single"/>
        </w:rPr>
        <w:tab/>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 xml:space="preserve"> 年</w:t>
      </w:r>
      <w:r>
        <w:rPr>
          <w:rFonts w:hint="eastAsia"/>
          <w:szCs w:val="21"/>
          <w:u w:val="single"/>
        </w:rPr>
        <w:t xml:space="preserve">        </w:t>
      </w:r>
      <w:r>
        <w:rPr>
          <w:rFonts w:hint="eastAsia"/>
          <w:szCs w:val="21"/>
          <w:u w:val="single"/>
        </w:rPr>
        <w:tab/>
      </w:r>
      <w:r>
        <w:rPr>
          <w:rFonts w:hint="eastAsia"/>
          <w:szCs w:val="21"/>
        </w:rPr>
        <w:t xml:space="preserve">月  </w:t>
      </w:r>
      <w:r>
        <w:rPr>
          <w:rFonts w:hint="eastAsia"/>
          <w:szCs w:val="21"/>
          <w:u w:val="single"/>
        </w:rPr>
        <w:t xml:space="preserve">             </w:t>
      </w:r>
      <w:r>
        <w:rPr>
          <w:rFonts w:hint="eastAsia"/>
          <w:szCs w:val="21"/>
          <w:u w:val="single"/>
        </w:rPr>
        <w:tab/>
      </w:r>
      <w:r>
        <w:rPr>
          <w:rFonts w:hint="eastAsia"/>
          <w:szCs w:val="21"/>
        </w:rPr>
        <w:t xml:space="preserve"> 日</w:t>
      </w:r>
    </w:p>
    <w:p/>
    <w:p>
      <w:pPr>
        <w:spacing w:line="360" w:lineRule="auto"/>
        <w:ind w:firstLine="422" w:firstLineChars="200"/>
        <w:rPr>
          <w:b/>
          <w:color w:val="FF0000"/>
          <w:szCs w:val="21"/>
        </w:rPr>
      </w:pPr>
      <w:r>
        <w:rPr>
          <w:rFonts w:hint="eastAsia"/>
          <w:b/>
          <w:color w:val="FF0000"/>
          <w:szCs w:val="21"/>
        </w:rPr>
        <w:t>附： 请提供代理人身份证扫描件（正反两面）；港澳台居民可提供来往通行证扫描件；非中国国籍管辖范围人员，可提供公安部门认可的身份证明材料扫描件。</w:t>
      </w:r>
    </w:p>
    <w:p>
      <w:pPr>
        <w:spacing w:line="360" w:lineRule="auto"/>
        <w:rPr>
          <w:b/>
          <w:szCs w:val="21"/>
        </w:rPr>
      </w:pPr>
    </w:p>
    <w:p>
      <w:pPr>
        <w:pStyle w:val="6"/>
        <w:jc w:val="center"/>
        <w:rPr>
          <w:rFonts w:ascii="黑体" w:eastAsia="黑体"/>
          <w:b w:val="0"/>
          <w:kern w:val="0"/>
          <w:sz w:val="24"/>
          <w:szCs w:val="24"/>
        </w:rPr>
      </w:pPr>
      <w:r>
        <w:rPr>
          <w:rFonts w:hint="eastAsia" w:ascii="黑体" w:eastAsia="黑体"/>
          <w:b w:val="0"/>
          <w:kern w:val="0"/>
          <w:sz w:val="24"/>
          <w:szCs w:val="24"/>
        </w:rPr>
        <w:t>三、</w:t>
      </w:r>
      <w:bookmarkStart w:id="71" w:name="_Hlk72092634"/>
      <w:r>
        <w:rPr>
          <w:rFonts w:hint="eastAsia" w:ascii="黑体" w:eastAsia="黑体"/>
          <w:b w:val="0"/>
          <w:kern w:val="0"/>
          <w:sz w:val="24"/>
          <w:szCs w:val="24"/>
        </w:rPr>
        <w:t>实质性条款响应情况表</w:t>
      </w:r>
      <w:bookmarkEnd w:id="71"/>
    </w:p>
    <w:tbl>
      <w:tblPr>
        <w:tblStyle w:val="4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7"/>
        <w:gridCol w:w="5314"/>
        <w:gridCol w:w="1276"/>
        <w:gridCol w:w="812"/>
        <w:gridCol w:w="6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91" w:type="pct"/>
            <w:vAlign w:val="center"/>
          </w:tcPr>
          <w:p>
            <w:pPr>
              <w:adjustRightInd w:val="0"/>
              <w:snapToGrid w:val="0"/>
              <w:spacing w:line="360" w:lineRule="auto"/>
              <w:jc w:val="center"/>
              <w:rPr>
                <w:rFonts w:ascii="宋体" w:hAnsi="宋体"/>
                <w:kern w:val="0"/>
                <w:szCs w:val="21"/>
              </w:rPr>
            </w:pPr>
            <w:bookmarkStart w:id="72" w:name="_Hlk72092651"/>
            <w:r>
              <w:rPr>
                <w:rFonts w:hint="eastAsia" w:ascii="宋体" w:hAnsi="宋体"/>
                <w:kern w:val="0"/>
                <w:szCs w:val="21"/>
              </w:rPr>
              <w:t>序号</w:t>
            </w:r>
          </w:p>
        </w:tc>
        <w:tc>
          <w:tcPr>
            <w:tcW w:w="3114" w:type="pct"/>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c>
          <w:tcPr>
            <w:tcW w:w="748" w:type="pct"/>
            <w:vAlign w:val="center"/>
          </w:tcPr>
          <w:p>
            <w:pPr>
              <w:adjustRightInd w:val="0"/>
              <w:snapToGrid w:val="0"/>
              <w:spacing w:line="360" w:lineRule="auto"/>
              <w:jc w:val="center"/>
              <w:rPr>
                <w:rFonts w:ascii="宋体" w:hAnsi="宋体"/>
                <w:kern w:val="0"/>
                <w:szCs w:val="21"/>
              </w:rPr>
            </w:pPr>
            <w:r>
              <w:rPr>
                <w:rFonts w:hint="eastAsia"/>
              </w:rPr>
              <w:t>投标响应</w:t>
            </w:r>
          </w:p>
        </w:tc>
        <w:tc>
          <w:tcPr>
            <w:tcW w:w="476" w:type="pct"/>
            <w:vAlign w:val="center"/>
          </w:tcPr>
          <w:p>
            <w:pPr>
              <w:adjustRightInd w:val="0"/>
              <w:snapToGrid w:val="0"/>
              <w:spacing w:line="360" w:lineRule="auto"/>
              <w:jc w:val="center"/>
              <w:rPr>
                <w:rFonts w:ascii="宋体" w:hAnsi="宋体"/>
                <w:kern w:val="0"/>
                <w:szCs w:val="21"/>
              </w:rPr>
            </w:pPr>
            <w:r>
              <w:rPr>
                <w:rFonts w:hint="eastAsia"/>
              </w:rPr>
              <w:t>偏离情况</w:t>
            </w:r>
          </w:p>
        </w:tc>
        <w:tc>
          <w:tcPr>
            <w:tcW w:w="369" w:type="pct"/>
            <w:vAlign w:val="center"/>
          </w:tcPr>
          <w:p>
            <w:pPr>
              <w:adjustRightInd w:val="0"/>
              <w:snapToGrid w:val="0"/>
              <w:spacing w:line="360" w:lineRule="auto"/>
              <w:jc w:val="center"/>
              <w:rPr>
                <w:rFonts w:ascii="宋体" w:hAnsi="宋体"/>
                <w:kern w:val="0"/>
                <w:szCs w:val="21"/>
              </w:rPr>
            </w:pPr>
            <w:r>
              <w:rPr>
                <w:rFonts w:hint="eastAsia"/>
              </w:rPr>
              <w:t>说明</w:t>
            </w:r>
          </w:p>
        </w:tc>
      </w:tr>
      <w:bookmarkEnd w:id="7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 w:type="pct"/>
          </w:tcPr>
          <w:p>
            <w:pPr>
              <w:adjustRightInd w:val="0"/>
              <w:snapToGrid w:val="0"/>
              <w:spacing w:line="360" w:lineRule="auto"/>
              <w:rPr>
                <w:rFonts w:ascii="宋体" w:hAnsi="宋体"/>
                <w:kern w:val="0"/>
                <w:szCs w:val="21"/>
              </w:rPr>
            </w:pPr>
            <w:r>
              <w:rPr>
                <w:rFonts w:hint="eastAsia" w:ascii="宋体" w:hAnsi="宋体"/>
                <w:kern w:val="0"/>
                <w:szCs w:val="21"/>
              </w:rPr>
              <w:t>1</w:t>
            </w:r>
          </w:p>
        </w:tc>
        <w:tc>
          <w:tcPr>
            <w:tcW w:w="3114" w:type="pct"/>
            <w:vAlign w:val="center"/>
          </w:tcPr>
          <w:p>
            <w:pPr>
              <w:adjustRightInd w:val="0"/>
              <w:snapToGrid w:val="0"/>
              <w:spacing w:line="360" w:lineRule="auto"/>
              <w:jc w:val="left"/>
              <w:rPr>
                <w:rFonts w:hAnsi="宋体"/>
                <w:kern w:val="0"/>
                <w:szCs w:val="21"/>
              </w:rPr>
            </w:pPr>
            <w:r>
              <w:rPr>
                <w:rFonts w:hint="eastAsia"/>
              </w:rPr>
              <w:t>满足本项目标★的条款要求</w:t>
            </w:r>
          </w:p>
        </w:tc>
        <w:tc>
          <w:tcPr>
            <w:tcW w:w="748" w:type="pct"/>
          </w:tcPr>
          <w:p>
            <w:pPr>
              <w:adjustRightInd w:val="0"/>
              <w:snapToGrid w:val="0"/>
              <w:spacing w:line="360" w:lineRule="auto"/>
              <w:rPr>
                <w:rFonts w:ascii="宋体" w:hAnsi="宋体"/>
                <w:kern w:val="0"/>
                <w:szCs w:val="21"/>
              </w:rPr>
            </w:pPr>
          </w:p>
        </w:tc>
        <w:tc>
          <w:tcPr>
            <w:tcW w:w="476" w:type="pct"/>
          </w:tcPr>
          <w:p>
            <w:pPr>
              <w:adjustRightInd w:val="0"/>
              <w:snapToGrid w:val="0"/>
              <w:spacing w:line="360" w:lineRule="auto"/>
              <w:rPr>
                <w:rFonts w:ascii="宋体" w:hAnsi="宋体"/>
                <w:kern w:val="0"/>
                <w:szCs w:val="21"/>
              </w:rPr>
            </w:pPr>
          </w:p>
        </w:tc>
        <w:tc>
          <w:tcPr>
            <w:tcW w:w="369" w:type="pct"/>
          </w:tcPr>
          <w:p>
            <w:pPr>
              <w:adjustRightInd w:val="0"/>
              <w:snapToGrid w:val="0"/>
              <w:spacing w:line="360" w:lineRule="auto"/>
              <w:rPr>
                <w:rFonts w:ascii="宋体" w:hAnsi="宋体"/>
                <w:kern w:val="0"/>
                <w:szCs w:val="21"/>
              </w:rPr>
            </w:pPr>
          </w:p>
        </w:tc>
      </w:tr>
    </w:tbl>
    <w:p>
      <w:pPr>
        <w:ind w:firstLine="482" w:firstLineChars="200"/>
        <w:rPr>
          <w:b/>
          <w:sz w:val="24"/>
          <w:szCs w:val="22"/>
        </w:rPr>
      </w:pPr>
    </w:p>
    <w:p>
      <w:pPr>
        <w:ind w:firstLine="482" w:firstLineChars="200"/>
        <w:rPr>
          <w:b/>
          <w:sz w:val="24"/>
          <w:szCs w:val="22"/>
        </w:rPr>
      </w:pPr>
      <w:r>
        <w:rPr>
          <w:rFonts w:hint="eastAsia"/>
          <w:b/>
          <w:sz w:val="24"/>
          <w:szCs w:val="22"/>
        </w:rPr>
        <w:t>注：1. 上表所列各项均为不可负偏离条款。</w:t>
      </w:r>
    </w:p>
    <w:p>
      <w:pPr>
        <w:ind w:firstLine="482"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82"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82" w:firstLineChars="200"/>
        <w:rPr>
          <w:sz w:val="24"/>
        </w:rPr>
      </w:pPr>
      <w:r>
        <w:rPr>
          <w:b/>
          <w:sz w:val="24"/>
        </w:rPr>
        <w:t>4.</w:t>
      </w:r>
      <w:r>
        <w:rPr>
          <w:rFonts w:hint="eastAsia"/>
          <w:b/>
          <w:sz w:val="24"/>
        </w:rPr>
        <w:t>评审委员会有权根据实质性条款响应情况作出评判。</w:t>
      </w:r>
      <w:bookmarkEnd w:id="69"/>
    </w:p>
    <w:p>
      <w:pPr>
        <w:pStyle w:val="6"/>
        <w:jc w:val="center"/>
        <w:rPr>
          <w:sz w:val="24"/>
        </w:rPr>
      </w:pPr>
      <w:r>
        <w:rPr>
          <w:rFonts w:hint="eastAsia" w:ascii="黑体" w:eastAsia="黑体"/>
          <w:b w:val="0"/>
          <w:sz w:val="24"/>
          <w:szCs w:val="24"/>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pPr>
              <w:jc w:val="center"/>
              <w:rPr>
                <w:color w:val="000000" w:themeColor="text1"/>
                <w:szCs w:val="21"/>
                <w14:textFill>
                  <w14:solidFill>
                    <w14:schemeClr w14:val="tx1"/>
                  </w14:solidFill>
                </w14:textFill>
              </w:rPr>
            </w:pPr>
            <w:r>
              <w:rPr>
                <w:rFonts w:hint="eastAsia"/>
                <w:sz w:val="24"/>
              </w:rPr>
              <w:t>序号</w:t>
            </w:r>
          </w:p>
        </w:tc>
        <w:tc>
          <w:tcPr>
            <w:tcW w:w="772" w:type="dxa"/>
            <w:vAlign w:val="center"/>
          </w:tcPr>
          <w:p>
            <w:pPr>
              <w:jc w:val="center"/>
              <w:rPr>
                <w:color w:val="000000" w:themeColor="text1"/>
                <w:szCs w:val="21"/>
                <w14:textFill>
                  <w14:solidFill>
                    <w14:schemeClr w14:val="tx1"/>
                  </w14:solidFill>
                </w14:textFill>
              </w:rPr>
            </w:pPr>
            <w:r>
              <w:rPr>
                <w:rFonts w:hint="eastAsia"/>
                <w:sz w:val="24"/>
              </w:rPr>
              <w:t>货物名称</w:t>
            </w:r>
          </w:p>
        </w:tc>
        <w:tc>
          <w:tcPr>
            <w:tcW w:w="5446" w:type="dxa"/>
            <w:vAlign w:val="center"/>
          </w:tcPr>
          <w:p>
            <w:pPr>
              <w:jc w:val="center"/>
              <w:rPr>
                <w:color w:val="000000" w:themeColor="text1"/>
                <w:szCs w:val="21"/>
                <w14:textFill>
                  <w14:solidFill>
                    <w14:schemeClr w14:val="tx1"/>
                  </w14:solidFill>
                </w14:textFill>
              </w:rPr>
            </w:pPr>
            <w:r>
              <w:rPr>
                <w:rFonts w:hint="eastAsia"/>
                <w:sz w:val="24"/>
              </w:rPr>
              <w:t>招标技术要求</w:t>
            </w:r>
          </w:p>
        </w:tc>
        <w:tc>
          <w:tcPr>
            <w:tcW w:w="972" w:type="dxa"/>
            <w:vAlign w:val="center"/>
          </w:tcPr>
          <w:p>
            <w:pPr>
              <w:jc w:val="center"/>
              <w:rPr>
                <w:color w:val="000000" w:themeColor="text1"/>
                <w:szCs w:val="21"/>
                <w14:textFill>
                  <w14:solidFill>
                    <w14:schemeClr w14:val="tx1"/>
                  </w14:solidFill>
                </w14:textFill>
              </w:rPr>
            </w:pPr>
            <w:r>
              <w:rPr>
                <w:rFonts w:hint="eastAsia"/>
                <w:sz w:val="24"/>
              </w:rPr>
              <w:t>投标技术响应</w:t>
            </w:r>
          </w:p>
        </w:tc>
        <w:tc>
          <w:tcPr>
            <w:tcW w:w="710" w:type="dxa"/>
            <w:vAlign w:val="center"/>
          </w:tcPr>
          <w:p>
            <w:pPr>
              <w:jc w:val="center"/>
              <w:rPr>
                <w:color w:val="000000" w:themeColor="text1"/>
                <w:szCs w:val="21"/>
                <w14:textFill>
                  <w14:solidFill>
                    <w14:schemeClr w14:val="tx1"/>
                  </w14:solidFill>
                </w14:textFill>
              </w:rPr>
            </w:pPr>
            <w:r>
              <w:rPr>
                <w:rFonts w:hint="eastAsia"/>
                <w:sz w:val="24"/>
              </w:rPr>
              <w:t>偏离情况</w:t>
            </w:r>
          </w:p>
        </w:tc>
        <w:tc>
          <w:tcPr>
            <w:tcW w:w="390" w:type="dxa"/>
            <w:vAlign w:val="center"/>
          </w:tcPr>
          <w:p>
            <w:pPr>
              <w:jc w:val="center"/>
              <w:rPr>
                <w:color w:val="000000" w:themeColor="text1"/>
                <w:szCs w:val="21"/>
                <w14:textFill>
                  <w14:solidFill>
                    <w14:schemeClr w14:val="tx1"/>
                  </w14:solidFill>
                </w14:textFill>
              </w:rPr>
            </w:pPr>
            <w:r>
              <w:rPr>
                <w:rFonts w:hint="eastAsia"/>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rStyle w:val="47"/>
                <w:b w:val="0"/>
                <w:bCs w:val="0"/>
                <w:color w:val="000000" w:themeColor="text1"/>
                <w:szCs w:val="21"/>
                <w14:textFill>
                  <w14:solidFill>
                    <w14:schemeClr w14:val="tx1"/>
                  </w14:solidFill>
                </w14:textFill>
              </w:rPr>
            </w:pPr>
          </w:p>
        </w:tc>
        <w:tc>
          <w:tcPr>
            <w:tcW w:w="710" w:type="dxa"/>
          </w:tcPr>
          <w:p>
            <w:pPr>
              <w:rPr>
                <w:rStyle w:val="47"/>
                <w:b w:val="0"/>
                <w:bCs w:val="0"/>
                <w:color w:val="000000" w:themeColor="text1"/>
                <w:szCs w:val="21"/>
                <w14:textFill>
                  <w14:solidFill>
                    <w14:schemeClr w14:val="tx1"/>
                  </w14:solidFill>
                </w14:textFill>
              </w:rPr>
            </w:pPr>
          </w:p>
        </w:tc>
        <w:tc>
          <w:tcPr>
            <w:tcW w:w="390" w:type="dxa"/>
          </w:tcPr>
          <w:p>
            <w:pPr>
              <w:rPr>
                <w:rStyle w:val="47"/>
                <w:b w:val="0"/>
                <w:bCs w:val="0"/>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b/>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b/>
                <w:bCs/>
                <w:color w:val="000000" w:themeColor="text1"/>
                <w:szCs w:val="21"/>
                <w14:textFill>
                  <w14:solidFill>
                    <w14:schemeClr w14:val="tx1"/>
                  </w14:solidFill>
                </w14:textFill>
              </w:rPr>
            </w:pPr>
            <w:r>
              <w:rPr>
                <w:rFonts w:hint="eastAsia"/>
              </w:rPr>
              <w:t>（填写相关内容）</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bl>
    <w:p>
      <w:pPr>
        <w:rPr>
          <w:sz w:val="24"/>
        </w:rPr>
      </w:pPr>
    </w:p>
    <w:p>
      <w:pPr>
        <w:rPr>
          <w:b/>
          <w:sz w:val="24"/>
        </w:rPr>
      </w:pPr>
      <w:bookmarkStart w:id="73" w:name="_Hlk72095977"/>
      <w:r>
        <w:rPr>
          <w:rFonts w:hint="eastAsia"/>
          <w:sz w:val="24"/>
        </w:rPr>
        <w:t>证明资料【如有的话，供应商提供的证明资料应统一编号（排序），格式自定】</w:t>
      </w:r>
      <w:bookmarkEnd w:id="73"/>
      <w:r>
        <w:rPr>
          <w:rFonts w:hint="eastAsia"/>
          <w:sz w:val="24"/>
        </w:rPr>
        <w:t>：</w:t>
      </w:r>
    </w:p>
    <w:p>
      <w:pPr>
        <w:ind w:firstLine="482" w:firstLineChars="200"/>
        <w:rPr>
          <w:b/>
          <w:sz w:val="24"/>
        </w:rPr>
      </w:pPr>
      <w:r>
        <w:rPr>
          <w:rFonts w:hint="eastAsia"/>
          <w:b/>
          <w:sz w:val="24"/>
        </w:rPr>
        <w:t>《技术要求偏离表》编制指引：</w:t>
      </w:r>
    </w:p>
    <w:p>
      <w:pPr>
        <w:ind w:firstLine="482" w:firstLineChars="200"/>
        <w:rPr>
          <w:b/>
          <w:sz w:val="24"/>
        </w:rPr>
      </w:pPr>
      <w:r>
        <w:rPr>
          <w:rFonts w:hint="eastAsia"/>
          <w:b/>
          <w:sz w:val="24"/>
        </w:rPr>
        <w:t>1、技术要求偏离表的序号、货物名称、招标技术要求等栏目</w:t>
      </w:r>
      <w:bookmarkStart w:id="74" w:name="_Hlk72094407"/>
      <w:r>
        <w:rPr>
          <w:rFonts w:hint="eastAsia"/>
          <w:b/>
          <w:sz w:val="24"/>
        </w:rPr>
        <w:t>对应“用户需求书”中的“技术要求”章节</w:t>
      </w:r>
      <w:bookmarkEnd w:id="74"/>
      <w:r>
        <w:rPr>
          <w:rFonts w:hint="eastAsia"/>
          <w:b/>
          <w:sz w:val="24"/>
        </w:rPr>
        <w:t>相关内容。</w:t>
      </w:r>
    </w:p>
    <w:p>
      <w:pPr>
        <w:ind w:firstLine="482" w:firstLineChars="200"/>
        <w:rPr>
          <w:b/>
          <w:sz w:val="24"/>
        </w:rPr>
      </w:pPr>
      <w:r>
        <w:rPr>
          <w:b/>
          <w:sz w:val="24"/>
        </w:rPr>
        <w:t>2</w:t>
      </w:r>
      <w:r>
        <w:rPr>
          <w:rFonts w:hint="eastAsia"/>
          <w:b/>
          <w:sz w:val="24"/>
        </w:rPr>
        <w:t>、“投标技术响应”一栏必须一一对照“招标技术要求”，详细填写投标人自身投标货物的具体参数，以体现具体响应情况。</w:t>
      </w:r>
    </w:p>
    <w:p>
      <w:pPr>
        <w:ind w:firstLine="482" w:firstLineChars="200"/>
        <w:rPr>
          <w:b/>
          <w:sz w:val="24"/>
        </w:rPr>
      </w:pPr>
      <w:r>
        <w:rPr>
          <w:b/>
          <w:sz w:val="24"/>
        </w:rPr>
        <w:t>3</w:t>
      </w:r>
      <w:r>
        <w:rPr>
          <w:rFonts w:hint="eastAsia"/>
          <w:b/>
          <w:sz w:val="24"/>
        </w:rPr>
        <w:t>、</w:t>
      </w:r>
      <w:bookmarkStart w:id="75" w:name="_Hlk72158270"/>
      <w:r>
        <w:rPr>
          <w:rFonts w:hint="eastAsia"/>
          <w:b/>
          <w:sz w:val="24"/>
        </w:rPr>
        <w:t>“偏离情况”</w:t>
      </w:r>
      <w:bookmarkEnd w:id="75"/>
      <w:r>
        <w:rPr>
          <w:rFonts w:hint="eastAsia"/>
          <w:b/>
          <w:sz w:val="24"/>
        </w:rPr>
        <w:t>一栏填写如实填写“正偏离”、“负偏离”或“无偏离”，其中：</w:t>
      </w:r>
      <w:bookmarkStart w:id="76" w:name="_Hlk72093866"/>
      <w:r>
        <w:rPr>
          <w:rFonts w:hint="eastAsia"/>
          <w:b/>
          <w:sz w:val="24"/>
        </w:rPr>
        <w:t>“正偏离”表示“投标响应优于招标技术要求”，“负偏离”表示“投标响应不满足招标技术要求”，“无偏离”表示“投标响应与招标技术要求一致”</w:t>
      </w:r>
      <w:bookmarkEnd w:id="76"/>
      <w:r>
        <w:rPr>
          <w:rFonts w:hint="eastAsia"/>
          <w:b/>
          <w:sz w:val="24"/>
        </w:rPr>
        <w:t>。“投标技术响应”对比“招标技术要求”存在响应不全（包括未响应整项招标技术要求或者未响应一项招标技术要求的部分内容），均视为“负偏离”。</w:t>
      </w:r>
    </w:p>
    <w:p>
      <w:pPr>
        <w:ind w:firstLine="482" w:firstLineChars="200"/>
        <w:rPr>
          <w:b/>
          <w:sz w:val="24"/>
        </w:rPr>
      </w:pPr>
      <w:r>
        <w:rPr>
          <w:b/>
          <w:sz w:val="24"/>
        </w:rPr>
        <w:t>4</w:t>
      </w:r>
      <w:r>
        <w:rPr>
          <w:rFonts w:hint="eastAsia"/>
          <w:b/>
          <w:sz w:val="24"/>
        </w:rPr>
        <w:t>、未要求提供证明资料的招标技术要求，可以不提供证明资料（如实响应即可）。</w:t>
      </w:r>
    </w:p>
    <w:p>
      <w:pPr>
        <w:ind w:firstLine="482" w:firstLineChars="200"/>
        <w:rPr>
          <w:b/>
          <w:sz w:val="24"/>
        </w:rPr>
      </w:pPr>
      <w:r>
        <w:rPr>
          <w:rFonts w:hint="eastAsia"/>
          <w:b/>
          <w:sz w:val="24"/>
        </w:rPr>
        <w:t>5、证明资料条款响应要求：要求提供证明资料（且已对证明资料的形式、内容作出明确要求）进行响应的条款，可在“说明”一栏中列明是否提供了符合要求的证明资料；此类条款应严格依照要求的形式、内容提供证明资料，如未提供证明资料（或：证明资料的形式、内容等不符合要求；证明资料显示不符合招标技术要求；证明资料模糊不清无法判断或未显示是否满足招标技术要求），且投标人在“偏离情况”一栏响应为“正偏离”或“无偏离”的，经评审委员会认定，将判定为负偏离。</w:t>
      </w:r>
    </w:p>
    <w:p>
      <w:pPr>
        <w:ind w:firstLine="482" w:firstLineChars="200"/>
        <w:rPr>
          <w:b/>
          <w:sz w:val="24"/>
        </w:rPr>
      </w:pPr>
      <w:r>
        <w:rPr>
          <w:rFonts w:hint="eastAsia"/>
          <w:b/>
          <w:sz w:val="24"/>
        </w:rPr>
        <w:t>6、</w:t>
      </w:r>
      <w:bookmarkStart w:id="77" w:name="_Hlk72096176"/>
      <w:r>
        <w:rPr>
          <w:rFonts w:hint="eastAsia"/>
          <w:b/>
          <w:sz w:val="24"/>
        </w:rPr>
        <w:t>证明资料的形式及其它具体要求</w:t>
      </w:r>
      <w:bookmarkEnd w:id="77"/>
      <w:r>
        <w:rPr>
          <w:rFonts w:hint="eastAsia"/>
          <w:b/>
          <w:sz w:val="24"/>
        </w:rPr>
        <w:t>：</w:t>
      </w:r>
    </w:p>
    <w:p>
      <w:pPr>
        <w:ind w:firstLine="482" w:firstLineChars="200"/>
        <w:rPr>
          <w:b/>
          <w:sz w:val="24"/>
        </w:rPr>
      </w:pPr>
      <w:r>
        <w:rPr>
          <w:rFonts w:hint="eastAsia"/>
          <w:b/>
          <w:sz w:val="24"/>
        </w:rPr>
        <w:t>（1）除照片、图片（截图）及不需加盖公章的文字说明（技术说明）外，其它证明资料均要求为原件扫描件；</w:t>
      </w:r>
    </w:p>
    <w:p>
      <w:pPr>
        <w:ind w:firstLine="482" w:firstLineChars="200"/>
        <w:rPr>
          <w:b/>
          <w:sz w:val="24"/>
        </w:rPr>
      </w:pPr>
      <w:r>
        <w:rPr>
          <w:rFonts w:hint="eastAsia"/>
          <w:b/>
          <w:sz w:val="24"/>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82" w:firstLineChars="200"/>
        <w:rPr>
          <w:b/>
          <w:sz w:val="24"/>
        </w:rPr>
      </w:pPr>
      <w:r>
        <w:rPr>
          <w:rFonts w:hint="eastAsia"/>
          <w:b/>
          <w:sz w:val="24"/>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82" w:firstLineChars="200"/>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pPr>
        <w:ind w:firstLine="482" w:firstLineChars="200"/>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82" w:firstLineChars="200"/>
        <w:rPr>
          <w:b/>
          <w:sz w:val="24"/>
        </w:rPr>
      </w:pPr>
      <w:r>
        <w:rPr>
          <w:rFonts w:hint="eastAsia"/>
          <w:b/>
          <w:sz w:val="24"/>
        </w:rPr>
        <w:t>其它证明资料的形式要求参照以上要求执行；</w:t>
      </w:r>
    </w:p>
    <w:p>
      <w:pPr>
        <w:ind w:firstLine="482" w:firstLineChars="200"/>
        <w:rPr>
          <w:b/>
          <w:sz w:val="24"/>
        </w:rPr>
      </w:pPr>
      <w:r>
        <w:rPr>
          <w:rFonts w:hint="eastAsia"/>
          <w:b/>
          <w:sz w:val="24"/>
        </w:rPr>
        <w:t>（4）证明资料均要求原件备查。</w:t>
      </w:r>
    </w:p>
    <w:p>
      <w:pPr>
        <w:ind w:firstLine="482" w:firstLineChars="200"/>
        <w:rPr>
          <w:b/>
          <w:sz w:val="24"/>
        </w:rPr>
      </w:pPr>
      <w:r>
        <w:rPr>
          <w:rFonts w:hint="eastAsia"/>
          <w:b/>
          <w:sz w:val="24"/>
        </w:rPr>
        <w:t>7、其它注意事项：评审委员会有权对投标人的响应情况作出判断（评审结论）；</w:t>
      </w:r>
    </w:p>
    <w:p>
      <w:pPr>
        <w:rPr>
          <w:sz w:val="24"/>
        </w:rPr>
      </w:pPr>
    </w:p>
    <w:p>
      <w:pPr>
        <w:pStyle w:val="6"/>
        <w:jc w:val="center"/>
        <w:rPr>
          <w:sz w:val="24"/>
        </w:rPr>
      </w:pPr>
      <w:r>
        <w:rPr>
          <w:rFonts w:hint="eastAsia" w:ascii="黑体" w:eastAsia="黑体"/>
          <w:b w:val="0"/>
          <w:bCs w:val="0"/>
          <w:sz w:val="24"/>
          <w:szCs w:val="20"/>
        </w:rPr>
        <w:t>五、商务要求偏离表</w:t>
      </w:r>
    </w:p>
    <w:tbl>
      <w:tblPr>
        <w:tblStyle w:val="4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1"/>
        <w:gridCol w:w="1320"/>
        <w:gridCol w:w="4611"/>
        <w:gridCol w:w="910"/>
        <w:gridCol w:w="602"/>
        <w:gridCol w:w="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 w:type="pct"/>
            <w:vAlign w:val="center"/>
          </w:tcPr>
          <w:p>
            <w:pPr>
              <w:jc w:val="center"/>
              <w:rPr>
                <w:b/>
              </w:rPr>
            </w:pPr>
            <w:r>
              <w:rPr>
                <w:rFonts w:hint="eastAsia"/>
                <w:sz w:val="24"/>
              </w:rPr>
              <w:t>序号</w:t>
            </w:r>
          </w:p>
        </w:tc>
        <w:tc>
          <w:tcPr>
            <w:tcW w:w="774" w:type="pct"/>
            <w:vAlign w:val="center"/>
          </w:tcPr>
          <w:p>
            <w:pPr>
              <w:jc w:val="center"/>
              <w:rPr>
                <w:b/>
              </w:rPr>
            </w:pPr>
            <w:r>
              <w:rPr>
                <w:rFonts w:hint="eastAsia"/>
                <w:b/>
              </w:rPr>
              <w:t>商务需求项</w:t>
            </w:r>
          </w:p>
        </w:tc>
        <w:tc>
          <w:tcPr>
            <w:tcW w:w="2705" w:type="pct"/>
            <w:vAlign w:val="center"/>
          </w:tcPr>
          <w:p>
            <w:pPr>
              <w:jc w:val="center"/>
              <w:rPr>
                <w:b/>
              </w:rPr>
            </w:pPr>
            <w:r>
              <w:rPr>
                <w:rFonts w:hint="eastAsia"/>
                <w:sz w:val="24"/>
              </w:rPr>
              <w:t>招标商务要求</w:t>
            </w:r>
          </w:p>
        </w:tc>
        <w:tc>
          <w:tcPr>
            <w:tcW w:w="534" w:type="pct"/>
            <w:vAlign w:val="center"/>
          </w:tcPr>
          <w:p>
            <w:pPr>
              <w:jc w:val="center"/>
              <w:rPr>
                <w:b/>
              </w:rPr>
            </w:pPr>
            <w:r>
              <w:rPr>
                <w:rFonts w:hint="eastAsia"/>
                <w:sz w:val="24"/>
              </w:rPr>
              <w:t>投标商务响应</w:t>
            </w:r>
          </w:p>
        </w:tc>
        <w:tc>
          <w:tcPr>
            <w:tcW w:w="353" w:type="pct"/>
            <w:vAlign w:val="center"/>
          </w:tcPr>
          <w:p>
            <w:pPr>
              <w:jc w:val="center"/>
              <w:rPr>
                <w:b/>
              </w:rPr>
            </w:pPr>
            <w:r>
              <w:rPr>
                <w:rFonts w:hint="eastAsia"/>
              </w:rPr>
              <w:t>偏离情况</w:t>
            </w:r>
          </w:p>
        </w:tc>
        <w:tc>
          <w:tcPr>
            <w:tcW w:w="296" w:type="pct"/>
            <w:vAlign w:val="center"/>
          </w:tcPr>
          <w:p>
            <w:pPr>
              <w:jc w:val="center"/>
              <w:rPr>
                <w:b/>
              </w:rPr>
            </w:pPr>
            <w:r>
              <w:rPr>
                <w:rFonts w:hint="eastAsia"/>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000" w:type="pct"/>
            <w:gridSpan w:val="6"/>
          </w:tcPr>
          <w:p>
            <w:pPr>
              <w:rPr>
                <w:b/>
              </w:rPr>
            </w:pPr>
            <w:r>
              <w:rPr>
                <w:rFonts w:hint="eastAsia"/>
                <w:b/>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35" w:type="pct"/>
            <w:vAlign w:val="center"/>
          </w:tcPr>
          <w:p>
            <w:pPr>
              <w:jc w:val="center"/>
              <w:rPr>
                <w:bCs/>
              </w:rPr>
            </w:pPr>
            <w:r>
              <w:rPr>
                <w:rFonts w:hint="eastAsia"/>
                <w:bCs/>
              </w:rPr>
              <w:t>1</w:t>
            </w:r>
          </w:p>
        </w:tc>
        <w:tc>
          <w:tcPr>
            <w:tcW w:w="774" w:type="pct"/>
          </w:tcPr>
          <w:p>
            <w:pPr>
              <w:jc w:val="center"/>
            </w:pPr>
            <w:r>
              <w:rPr>
                <w:rFonts w:hint="eastAsia"/>
              </w:rPr>
              <w:t>*</w:t>
            </w:r>
            <w:r>
              <w:t>***</w:t>
            </w:r>
          </w:p>
        </w:tc>
        <w:tc>
          <w:tcPr>
            <w:tcW w:w="2705" w:type="pct"/>
          </w:tcPr>
          <w:p>
            <w:pPr>
              <w:jc w:val="center"/>
              <w:rPr>
                <w:b/>
              </w:rPr>
            </w:pPr>
            <w:r>
              <w:rPr>
                <w:rFonts w:hint="eastAsia"/>
                <w:bCs/>
                <w:szCs w:val="21"/>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35" w:type="pct"/>
            <w:vAlign w:val="center"/>
          </w:tcPr>
          <w:p>
            <w:pPr>
              <w:jc w:val="center"/>
              <w:rPr>
                <w:bCs/>
              </w:rPr>
            </w:pPr>
            <w:r>
              <w:rPr>
                <w:bCs/>
              </w:rPr>
              <w:t>2</w:t>
            </w:r>
          </w:p>
        </w:tc>
        <w:tc>
          <w:tcPr>
            <w:tcW w:w="774" w:type="pct"/>
          </w:tcPr>
          <w:p>
            <w:pPr>
              <w:jc w:val="center"/>
            </w:pPr>
            <w:r>
              <w:rPr>
                <w:rFonts w:hint="eastAsia"/>
              </w:rPr>
              <w:t>****</w:t>
            </w:r>
          </w:p>
        </w:tc>
        <w:tc>
          <w:tcPr>
            <w:tcW w:w="2705" w:type="pct"/>
          </w:tcPr>
          <w:p>
            <w:pPr>
              <w:jc w:val="center"/>
              <w:rPr>
                <w:bCs/>
                <w:szCs w:val="21"/>
              </w:rPr>
            </w:pPr>
            <w:r>
              <w:rPr>
                <w:rFonts w:hint="eastAsia"/>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5000" w:type="pct"/>
            <w:gridSpan w:val="6"/>
            <w:vAlign w:val="center"/>
          </w:tcPr>
          <w:p>
            <w:pPr>
              <w:rPr>
                <w:bCs/>
                <w:szCs w:val="21"/>
              </w:rPr>
            </w:pPr>
            <w:r>
              <w:rPr>
                <w:rFonts w:hint="eastAsia"/>
                <w:b/>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35" w:type="pct"/>
          </w:tcPr>
          <w:p>
            <w:pPr>
              <w:jc w:val="center"/>
              <w:rPr>
                <w:bCs/>
              </w:rPr>
            </w:pPr>
            <w:r>
              <w:rPr>
                <w:rFonts w:hint="eastAsia"/>
              </w:rPr>
              <w:t>1</w:t>
            </w:r>
          </w:p>
        </w:tc>
        <w:tc>
          <w:tcPr>
            <w:tcW w:w="774" w:type="pct"/>
          </w:tcPr>
          <w:p>
            <w:pPr>
              <w:jc w:val="center"/>
            </w:pPr>
            <w:r>
              <w:rPr>
                <w:rFonts w:hint="eastAsia"/>
              </w:rPr>
              <w:t>****</w:t>
            </w:r>
          </w:p>
        </w:tc>
        <w:tc>
          <w:tcPr>
            <w:tcW w:w="2705" w:type="pct"/>
          </w:tcPr>
          <w:p>
            <w:pPr>
              <w:jc w:val="center"/>
            </w:pPr>
            <w:r>
              <w:rPr>
                <w:rFonts w:hint="eastAsia"/>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bl>
    <w:p>
      <w:pPr>
        <w:ind w:firstLine="482" w:firstLineChars="200"/>
        <w:rPr>
          <w:b/>
          <w:sz w:val="24"/>
        </w:rPr>
      </w:pPr>
      <w:r>
        <w:rPr>
          <w:rFonts w:hint="eastAsia"/>
          <w:b/>
          <w:sz w:val="24"/>
        </w:rPr>
        <w:t>《商务要求偏离表》编制指引：</w:t>
      </w:r>
    </w:p>
    <w:p>
      <w:pPr>
        <w:ind w:firstLine="482" w:firstLineChars="200"/>
        <w:rPr>
          <w:b/>
          <w:sz w:val="24"/>
        </w:rPr>
      </w:pPr>
      <w:r>
        <w:rPr>
          <w:rFonts w:hint="eastAsia"/>
          <w:b/>
          <w:sz w:val="24"/>
        </w:rPr>
        <w:t>1、商务要求偏离表的序号、商务需求项、招标商务要求等栏目对应“用户需求书”中的“商务要求”章节相关内容。</w:t>
      </w:r>
    </w:p>
    <w:p>
      <w:pPr>
        <w:ind w:firstLine="482" w:firstLineChars="200"/>
        <w:rPr>
          <w:b/>
          <w:sz w:val="24"/>
        </w:rPr>
      </w:pPr>
      <w:r>
        <w:rPr>
          <w:b/>
          <w:sz w:val="24"/>
        </w:rPr>
        <w:t>2</w:t>
      </w:r>
      <w:r>
        <w:rPr>
          <w:rFonts w:hint="eastAsia"/>
          <w:b/>
          <w:sz w:val="24"/>
        </w:rPr>
        <w:t>、“投标商务响应”一栏必须一一对照“招标商务要求”，详细填写自身响应情况，以体现具体响应情况。</w:t>
      </w:r>
    </w:p>
    <w:p>
      <w:pPr>
        <w:ind w:firstLine="482" w:firstLineChars="200"/>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pPr>
        <w:rPr>
          <w:sz w:val="24"/>
        </w:rPr>
      </w:pPr>
      <w:r>
        <w:rPr>
          <w:rFonts w:hint="eastAsia"/>
          <w:b/>
          <w:sz w:val="24"/>
        </w:rPr>
        <w:t>“投标商务响应”对比“招标商务要求”存在响应不全（包括未响应整项招标商务要求或者未响应一项招标商务要求的部分内容），均视为“负偏离”。</w:t>
      </w:r>
    </w:p>
    <w:p>
      <w:pPr>
        <w:rPr>
          <w:b/>
          <w:bCs/>
          <w:sz w:val="24"/>
        </w:rPr>
      </w:pPr>
    </w:p>
    <w:p>
      <w:pPr>
        <w:outlineLvl w:val="3"/>
        <w:rPr>
          <w:rFonts w:ascii="黑体" w:hAnsi="宋体" w:eastAsia="黑体"/>
          <w:bCs/>
          <w:kern w:val="0"/>
          <w:sz w:val="24"/>
          <w:szCs w:val="32"/>
        </w:rPr>
      </w:pPr>
      <w:r>
        <w:rPr>
          <w:rFonts w:hint="eastAsia" w:ascii="黑体" w:eastAsia="黑体"/>
          <w:sz w:val="24"/>
          <w:szCs w:val="20"/>
        </w:rPr>
        <w:t>六、</w:t>
      </w:r>
      <w:r>
        <w:rPr>
          <w:rFonts w:hint="eastAsia" w:ascii="黑体" w:hAnsi="宋体" w:eastAsia="黑体"/>
          <w:bCs/>
          <w:kern w:val="0"/>
          <w:sz w:val="24"/>
          <w:szCs w:val="32"/>
        </w:rPr>
        <w:t>技术保障措施</w:t>
      </w:r>
    </w:p>
    <w:p>
      <w:pPr>
        <w:outlineLvl w:val="3"/>
        <w:rPr>
          <w:b/>
          <w:color w:val="FF0000"/>
          <w:sz w:val="22"/>
        </w:rPr>
      </w:pPr>
      <w:r>
        <w:rPr>
          <w:rFonts w:hint="eastAsia"/>
          <w:b/>
          <w:color w:val="FF0000"/>
          <w:sz w:val="22"/>
        </w:rPr>
        <w:t>（特别提示：投标人须按本招标文件评标信息中“技术保障措施”这一评审因素要求，提供证明资料）</w:t>
      </w:r>
    </w:p>
    <w:p>
      <w:pPr>
        <w:rPr>
          <w:b/>
          <w:sz w:val="22"/>
        </w:rPr>
      </w:pPr>
    </w:p>
    <w:p>
      <w:pPr>
        <w:outlineLvl w:val="3"/>
        <w:rPr>
          <w:rFonts w:ascii="黑体" w:hAnsi="宋体" w:eastAsia="黑体"/>
          <w:bCs/>
          <w:kern w:val="0"/>
          <w:sz w:val="24"/>
          <w:szCs w:val="32"/>
        </w:rPr>
      </w:pPr>
      <w:r>
        <w:rPr>
          <w:rFonts w:hint="eastAsia" w:ascii="黑体" w:hAnsi="宋体" w:eastAsia="黑体"/>
          <w:bCs/>
          <w:kern w:val="0"/>
          <w:sz w:val="24"/>
          <w:szCs w:val="32"/>
        </w:rPr>
        <w:t>七、施工安全保障措施</w:t>
      </w:r>
    </w:p>
    <w:p>
      <w:pPr>
        <w:rPr>
          <w:b/>
          <w:color w:val="FF0000"/>
          <w:sz w:val="22"/>
        </w:rPr>
      </w:pPr>
      <w:r>
        <w:rPr>
          <w:rFonts w:hint="eastAsia"/>
          <w:b/>
          <w:color w:val="FF0000"/>
          <w:sz w:val="22"/>
        </w:rPr>
        <w:t>（特别提示：投标人须按本招标文件评标信息中“施工安全保障措施”这一评审因素要求，提供证明资料）</w:t>
      </w:r>
    </w:p>
    <w:p>
      <w:pPr>
        <w:rPr>
          <w:b/>
          <w:sz w:val="22"/>
        </w:rPr>
      </w:pPr>
    </w:p>
    <w:p>
      <w:pPr>
        <w:rPr>
          <w:b/>
          <w:sz w:val="22"/>
        </w:rPr>
      </w:pPr>
      <w:r>
        <w:rPr>
          <w:rFonts w:hint="eastAsia"/>
          <w:b/>
          <w:sz w:val="22"/>
        </w:rPr>
        <w:t>八、检测报告</w:t>
      </w:r>
    </w:p>
    <w:p>
      <w:pPr>
        <w:rPr>
          <w:b/>
          <w:color w:val="FF0000"/>
          <w:sz w:val="22"/>
        </w:rPr>
      </w:pPr>
      <w:r>
        <w:rPr>
          <w:rFonts w:hint="eastAsia"/>
          <w:b/>
          <w:color w:val="FF0000"/>
          <w:sz w:val="22"/>
        </w:rPr>
        <w:t>（特别提示：投标人须按本招标文件评标信息中“检测报告”这一评审因素要求，提供证明资料）</w:t>
      </w:r>
      <w:bookmarkStart w:id="149" w:name="_GoBack"/>
      <w:bookmarkEnd w:id="149"/>
    </w:p>
    <w:p>
      <w:pPr>
        <w:pStyle w:val="2"/>
      </w:pPr>
    </w:p>
    <w:p>
      <w:pPr>
        <w:outlineLvl w:val="3"/>
        <w:rPr>
          <w:rFonts w:ascii="黑体" w:hAnsi="宋体" w:eastAsia="黑体"/>
          <w:bCs/>
          <w:kern w:val="0"/>
          <w:sz w:val="24"/>
          <w:szCs w:val="32"/>
        </w:rPr>
      </w:pPr>
      <w:r>
        <w:rPr>
          <w:rFonts w:hint="eastAsia" w:ascii="黑体" w:hAnsi="宋体" w:eastAsia="黑体"/>
          <w:bCs/>
          <w:kern w:val="0"/>
          <w:sz w:val="24"/>
          <w:szCs w:val="32"/>
        </w:rPr>
        <w:t>九、投标人认为需要加以说明的其他内容（格式自定）</w:t>
      </w:r>
    </w:p>
    <w:p>
      <w:pPr>
        <w:rPr>
          <w:rFonts w:ascii="黑体" w:hAnsi="宋体" w:eastAsia="黑体"/>
          <w:sz w:val="24"/>
          <w:szCs w:val="20"/>
        </w:rPr>
      </w:pPr>
    </w:p>
    <w:p>
      <w:pPr>
        <w:rPr>
          <w:rFonts w:ascii="黑体" w:hAnsi="宋体" w:eastAsia="黑体"/>
          <w:sz w:val="24"/>
          <w:szCs w:val="20"/>
        </w:rPr>
      </w:pPr>
      <w:r>
        <w:rPr>
          <w:rFonts w:hint="eastAsia" w:ascii="黑体" w:hAnsi="宋体" w:eastAsia="黑体"/>
          <w:sz w:val="24"/>
          <w:szCs w:val="20"/>
        </w:rPr>
        <w:t>（1）政府采购违法行为风险知悉确认书</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本公司在投标前已充分知悉以下情形为参与政府采购活动时的重大风险事项，并承诺已对下述风险提示事项重点排查，做到严谨、诚信、依法依规参与政府采购活动。</w:t>
      </w:r>
    </w:p>
    <w:p>
      <w:pPr>
        <w:ind w:firstLine="422" w:firstLineChars="200"/>
        <w:rPr>
          <w:b/>
          <w:bCs/>
          <w:szCs w:val="21"/>
        </w:rPr>
      </w:pPr>
      <w:r>
        <w:rPr>
          <w:rFonts w:hint="eastAsia" w:ascii="宋体" w:hAnsi="宋体"/>
          <w:b/>
          <w:bCs/>
          <w:szCs w:val="21"/>
        </w:rPr>
        <w:t>一、本公司已充分知悉</w:t>
      </w:r>
      <w:r>
        <w:rPr>
          <w:rFonts w:hint="eastAsia"/>
          <w:b/>
          <w:bCs/>
          <w:szCs w:val="21"/>
        </w:rPr>
        <w:t>“</w:t>
      </w:r>
      <w:r>
        <w:rPr>
          <w:rFonts w:hint="eastAsia" w:ascii="宋体" w:hAnsi="宋体"/>
          <w:b/>
          <w:bCs/>
          <w:szCs w:val="21"/>
        </w:rPr>
        <w:t>隐瞒真实情况，提供虚假资料</w:t>
      </w:r>
      <w:r>
        <w:rPr>
          <w:rFonts w:hint="eastAsia"/>
          <w:b/>
          <w:bCs/>
          <w:szCs w:val="21"/>
        </w:rPr>
        <w:t>”</w:t>
      </w:r>
      <w:r>
        <w:rPr>
          <w:rFonts w:hint="eastAsia" w:ascii="宋体" w:hAnsi="宋体"/>
          <w:b/>
          <w:bCs/>
          <w:szCs w:val="21"/>
        </w:rPr>
        <w:t>的法定情形，相关情形包括但不限于：</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（一）通过转让或者租借等方式从其他单位获取资格或者资质证书投标的。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（二）由其他单位或者其他单位负责人在投标供应商编制的投标文件上加盖印章或者签字的。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（三）项目负责人或者主要技术人员不是本单位人员的。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（四）投标保证金不是从投标供应商基本账户转出的。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（五）其他隐瞒真实情况、提供虚假资料的行为。</w:t>
      </w:r>
    </w:p>
    <w:p>
      <w:pPr>
        <w:ind w:firstLine="422" w:firstLineChars="200"/>
        <w:rPr>
          <w:b/>
          <w:bCs/>
          <w:szCs w:val="21"/>
        </w:rPr>
      </w:pPr>
      <w:r>
        <w:rPr>
          <w:rFonts w:hint="eastAsia" w:ascii="宋体" w:hAnsi="宋体"/>
          <w:b/>
          <w:bCs/>
          <w:szCs w:val="21"/>
        </w:rPr>
        <w:t>二、本公司已充分知悉</w:t>
      </w:r>
      <w:r>
        <w:rPr>
          <w:rFonts w:hint="eastAsia"/>
          <w:b/>
          <w:bCs/>
          <w:szCs w:val="21"/>
        </w:rPr>
        <w:t>“</w:t>
      </w:r>
      <w:r>
        <w:rPr>
          <w:rFonts w:hint="eastAsia" w:ascii="宋体" w:hAnsi="宋体"/>
          <w:b/>
          <w:bCs/>
          <w:szCs w:val="21"/>
        </w:rPr>
        <w:t>与其他采购参加人串通投标</w:t>
      </w:r>
      <w:r>
        <w:rPr>
          <w:rFonts w:hint="eastAsia"/>
          <w:b/>
          <w:bCs/>
          <w:szCs w:val="21"/>
        </w:rPr>
        <w:t>”</w:t>
      </w:r>
      <w:r>
        <w:rPr>
          <w:rFonts w:hint="eastAsia" w:ascii="宋体" w:hAnsi="宋体"/>
          <w:b/>
          <w:bCs/>
          <w:szCs w:val="21"/>
        </w:rPr>
        <w:t>的法定情形，相关情形包括但不限于：</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（一）投标供应商之间相互约定给予未中标的供应商利益补偿。</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（二）不同投标供应商的法定代表人、主要经营负责人、项目投标授权代表人、项目负责人、主要技术人员为同一人、属同一单位或者在同一单位缴纳社会保险。</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（三）不同投标供应商的投标文件由同一单位或者同一人编制，或者由同一人分阶段参与编制的。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（四）不同投标供应商的投标文件或部分投标文件相互混装。</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（五）不同投标供应商的投标文件内容存在非正常一致。</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（六）由同一单位工作人员为两家以上（含两家）供应商进行同一项投标活动的。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（七）不同投标人的投标报价呈规律性差异。</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（八）不同投标人的投标保证金从同一单位或者个人的账户转出。</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（九）主管部门依照法律、法规认定的其他情形。</w:t>
      </w:r>
    </w:p>
    <w:p>
      <w:pPr>
        <w:ind w:firstLine="422" w:firstLineChars="200"/>
        <w:rPr>
          <w:b/>
          <w:bCs/>
          <w:szCs w:val="21"/>
        </w:rPr>
      </w:pPr>
      <w:r>
        <w:rPr>
          <w:rFonts w:hint="eastAsia" w:ascii="宋体" w:hAnsi="宋体"/>
          <w:b/>
          <w:bCs/>
          <w:szCs w:val="21"/>
        </w:rPr>
        <w:t>三、本公司已充分知悉下列情形所对应的法律风险，并在投标前已对相关风险事项进行排查。</w:t>
      </w:r>
    </w:p>
    <w:p>
      <w:pPr>
        <w:autoSpaceDE w:val="0"/>
        <w:autoSpaceDN w:val="0"/>
        <w:spacing w:line="400" w:lineRule="exact"/>
        <w:ind w:firstLine="404" w:firstLineChars="200"/>
        <w:rPr>
          <w:rFonts w:ascii="宋体" w:hAnsi="宋体"/>
          <w:b/>
          <w:bCs/>
          <w:spacing w:val="-4"/>
          <w:kern w:val="0"/>
          <w:szCs w:val="21"/>
        </w:rPr>
      </w:pPr>
      <w:r>
        <w:rPr>
          <w:rFonts w:hint="eastAsia" w:ascii="宋体" w:hAnsi="宋体"/>
          <w:spacing w:val="-4"/>
          <w:kern w:val="0"/>
          <w:szCs w:val="21"/>
        </w:rPr>
        <w:t>（一）对于从其他主体获取的投标资料，供应商应审慎核查，确保投标资料的真实性。</w:t>
      </w:r>
      <w:r>
        <w:rPr>
          <w:rFonts w:hint="eastAsia" w:ascii="宋体" w:hAnsi="宋体"/>
          <w:b/>
          <w:bCs/>
          <w:spacing w:val="-4"/>
          <w:kern w:val="0"/>
          <w:szCs w:val="21"/>
        </w:rPr>
        <w:t>如主管部门查实投标文件中存在虚假资料的，无论相关资料是否由第三方或本公司员工提供，均不影响主管部门对供应商存在“隐瞒真实情况，提供虚假资料”违法行为的认定。</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（二）对于涉及国家机关出具的公文、证件、证明材料等文件，一旦涉嫌虚假，经查实，主管部门将依法从严处理，并移送有关部门追究法律责任；涉嫌犯罪的，主管部门将一并移送司法机关追究法律责任。</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（三）对于涉及安全生产、特种作业、抢险救灾、防疫等政府采购项目，供应商实施提供虚假资料、串通投标等违法行为的，主管部门将依法从严处理。</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（六）单位负责人为同一人或者存在直接控股、管理关系的不同供应商，不得参加同一合同项下的政府采购活动。相关情形如查实，依法作投标无效处理；涉嫌串通投标等违法行为的，主管部门将依法调查处理。</w:t>
      </w:r>
    </w:p>
    <w:p>
      <w:pPr>
        <w:pStyle w:val="38"/>
        <w:autoSpaceDE w:val="0"/>
        <w:autoSpaceDN w:val="0"/>
        <w:spacing w:beforeAutospacing="0" w:afterAutospacing="0" w:line="400" w:lineRule="exact"/>
        <w:ind w:firstLine="422" w:firstLineChars="200"/>
        <w:rPr>
          <w:b/>
          <w:bCs/>
          <w:sz w:val="21"/>
          <w:szCs w:val="21"/>
        </w:rPr>
      </w:pPr>
      <w:r>
        <w:rPr>
          <w:rFonts w:hint="eastAsia" w:ascii="宋体" w:hAnsi="宋体"/>
          <w:b/>
          <w:bCs/>
          <w:sz w:val="21"/>
          <w:szCs w:val="21"/>
        </w:rPr>
        <w:t>四、本公司已充分知悉政府采购违法、违规行为的法律后果。</w:t>
      </w:r>
    </w:p>
    <w:p>
      <w:pPr>
        <w:pStyle w:val="38"/>
        <w:autoSpaceDE w:val="0"/>
        <w:autoSpaceDN w:val="0"/>
        <w:spacing w:beforeAutospacing="0" w:afterAutospacing="0" w:line="400" w:lineRule="exact"/>
        <w:ind w:firstLine="404" w:firstLineChars="200"/>
        <w:rPr>
          <w:rFonts w:ascii="宋体" w:hAnsi="宋体"/>
          <w:b/>
          <w:bCs/>
          <w:spacing w:val="-4"/>
          <w:sz w:val="21"/>
          <w:szCs w:val="21"/>
        </w:rPr>
      </w:pPr>
      <w:r>
        <w:rPr>
          <w:rFonts w:hint="eastAsia" w:ascii="宋体" w:hAnsi="宋体"/>
          <w:spacing w:val="-4"/>
          <w:sz w:val="21"/>
          <w:szCs w:val="21"/>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r>
        <w:rPr>
          <w:rFonts w:hint="eastAsia" w:ascii="宋体" w:hAnsi="宋体"/>
          <w:b/>
          <w:bCs/>
          <w:spacing w:val="-4"/>
          <w:sz w:val="21"/>
          <w:szCs w:val="21"/>
        </w:rPr>
        <w:t>以下文字请投标供应商抄写并确认：“本公司已仔细阅读《政府采购违法行为风险知悉确认书》，充分知悉违法行为的法律后果，并承诺将严谨、诚信、依法依规参与政府采购活动”。</w:t>
      </w:r>
    </w:p>
    <w:tbl>
      <w:tblPr>
        <w:tblStyle w:val="44"/>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9"/>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bl>
    <w:p>
      <w:pPr>
        <w:pStyle w:val="38"/>
        <w:autoSpaceDE w:val="0"/>
        <w:autoSpaceDN w:val="0"/>
        <w:spacing w:beforeAutospacing="0" w:afterAutospacing="0" w:line="400" w:lineRule="exact"/>
        <w:ind w:firstLine="406" w:firstLineChars="200"/>
        <w:rPr>
          <w:rFonts w:ascii="宋体" w:hAnsi="宋体"/>
          <w:b/>
          <w:bCs/>
          <w:color w:val="FF0000"/>
          <w:spacing w:val="-4"/>
          <w:sz w:val="21"/>
          <w:szCs w:val="21"/>
        </w:rPr>
      </w:pPr>
      <w:r>
        <w:rPr>
          <w:rFonts w:hint="eastAsia" w:ascii="宋体" w:hAnsi="宋体"/>
          <w:b/>
          <w:bCs/>
          <w:color w:val="FF0000"/>
          <w:spacing w:val="-4"/>
          <w:sz w:val="21"/>
          <w:szCs w:val="21"/>
        </w:rPr>
        <w:t>注：1.政府采购违法行为风险知悉确认书不作为资格性审查及符合性审查条件。</w:t>
      </w:r>
    </w:p>
    <w:p>
      <w:pPr>
        <w:pStyle w:val="38"/>
        <w:autoSpaceDE w:val="0"/>
        <w:autoSpaceDN w:val="0"/>
        <w:spacing w:beforeAutospacing="0" w:afterAutospacing="0" w:line="400" w:lineRule="exact"/>
        <w:ind w:firstLine="406" w:firstLineChars="200"/>
        <w:rPr>
          <w:rFonts w:ascii="宋体" w:hAnsi="宋体"/>
          <w:color w:val="FF0000"/>
          <w:spacing w:val="-4"/>
          <w:sz w:val="21"/>
          <w:szCs w:val="21"/>
        </w:rPr>
      </w:pPr>
      <w:r>
        <w:rPr>
          <w:rFonts w:hint="eastAsia" w:ascii="宋体" w:hAnsi="宋体"/>
          <w:b/>
          <w:bCs/>
          <w:color w:val="FF0000"/>
          <w:spacing w:val="-4"/>
          <w:sz w:val="21"/>
          <w:szCs w:val="21"/>
        </w:rPr>
        <w:t>2.投标供应商负责人或投标授权代表签字并加盖单位公章后，扫描上传至投标文件一并提交。</w:t>
      </w:r>
    </w:p>
    <w:p>
      <w:pPr>
        <w:pStyle w:val="38"/>
        <w:wordWrap w:val="0"/>
        <w:autoSpaceDE w:val="0"/>
        <w:autoSpaceDN w:val="0"/>
        <w:spacing w:beforeAutospacing="0" w:afterAutospacing="0" w:line="400" w:lineRule="exact"/>
        <w:ind w:firstLine="404" w:firstLineChars="200"/>
        <w:jc w:val="right"/>
        <w:rPr>
          <w:rFonts w:ascii="宋体" w:hAnsi="宋体"/>
          <w:spacing w:val="-4"/>
          <w:sz w:val="21"/>
          <w:szCs w:val="21"/>
        </w:rPr>
      </w:pPr>
      <w:r>
        <w:rPr>
          <w:rFonts w:hint="eastAsia" w:ascii="宋体" w:hAnsi="宋体"/>
          <w:spacing w:val="-4"/>
          <w:sz w:val="21"/>
          <w:szCs w:val="21"/>
        </w:rPr>
        <w:t xml:space="preserve">负责人/投标授权代表签名：     </w:t>
      </w:r>
    </w:p>
    <w:p>
      <w:pPr>
        <w:pStyle w:val="38"/>
        <w:wordWrap w:val="0"/>
        <w:autoSpaceDE w:val="0"/>
        <w:autoSpaceDN w:val="0"/>
        <w:spacing w:beforeAutospacing="0" w:afterAutospacing="0" w:line="400" w:lineRule="exact"/>
        <w:ind w:firstLine="404" w:firstLineChars="200"/>
        <w:jc w:val="right"/>
        <w:rPr>
          <w:rFonts w:ascii="宋体" w:hAnsi="宋体"/>
          <w:spacing w:val="-4"/>
          <w:sz w:val="21"/>
          <w:szCs w:val="21"/>
        </w:rPr>
      </w:pPr>
      <w:r>
        <w:rPr>
          <w:rFonts w:hint="eastAsia" w:ascii="宋体" w:hAnsi="宋体"/>
          <w:spacing w:val="-4"/>
          <w:sz w:val="21"/>
          <w:szCs w:val="21"/>
        </w:rPr>
        <w:t xml:space="preserve">知悉人（公章）：     </w:t>
      </w:r>
    </w:p>
    <w:p>
      <w:pPr>
        <w:pStyle w:val="38"/>
        <w:wordWrap w:val="0"/>
        <w:autoSpaceDE w:val="0"/>
        <w:autoSpaceDN w:val="0"/>
        <w:spacing w:beforeAutospacing="0" w:afterAutospacing="0" w:line="400" w:lineRule="exact"/>
        <w:ind w:firstLine="404" w:firstLineChars="200"/>
        <w:jc w:val="right"/>
      </w:pPr>
      <w:r>
        <w:rPr>
          <w:rFonts w:hint="eastAsia" w:ascii="宋体" w:hAnsi="宋体"/>
          <w:spacing w:val="-4"/>
          <w:sz w:val="21"/>
          <w:szCs w:val="21"/>
        </w:rPr>
        <w:t xml:space="preserve">日期：     </w:t>
      </w:r>
    </w:p>
    <w:p>
      <w:pPr>
        <w:pStyle w:val="2"/>
      </w:pPr>
    </w:p>
    <w:p>
      <w:pPr>
        <w:rPr>
          <w:rFonts w:ascii="黑体" w:hAnsi="宋体" w:eastAsia="黑体"/>
          <w:sz w:val="24"/>
          <w:szCs w:val="20"/>
        </w:rPr>
      </w:pPr>
      <w:r>
        <w:rPr>
          <w:rFonts w:hint="eastAsia" w:ascii="黑体" w:hAnsi="宋体" w:eastAsia="黑体"/>
          <w:sz w:val="24"/>
          <w:szCs w:val="20"/>
        </w:rPr>
        <w:t>（2）投标人认为需要加以说明的其他内容</w:t>
      </w:r>
    </w:p>
    <w:p>
      <w:pPr>
        <w:rPr>
          <w:b/>
          <w:sz w:val="22"/>
        </w:rPr>
      </w:pPr>
    </w:p>
    <w:p>
      <w:pPr>
        <w:rPr>
          <w:b/>
          <w:sz w:val="22"/>
        </w:rPr>
      </w:pPr>
      <w:r>
        <w:rPr>
          <w:rFonts w:hint="eastAsia"/>
          <w:b/>
          <w:sz w:val="22"/>
        </w:rPr>
        <w:br w:type="page"/>
      </w:r>
    </w:p>
    <w:p>
      <w:pPr>
        <w:pStyle w:val="5"/>
      </w:pPr>
      <w:r>
        <w:rPr>
          <w:rFonts w:hint="eastAsia"/>
        </w:rPr>
        <w:t>第五章  合同条款及格式</w:t>
      </w:r>
    </w:p>
    <w:p>
      <w:pPr>
        <w:ind w:firstLine="411" w:firstLineChars="196"/>
      </w:pPr>
    </w:p>
    <w:p>
      <w:pPr>
        <w:jc w:val="center"/>
      </w:pPr>
      <w:bookmarkStart w:id="78" w:name="_Hlk72574405"/>
      <w:bookmarkStart w:id="79" w:name="_Hlk72260917"/>
      <w:r>
        <w:rPr>
          <w:rFonts w:hint="eastAsia"/>
          <w:b/>
          <w:sz w:val="24"/>
        </w:rPr>
        <w:t>（仅供参考，具体以项目需求及采购结果为准）</w:t>
      </w:r>
      <w:bookmarkEnd w:id="78"/>
    </w:p>
    <w:p>
      <w:pPr>
        <w:rPr>
          <w:rFonts w:ascii="宋体" w:hAnsi="宋体"/>
          <w:b/>
          <w:bCs/>
          <w:szCs w:val="21"/>
        </w:rPr>
      </w:pPr>
      <w:r>
        <w:rPr>
          <w:rFonts w:hint="eastAsia" w:ascii="宋体" w:hAnsi="宋体"/>
          <w:b/>
          <w:bCs/>
          <w:szCs w:val="21"/>
        </w:rPr>
        <w:t>甲方：</w:t>
      </w:r>
    </w:p>
    <w:p>
      <w:pPr>
        <w:rPr>
          <w:rFonts w:ascii="宋体" w:hAnsi="宋体"/>
          <w:szCs w:val="21"/>
        </w:rPr>
      </w:pPr>
      <w:bookmarkStart w:id="80" w:name="_Hlk75014453"/>
      <w:r>
        <w:rPr>
          <w:rFonts w:hint="eastAsia" w:ascii="宋体" w:hAnsi="宋体"/>
          <w:szCs w:val="21"/>
        </w:rPr>
        <w:t>地址：</w:t>
      </w:r>
    </w:p>
    <w:p>
      <w:pPr>
        <w:rPr>
          <w:rFonts w:ascii="宋体" w:hAnsi="宋体"/>
          <w:szCs w:val="21"/>
        </w:rPr>
      </w:pPr>
      <w:r>
        <w:rPr>
          <w:rFonts w:hint="eastAsia" w:ascii="宋体" w:hAnsi="宋体"/>
          <w:szCs w:val="21"/>
        </w:rPr>
        <w:t>联系人：</w:t>
      </w:r>
    </w:p>
    <w:p>
      <w:pPr>
        <w:rPr>
          <w:rFonts w:ascii="宋体" w:hAnsi="宋体"/>
          <w:b/>
          <w:bCs/>
          <w:szCs w:val="21"/>
        </w:rPr>
      </w:pPr>
      <w:r>
        <w:rPr>
          <w:rFonts w:hint="eastAsia" w:ascii="宋体" w:hAnsi="宋体"/>
          <w:szCs w:val="21"/>
        </w:rPr>
        <w:t>联系电话：</w:t>
      </w:r>
      <w:bookmarkEnd w:id="80"/>
    </w:p>
    <w:p>
      <w:pPr>
        <w:rPr>
          <w:rFonts w:ascii="宋体" w:hAnsi="宋体"/>
          <w:b/>
          <w:bCs/>
          <w:szCs w:val="21"/>
        </w:rPr>
      </w:pPr>
    </w:p>
    <w:p>
      <w:pPr>
        <w:rPr>
          <w:rFonts w:ascii="宋体" w:hAnsi="宋体"/>
          <w:b/>
          <w:bCs/>
          <w:szCs w:val="21"/>
        </w:rPr>
      </w:pPr>
      <w:r>
        <w:rPr>
          <w:rFonts w:hint="eastAsia" w:ascii="宋体" w:hAnsi="宋体"/>
          <w:b/>
          <w:bCs/>
          <w:szCs w:val="21"/>
        </w:rPr>
        <w:t>乙方：</w:t>
      </w:r>
      <w:bookmarkEnd w:id="79"/>
    </w:p>
    <w:p>
      <w:pPr>
        <w:rPr>
          <w:rFonts w:ascii="宋体" w:hAnsi="宋体"/>
          <w:szCs w:val="21"/>
        </w:rPr>
      </w:pPr>
      <w:r>
        <w:rPr>
          <w:rFonts w:hint="eastAsia" w:ascii="宋体" w:hAnsi="宋体"/>
          <w:szCs w:val="21"/>
        </w:rPr>
        <w:t>地址：</w:t>
      </w:r>
    </w:p>
    <w:p>
      <w:pPr>
        <w:rPr>
          <w:rFonts w:ascii="宋体" w:hAnsi="宋体"/>
          <w:szCs w:val="21"/>
        </w:rPr>
      </w:pPr>
      <w:r>
        <w:rPr>
          <w:rFonts w:hint="eastAsia" w:ascii="宋体" w:hAnsi="宋体"/>
          <w:szCs w:val="21"/>
        </w:rPr>
        <w:t>联系人：</w:t>
      </w:r>
    </w:p>
    <w:p>
      <w:pPr>
        <w:rPr>
          <w:rFonts w:ascii="宋体" w:hAnsi="宋体"/>
          <w:szCs w:val="21"/>
        </w:rPr>
      </w:pPr>
      <w:r>
        <w:rPr>
          <w:rFonts w:hint="eastAsia" w:ascii="宋体" w:hAnsi="宋体"/>
          <w:szCs w:val="21"/>
        </w:rPr>
        <w:t>联系电话：</w:t>
      </w:r>
    </w:p>
    <w:p>
      <w:pPr>
        <w:rPr>
          <w:rFonts w:ascii="宋体" w:hAnsi="宋体"/>
          <w:szCs w:val="21"/>
        </w:rPr>
      </w:pPr>
    </w:p>
    <w:p>
      <w:pPr>
        <w:spacing w:line="360" w:lineRule="auto"/>
        <w:ind w:firstLine="560"/>
        <w:jc w:val="left"/>
        <w:rPr>
          <w:szCs w:val="21"/>
        </w:rPr>
      </w:pPr>
      <w:bookmarkStart w:id="81" w:name="_Hlk72574434"/>
      <w:r>
        <w:rPr>
          <w:rFonts w:hint="eastAsia"/>
          <w:szCs w:val="21"/>
        </w:rPr>
        <w:t>根据深圳公共资源交易中心（深圳交易集团有限公司政府采购业务分公司）号项目结果，</w:t>
      </w:r>
      <w:r>
        <w:rPr>
          <w:rFonts w:hint="eastAsia" w:ascii="宋体" w:hAnsi="宋体"/>
          <w:szCs w:val="21"/>
        </w:rPr>
        <w:t>*</w:t>
      </w:r>
      <w:r>
        <w:rPr>
          <w:rFonts w:ascii="宋体" w:hAnsi="宋体"/>
          <w:szCs w:val="21"/>
        </w:rPr>
        <w:t>**</w:t>
      </w:r>
      <w:r>
        <w:rPr>
          <w:rFonts w:hint="eastAsia" w:ascii="宋体" w:hAnsi="宋体"/>
          <w:szCs w:val="21"/>
        </w:rPr>
        <w:t>单位为中标人</w:t>
      </w:r>
      <w:r>
        <w:rPr>
          <w:rFonts w:hint="eastAsia"/>
          <w:szCs w:val="21"/>
        </w:rPr>
        <w:t>。</w:t>
      </w:r>
      <w:bookmarkEnd w:id="81"/>
      <w:r>
        <w:rPr>
          <w:rFonts w:hint="eastAsia"/>
          <w:szCs w:val="21"/>
        </w:rPr>
        <w:t>按照《中华人民共和国民法典》（第三编 合同）和《深圳经济特区政府采购条例》，经深圳市（以下简称甲方）和单位（以下简称乙方）协商，达成以下合同条款：</w:t>
      </w:r>
    </w:p>
    <w:p>
      <w:pPr>
        <w:spacing w:line="360" w:lineRule="auto"/>
        <w:ind w:firstLine="560"/>
        <w:jc w:val="left"/>
        <w:outlineLvl w:val="0"/>
        <w:rPr>
          <w:b/>
          <w:szCs w:val="21"/>
        </w:rPr>
      </w:pPr>
      <w:r>
        <w:rPr>
          <w:rFonts w:hint="eastAsia"/>
          <w:b/>
          <w:szCs w:val="21"/>
        </w:rPr>
        <w:t>第一条  合同标的</w:t>
      </w:r>
    </w:p>
    <w:p>
      <w:pPr>
        <w:spacing w:line="360" w:lineRule="auto"/>
        <w:ind w:firstLine="560"/>
        <w:jc w:val="left"/>
        <w:rPr>
          <w:szCs w:val="21"/>
        </w:rPr>
      </w:pPr>
      <w:r>
        <w:rPr>
          <w:rFonts w:hint="eastAsia"/>
          <w:szCs w:val="21"/>
        </w:rPr>
        <w:t>乙方根据甲方需求提供下列货物：</w:t>
      </w:r>
    </w:p>
    <w:p>
      <w:pPr>
        <w:spacing w:line="360" w:lineRule="auto"/>
        <w:ind w:firstLine="560"/>
        <w:jc w:val="left"/>
        <w:rPr>
          <w:szCs w:val="21"/>
        </w:rPr>
      </w:pPr>
      <w:r>
        <w:rPr>
          <w:rFonts w:hint="eastAsia"/>
          <w:szCs w:val="21"/>
        </w:rPr>
        <w:t>货物名称、规格及数量详见。</w:t>
      </w:r>
    </w:p>
    <w:p>
      <w:pPr>
        <w:spacing w:line="360" w:lineRule="auto"/>
        <w:ind w:firstLine="560"/>
        <w:jc w:val="left"/>
        <w:outlineLvl w:val="0"/>
        <w:rPr>
          <w:b/>
          <w:szCs w:val="21"/>
        </w:rPr>
      </w:pPr>
      <w:r>
        <w:rPr>
          <w:rFonts w:hint="eastAsia"/>
          <w:b/>
          <w:szCs w:val="21"/>
        </w:rPr>
        <w:t>第二条  合同价款</w:t>
      </w:r>
    </w:p>
    <w:p>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本合同项下总价款为（大写）人民币，分项价款详见。本合同总价款已包括乙方为履行本合同义务所发生的一切费用，系固定不变价格，且不随通货膨胀的影响而波动。</w:t>
      </w:r>
    </w:p>
    <w:p>
      <w:pPr>
        <w:numPr>
          <w:ilvl w:val="0"/>
          <w:numId w:val="8"/>
        </w:numPr>
        <w:spacing w:line="360" w:lineRule="auto"/>
        <w:ind w:firstLine="560"/>
        <w:jc w:val="left"/>
        <w:outlineLvl w:val="0"/>
        <w:rPr>
          <w:b/>
          <w:szCs w:val="21"/>
        </w:rPr>
      </w:pPr>
      <w:r>
        <w:rPr>
          <w:rFonts w:hint="eastAsia"/>
          <w:b/>
          <w:szCs w:val="21"/>
        </w:rPr>
        <w:t>履行期限</w:t>
      </w:r>
    </w:p>
    <w:p>
      <w:pPr>
        <w:spacing w:line="360" w:lineRule="auto"/>
        <w:ind w:firstLine="560"/>
        <w:jc w:val="left"/>
        <w:rPr>
          <w:b/>
          <w:szCs w:val="21"/>
        </w:rPr>
      </w:pPr>
      <w:r>
        <w:rPr>
          <w:rFonts w:hint="eastAsia"/>
          <w:bCs/>
          <w:szCs w:val="21"/>
        </w:rPr>
        <w:t>乙方应于本合同签订之日其日内将符合要求的产品向甲方交付（含安装调试），但乙方交付前应向书面通知甲方并征得甲方同意。</w:t>
      </w:r>
    </w:p>
    <w:p>
      <w:pPr>
        <w:numPr>
          <w:ilvl w:val="0"/>
          <w:numId w:val="8"/>
        </w:numPr>
        <w:spacing w:line="360" w:lineRule="auto"/>
        <w:ind w:firstLine="560"/>
        <w:jc w:val="left"/>
        <w:outlineLvl w:val="0"/>
        <w:rPr>
          <w:b/>
          <w:szCs w:val="21"/>
        </w:rPr>
      </w:pPr>
      <w:r>
        <w:rPr>
          <w:rFonts w:hint="eastAsia"/>
          <w:b/>
          <w:szCs w:val="21"/>
        </w:rPr>
        <w:t>权利保证</w:t>
      </w:r>
    </w:p>
    <w:p>
      <w:pPr>
        <w:spacing w:line="360" w:lineRule="auto"/>
        <w:ind w:firstLine="560"/>
        <w:jc w:val="left"/>
        <w:rPr>
          <w:rFonts w:ascii="宋体" w:hAnsi="宋体"/>
          <w:szCs w:val="21"/>
        </w:rPr>
      </w:pPr>
      <w:r>
        <w:rPr>
          <w:rFonts w:hint="eastAsia" w:ascii="宋体" w:hAnsi="宋体"/>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spacing w:line="360" w:lineRule="auto"/>
        <w:ind w:firstLine="560"/>
        <w:jc w:val="left"/>
        <w:outlineLvl w:val="0"/>
        <w:rPr>
          <w:b/>
          <w:szCs w:val="21"/>
        </w:rPr>
      </w:pPr>
      <w:r>
        <w:rPr>
          <w:rFonts w:hint="eastAsia"/>
          <w:b/>
          <w:szCs w:val="21"/>
        </w:rPr>
        <w:t>第五条  质量保证</w:t>
      </w:r>
    </w:p>
    <w:p>
      <w:pPr>
        <w:spacing w:line="360" w:lineRule="auto"/>
        <w:ind w:firstLine="560"/>
        <w:jc w:val="left"/>
        <w:rPr>
          <w:rFonts w:ascii="宋体" w:hAnsi="宋体"/>
          <w:szCs w:val="21"/>
        </w:rPr>
      </w:pPr>
      <w:r>
        <w:rPr>
          <w:rFonts w:hint="eastAsia" w:ascii="宋体" w:hAnsi="宋体"/>
          <w:szCs w:val="21"/>
        </w:rPr>
        <w:t>1、乙方所提供的货物的技术规格符合招标文件规定的技术规格，货物符合中华人民共和国的设计和制造生产标准或行业标准。</w:t>
      </w:r>
    </w:p>
    <w:p>
      <w:pPr>
        <w:spacing w:line="360" w:lineRule="auto"/>
        <w:ind w:firstLine="560"/>
        <w:jc w:val="left"/>
        <w:rPr>
          <w:rFonts w:ascii="宋体" w:hAnsi="宋体"/>
          <w:szCs w:val="21"/>
        </w:rPr>
      </w:pPr>
      <w:r>
        <w:rPr>
          <w:rFonts w:hint="eastAsia" w:ascii="宋体" w:hAnsi="宋体"/>
          <w:szCs w:val="21"/>
        </w:rPr>
        <w:t>2、乙方应保证货物是全新、未使用过的原装合格正品（包括零部件），并完全符合甲方要求的质量、规格和性能的要求。如货物安装或配置了软件的，乙方保证相关软件均为正版软件。</w:t>
      </w:r>
    </w:p>
    <w:p>
      <w:pPr>
        <w:spacing w:line="360" w:lineRule="auto"/>
        <w:ind w:firstLine="560"/>
        <w:jc w:val="left"/>
        <w:rPr>
          <w:rFonts w:ascii="宋体" w:hAnsi="宋体"/>
          <w:szCs w:val="21"/>
        </w:rPr>
      </w:pPr>
      <w:r>
        <w:rPr>
          <w:rFonts w:hint="eastAsia" w:ascii="宋体" w:hAnsi="宋体"/>
          <w:szCs w:val="21"/>
        </w:rPr>
        <w:t>3、乙方保证交货时一并提供货物的质量合格凭证或文件。</w:t>
      </w:r>
    </w:p>
    <w:p>
      <w:pPr>
        <w:spacing w:line="360" w:lineRule="auto"/>
        <w:ind w:firstLine="560"/>
        <w:jc w:val="left"/>
        <w:rPr>
          <w:b/>
          <w:szCs w:val="21"/>
        </w:rPr>
      </w:pPr>
      <w:r>
        <w:rPr>
          <w:rFonts w:hint="eastAsia"/>
          <w:b/>
          <w:szCs w:val="21"/>
        </w:rPr>
        <w:t>第六条  交货和验收</w:t>
      </w:r>
    </w:p>
    <w:p>
      <w:pPr>
        <w:spacing w:line="360" w:lineRule="auto"/>
        <w:ind w:firstLine="560"/>
        <w:jc w:val="left"/>
        <w:rPr>
          <w:rFonts w:ascii="宋体" w:hAnsi="宋体"/>
          <w:szCs w:val="21"/>
        </w:rPr>
      </w:pPr>
      <w:r>
        <w:rPr>
          <w:rFonts w:hint="eastAsia" w:ascii="宋体" w:hAnsi="宋体"/>
          <w:szCs w:val="21"/>
        </w:rPr>
        <w:t>1、乙方应按照本合同或招投标文件规定的时间和方式向甲方交付货物，交货地点由甲方指定。因交货产生的费用由乙方自行承担。</w:t>
      </w:r>
    </w:p>
    <w:p>
      <w:pPr>
        <w:spacing w:line="360" w:lineRule="auto"/>
        <w:ind w:firstLine="560"/>
        <w:jc w:val="left"/>
        <w:rPr>
          <w:rFonts w:ascii="宋体" w:hAnsi="宋体"/>
          <w:szCs w:val="21"/>
        </w:rPr>
      </w:pPr>
      <w:r>
        <w:rPr>
          <w:rFonts w:hint="eastAsia" w:ascii="宋体" w:hAnsi="宋体"/>
          <w:szCs w:val="21"/>
        </w:rPr>
        <w:t>2、乙方交付的货物应当完全符合招投标文件所规定的货物、数量、质量和规格要求。乙方提供的货物不符合招投标文件和合同规定的，甲方有权拒收货物，由此引起的风险，由乙方承担。</w:t>
      </w:r>
    </w:p>
    <w:p>
      <w:pPr>
        <w:spacing w:line="360" w:lineRule="auto"/>
        <w:ind w:firstLine="560"/>
        <w:jc w:val="left"/>
        <w:rPr>
          <w:rFonts w:ascii="宋体" w:hAnsi="宋体"/>
          <w:szCs w:val="21"/>
        </w:rPr>
      </w:pPr>
      <w:r>
        <w:rPr>
          <w:rFonts w:hint="eastAsia" w:ascii="宋体" w:hAnsi="宋体"/>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spacing w:line="360" w:lineRule="auto"/>
        <w:ind w:firstLine="560"/>
        <w:jc w:val="left"/>
        <w:rPr>
          <w:rFonts w:ascii="宋体" w:hAnsi="宋体"/>
          <w:szCs w:val="21"/>
        </w:rPr>
      </w:pPr>
      <w:r>
        <w:rPr>
          <w:rFonts w:hint="eastAsia" w:ascii="宋体" w:hAnsi="宋体"/>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spacing w:line="360" w:lineRule="auto"/>
        <w:ind w:firstLine="560"/>
        <w:jc w:val="left"/>
        <w:rPr>
          <w:rFonts w:ascii="宋体" w:hAnsi="宋体"/>
          <w:szCs w:val="21"/>
        </w:rPr>
      </w:pPr>
      <w:r>
        <w:rPr>
          <w:rFonts w:hint="eastAsia" w:ascii="宋体" w:hAnsi="宋体"/>
          <w:szCs w:val="21"/>
        </w:rPr>
        <w:t>5、货物的所有权和灭失的风险自乙方将货物交付给甲方时转移。</w:t>
      </w:r>
    </w:p>
    <w:p>
      <w:pPr>
        <w:spacing w:line="360" w:lineRule="auto"/>
        <w:ind w:firstLine="560"/>
        <w:jc w:val="left"/>
        <w:outlineLvl w:val="0"/>
        <w:rPr>
          <w:b/>
          <w:szCs w:val="21"/>
        </w:rPr>
      </w:pPr>
      <w:r>
        <w:rPr>
          <w:rFonts w:hint="eastAsia"/>
          <w:b/>
          <w:szCs w:val="21"/>
        </w:rPr>
        <w:t>第七条  保修及其他服务</w:t>
      </w:r>
    </w:p>
    <w:p>
      <w:pPr>
        <w:spacing w:line="360" w:lineRule="auto"/>
        <w:ind w:firstLine="560"/>
        <w:jc w:val="left"/>
        <w:rPr>
          <w:rFonts w:ascii="宋体" w:hAnsi="宋体"/>
          <w:szCs w:val="21"/>
        </w:rPr>
      </w:pPr>
      <w:r>
        <w:rPr>
          <w:rFonts w:hint="eastAsia" w:ascii="宋体" w:hAnsi="宋体"/>
          <w:szCs w:val="21"/>
        </w:rPr>
        <w:t>1、乙方应按照国家有关法律法规规章和“三包”规定和招标文件的要求及乙方在投标文件的相关承诺提供保修及其他服务。</w:t>
      </w:r>
    </w:p>
    <w:p>
      <w:pPr>
        <w:spacing w:line="360" w:lineRule="auto"/>
        <w:ind w:firstLine="560"/>
        <w:jc w:val="left"/>
        <w:rPr>
          <w:rFonts w:ascii="宋体" w:hAnsi="宋体"/>
          <w:szCs w:val="21"/>
        </w:rPr>
      </w:pPr>
      <w:r>
        <w:rPr>
          <w:rFonts w:hint="eastAsia" w:ascii="宋体" w:hAnsi="宋体"/>
          <w:szCs w:val="21"/>
        </w:rPr>
        <w:t>2、</w:t>
      </w:r>
      <w:r>
        <w:rPr>
          <w:rFonts w:ascii="宋体" w:hAnsi="宋体"/>
          <w:szCs w:val="21"/>
        </w:rPr>
        <w:t>保修期内，乙方负责对其提供的货物进行维修和系统维护，不再收取任何费用。</w:t>
      </w:r>
      <w:r>
        <w:rPr>
          <w:rFonts w:hint="eastAsia" w:ascii="宋体" w:hAnsi="宋体"/>
          <w:szCs w:val="21"/>
        </w:rPr>
        <w:t>所有货物保修服务方式均为乙方上门保修，即由乙方派员到货物使用现场维修，由此产生的一切费用均由乙方承担。保修期后的货物维护另行协商。</w:t>
      </w:r>
    </w:p>
    <w:p>
      <w:pPr>
        <w:spacing w:line="360" w:lineRule="auto"/>
        <w:ind w:firstLine="560"/>
        <w:jc w:val="left"/>
        <w:rPr>
          <w:rFonts w:ascii="宋体" w:hAnsi="宋体"/>
          <w:szCs w:val="21"/>
        </w:rPr>
      </w:pPr>
      <w:r>
        <w:rPr>
          <w:rFonts w:hint="eastAsia" w:ascii="宋体" w:hAnsi="宋体"/>
          <w:szCs w:val="21"/>
        </w:rPr>
        <w:t>3、在甲方提出维修要求后，乙方应于  小时内响应，  小时维修到位，并在  小时内消除故障。消耗品和零配件供应及时，特殊情况下可提供备用机。</w:t>
      </w:r>
    </w:p>
    <w:p>
      <w:pPr>
        <w:spacing w:line="360" w:lineRule="auto"/>
        <w:ind w:firstLine="560"/>
        <w:jc w:val="left"/>
        <w:outlineLvl w:val="0"/>
        <w:rPr>
          <w:b/>
          <w:szCs w:val="21"/>
        </w:rPr>
      </w:pPr>
      <w:r>
        <w:rPr>
          <w:rFonts w:hint="eastAsia"/>
          <w:b/>
          <w:szCs w:val="21"/>
        </w:rPr>
        <w:t>第八条 保密条款</w:t>
      </w:r>
    </w:p>
    <w:p>
      <w:pPr>
        <w:spacing w:line="360" w:lineRule="auto"/>
        <w:ind w:firstLine="420" w:firstLineChars="200"/>
        <w:jc w:val="left"/>
        <w:rPr>
          <w:bCs/>
          <w:szCs w:val="21"/>
        </w:rPr>
      </w:pPr>
      <w:r>
        <w:rPr>
          <w:bCs/>
          <w:szCs w:val="21"/>
        </w:rPr>
        <w:t>1</w:t>
      </w:r>
      <w:r>
        <w:rPr>
          <w:rFonts w:hint="eastAsia"/>
          <w:bCs/>
          <w:szCs w:val="21"/>
        </w:rPr>
        <w:t>、乙方对在本合同履行中获取或者知悉甲方提供的资料、信息负有保密义务。</w:t>
      </w:r>
    </w:p>
    <w:p>
      <w:pPr>
        <w:spacing w:line="360" w:lineRule="auto"/>
        <w:ind w:firstLine="560"/>
        <w:jc w:val="left"/>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spacing w:line="360" w:lineRule="auto"/>
        <w:ind w:firstLine="560"/>
        <w:jc w:val="left"/>
        <w:rPr>
          <w:b/>
          <w:szCs w:val="21"/>
        </w:rPr>
      </w:pPr>
      <w:r>
        <w:rPr>
          <w:bCs/>
          <w:szCs w:val="21"/>
        </w:rPr>
        <w:t>3</w:t>
      </w:r>
      <w:r>
        <w:rPr>
          <w:rFonts w:hint="eastAsia"/>
          <w:bCs/>
          <w:szCs w:val="21"/>
        </w:rPr>
        <w:t>、保密期限自本协议签订生效之日起至保密信息被依法公开披露或成为公开信息之日止。合同中止、终止或者解除不视为免除保密义务，乙方仍应当承担保密义务。</w:t>
      </w:r>
    </w:p>
    <w:p>
      <w:pPr>
        <w:spacing w:line="360" w:lineRule="auto"/>
        <w:ind w:firstLine="560"/>
        <w:jc w:val="left"/>
        <w:outlineLvl w:val="0"/>
        <w:rPr>
          <w:b/>
          <w:szCs w:val="21"/>
        </w:rPr>
      </w:pPr>
      <w:r>
        <w:rPr>
          <w:rFonts w:hint="eastAsia"/>
          <w:b/>
          <w:szCs w:val="21"/>
        </w:rPr>
        <w:t>第九条  履约保证金</w:t>
      </w:r>
    </w:p>
    <w:p>
      <w:pPr>
        <w:spacing w:line="360" w:lineRule="auto"/>
        <w:ind w:firstLine="560"/>
        <w:jc w:val="left"/>
        <w:rPr>
          <w:rFonts w:ascii="宋体" w:hAnsi="宋体"/>
          <w:szCs w:val="21"/>
        </w:rPr>
      </w:pPr>
      <w:r>
        <w:rPr>
          <w:rFonts w:hint="eastAsia" w:ascii="宋体" w:hAnsi="宋体"/>
          <w:szCs w:val="21"/>
        </w:rPr>
        <w:t>1、乙方应在签订本合同之日，向甲方或甲方指定的机构提交履约保证金_________元。</w:t>
      </w:r>
    </w:p>
    <w:p>
      <w:pPr>
        <w:spacing w:line="360" w:lineRule="auto"/>
        <w:ind w:firstLine="560"/>
        <w:jc w:val="left"/>
        <w:rPr>
          <w:rFonts w:ascii="宋体" w:hAnsi="宋体"/>
          <w:szCs w:val="21"/>
        </w:rPr>
      </w:pPr>
      <w:r>
        <w:rPr>
          <w:rFonts w:hint="eastAsia" w:ascii="宋体" w:hAnsi="宋体"/>
          <w:szCs w:val="21"/>
        </w:rPr>
        <w:t>2、如乙方未能履行合同规定的义务，甲方有权从履约保证金中取得补偿。</w:t>
      </w:r>
    </w:p>
    <w:p>
      <w:pPr>
        <w:spacing w:line="360" w:lineRule="auto"/>
        <w:ind w:firstLine="560"/>
        <w:jc w:val="left"/>
        <w:rPr>
          <w:rFonts w:ascii="宋体" w:hAnsi="宋体"/>
          <w:szCs w:val="21"/>
        </w:rPr>
      </w:pPr>
      <w:r>
        <w:rPr>
          <w:rFonts w:hint="eastAsia" w:ascii="宋体" w:hAnsi="宋体"/>
          <w:szCs w:val="21"/>
        </w:rPr>
        <w:t>3、甲方在乙方履行完毕本合同项下全部义务后______天内无息退还乙方。</w:t>
      </w:r>
    </w:p>
    <w:p>
      <w:pPr>
        <w:numPr>
          <w:ilvl w:val="255"/>
          <w:numId w:val="0"/>
        </w:numPr>
        <w:spacing w:line="360" w:lineRule="auto"/>
        <w:ind w:firstLine="422" w:firstLineChars="200"/>
        <w:jc w:val="left"/>
        <w:outlineLvl w:val="0"/>
        <w:rPr>
          <w:b/>
          <w:szCs w:val="21"/>
        </w:rPr>
      </w:pPr>
      <w:r>
        <w:rPr>
          <w:rFonts w:hint="eastAsia"/>
          <w:b/>
          <w:szCs w:val="21"/>
        </w:rPr>
        <w:t>第十条  货款支付</w:t>
      </w:r>
    </w:p>
    <w:p>
      <w:pPr>
        <w:spacing w:line="360" w:lineRule="auto"/>
        <w:jc w:val="left"/>
        <w:rPr>
          <w:b/>
          <w:szCs w:val="21"/>
          <w:u w:val="single"/>
        </w:rPr>
      </w:pPr>
      <w:r>
        <w:rPr>
          <w:rFonts w:hint="eastAsia"/>
          <w:b/>
          <w:szCs w:val="21"/>
          <w:u w:val="single"/>
        </w:rPr>
        <w:t>（详见商务要求）</w:t>
      </w:r>
    </w:p>
    <w:p>
      <w:pPr>
        <w:spacing w:line="360" w:lineRule="auto"/>
        <w:ind w:firstLine="560"/>
        <w:jc w:val="left"/>
        <w:rPr>
          <w:szCs w:val="21"/>
        </w:rPr>
      </w:pPr>
    </w:p>
    <w:p>
      <w:pPr>
        <w:spacing w:line="360" w:lineRule="auto"/>
        <w:ind w:firstLine="422" w:firstLineChars="200"/>
        <w:jc w:val="left"/>
        <w:outlineLvl w:val="0"/>
        <w:rPr>
          <w:b/>
          <w:szCs w:val="21"/>
        </w:rPr>
      </w:pPr>
      <w:r>
        <w:rPr>
          <w:rFonts w:hint="eastAsia"/>
          <w:b/>
          <w:szCs w:val="21"/>
        </w:rPr>
        <w:t>第十一条 违约责任</w:t>
      </w:r>
      <w:r>
        <w:rPr>
          <w:rFonts w:hint="eastAsia"/>
          <w:b/>
          <w:szCs w:val="21"/>
          <w:u w:val="single"/>
        </w:rPr>
        <w:t>（详见商务要求）</w:t>
      </w:r>
    </w:p>
    <w:p>
      <w:pPr>
        <w:spacing w:line="360" w:lineRule="auto"/>
        <w:ind w:firstLine="560"/>
        <w:jc w:val="left"/>
        <w:rPr>
          <w:rFonts w:ascii="宋体" w:hAnsi="宋体"/>
          <w:szCs w:val="21"/>
        </w:rPr>
      </w:pPr>
      <w:r>
        <w:rPr>
          <w:rFonts w:hint="eastAsia" w:ascii="宋体" w:hAnsi="宋体"/>
          <w:szCs w:val="21"/>
        </w:rPr>
        <w:t>１、甲方无正当理由拒收货物、拒付货物款的，由甲方向乙方偿付合同总价的【】%违约金。</w:t>
      </w:r>
    </w:p>
    <w:p>
      <w:pPr>
        <w:spacing w:line="360" w:lineRule="auto"/>
        <w:ind w:firstLine="560"/>
        <w:jc w:val="left"/>
        <w:rPr>
          <w:rFonts w:ascii="宋体" w:hAnsi="宋体"/>
          <w:szCs w:val="21"/>
        </w:rPr>
      </w:pPr>
      <w:r>
        <w:rPr>
          <w:rFonts w:hint="eastAsia" w:ascii="宋体" w:hAnsi="宋体"/>
          <w:szCs w:val="21"/>
        </w:rPr>
        <w:t>２、甲方未按合同规定的期限向乙方支付货款的，每逾期1天甲方向乙方偿付欠款总额的【】‰滞纳金，但累计滞纳金总额不超过欠款总额的【】% 。</w:t>
      </w:r>
    </w:p>
    <w:p>
      <w:pPr>
        <w:spacing w:line="360" w:lineRule="auto"/>
        <w:ind w:firstLine="560"/>
        <w:jc w:val="left"/>
        <w:rPr>
          <w:rFonts w:ascii="宋体" w:hAnsi="宋体"/>
          <w:szCs w:val="21"/>
        </w:rPr>
      </w:pPr>
      <w:r>
        <w:rPr>
          <w:rFonts w:hint="eastAsia" w:ascii="宋体" w:hAnsi="宋体"/>
          <w:szCs w:val="21"/>
        </w:rPr>
        <w:t>３、</w:t>
      </w:r>
      <w:r>
        <w:rPr>
          <w:rFonts w:ascii="宋体" w:hAnsi="宋体"/>
          <w:szCs w:val="21"/>
        </w:rPr>
        <w:t>乙方逾期交付货物的，每逾期1天，乙方向甲方偿付逾期交货部分货款总额的</w:t>
      </w:r>
      <w:r>
        <w:rPr>
          <w:rFonts w:hint="eastAsia" w:ascii="宋体" w:hAnsi="宋体"/>
          <w:szCs w:val="21"/>
        </w:rPr>
        <w:t>【】</w:t>
      </w:r>
      <w:r>
        <w:rPr>
          <w:rFonts w:ascii="宋体" w:hAnsi="宋体"/>
          <w:szCs w:val="21"/>
        </w:rPr>
        <w:t>‰的滞纳金</w:t>
      </w:r>
      <w:r>
        <w:rPr>
          <w:rFonts w:hint="eastAsia" w:ascii="宋体" w:hAnsi="宋体"/>
          <w:szCs w:val="21"/>
        </w:rPr>
        <w:t>。如乙方逾期交货达天，甲方有权解除合同，履约保证金不予退回，同时乙方应向甲方支付合同总价【】％的违约金。</w:t>
      </w:r>
    </w:p>
    <w:p>
      <w:pPr>
        <w:spacing w:line="360" w:lineRule="auto"/>
        <w:ind w:firstLine="560"/>
        <w:jc w:val="left"/>
        <w:rPr>
          <w:rFonts w:ascii="宋体" w:hAnsi="宋体"/>
          <w:szCs w:val="21"/>
        </w:rPr>
      </w:pPr>
      <w:r>
        <w:rPr>
          <w:rFonts w:hint="eastAsia" w:ascii="宋体" w:hAnsi="宋体"/>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hint="eastAsia" w:ascii="宋体" w:hAnsi="宋体"/>
          <w:szCs w:val="21"/>
        </w:rPr>
        <w:t>或更换</w:t>
      </w:r>
      <w:r>
        <w:rPr>
          <w:rFonts w:ascii="宋体" w:hAnsi="宋体"/>
          <w:szCs w:val="21"/>
        </w:rPr>
        <w:t>，货物仍不能达到合同约定</w:t>
      </w:r>
      <w:r>
        <w:rPr>
          <w:rFonts w:hint="eastAsia" w:ascii="宋体" w:hAnsi="宋体"/>
          <w:szCs w:val="21"/>
        </w:rPr>
        <w:t>的</w:t>
      </w:r>
      <w:r>
        <w:rPr>
          <w:rFonts w:ascii="宋体" w:hAnsi="宋体"/>
          <w:szCs w:val="21"/>
        </w:rPr>
        <w:t>质量标准，甲方有权退货，乙方</w:t>
      </w:r>
      <w:r>
        <w:rPr>
          <w:rFonts w:hint="eastAsia" w:ascii="宋体" w:hAnsi="宋体"/>
          <w:szCs w:val="21"/>
        </w:rPr>
        <w:t>应</w:t>
      </w:r>
      <w:r>
        <w:rPr>
          <w:rFonts w:ascii="宋体" w:hAnsi="宋体"/>
          <w:szCs w:val="21"/>
        </w:rPr>
        <w:t>退回全部货款</w:t>
      </w:r>
      <w:r>
        <w:rPr>
          <w:rFonts w:hint="eastAsia" w:ascii="宋体" w:hAnsi="宋体"/>
          <w:szCs w:val="21"/>
        </w:rPr>
        <w:t>并</w:t>
      </w:r>
      <w:r>
        <w:rPr>
          <w:rFonts w:ascii="宋体" w:hAnsi="宋体"/>
          <w:szCs w:val="21"/>
        </w:rPr>
        <w:t>赔偿甲方因此遭受的损失。</w:t>
      </w:r>
    </w:p>
    <w:p>
      <w:pPr>
        <w:spacing w:line="360" w:lineRule="auto"/>
        <w:ind w:firstLine="560"/>
        <w:jc w:val="left"/>
        <w:rPr>
          <w:rFonts w:ascii="宋体" w:hAnsi="宋体"/>
          <w:szCs w:val="21"/>
        </w:rPr>
      </w:pPr>
      <w:r>
        <w:rPr>
          <w:rFonts w:hint="eastAsia" w:ascii="宋体" w:hAnsi="宋体"/>
          <w:szCs w:val="21"/>
        </w:rPr>
        <w:t>6.</w:t>
      </w:r>
      <w:bookmarkStart w:id="82" w:name="_Hlk75014743"/>
      <w:r>
        <w:rPr>
          <w:rFonts w:hint="eastAsia" w:ascii="宋体" w:hAnsi="宋体"/>
          <w:szCs w:val="21"/>
        </w:rPr>
        <w:t>乙方违反本合同约定的保密义务，甲方有权要求乙方按合同总额【】%支付违约金；造成不良影响或对甲方造成损失的，甲方有权要求乙方消除影响，承担赔偿责任，并有权解除合同。</w:t>
      </w:r>
      <w:bookmarkEnd w:id="82"/>
    </w:p>
    <w:p>
      <w:pPr>
        <w:spacing w:line="360" w:lineRule="auto"/>
        <w:ind w:firstLine="560"/>
        <w:jc w:val="left"/>
        <w:rPr>
          <w:rFonts w:ascii="宋体" w:hAnsi="宋体"/>
          <w:szCs w:val="21"/>
        </w:rPr>
      </w:pPr>
      <w:r>
        <w:rPr>
          <w:rFonts w:hint="eastAsia" w:ascii="宋体" w:hAnsi="宋体"/>
          <w:szCs w:val="21"/>
        </w:rPr>
        <w:t>7、</w:t>
      </w:r>
      <w:bookmarkStart w:id="83" w:name="_Hlk75015079"/>
      <w:r>
        <w:rPr>
          <w:rFonts w:hint="eastAsia" w:ascii="宋体" w:hAnsi="宋体"/>
          <w:szCs w:val="21"/>
        </w:rPr>
        <w:t>因乙方提供的产品受到侵权指控或者引发法律纠纷，影响甲方正常使用或者导致合同目的不能实现的，甲方有权要求乙方按合同总额【】%支付违约金，并有权解除合同。</w:t>
      </w:r>
      <w:bookmarkEnd w:id="83"/>
    </w:p>
    <w:p>
      <w:pPr>
        <w:spacing w:line="360" w:lineRule="auto"/>
        <w:ind w:firstLine="560"/>
        <w:jc w:val="left"/>
        <w:rPr>
          <w:rFonts w:ascii="宋体" w:hAnsi="宋体"/>
          <w:szCs w:val="21"/>
        </w:rPr>
      </w:pPr>
      <w:r>
        <w:rPr>
          <w:rFonts w:hint="eastAsia" w:ascii="宋体" w:hAnsi="宋体"/>
          <w:szCs w:val="21"/>
        </w:rPr>
        <w:t>8、乙方未履行本合同项下的其他义务或违反其在投标文件中的相关承诺的，应按合同总价款的【】%向甲方承担违约责任。</w:t>
      </w:r>
    </w:p>
    <w:p>
      <w:pPr>
        <w:spacing w:line="360" w:lineRule="auto"/>
        <w:ind w:firstLine="560"/>
        <w:jc w:val="left"/>
        <w:rPr>
          <w:rFonts w:ascii="宋体" w:hAnsi="宋体"/>
          <w:szCs w:val="21"/>
        </w:rPr>
      </w:pPr>
      <w:r>
        <w:rPr>
          <w:rFonts w:hint="eastAsia" w:ascii="宋体" w:hAnsi="宋体"/>
          <w:szCs w:val="21"/>
        </w:rPr>
        <w:t>9、乙方在承担上述一项或多项违约责任后，仍应继续履行合同规定的义务（甲方解除合同的除外）。甲方未能及时追究乙方的任何一项违约责任并不表明甲方放弃追究乙方该项或其他违约责任。</w:t>
      </w:r>
    </w:p>
    <w:p>
      <w:pPr>
        <w:spacing w:line="360" w:lineRule="auto"/>
        <w:ind w:firstLine="560"/>
        <w:jc w:val="left"/>
        <w:outlineLvl w:val="0"/>
        <w:rPr>
          <w:b/>
          <w:szCs w:val="21"/>
        </w:rPr>
      </w:pPr>
      <w:r>
        <w:rPr>
          <w:rFonts w:hint="eastAsia"/>
          <w:b/>
          <w:szCs w:val="21"/>
        </w:rPr>
        <w:t>第十条    合同的变更和终止</w:t>
      </w:r>
    </w:p>
    <w:p>
      <w:pPr>
        <w:spacing w:line="360" w:lineRule="auto"/>
        <w:ind w:firstLine="560"/>
        <w:jc w:val="left"/>
        <w:rPr>
          <w:rFonts w:ascii="宋体" w:hAnsi="宋体"/>
          <w:szCs w:val="21"/>
        </w:rPr>
      </w:pPr>
      <w:r>
        <w:rPr>
          <w:rFonts w:hint="eastAsia" w:ascii="宋体" w:hAnsi="宋体"/>
          <w:szCs w:val="21"/>
        </w:rPr>
        <w:t>除</w:t>
      </w:r>
      <w:bookmarkStart w:id="84" w:name="_Hlk75015119"/>
      <w:r>
        <w:rPr>
          <w:rFonts w:hint="eastAsia" w:ascii="宋体" w:hAnsi="宋体"/>
          <w:szCs w:val="21"/>
        </w:rPr>
        <w:t>《深圳经济特区政府采购条例》第40条、</w:t>
      </w:r>
      <w:bookmarkEnd w:id="84"/>
      <w:r>
        <w:rPr>
          <w:rFonts w:hint="eastAsia" w:ascii="宋体" w:hAnsi="宋体"/>
          <w:szCs w:val="21"/>
        </w:rPr>
        <w:t>《中华人民共和国政府采购法》第50条第二款规定或者主管部门另有政策规定的情形外，本合同一经签订，甲乙双方不得擅自变更、中止或终止合同。</w:t>
      </w:r>
    </w:p>
    <w:p>
      <w:pPr>
        <w:spacing w:line="360" w:lineRule="auto"/>
        <w:ind w:firstLine="560"/>
        <w:jc w:val="left"/>
        <w:outlineLvl w:val="0"/>
        <w:rPr>
          <w:b/>
          <w:szCs w:val="21"/>
        </w:rPr>
      </w:pPr>
      <w:r>
        <w:rPr>
          <w:rFonts w:hint="eastAsia"/>
          <w:b/>
          <w:szCs w:val="21"/>
        </w:rPr>
        <w:t>第十一条   争议的解决</w:t>
      </w:r>
    </w:p>
    <w:p>
      <w:pPr>
        <w:spacing w:line="360" w:lineRule="auto"/>
        <w:ind w:firstLine="560"/>
        <w:jc w:val="left"/>
        <w:rPr>
          <w:rFonts w:ascii="宋体" w:hAnsi="宋体"/>
          <w:szCs w:val="21"/>
        </w:rPr>
      </w:pPr>
      <w:r>
        <w:rPr>
          <w:rFonts w:hint="eastAsia" w:ascii="宋体" w:hAnsi="宋体"/>
          <w:szCs w:val="21"/>
        </w:rPr>
        <w:t>1、因货物的质量问题发生争议的，应当邀请国家认可的质量检测机构对货物质量进行鉴定。货物符合标准的，鉴定费由甲方承担；货物不符合质量标准的，鉴定费由乙方承担。</w:t>
      </w:r>
    </w:p>
    <w:p>
      <w:pPr>
        <w:spacing w:line="360" w:lineRule="auto"/>
        <w:ind w:firstLine="560"/>
        <w:jc w:val="left"/>
        <w:rPr>
          <w:rFonts w:ascii="宋体" w:hAnsi="宋体"/>
          <w:szCs w:val="21"/>
        </w:rPr>
      </w:pPr>
      <w:r>
        <w:rPr>
          <w:rFonts w:hint="eastAsia" w:ascii="宋体" w:hAnsi="宋体"/>
          <w:szCs w:val="21"/>
        </w:rPr>
        <w:t>2、因履行本合同引起的或与本合同有关的争议，甲、乙双方应首先通过友好协商解决，如果协商不能解决争议，则向甲方所在地有管辖权的人民法院提起诉讼；</w:t>
      </w:r>
    </w:p>
    <w:p>
      <w:pPr>
        <w:spacing w:line="360" w:lineRule="auto"/>
        <w:ind w:firstLine="560"/>
        <w:jc w:val="left"/>
        <w:outlineLvl w:val="0"/>
        <w:rPr>
          <w:b/>
          <w:szCs w:val="21"/>
        </w:rPr>
      </w:pPr>
      <w:r>
        <w:rPr>
          <w:rFonts w:hint="eastAsia"/>
          <w:b/>
          <w:szCs w:val="21"/>
        </w:rPr>
        <w:t>第十二条   合同生效及其他</w:t>
      </w:r>
    </w:p>
    <w:p>
      <w:pPr>
        <w:spacing w:line="360" w:lineRule="auto"/>
        <w:ind w:firstLine="560"/>
        <w:jc w:val="left"/>
        <w:rPr>
          <w:rFonts w:ascii="宋体" w:hAnsi="宋体"/>
          <w:szCs w:val="21"/>
        </w:rPr>
      </w:pPr>
      <w:r>
        <w:rPr>
          <w:rFonts w:hint="eastAsia" w:ascii="宋体" w:hAnsi="宋体"/>
          <w:szCs w:val="21"/>
        </w:rPr>
        <w:t>1、下列文件均为本合同的组成部分：</w:t>
      </w:r>
    </w:p>
    <w:p>
      <w:pPr>
        <w:spacing w:line="360" w:lineRule="auto"/>
        <w:ind w:firstLine="560"/>
        <w:jc w:val="left"/>
        <w:rPr>
          <w:rFonts w:ascii="宋体" w:hAnsi="宋体"/>
          <w:szCs w:val="21"/>
        </w:rPr>
      </w:pPr>
      <w:r>
        <w:rPr>
          <w:rFonts w:hint="eastAsia" w:ascii="宋体" w:hAnsi="宋体"/>
          <w:szCs w:val="21"/>
        </w:rPr>
        <w:t>（1）号招标文件、答疑及补充通知；</w:t>
      </w:r>
    </w:p>
    <w:p>
      <w:pPr>
        <w:spacing w:line="360" w:lineRule="auto"/>
        <w:ind w:firstLine="560"/>
        <w:jc w:val="left"/>
        <w:rPr>
          <w:rFonts w:ascii="宋体" w:hAnsi="宋体"/>
          <w:szCs w:val="21"/>
        </w:rPr>
      </w:pPr>
      <w:r>
        <w:rPr>
          <w:rFonts w:hint="eastAsia" w:ascii="宋体" w:hAnsi="宋体"/>
          <w:szCs w:val="21"/>
        </w:rPr>
        <w:t>（2）乙方的投标文件；</w:t>
      </w:r>
    </w:p>
    <w:p>
      <w:pPr>
        <w:spacing w:line="360" w:lineRule="auto"/>
        <w:ind w:firstLine="560"/>
        <w:jc w:val="left"/>
        <w:rPr>
          <w:rFonts w:ascii="宋体" w:hAnsi="宋体"/>
          <w:szCs w:val="21"/>
        </w:rPr>
      </w:pPr>
      <w:r>
        <w:rPr>
          <w:rFonts w:hint="eastAsia" w:ascii="宋体" w:hAnsi="宋体"/>
          <w:szCs w:val="21"/>
        </w:rPr>
        <w:t>（3）本合同执行中甲乙双方共同签署的补充与修正文件。</w:t>
      </w:r>
    </w:p>
    <w:p>
      <w:pPr>
        <w:spacing w:line="360" w:lineRule="auto"/>
        <w:ind w:firstLine="560"/>
        <w:jc w:val="left"/>
        <w:rPr>
          <w:rFonts w:ascii="宋体" w:hAnsi="宋体"/>
          <w:szCs w:val="21"/>
        </w:rPr>
      </w:pPr>
      <w:r>
        <w:rPr>
          <w:rFonts w:hint="eastAsia" w:ascii="宋体" w:hAnsi="宋体"/>
          <w:szCs w:val="21"/>
        </w:rPr>
        <w:t>2、本合同一式份，甲、乙方双方各执份，具有同等法律效力。本合同自双方法定代表人（或授权代表）签字并盖章之日起生效。</w:t>
      </w:r>
    </w:p>
    <w:p>
      <w:pPr>
        <w:spacing w:line="360" w:lineRule="auto"/>
        <w:ind w:firstLine="560"/>
        <w:jc w:val="left"/>
        <w:rPr>
          <w:rFonts w:ascii="宋体" w:hAnsi="宋体"/>
          <w:szCs w:val="21"/>
        </w:rPr>
      </w:pPr>
    </w:p>
    <w:p>
      <w:pPr>
        <w:spacing w:line="360" w:lineRule="auto"/>
        <w:ind w:firstLine="560"/>
        <w:jc w:val="left"/>
        <w:rPr>
          <w:rFonts w:ascii="宋体" w:hAnsi="宋体"/>
          <w:szCs w:val="21"/>
        </w:rPr>
      </w:pPr>
    </w:p>
    <w:p>
      <w:pPr>
        <w:spacing w:line="360" w:lineRule="auto"/>
        <w:ind w:firstLine="560"/>
        <w:jc w:val="left"/>
        <w:rPr>
          <w:rFonts w:ascii="宋体" w:hAnsi="宋体"/>
          <w:szCs w:val="21"/>
        </w:rPr>
      </w:pPr>
      <w:r>
        <w:rPr>
          <w:rFonts w:hint="eastAsia" w:ascii="宋体" w:hAnsi="宋体"/>
          <w:szCs w:val="21"/>
        </w:rPr>
        <w:t>甲方（采购人）：   （盖章）       乙方（供应商）：    （盖章）</w:t>
      </w:r>
    </w:p>
    <w:p>
      <w:pPr>
        <w:spacing w:line="360" w:lineRule="auto"/>
        <w:ind w:firstLine="560"/>
        <w:jc w:val="left"/>
        <w:rPr>
          <w:rFonts w:ascii="宋体" w:hAnsi="宋体"/>
          <w:szCs w:val="21"/>
        </w:rPr>
      </w:pPr>
      <w:r>
        <w:rPr>
          <w:rFonts w:hint="eastAsia" w:ascii="宋体" w:hAnsi="宋体"/>
          <w:szCs w:val="21"/>
        </w:rPr>
        <w:t xml:space="preserve">法定代表人：                     法定代表人： </w:t>
      </w:r>
    </w:p>
    <w:p>
      <w:pPr>
        <w:spacing w:line="360" w:lineRule="auto"/>
        <w:ind w:firstLine="560"/>
        <w:jc w:val="left"/>
        <w:rPr>
          <w:rFonts w:ascii="宋体" w:hAnsi="宋体"/>
          <w:szCs w:val="21"/>
        </w:rPr>
      </w:pPr>
      <w:r>
        <w:rPr>
          <w:rFonts w:hint="eastAsia" w:ascii="宋体" w:hAnsi="宋体"/>
          <w:szCs w:val="21"/>
        </w:rPr>
        <w:t>委托代理人：                     委托代理人：</w:t>
      </w:r>
    </w:p>
    <w:p>
      <w:pPr>
        <w:ind w:firstLine="525" w:firstLineChars="250"/>
        <w:rPr>
          <w:rFonts w:ascii="宋体" w:hAnsi="宋体"/>
          <w:b/>
          <w:szCs w:val="21"/>
        </w:rPr>
      </w:pPr>
      <w:r>
        <w:rPr>
          <w:rFonts w:hint="eastAsia" w:ascii="宋体" w:hAnsi="宋体"/>
          <w:szCs w:val="21"/>
        </w:rPr>
        <w:t>日期：   年     月    日         日期：   年     月    日</w:t>
      </w:r>
    </w:p>
    <w:p/>
    <w:p>
      <w:pPr>
        <w:widowControl/>
        <w:jc w:val="left"/>
        <w:rPr>
          <w:rFonts w:ascii="宋体" w:hAnsi="宋体"/>
          <w:szCs w:val="21"/>
        </w:rPr>
      </w:pPr>
      <w:r>
        <w:rPr>
          <w:rFonts w:ascii="宋体" w:hAnsi="宋体"/>
          <w:szCs w:val="21"/>
        </w:rPr>
        <w:br w:type="page"/>
      </w:r>
    </w:p>
    <w:p>
      <w:pPr>
        <w:pStyle w:val="5"/>
        <w:spacing w:before="120" w:beforeLines="50" w:after="120" w:afterLines="50"/>
        <w:ind w:left="562"/>
        <w:rPr>
          <w:sz w:val="28"/>
          <w:szCs w:val="28"/>
        </w:rPr>
      </w:pPr>
      <w:r>
        <w:rPr>
          <w:rFonts w:hint="eastAsia"/>
          <w:sz w:val="28"/>
          <w:szCs w:val="28"/>
        </w:rPr>
        <w:t>第二册  通用条款（公开招标）</w:t>
      </w:r>
    </w:p>
    <w:p>
      <w:pPr>
        <w:pStyle w:val="5"/>
        <w:numPr>
          <w:ilvl w:val="0"/>
          <w:numId w:val="9"/>
        </w:numPr>
        <w:spacing w:before="120" w:beforeLines="50" w:after="120" w:afterLines="50"/>
        <w:ind w:left="562" w:hanging="562"/>
        <w:rPr>
          <w:sz w:val="28"/>
          <w:szCs w:val="28"/>
        </w:rPr>
      </w:pPr>
      <w:bookmarkStart w:id="85" w:name="_Hlk72399513"/>
      <w:r>
        <w:rPr>
          <w:rFonts w:hint="eastAsia"/>
          <w:sz w:val="28"/>
          <w:szCs w:val="28"/>
        </w:rPr>
        <w:t>总则</w:t>
      </w:r>
    </w:p>
    <w:bookmarkEnd w:id="85"/>
    <w:p>
      <w:pPr>
        <w:outlineLvl w:val="1"/>
        <w:rPr>
          <w:rFonts w:ascii="黑体" w:hAnsi="宋体" w:eastAsia="黑体"/>
          <w:sz w:val="24"/>
        </w:rPr>
      </w:pPr>
      <w:r>
        <w:rPr>
          <w:rFonts w:hint="eastAsia" w:ascii="黑体" w:hAnsi="宋体" w:eastAsia="黑体"/>
          <w:sz w:val="24"/>
        </w:rPr>
        <w:t>1. 通用条款说明</w:t>
      </w:r>
    </w:p>
    <w:p>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86" w:name="_Hlk72399729"/>
      <w:r>
        <w:rPr>
          <w:rFonts w:hint="eastAsia" w:ascii="宋体" w:hAnsi="宋体"/>
          <w:szCs w:val="21"/>
        </w:rPr>
        <w:t>如有需要，政府集中采购机构可以对通用条款的内容进行补充。</w:t>
      </w:r>
      <w:bookmarkEnd w:id="86"/>
    </w:p>
    <w:p>
      <w:pPr>
        <w:ind w:firstLine="411" w:firstLineChars="196"/>
        <w:rPr>
          <w:rFonts w:ascii="宋体" w:hAnsi="宋体"/>
          <w:szCs w:val="21"/>
        </w:rPr>
      </w:pPr>
      <w:r>
        <w:rPr>
          <w:rFonts w:hint="eastAsia" w:ascii="宋体" w:hAnsi="宋体"/>
          <w:szCs w:val="21"/>
        </w:rPr>
        <w:t>1.2招标文件分为第一册“专用条款”和第二册“通用条款”。</w:t>
      </w:r>
    </w:p>
    <w:p>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pPr>
        <w:ind w:firstLine="411" w:firstLineChars="196"/>
        <w:rPr>
          <w:rFonts w:ascii="宋体" w:hAnsi="宋体"/>
          <w:szCs w:val="21"/>
        </w:rPr>
      </w:pPr>
      <w:r>
        <w:rPr>
          <w:rFonts w:hint="eastAsia" w:ascii="宋体" w:hAnsi="宋体"/>
          <w:szCs w:val="21"/>
        </w:rPr>
        <w:t>1.5 “专用条款”和“通用条款”表述不一致或有冲突时，以“专用条款”为准。</w:t>
      </w:r>
    </w:p>
    <w:p>
      <w:pPr>
        <w:outlineLvl w:val="1"/>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pPr>
        <w:outlineLvl w:val="1"/>
        <w:rPr>
          <w:rFonts w:ascii="黑体" w:hAnsi="宋体" w:eastAsia="黑体"/>
          <w:sz w:val="24"/>
        </w:rPr>
      </w:pPr>
      <w:r>
        <w:rPr>
          <w:rFonts w:hint="eastAsia" w:ascii="黑体" w:hAnsi="宋体" w:eastAsia="黑体"/>
          <w:sz w:val="24"/>
        </w:rPr>
        <w:t>3．定义</w:t>
      </w:r>
    </w:p>
    <w:p>
      <w:pPr>
        <w:ind w:firstLine="420" w:firstLineChars="200"/>
        <w:rPr>
          <w:rFonts w:ascii="宋体" w:hAnsi="宋体"/>
          <w:szCs w:val="21"/>
        </w:rPr>
      </w:pPr>
      <w:r>
        <w:rPr>
          <w:rFonts w:ascii="宋体" w:hAnsi="宋体"/>
          <w:szCs w:val="21"/>
        </w:rPr>
        <w:t>招标文件中下列术语应解释为：</w:t>
      </w:r>
    </w:p>
    <w:p>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p>
    <w:p>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pPr>
        <w:ind w:firstLine="411" w:firstLineChars="196"/>
        <w:rPr>
          <w:rFonts w:ascii="宋体" w:hAnsi="宋体"/>
          <w:szCs w:val="21"/>
        </w:rPr>
      </w:pPr>
      <w:r>
        <w:rPr>
          <w:rFonts w:hint="eastAsia" w:ascii="宋体" w:hAnsi="宋体"/>
          <w:szCs w:val="21"/>
        </w:rPr>
        <w:t>3.4“中标候选人”即“候选中标供应商”</w:t>
      </w:r>
    </w:p>
    <w:p>
      <w:pPr>
        <w:ind w:firstLine="411" w:firstLineChars="196"/>
        <w:rPr>
          <w:rFonts w:ascii="宋体" w:hAnsi="宋体"/>
          <w:szCs w:val="21"/>
        </w:rPr>
      </w:pPr>
      <w:r>
        <w:rPr>
          <w:rFonts w:hint="eastAsia" w:ascii="宋体" w:hAnsi="宋体"/>
          <w:szCs w:val="21"/>
        </w:rPr>
        <w:t>3.5“评审委员会”是依据《深圳经济特区政府采购条例》、《深圳经济特区政府采购条例实施细则》等有关规定组建的专门负责本次招标其评审工作的临时性机构；</w:t>
      </w:r>
    </w:p>
    <w:p>
      <w:pPr>
        <w:ind w:firstLine="411" w:firstLineChars="196"/>
        <w:rPr>
          <w:rFonts w:ascii="宋体" w:hAnsi="宋体"/>
          <w:szCs w:val="21"/>
        </w:rPr>
      </w:pPr>
      <w:r>
        <w:rPr>
          <w:rFonts w:hint="eastAsia" w:ascii="宋体" w:hAnsi="宋体"/>
          <w:szCs w:val="21"/>
        </w:rPr>
        <w:t>3.6“日期”</w:t>
      </w:r>
      <w:r>
        <w:rPr>
          <w:rFonts w:ascii="宋体" w:hAnsi="宋体"/>
          <w:szCs w:val="21"/>
        </w:rPr>
        <w:t>指</w:t>
      </w:r>
      <w:r>
        <w:rPr>
          <w:rFonts w:hint="eastAsia" w:ascii="宋体" w:hAnsi="宋体"/>
          <w:szCs w:val="21"/>
        </w:rPr>
        <w:t>公历日；</w:t>
      </w:r>
    </w:p>
    <w:p>
      <w:pPr>
        <w:ind w:firstLine="411" w:firstLineChars="196"/>
        <w:rPr>
          <w:rFonts w:ascii="宋体" w:hAnsi="宋体"/>
          <w:szCs w:val="21"/>
        </w:rPr>
      </w:pPr>
      <w:r>
        <w:rPr>
          <w:rFonts w:hint="eastAsia" w:ascii="宋体" w:hAnsi="宋体"/>
          <w:szCs w:val="21"/>
        </w:rPr>
        <w:t>3.7“合同”指由本次招标所产生的合同或合约文件；</w:t>
      </w:r>
    </w:p>
    <w:p>
      <w:pPr>
        <w:suppressAutoHyphens/>
        <w:wordWrap w:val="0"/>
        <w:ind w:firstLine="411" w:firstLineChars="196"/>
        <w:rPr>
          <w:rFonts w:ascii="宋体" w:hAnsi="宋体"/>
          <w:szCs w:val="21"/>
        </w:rPr>
      </w:pPr>
      <w:r>
        <w:rPr>
          <w:rFonts w:hint="eastAsia" w:ascii="宋体" w:hAnsi="宋体"/>
          <w:szCs w:val="21"/>
        </w:rPr>
        <w:t>3.8“电子投标文件”指利用</w:t>
      </w:r>
      <w:r>
        <w:rPr>
          <w:rFonts w:hint="eastAsia" w:ascii="宋体" w:hAnsi="宋体"/>
          <w:b/>
          <w:bCs/>
          <w:color w:val="FF0000"/>
          <w:szCs w:val="21"/>
        </w:rPr>
        <w:t>深圳公共资源交易中心（深圳交易集团有限公司政府采购业务分公司）</w:t>
      </w:r>
      <w:r>
        <w:rPr>
          <w:rFonts w:hint="eastAsia" w:ascii="宋体" w:hAnsi="宋体"/>
          <w:szCs w:val="21"/>
        </w:rPr>
        <w:t>网站提供的</w:t>
      </w:r>
      <w:r>
        <w:rPr>
          <w:rFonts w:hint="eastAsia" w:ascii="宋体" w:hAnsi="宋体"/>
        </w:rPr>
        <w:t>深圳智慧采购平台投标文件制作专用软件（以下简称：投标文件制作软件）制作并</w:t>
      </w:r>
      <w:r>
        <w:rPr>
          <w:rFonts w:hint="eastAsia" w:ascii="宋体" w:hAnsi="宋体"/>
          <w:szCs w:val="21"/>
        </w:rPr>
        <w:t>加密的投标文件,适用于网上投标；（投标文件制作软件可从</w:t>
      </w:r>
      <w:r>
        <w:rPr>
          <w:rFonts w:hint="eastAsia"/>
        </w:rPr>
        <w:t>“</w:t>
      </w:r>
      <w:r>
        <w:rPr>
          <w:rFonts w:hint="eastAsia" w:ascii="宋体" w:hAnsi="宋体"/>
        </w:rPr>
        <w:t>下载地址：</w:t>
      </w:r>
      <w:r>
        <w:rPr>
          <w:rFonts w:hint="eastAsia"/>
        </w:rPr>
        <w:t>http://zfcg.szggzy.com:8081/cgxy/013002/20210923/173e0b2c-7a4c-4246-a0c7-e0ea75d84dd6.html”</w:t>
      </w:r>
      <w:r>
        <w:rPr>
          <w:rFonts w:hint="eastAsia" w:ascii="宋体" w:hAnsi="宋体"/>
          <w:szCs w:val="21"/>
        </w:rPr>
        <w:t>下载）；</w:t>
      </w:r>
    </w:p>
    <w:p>
      <w:pPr>
        <w:ind w:firstLine="411" w:firstLineChars="196"/>
        <w:rPr>
          <w:rFonts w:ascii="宋体" w:hAnsi="宋体"/>
          <w:szCs w:val="21"/>
        </w:rPr>
      </w:pPr>
      <w:r>
        <w:rPr>
          <w:rFonts w:hint="eastAsia" w:ascii="宋体" w:hAnsi="宋体"/>
          <w:szCs w:val="21"/>
        </w:rPr>
        <w:t>3.9“网上投标”指通过</w:t>
      </w:r>
      <w:r>
        <w:rPr>
          <w:rFonts w:hint="eastAsia" w:ascii="宋体" w:hAnsi="宋体"/>
          <w:b/>
          <w:bCs/>
          <w:color w:val="FF0000"/>
          <w:szCs w:val="21"/>
        </w:rPr>
        <w:t>深圳公共资源交易中心（深圳交易集团有限公司政府采购业务分公司）</w:t>
      </w:r>
      <w:r>
        <w:rPr>
          <w:rFonts w:hint="eastAsia" w:ascii="宋体" w:hAnsi="宋体"/>
          <w:szCs w:val="21"/>
        </w:rPr>
        <w:t>网站上传电子投标文件；</w:t>
      </w:r>
    </w:p>
    <w:p>
      <w:pPr>
        <w:ind w:firstLine="411" w:firstLineChars="196"/>
        <w:rPr>
          <w:rFonts w:ascii="宋体" w:hAnsi="宋体"/>
          <w:szCs w:val="21"/>
        </w:rPr>
      </w:pPr>
      <w:r>
        <w:rPr>
          <w:rFonts w:hint="eastAsia" w:ascii="宋体" w:hAnsi="宋体"/>
          <w:szCs w:val="21"/>
        </w:rPr>
        <w:t>3.10招标文件中的标题或题名仅起引导作用，而不应视为对招标文件内容的理解和解释。</w:t>
      </w:r>
    </w:p>
    <w:p>
      <w:pPr>
        <w:outlineLvl w:val="1"/>
        <w:rPr>
          <w:rFonts w:ascii="黑体" w:hAnsi="宋体" w:eastAsia="黑体"/>
          <w:sz w:val="24"/>
        </w:rPr>
      </w:pPr>
      <w:r>
        <w:rPr>
          <w:rFonts w:hint="eastAsia" w:ascii="黑体" w:hAnsi="宋体" w:eastAsia="黑体"/>
          <w:sz w:val="24"/>
        </w:rPr>
        <w:t xml:space="preserve">4. </w:t>
      </w:r>
      <w:bookmarkStart w:id="87" w:name="_Hlk72398643"/>
      <w:r>
        <w:rPr>
          <w:rFonts w:hint="eastAsia" w:ascii="黑体" w:hAnsi="宋体" w:eastAsia="黑体"/>
          <w:sz w:val="24"/>
        </w:rPr>
        <w:t>政府采购供应商责任</w:t>
      </w:r>
    </w:p>
    <w:p>
      <w:pPr>
        <w:ind w:firstLine="411" w:firstLineChars="196"/>
        <w:rPr>
          <w:rFonts w:ascii="宋体" w:hAnsi="宋体"/>
          <w:szCs w:val="21"/>
        </w:rPr>
      </w:pPr>
      <w:r>
        <w:rPr>
          <w:rFonts w:hint="eastAsia" w:ascii="宋体" w:hAnsi="宋体"/>
          <w:szCs w:val="21"/>
        </w:rPr>
        <w:t>4.1欢迎诚信、有实力和有社会责任心的供应商参与政府采购事业。</w:t>
      </w:r>
    </w:p>
    <w:p>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pPr>
        <w:outlineLvl w:val="1"/>
        <w:rPr>
          <w:rFonts w:ascii="黑体" w:hAnsi="宋体" w:eastAsia="黑体"/>
          <w:sz w:val="24"/>
        </w:rPr>
      </w:pPr>
      <w:r>
        <w:rPr>
          <w:rFonts w:hint="eastAsia" w:ascii="黑体" w:hAnsi="宋体" w:eastAsia="黑体"/>
          <w:sz w:val="24"/>
        </w:rPr>
        <w:t>5．投标人参加政府采购的条件</w:t>
      </w:r>
    </w:p>
    <w:p>
      <w:pPr>
        <w:ind w:firstLine="411" w:firstLineChars="196"/>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w:t>
      </w:r>
      <w:r>
        <w:fldChar w:fldCharType="begin"/>
      </w:r>
      <w:r>
        <w:instrText xml:space="preserve"> HYPERLINK "file:///C:\\Users\\xiuziwong\\Desktop\\模板\\供应商注册及信息变更指引" </w:instrText>
      </w:r>
      <w:r>
        <w:fldChar w:fldCharType="separate"/>
      </w:r>
      <w:r>
        <w:rPr>
          <w:rStyle w:val="55"/>
          <w:rFonts w:ascii="宋体" w:hAnsi="宋体"/>
          <w:szCs w:val="21"/>
        </w:rPr>
        <w:t>供应商注册及信息变更指引</w:t>
      </w:r>
      <w:r>
        <w:rPr>
          <w:rStyle w:val="55"/>
          <w:rFonts w:ascii="宋体" w:hAnsi="宋体"/>
          <w:szCs w:val="21"/>
        </w:rPr>
        <w:fldChar w:fldCharType="end"/>
      </w:r>
      <w:r>
        <w:rPr>
          <w:rFonts w:hint="eastAsia" w:ascii="宋体" w:hAnsi="宋体"/>
          <w:szCs w:val="21"/>
        </w:rPr>
        <w:t>》详见</w:t>
      </w:r>
      <w:r>
        <w:rPr>
          <w:rFonts w:hint="eastAsia"/>
        </w:rPr>
        <w:t>http://zfcg.szggzy.com:8081/</w:t>
      </w:r>
      <w:r>
        <w:rPr>
          <w:rFonts w:hint="eastAsia" w:ascii="宋体" w:hAnsi="宋体"/>
          <w:szCs w:val="21"/>
        </w:rPr>
        <w:t>。</w:t>
      </w:r>
    </w:p>
    <w:p>
      <w:pPr>
        <w:ind w:firstLine="411" w:firstLineChars="196"/>
        <w:rPr>
          <w:rFonts w:ascii="宋体" w:hAnsi="宋体"/>
          <w:szCs w:val="21"/>
        </w:rPr>
      </w:pPr>
      <w:r>
        <w:rPr>
          <w:rFonts w:hint="eastAsia" w:ascii="宋体" w:hAnsi="宋体"/>
          <w:szCs w:val="21"/>
        </w:rPr>
        <w:t>5.2投标人资格要求</w:t>
      </w:r>
    </w:p>
    <w:p>
      <w:pPr>
        <w:ind w:firstLine="411" w:firstLineChars="196"/>
        <w:rPr>
          <w:rFonts w:ascii="宋体" w:hAnsi="宋体"/>
          <w:szCs w:val="21"/>
        </w:rPr>
      </w:pPr>
      <w:r>
        <w:rPr>
          <w:rFonts w:hint="eastAsia" w:ascii="宋体" w:hAnsi="宋体"/>
          <w:szCs w:val="21"/>
        </w:rPr>
        <w:t>参加本项目的投标人应具备的资格条件详见本项目招标公告中 “投标人资格要求”（即申请人的资格要求）的内容。</w:t>
      </w:r>
    </w:p>
    <w:p>
      <w:pPr>
        <w:ind w:firstLine="411" w:firstLineChars="196"/>
        <w:rPr>
          <w:rFonts w:ascii="宋体" w:hAnsi="宋体"/>
          <w:szCs w:val="21"/>
        </w:rPr>
      </w:pPr>
      <w:r>
        <w:rPr>
          <w:rFonts w:hint="eastAsia" w:ascii="宋体" w:hAnsi="宋体"/>
          <w:szCs w:val="21"/>
        </w:rPr>
        <w:t>5.3联合体投标</w:t>
      </w:r>
    </w:p>
    <w:p>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pPr>
        <w:ind w:firstLine="411" w:firstLineChars="196"/>
        <w:rPr>
          <w:rFonts w:ascii="宋体" w:hAnsi="宋体"/>
        </w:rPr>
      </w:pPr>
      <w:r>
        <w:rPr>
          <w:rFonts w:hint="eastAsia" w:ascii="宋体" w:hAnsi="宋体"/>
        </w:rPr>
        <w:t>（1）投标联合体各方参加政府采购活动应当具备下列条件：</w:t>
      </w:r>
    </w:p>
    <w:p>
      <w:pPr>
        <w:ind w:left="420" w:leftChars="200" w:firstLine="411" w:firstLineChars="196"/>
        <w:rPr>
          <w:rFonts w:ascii="宋体" w:hAnsi="宋体"/>
        </w:rPr>
      </w:pPr>
      <w:r>
        <w:rPr>
          <w:rFonts w:hint="eastAsia" w:ascii="宋体" w:hAnsi="宋体"/>
        </w:rPr>
        <w:t>1、具有独立承担民事责任的能力；</w:t>
      </w:r>
    </w:p>
    <w:p>
      <w:pPr>
        <w:ind w:left="420" w:firstLine="411" w:firstLineChars="196"/>
        <w:rPr>
          <w:rFonts w:ascii="宋体" w:hAnsi="宋体"/>
        </w:rPr>
      </w:pPr>
      <w:r>
        <w:rPr>
          <w:rFonts w:hint="eastAsia" w:ascii="宋体" w:hAnsi="宋体"/>
        </w:rPr>
        <w:t>2、有良好的商业信誉和健全的财务会计制度；</w:t>
      </w:r>
    </w:p>
    <w:p>
      <w:pPr>
        <w:ind w:left="420" w:leftChars="200" w:firstLine="411" w:firstLineChars="196"/>
        <w:rPr>
          <w:rFonts w:ascii="宋体" w:hAnsi="宋体"/>
        </w:rPr>
      </w:pPr>
      <w:r>
        <w:rPr>
          <w:rFonts w:hint="eastAsia" w:ascii="宋体" w:hAnsi="宋体"/>
        </w:rPr>
        <w:t>3、具有履行合同所必需的设备和专业技术能力；</w:t>
      </w:r>
    </w:p>
    <w:p>
      <w:pPr>
        <w:ind w:left="420" w:leftChars="200" w:firstLine="411" w:firstLineChars="196"/>
        <w:rPr>
          <w:rFonts w:ascii="宋体" w:hAnsi="宋体"/>
        </w:rPr>
      </w:pPr>
      <w:r>
        <w:rPr>
          <w:rFonts w:hint="eastAsia" w:ascii="宋体" w:hAnsi="宋体"/>
        </w:rPr>
        <w:t>4、有依法缴纳税收和社会保障资金的良好记录；</w:t>
      </w:r>
    </w:p>
    <w:p>
      <w:pPr>
        <w:ind w:left="420" w:leftChars="200" w:firstLine="411" w:firstLineChars="196"/>
        <w:rPr>
          <w:rFonts w:ascii="宋体" w:hAnsi="宋体"/>
        </w:rPr>
      </w:pPr>
      <w:r>
        <w:rPr>
          <w:rFonts w:hint="eastAsia" w:ascii="宋体" w:hAnsi="宋体"/>
        </w:rPr>
        <w:t>5、参加政府采购活动前三年内，在经营活动中没有重大违法记录；</w:t>
      </w:r>
    </w:p>
    <w:p>
      <w:pPr>
        <w:ind w:left="420" w:leftChars="200" w:firstLine="411" w:firstLineChars="196"/>
        <w:rPr>
          <w:rFonts w:ascii="宋体" w:hAnsi="宋体"/>
        </w:rPr>
      </w:pPr>
      <w:r>
        <w:rPr>
          <w:rFonts w:hint="eastAsia" w:ascii="宋体" w:hAnsi="宋体"/>
        </w:rPr>
        <w:t>6、法律、行政法规规定的其他条件。</w:t>
      </w:r>
    </w:p>
    <w:p>
      <w:pPr>
        <w:ind w:firstLine="411" w:firstLineChars="196"/>
        <w:rPr>
          <w:rFonts w:ascii="宋体" w:hAnsi="宋体"/>
        </w:rPr>
      </w:pPr>
      <w:r>
        <w:rPr>
          <w:rFonts w:hint="eastAsia" w:ascii="宋体" w:hAnsi="宋体"/>
        </w:rPr>
        <w:t>（2）在投标截止前，投标联合体各方均应注册成政府集中采购机构供应商；</w:t>
      </w:r>
    </w:p>
    <w:p>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1" w:firstLineChars="196"/>
        <w:rPr>
          <w:rFonts w:ascii="宋体" w:hAnsi="宋体"/>
        </w:rPr>
      </w:pPr>
      <w:r>
        <w:rPr>
          <w:rFonts w:hint="eastAsia" w:ascii="宋体" w:hAnsi="宋体"/>
        </w:rPr>
        <w:t>（5）投标人的投标文件及中标后签署的合同协议对联合体各方均具法律约束力；</w:t>
      </w:r>
    </w:p>
    <w:p>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1" w:firstLineChars="196"/>
        <w:rPr>
          <w:rFonts w:ascii="宋体" w:hAnsi="宋体"/>
          <w:szCs w:val="21"/>
        </w:rPr>
      </w:pPr>
      <w:r>
        <w:rPr>
          <w:rFonts w:hint="eastAsia" w:ascii="宋体" w:hAnsi="宋体"/>
        </w:rPr>
        <w:t>（9）本通用条款中“投标人”一词亦指联合体各方，专用条款另有规定或说明的除外。</w:t>
      </w:r>
    </w:p>
    <w:p>
      <w:pPr>
        <w:outlineLvl w:val="1"/>
        <w:rPr>
          <w:rFonts w:ascii="黑体" w:hAnsi="宋体" w:eastAsia="黑体"/>
          <w:sz w:val="24"/>
        </w:rPr>
      </w:pPr>
      <w:r>
        <w:rPr>
          <w:rFonts w:hint="eastAsia" w:ascii="黑体" w:hAnsi="宋体" w:eastAsia="黑体"/>
          <w:sz w:val="24"/>
        </w:rPr>
        <w:t>6．政策导向</w:t>
      </w:r>
    </w:p>
    <w:p>
      <w:pPr>
        <w:ind w:firstLine="411" w:firstLineChars="196"/>
        <w:rPr>
          <w:rFonts w:ascii="宋体" w:hAnsi="宋体"/>
        </w:rPr>
      </w:pPr>
      <w:r>
        <w:rPr>
          <w:rFonts w:hint="eastAsia" w:ascii="宋体" w:hAnsi="宋体"/>
        </w:rPr>
        <w:t>6.1政府采购扶持贫困地区、中小企业、监狱企业和残疾人福利性单位发展，支持节能减排、环境保护。</w:t>
      </w:r>
    </w:p>
    <w:p>
      <w:pPr>
        <w:ind w:firstLine="405"/>
        <w:rPr>
          <w:shd w:val="clear" w:color="auto" w:fill="FFFFFF"/>
        </w:rPr>
      </w:pPr>
      <w:r>
        <w:rPr>
          <w:rFonts w:hint="eastAsia" w:ascii="宋体" w:hAnsi="宋体"/>
        </w:rPr>
        <w:t>6.2本项目落实深圳市政府采购供应商诚信管理政策要求。</w:t>
      </w:r>
    </w:p>
    <w:p>
      <w:pPr>
        <w:outlineLvl w:val="1"/>
        <w:rPr>
          <w:rFonts w:ascii="黑体" w:hAnsi="宋体" w:eastAsia="黑体"/>
          <w:sz w:val="24"/>
        </w:rPr>
      </w:pPr>
      <w:r>
        <w:rPr>
          <w:rFonts w:hint="eastAsia" w:ascii="黑体" w:hAnsi="宋体" w:eastAsia="黑体"/>
          <w:sz w:val="24"/>
        </w:rPr>
        <w:t>7. 本项目若涉及采购货物，则合格的货物及相应服务应满足以下要求：</w:t>
      </w:r>
    </w:p>
    <w:p>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4投标人</w:t>
      </w:r>
      <w:bookmarkStart w:id="88"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8"/>
    </w:p>
    <w:p>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pPr>
        <w:outlineLvl w:val="1"/>
        <w:rPr>
          <w:rFonts w:ascii="黑体" w:hAnsi="宋体" w:eastAsia="黑体"/>
          <w:sz w:val="24"/>
        </w:rPr>
      </w:pPr>
      <w:r>
        <w:rPr>
          <w:rFonts w:hint="eastAsia" w:ascii="黑体" w:hAnsi="宋体" w:eastAsia="黑体"/>
          <w:sz w:val="24"/>
        </w:rPr>
        <w:t>8．投标费用</w:t>
      </w:r>
    </w:p>
    <w:p>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pPr>
        <w:outlineLvl w:val="1"/>
        <w:rPr>
          <w:rFonts w:ascii="黑体" w:hAnsi="宋体" w:eastAsia="黑体"/>
          <w:sz w:val="24"/>
        </w:rPr>
      </w:pPr>
      <w:r>
        <w:rPr>
          <w:rFonts w:hint="eastAsia" w:ascii="黑体" w:hAnsi="宋体" w:eastAsia="黑体"/>
          <w:sz w:val="24"/>
        </w:rPr>
        <w:t>9．踏勘现场</w:t>
      </w:r>
    </w:p>
    <w:p>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pPr>
        <w:ind w:firstLine="411" w:firstLineChars="196"/>
        <w:rPr>
          <w:rFonts w:ascii="宋体" w:hAnsi="宋体"/>
        </w:rPr>
      </w:pPr>
      <w:r>
        <w:rPr>
          <w:rFonts w:hint="eastAsia" w:ascii="宋体" w:hAnsi="宋体"/>
        </w:rPr>
        <w:t>9.3采购人应当通过政府集中采购机构向投标人提供有关现场的书面资料和数据。</w:t>
      </w:r>
    </w:p>
    <w:p>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pPr>
        <w:outlineLvl w:val="1"/>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87"/>
    <w:p>
      <w:pPr>
        <w:pStyle w:val="5"/>
        <w:numPr>
          <w:ilvl w:val="0"/>
          <w:numId w:val="9"/>
        </w:numPr>
        <w:spacing w:before="120" w:beforeLines="50" w:after="120" w:afterLines="50"/>
        <w:ind w:left="562" w:hanging="562"/>
        <w:rPr>
          <w:sz w:val="28"/>
          <w:szCs w:val="28"/>
        </w:rPr>
      </w:pPr>
      <w:r>
        <w:rPr>
          <w:rFonts w:hint="eastAsia"/>
          <w:sz w:val="28"/>
          <w:szCs w:val="28"/>
        </w:rPr>
        <w:t>招标文件</w:t>
      </w:r>
    </w:p>
    <w:p>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89" w:name="_Hlk72399819"/>
      <w:r>
        <w:rPr>
          <w:rFonts w:hint="eastAsia" w:ascii="黑体" w:hAnsi="宋体" w:eastAsia="黑体"/>
          <w:sz w:val="24"/>
        </w:rPr>
        <w:t>招标文件的编制与组成</w:t>
      </w:r>
    </w:p>
    <w:p>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pPr>
        <w:ind w:firstLine="411" w:firstLineChars="196"/>
        <w:rPr>
          <w:rFonts w:ascii="宋体" w:hAnsi="宋体"/>
          <w:szCs w:val="21"/>
        </w:rPr>
      </w:pPr>
      <w:r>
        <w:rPr>
          <w:rFonts w:hint="eastAsia" w:ascii="宋体" w:hAnsi="宋体"/>
          <w:szCs w:val="21"/>
        </w:rPr>
        <w:t>招标文件包括下列内容：</w:t>
      </w:r>
    </w:p>
    <w:p>
      <w:pPr>
        <w:ind w:left="420" w:leftChars="200" w:firstLine="413" w:firstLineChars="196"/>
        <w:rPr>
          <w:rFonts w:ascii="宋体" w:hAnsi="宋体"/>
          <w:b/>
          <w:szCs w:val="21"/>
        </w:rPr>
      </w:pPr>
      <w:r>
        <w:rPr>
          <w:rFonts w:hint="eastAsia" w:ascii="宋体" w:hAnsi="宋体"/>
          <w:b/>
          <w:szCs w:val="21"/>
        </w:rPr>
        <w:t>第一册  专用条款</w:t>
      </w:r>
    </w:p>
    <w:p>
      <w:pPr>
        <w:ind w:left="1079" w:leftChars="514"/>
        <w:rPr>
          <w:rFonts w:ascii="宋体" w:hAnsi="宋体"/>
          <w:b/>
          <w:szCs w:val="21"/>
        </w:rPr>
      </w:pPr>
      <w:r>
        <w:rPr>
          <w:rFonts w:hint="eastAsia" w:ascii="宋体" w:hAnsi="宋体"/>
          <w:b/>
          <w:szCs w:val="21"/>
        </w:rPr>
        <w:t>关键信息</w:t>
      </w:r>
    </w:p>
    <w:p>
      <w:pPr>
        <w:ind w:left="630" w:leftChars="300" w:firstLine="411" w:firstLineChars="196"/>
        <w:outlineLvl w:val="0"/>
        <w:rPr>
          <w:rFonts w:ascii="宋体" w:hAnsi="宋体"/>
          <w:szCs w:val="21"/>
        </w:rPr>
      </w:pPr>
      <w:r>
        <w:rPr>
          <w:rFonts w:hint="eastAsia" w:ascii="宋体" w:hAnsi="宋体"/>
          <w:szCs w:val="21"/>
        </w:rPr>
        <w:t>第一章  招标公告</w:t>
      </w:r>
    </w:p>
    <w:p>
      <w:pPr>
        <w:ind w:left="630" w:leftChars="300" w:firstLine="411" w:firstLineChars="196"/>
        <w:outlineLvl w:val="0"/>
        <w:rPr>
          <w:rFonts w:ascii="宋体" w:hAnsi="宋体"/>
          <w:szCs w:val="21"/>
        </w:rPr>
      </w:pPr>
      <w:r>
        <w:rPr>
          <w:rFonts w:hint="eastAsia" w:ascii="宋体" w:hAnsi="宋体"/>
          <w:szCs w:val="21"/>
        </w:rPr>
        <w:t>第二章  对通用条款的补充内容及其他关键信息</w:t>
      </w:r>
    </w:p>
    <w:p>
      <w:pPr>
        <w:ind w:left="630" w:leftChars="300" w:firstLine="411" w:firstLineChars="196"/>
        <w:outlineLvl w:val="0"/>
        <w:rPr>
          <w:rFonts w:ascii="宋体" w:hAnsi="宋体"/>
          <w:szCs w:val="21"/>
        </w:rPr>
      </w:pPr>
      <w:r>
        <w:rPr>
          <w:rFonts w:hint="eastAsia" w:ascii="宋体" w:hAnsi="宋体"/>
          <w:szCs w:val="21"/>
        </w:rPr>
        <w:t>第三章  用户需求书</w:t>
      </w:r>
    </w:p>
    <w:p>
      <w:pPr>
        <w:ind w:left="630" w:leftChars="300" w:firstLine="411" w:firstLineChars="196"/>
        <w:outlineLvl w:val="0"/>
        <w:rPr>
          <w:rFonts w:ascii="宋体" w:hAnsi="宋体"/>
          <w:szCs w:val="21"/>
        </w:rPr>
      </w:pPr>
      <w:r>
        <w:rPr>
          <w:rFonts w:hint="eastAsia"/>
        </w:rPr>
        <w:t>第四章 投标文件格式及附件</w:t>
      </w:r>
    </w:p>
    <w:p>
      <w:pPr>
        <w:ind w:left="630" w:leftChars="300" w:firstLine="411" w:firstLineChars="196"/>
        <w:outlineLvl w:val="0"/>
        <w:rPr>
          <w:rFonts w:ascii="宋体" w:hAnsi="宋体"/>
          <w:szCs w:val="21"/>
        </w:rPr>
      </w:pPr>
      <w:r>
        <w:rPr>
          <w:rFonts w:hint="eastAsia" w:ascii="宋体" w:hAnsi="宋体"/>
          <w:szCs w:val="21"/>
        </w:rPr>
        <w:t>第五章  合同条款及格式</w:t>
      </w:r>
    </w:p>
    <w:p>
      <w:pPr>
        <w:ind w:left="420" w:leftChars="200" w:firstLine="413" w:firstLineChars="196"/>
        <w:outlineLvl w:val="0"/>
        <w:rPr>
          <w:rFonts w:ascii="宋体" w:hAnsi="宋体"/>
          <w:b/>
          <w:szCs w:val="21"/>
        </w:rPr>
      </w:pPr>
      <w:r>
        <w:rPr>
          <w:rFonts w:hint="eastAsia" w:ascii="宋体" w:hAnsi="宋体"/>
          <w:b/>
          <w:szCs w:val="21"/>
        </w:rPr>
        <w:t>第二册  通用条款</w:t>
      </w:r>
    </w:p>
    <w:p>
      <w:pPr>
        <w:ind w:left="630" w:leftChars="300" w:firstLine="411" w:firstLineChars="196"/>
        <w:outlineLvl w:val="0"/>
        <w:rPr>
          <w:rFonts w:ascii="宋体" w:hAnsi="宋体"/>
          <w:szCs w:val="21"/>
        </w:rPr>
      </w:pPr>
      <w:r>
        <w:rPr>
          <w:rFonts w:hint="eastAsia" w:ascii="宋体" w:hAnsi="宋体"/>
          <w:szCs w:val="21"/>
        </w:rPr>
        <w:t>第一章  总则</w:t>
      </w:r>
    </w:p>
    <w:p>
      <w:pPr>
        <w:ind w:left="630" w:leftChars="300" w:firstLine="411" w:firstLineChars="196"/>
        <w:outlineLvl w:val="0"/>
        <w:rPr>
          <w:rFonts w:ascii="宋体" w:hAnsi="宋体"/>
          <w:szCs w:val="21"/>
        </w:rPr>
      </w:pPr>
      <w:r>
        <w:rPr>
          <w:rFonts w:hint="eastAsia" w:ascii="宋体" w:hAnsi="宋体"/>
          <w:szCs w:val="21"/>
        </w:rPr>
        <w:t>第二章  招标文件</w:t>
      </w:r>
    </w:p>
    <w:p>
      <w:pPr>
        <w:ind w:left="630" w:leftChars="300" w:firstLine="411" w:firstLineChars="196"/>
        <w:outlineLvl w:val="0"/>
        <w:rPr>
          <w:rFonts w:ascii="宋体" w:hAnsi="宋体"/>
          <w:szCs w:val="21"/>
        </w:rPr>
      </w:pPr>
      <w:r>
        <w:rPr>
          <w:rFonts w:hint="eastAsia" w:ascii="宋体" w:hAnsi="宋体"/>
          <w:szCs w:val="21"/>
        </w:rPr>
        <w:t>第三章  投标文件的编制</w:t>
      </w:r>
    </w:p>
    <w:p>
      <w:pPr>
        <w:ind w:left="630" w:leftChars="300" w:firstLine="411" w:firstLineChars="196"/>
        <w:outlineLvl w:val="0"/>
        <w:rPr>
          <w:rFonts w:ascii="宋体" w:hAnsi="宋体"/>
          <w:szCs w:val="21"/>
        </w:rPr>
      </w:pPr>
      <w:r>
        <w:rPr>
          <w:rFonts w:hint="eastAsia" w:ascii="宋体" w:hAnsi="宋体"/>
          <w:szCs w:val="21"/>
        </w:rPr>
        <w:t>第四章  投标文件的递交</w:t>
      </w:r>
    </w:p>
    <w:p>
      <w:pPr>
        <w:ind w:left="630" w:leftChars="300" w:firstLine="411" w:firstLineChars="196"/>
        <w:outlineLvl w:val="0"/>
        <w:rPr>
          <w:rFonts w:ascii="宋体" w:hAnsi="宋体"/>
          <w:szCs w:val="21"/>
        </w:rPr>
      </w:pPr>
      <w:r>
        <w:rPr>
          <w:rFonts w:hint="eastAsia" w:ascii="宋体" w:hAnsi="宋体"/>
          <w:szCs w:val="21"/>
        </w:rPr>
        <w:t>第五章  开标</w:t>
      </w:r>
    </w:p>
    <w:p>
      <w:pPr>
        <w:ind w:left="630" w:leftChars="300" w:firstLine="411" w:firstLineChars="196"/>
        <w:outlineLvl w:val="0"/>
        <w:rPr>
          <w:rFonts w:ascii="宋体" w:hAnsi="宋体"/>
          <w:szCs w:val="21"/>
        </w:rPr>
      </w:pPr>
      <w:r>
        <w:rPr>
          <w:rFonts w:hint="eastAsia" w:ascii="宋体" w:hAnsi="宋体"/>
          <w:szCs w:val="21"/>
        </w:rPr>
        <w:t>第六章  评审要求</w:t>
      </w:r>
    </w:p>
    <w:p>
      <w:pPr>
        <w:ind w:left="630" w:leftChars="300" w:firstLine="411" w:firstLineChars="196"/>
        <w:outlineLvl w:val="0"/>
        <w:rPr>
          <w:rFonts w:ascii="宋体" w:hAnsi="宋体"/>
          <w:szCs w:val="21"/>
        </w:rPr>
      </w:pPr>
      <w:r>
        <w:rPr>
          <w:rFonts w:hint="eastAsia" w:ascii="宋体" w:hAnsi="宋体"/>
          <w:szCs w:val="21"/>
        </w:rPr>
        <w:t>第七章  评审程序及评审方法</w:t>
      </w:r>
    </w:p>
    <w:p>
      <w:pPr>
        <w:ind w:left="630" w:leftChars="300" w:firstLine="411" w:firstLineChars="196"/>
        <w:outlineLvl w:val="0"/>
        <w:rPr>
          <w:rFonts w:ascii="宋体" w:hAnsi="宋体"/>
          <w:szCs w:val="21"/>
        </w:rPr>
      </w:pPr>
      <w:r>
        <w:rPr>
          <w:rFonts w:hint="eastAsia" w:ascii="宋体" w:hAnsi="宋体"/>
          <w:szCs w:val="21"/>
        </w:rPr>
        <w:t>第八章  定标及公示</w:t>
      </w:r>
    </w:p>
    <w:p>
      <w:pPr>
        <w:ind w:left="630" w:leftChars="300" w:firstLine="411" w:firstLineChars="196"/>
        <w:outlineLvl w:val="0"/>
        <w:rPr>
          <w:rFonts w:ascii="宋体" w:hAnsi="宋体"/>
          <w:szCs w:val="21"/>
        </w:rPr>
      </w:pPr>
      <w:r>
        <w:rPr>
          <w:rFonts w:hint="eastAsia" w:ascii="宋体" w:hAnsi="宋体"/>
          <w:szCs w:val="21"/>
        </w:rPr>
        <w:t>第九章  公开招标失败的后续处理</w:t>
      </w:r>
    </w:p>
    <w:p>
      <w:pPr>
        <w:ind w:left="630" w:leftChars="300" w:firstLine="411" w:firstLineChars="196"/>
        <w:outlineLvl w:val="0"/>
        <w:rPr>
          <w:rFonts w:ascii="宋体" w:hAnsi="宋体"/>
          <w:szCs w:val="21"/>
        </w:rPr>
      </w:pPr>
      <w:r>
        <w:rPr>
          <w:rFonts w:hint="eastAsia" w:ascii="宋体" w:hAnsi="宋体"/>
          <w:szCs w:val="21"/>
        </w:rPr>
        <w:t>第十章  合同的授予与备案</w:t>
      </w:r>
    </w:p>
    <w:p>
      <w:pPr>
        <w:ind w:left="630" w:leftChars="300" w:firstLine="411" w:firstLineChars="196"/>
        <w:outlineLvl w:val="0"/>
        <w:rPr>
          <w:rFonts w:ascii="宋体" w:hAnsi="宋体"/>
          <w:szCs w:val="21"/>
        </w:rPr>
      </w:pPr>
      <w:r>
        <w:rPr>
          <w:rFonts w:hint="eastAsia" w:ascii="宋体" w:hAnsi="宋体"/>
          <w:szCs w:val="21"/>
        </w:rPr>
        <w:t>第十一章  质疑处理</w:t>
      </w:r>
    </w:p>
    <w:p>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9"/>
    </w:p>
    <w:p>
      <w:pPr>
        <w:pStyle w:val="5"/>
        <w:numPr>
          <w:ilvl w:val="0"/>
          <w:numId w:val="9"/>
        </w:numPr>
        <w:spacing w:before="120" w:beforeLines="50" w:after="120" w:afterLines="50"/>
        <w:ind w:left="562" w:hanging="562"/>
        <w:rPr>
          <w:sz w:val="28"/>
          <w:szCs w:val="28"/>
        </w:rPr>
      </w:pPr>
      <w:r>
        <w:rPr>
          <w:rFonts w:hint="eastAsia"/>
          <w:sz w:val="28"/>
          <w:szCs w:val="28"/>
        </w:rPr>
        <w:t>投标文件的编制</w:t>
      </w:r>
    </w:p>
    <w:p>
      <w:pPr>
        <w:rPr>
          <w:rFonts w:ascii="黑体" w:hAnsi="宋体" w:eastAsia="黑体"/>
          <w:sz w:val="24"/>
        </w:rPr>
      </w:pPr>
      <w:r>
        <w:rPr>
          <w:rFonts w:hint="eastAsia" w:ascii="黑体" w:hAnsi="宋体" w:eastAsia="黑体"/>
          <w:sz w:val="24"/>
        </w:rPr>
        <w:t>14．</w:t>
      </w:r>
      <w:bookmarkStart w:id="90" w:name="_Hlk72400236"/>
      <w:r>
        <w:rPr>
          <w:rFonts w:hint="eastAsia" w:ascii="黑体" w:hAnsi="宋体" w:eastAsia="黑体"/>
          <w:sz w:val="24"/>
        </w:rPr>
        <w:t>投标文件的语言及度量单位</w:t>
      </w:r>
    </w:p>
    <w:p>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90"/>
    <w:p>
      <w:pPr>
        <w:rPr>
          <w:rFonts w:ascii="黑体" w:hAnsi="宋体" w:eastAsia="黑体"/>
          <w:sz w:val="24"/>
        </w:rPr>
      </w:pPr>
      <w:r>
        <w:rPr>
          <w:rFonts w:hint="eastAsia" w:ascii="黑体" w:hAnsi="宋体" w:eastAsia="黑体"/>
          <w:sz w:val="24"/>
        </w:rPr>
        <w:t>15．</w:t>
      </w:r>
      <w:bookmarkStart w:id="91" w:name="_Hlk72401567"/>
      <w:r>
        <w:rPr>
          <w:rFonts w:hint="eastAsia" w:ascii="黑体" w:hAnsi="宋体" w:eastAsia="黑体"/>
          <w:sz w:val="24"/>
        </w:rPr>
        <w:t>投标文件的组成</w:t>
      </w:r>
    </w:p>
    <w:p>
      <w:pPr>
        <w:ind w:firstLine="411" w:firstLineChars="196"/>
        <w:rPr>
          <w:rFonts w:ascii="宋体" w:hAnsi="宋体"/>
          <w:szCs w:val="21"/>
        </w:rPr>
      </w:pPr>
      <w:r>
        <w:rPr>
          <w:rFonts w:hint="eastAsia" w:ascii="宋体" w:hAnsi="宋体"/>
          <w:szCs w:val="21"/>
        </w:rPr>
        <w:t>具体内容在招标文件专用条款中进行规定。</w:t>
      </w:r>
    </w:p>
    <w:p>
      <w:pPr>
        <w:rPr>
          <w:rFonts w:ascii="黑体" w:hAnsi="宋体" w:eastAsia="黑体"/>
          <w:sz w:val="24"/>
        </w:rPr>
      </w:pPr>
      <w:r>
        <w:rPr>
          <w:rFonts w:ascii="黑体" w:hAnsi="宋体" w:eastAsia="黑体"/>
          <w:sz w:val="24"/>
        </w:rPr>
        <w:t>16．投标文件格式</w:t>
      </w:r>
    </w:p>
    <w:p>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pPr>
        <w:rPr>
          <w:rFonts w:ascii="黑体" w:hAnsi="宋体" w:eastAsia="黑体"/>
          <w:sz w:val="24"/>
        </w:rPr>
      </w:pPr>
      <w:r>
        <w:rPr>
          <w:rFonts w:hint="eastAsia" w:ascii="黑体" w:hAnsi="宋体" w:eastAsia="黑体"/>
          <w:sz w:val="24"/>
        </w:rPr>
        <w:t>17．投标货币</w:t>
      </w:r>
    </w:p>
    <w:p>
      <w:pPr>
        <w:ind w:firstLine="411" w:firstLineChars="196"/>
        <w:rPr>
          <w:rFonts w:ascii="宋体" w:hAnsi="宋体"/>
          <w:szCs w:val="21"/>
        </w:rPr>
      </w:pPr>
      <w:r>
        <w:rPr>
          <w:rFonts w:hint="eastAsia" w:ascii="宋体" w:hAnsi="宋体"/>
          <w:szCs w:val="21"/>
        </w:rPr>
        <w:t>本项目的投标报价应以人民币计。</w:t>
      </w:r>
    </w:p>
    <w:bookmarkEnd w:id="91"/>
    <w:p>
      <w:pPr>
        <w:rPr>
          <w:rFonts w:ascii="黑体" w:hAnsi="宋体" w:eastAsia="黑体"/>
          <w:sz w:val="24"/>
        </w:rPr>
      </w:pPr>
      <w:r>
        <w:rPr>
          <w:rFonts w:hint="eastAsia" w:ascii="黑体" w:hAnsi="宋体" w:eastAsia="黑体"/>
          <w:sz w:val="24"/>
        </w:rPr>
        <w:t>18．</w:t>
      </w:r>
      <w:bookmarkStart w:id="92" w:name="_Hlk72401735"/>
      <w:r>
        <w:rPr>
          <w:rFonts w:hint="eastAsia" w:ascii="黑体" w:hAnsi="宋体" w:eastAsia="黑体"/>
          <w:sz w:val="24"/>
        </w:rPr>
        <w:t>证明投标文件投标技术方案的合格性和符合招标文件规定的文件要求</w:t>
      </w:r>
    </w:p>
    <w:p>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1" w:firstLineChars="196"/>
        <w:rPr>
          <w:rFonts w:ascii="宋体" w:hAnsi="宋体"/>
          <w:szCs w:val="21"/>
        </w:rPr>
      </w:pPr>
      <w:r>
        <w:rPr>
          <w:rFonts w:hint="eastAsia" w:ascii="宋体" w:hAnsi="宋体"/>
          <w:szCs w:val="21"/>
        </w:rPr>
        <w:t>18.2.1主要技术指标和性能的详细说明。</w:t>
      </w:r>
    </w:p>
    <w:p>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92"/>
    <w:p>
      <w:pPr>
        <w:rPr>
          <w:rFonts w:ascii="黑体" w:hAnsi="宋体" w:eastAsia="黑体"/>
          <w:sz w:val="24"/>
        </w:rPr>
      </w:pPr>
      <w:r>
        <w:rPr>
          <w:rFonts w:hint="eastAsia" w:ascii="黑体" w:hAnsi="宋体" w:eastAsia="黑体"/>
          <w:sz w:val="24"/>
        </w:rPr>
        <w:t>19．</w:t>
      </w:r>
      <w:bookmarkStart w:id="93" w:name="_Hlk72402034"/>
      <w:r>
        <w:rPr>
          <w:rFonts w:hint="eastAsia" w:ascii="黑体" w:hAnsi="宋体" w:eastAsia="黑体"/>
          <w:sz w:val="24"/>
        </w:rPr>
        <w:t>投标文件其他证明文件的要求</w:t>
      </w:r>
    </w:p>
    <w:p>
      <w:pPr>
        <w:rPr>
          <w:rFonts w:ascii="宋体" w:hAnsi="宋体"/>
          <w:color w:val="FF0000"/>
          <w:szCs w:val="21"/>
        </w:rPr>
      </w:pP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94" w:name="_Hlk71407299"/>
    </w:p>
    <w:bookmarkEnd w:id="94"/>
    <w:p>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hAnsi="宋体" w:eastAsia="黑体"/>
          <w:sz w:val="24"/>
        </w:rPr>
      </w:pPr>
      <w:r>
        <w:rPr>
          <w:rFonts w:hint="eastAsia" w:ascii="黑体" w:hAnsi="宋体" w:eastAsia="黑体"/>
          <w:sz w:val="24"/>
        </w:rPr>
        <w:t>20．投标有效期</w:t>
      </w:r>
    </w:p>
    <w:bookmarkEnd w:id="93"/>
    <w:p>
      <w:pPr>
        <w:ind w:firstLine="411" w:firstLineChars="196"/>
        <w:rPr>
          <w:rFonts w:ascii="宋体" w:hAnsi="宋体"/>
          <w:szCs w:val="21"/>
        </w:rPr>
      </w:pPr>
      <w:bookmarkStart w:id="95"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95"/>
    <w:p>
      <w:pPr>
        <w:rPr>
          <w:rFonts w:ascii="黑体" w:hAnsi="宋体" w:eastAsia="黑体"/>
          <w:sz w:val="24"/>
        </w:rPr>
      </w:pPr>
      <w:r>
        <w:rPr>
          <w:rFonts w:hint="eastAsia" w:ascii="黑体" w:hAnsi="宋体" w:eastAsia="黑体"/>
          <w:sz w:val="24"/>
        </w:rPr>
        <w:t>21．</w:t>
      </w:r>
      <w:bookmarkStart w:id="96" w:name="_Hlk72402325"/>
      <w:r>
        <w:rPr>
          <w:rFonts w:hint="eastAsia" w:ascii="黑体" w:hAnsi="宋体" w:eastAsia="黑体"/>
          <w:sz w:val="24"/>
        </w:rPr>
        <w:t xml:space="preserve">关于投标保证金 </w:t>
      </w:r>
    </w:p>
    <w:p>
      <w:pPr>
        <w:rPr>
          <w:rFonts w:ascii="宋体" w:hAnsi="宋体"/>
          <w:szCs w:val="21"/>
        </w:rPr>
      </w:pPr>
      <w:r>
        <w:rPr>
          <w:rFonts w:hint="eastAsia" w:ascii="宋体" w:hAnsi="宋体"/>
          <w:szCs w:val="21"/>
        </w:rPr>
        <w:t xml:space="preserve">    21.1 </w:t>
      </w:r>
      <w:r>
        <w:rPr>
          <w:rFonts w:hint="eastAsia"/>
        </w:rPr>
        <w:t>根据《</w:t>
      </w:r>
      <w:r>
        <w:t>深圳市财政局关于明确政府采购保证金管理工作的通知</w:t>
      </w:r>
      <w:r>
        <w:rPr>
          <w:rFonts w:hint="eastAsia"/>
        </w:rPr>
        <w:t>》（深财购[</w:t>
      </w:r>
      <w:r>
        <w:t>2019]42</w:t>
      </w:r>
      <w:r>
        <w:rPr>
          <w:rFonts w:hint="eastAsia"/>
        </w:rPr>
        <w:t>号）文的规定，本项目不收取投标保证金。</w:t>
      </w:r>
    </w:p>
    <w:p>
      <w:pPr>
        <w:rPr>
          <w:rFonts w:ascii="黑体" w:hAnsi="宋体" w:eastAsia="黑体"/>
          <w:sz w:val="24"/>
        </w:rPr>
      </w:pPr>
      <w:r>
        <w:rPr>
          <w:rFonts w:hint="eastAsia" w:ascii="黑体" w:hAnsi="宋体" w:eastAsia="黑体"/>
          <w:sz w:val="24"/>
        </w:rPr>
        <w:t>22．投标人的替代方案</w:t>
      </w:r>
    </w:p>
    <w:p>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96"/>
    <w:p>
      <w:pPr>
        <w:rPr>
          <w:rFonts w:ascii="黑体" w:hAnsi="宋体" w:eastAsia="黑体"/>
          <w:sz w:val="24"/>
        </w:rPr>
      </w:pPr>
      <w:r>
        <w:rPr>
          <w:rFonts w:hint="eastAsia" w:ascii="黑体" w:hAnsi="宋体" w:eastAsia="黑体"/>
          <w:sz w:val="24"/>
        </w:rPr>
        <w:t>23．</w:t>
      </w:r>
      <w:bookmarkStart w:id="97"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rFonts w:hint="eastAsia"/>
        </w:rPr>
        <w:t>http://zfcg.szggzy.com:8081/cgxy/013002/20210923/173e0b2c-7a4c-4246-a0c7-e0ea75d84dd6.html</w:t>
      </w:r>
      <w:r>
        <w:rPr>
          <w:rFonts w:hint="eastAsia" w:ascii="宋体" w:hAnsi="宋体"/>
        </w:rPr>
        <w:t>】。</w:t>
      </w:r>
    </w:p>
    <w:p>
      <w:pPr>
        <w:ind w:firstLine="411" w:firstLineChars="196"/>
        <w:rPr>
          <w:rFonts w:ascii="宋体" w:hAnsi="宋体"/>
        </w:rPr>
      </w:pPr>
      <w:r>
        <w:rPr>
          <w:rFonts w:hint="eastAsia" w:ascii="宋体" w:hAnsi="宋体"/>
        </w:rPr>
        <w:t>23.2投标人在使用《投标文件制作软件》编制投标书时须注意：</w:t>
      </w:r>
    </w:p>
    <w:p>
      <w:pPr>
        <w:ind w:firstLine="411" w:firstLineChars="196"/>
        <w:rPr>
          <w:rFonts w:ascii="宋体" w:hAnsi="宋体"/>
        </w:rPr>
      </w:pPr>
      <w:r>
        <w:rPr>
          <w:rFonts w:hint="eastAsia" w:ascii="宋体" w:hAnsi="宋体"/>
        </w:rPr>
        <w:t>23.2.1导入《投标文件制作软件》的招标文件项目编号、包号应与以此制作的投标文件项目编号、包号一致。例如，不能将甲项目A包的招标书导入《投标文件制作软件》，制作乙项目B包的投标书。</w:t>
      </w:r>
    </w:p>
    <w:p>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pPr>
        <w:ind w:firstLine="411" w:firstLineChars="196"/>
        <w:rPr>
          <w:rFonts w:ascii="宋体" w:hAnsi="宋体"/>
        </w:rPr>
      </w:pPr>
      <w:r>
        <w:rPr>
          <w:rFonts w:hint="eastAsia" w:ascii="宋体" w:hAnsi="宋体"/>
        </w:rPr>
        <w:t>23.2.3要求用《投标文件制作软件》编制投标书的包，不能用其它方式编制投标书。编制投标文件时，电脑须连通互联网。</w:t>
      </w:r>
    </w:p>
    <w:p>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pPr>
        <w:ind w:firstLine="411" w:firstLineChars="196"/>
        <w:rPr>
          <w:rFonts w:ascii="宋体" w:hAnsi="宋体"/>
        </w:rPr>
      </w:pPr>
      <w:r>
        <w:rPr>
          <w:rFonts w:hint="eastAsia" w:ascii="宋体" w:hAnsi="宋体"/>
        </w:rPr>
        <w:t>23.2.5完整填写“投标关键信息”，如下图所示：</w:t>
      </w:r>
    </w:p>
    <w:p>
      <w:pPr>
        <w:ind w:firstLine="411" w:firstLineChars="196"/>
        <w:rPr>
          <w:rFonts w:ascii="宋体" w:hAnsi="宋体"/>
        </w:rPr>
      </w:pPr>
      <w:r>
        <w:rPr>
          <w:rFonts w:ascii="宋体" w:hAnsi="宋体"/>
        </w:rPr>
        <w:drawing>
          <wp:inline distT="0" distB="0" distL="0" distR="0">
            <wp:extent cx="5278755" cy="2721610"/>
            <wp:effectExtent l="0" t="0" r="0"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pPr>
        <w:ind w:firstLine="413" w:firstLineChars="196"/>
        <w:rPr>
          <w:rFonts w:ascii="宋体" w:hAnsi="宋体"/>
          <w:b/>
        </w:rPr>
      </w:pPr>
      <w:r>
        <w:rPr>
          <w:rFonts w:hint="eastAsia" w:ascii="宋体" w:hAnsi="宋体"/>
          <w:b/>
        </w:rPr>
        <w:t>备注：上述“开标一览表”中的“投标报价”将作为价格分计算依据；其它信息仅是对投标文件相关内容的概括性表述，不作为评审依据。</w:t>
      </w:r>
    </w:p>
    <w:p>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必须用属于投标人的电子密钥进行加密，否则视同未盖公章，将导致投标文件无效。</w:t>
      </w:r>
    </w:p>
    <w:p>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pPr>
        <w:ind w:firstLine="411" w:firstLineChars="196"/>
        <w:rPr>
          <w:rFonts w:ascii="宋体" w:hAnsi="宋体"/>
        </w:rPr>
      </w:pPr>
      <w:r>
        <w:rPr>
          <w:rFonts w:hint="eastAsia" w:ascii="宋体" w:hAnsi="宋体"/>
        </w:rPr>
        <w:t>23.3电报、电话、传真形式的投标概不接受。</w:t>
      </w:r>
    </w:p>
    <w:p>
      <w:pPr>
        <w:ind w:firstLine="413" w:firstLineChars="196"/>
        <w:rPr>
          <w:rFonts w:ascii="宋体" w:hAnsi="宋体"/>
          <w:b/>
        </w:rPr>
      </w:pPr>
      <w:r>
        <w:rPr>
          <w:rFonts w:hint="eastAsia" w:ascii="宋体" w:hAnsi="宋体"/>
          <w:b/>
        </w:rPr>
        <w:t>23.4经投标人电子密钥加密的投标文件无须盖章或签字，</w:t>
      </w:r>
      <w:r>
        <w:rPr>
          <w:rFonts w:hint="eastAsia" w:ascii="宋体" w:hAnsi="宋体"/>
        </w:rPr>
        <w:t>专用条款另有要求的除外。</w:t>
      </w:r>
    </w:p>
    <w:p>
      <w:pPr>
        <w:ind w:firstLine="413" w:firstLineChars="196"/>
        <w:rPr>
          <w:rFonts w:ascii="宋体" w:hAnsi="宋体"/>
        </w:rPr>
      </w:pPr>
      <w:r>
        <w:rPr>
          <w:rFonts w:hint="eastAsia" w:ascii="宋体" w:hAnsi="宋体"/>
          <w:b/>
        </w:rPr>
        <w:t>23.5</w:t>
      </w:r>
      <w:r>
        <w:rPr>
          <w:rFonts w:hint="eastAsia" w:ascii="宋体" w:hAnsi="宋体"/>
        </w:rPr>
        <w:t xml:space="preserve"> 各类资格（资质）文件提供扫描件，专用条款另有要求的除外。</w:t>
      </w:r>
      <w:bookmarkEnd w:id="97"/>
    </w:p>
    <w:p>
      <w:pPr>
        <w:pStyle w:val="5"/>
        <w:numPr>
          <w:ilvl w:val="0"/>
          <w:numId w:val="9"/>
        </w:numPr>
        <w:spacing w:before="120" w:beforeLines="50" w:after="120" w:afterLines="50"/>
        <w:ind w:left="562" w:hanging="562"/>
        <w:rPr>
          <w:sz w:val="28"/>
          <w:szCs w:val="28"/>
        </w:rPr>
      </w:pPr>
      <w:r>
        <w:rPr>
          <w:rFonts w:hint="eastAsia"/>
          <w:sz w:val="28"/>
          <w:szCs w:val="28"/>
        </w:rPr>
        <w:t>投标文件的递交</w:t>
      </w:r>
      <w:bookmarkStart w:id="98" w:name="_Hlk72405459"/>
    </w:p>
    <w:p>
      <w:pPr>
        <w:rPr>
          <w:rFonts w:ascii="黑体" w:hAnsi="宋体" w:eastAsia="黑体"/>
          <w:sz w:val="24"/>
        </w:rPr>
      </w:pPr>
      <w:r>
        <w:rPr>
          <w:rFonts w:hint="eastAsia" w:ascii="黑体" w:hAnsi="宋体" w:eastAsia="黑体"/>
          <w:sz w:val="24"/>
        </w:rPr>
        <w:t>24．投标书的保密</w:t>
      </w:r>
    </w:p>
    <w:p>
      <w:pPr>
        <w:ind w:firstLine="411" w:firstLineChars="196"/>
        <w:rPr>
          <w:rFonts w:ascii="宋体" w:hAnsi="宋体"/>
        </w:rPr>
      </w:pPr>
      <w:r>
        <w:rPr>
          <w:rFonts w:hint="eastAsia" w:ascii="宋体" w:hAnsi="宋体"/>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ind w:firstLine="411" w:firstLineChars="196"/>
        <w:rPr>
          <w:rFonts w:ascii="宋体" w:hAnsi="宋体"/>
        </w:rPr>
      </w:pPr>
      <w:r>
        <w:rPr>
          <w:rFonts w:ascii="宋体" w:hAnsi="宋体"/>
        </w:rPr>
        <w:drawing>
          <wp:inline distT="0" distB="0" distL="0" distR="0">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pPr>
        <w:ind w:firstLine="411" w:firstLineChars="196"/>
        <w:rPr>
          <w:rFonts w:ascii="宋体" w:hAnsi="宋体"/>
        </w:rPr>
      </w:pPr>
      <w:r>
        <w:rPr>
          <w:rFonts w:hint="eastAsia" w:ascii="宋体" w:hAnsi="宋体"/>
        </w:rPr>
        <w:t>在投标文件制作软件点击【生成标书】按钮进入【填写开标一览表界面】界面，在该界面填写完开标一览表信息后点击【确定】，进入投标文件生成环节。</w:t>
      </w:r>
      <w:r>
        <w:rPr>
          <w:rFonts w:ascii="宋体" w:hAnsi="宋体"/>
        </w:rPr>
        <w:drawing>
          <wp:inline distT="0" distB="0" distL="0" distR="0">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78755" cy="2732405"/>
                    </a:xfrm>
                    <a:prstGeom prst="rect">
                      <a:avLst/>
                    </a:prstGeom>
                    <a:noFill/>
                    <a:ln>
                      <a:noFill/>
                    </a:ln>
                  </pic:spPr>
                </pic:pic>
              </a:graphicData>
            </a:graphic>
          </wp:inline>
        </w:drawing>
      </w:r>
    </w:p>
    <w:p>
      <w:pPr>
        <w:ind w:firstLine="411" w:firstLineChars="196"/>
        <w:rPr>
          <w:rFonts w:ascii="宋体" w:hAnsi="宋体"/>
        </w:rPr>
      </w:pPr>
      <w:r>
        <w:rPr>
          <w:rFonts w:hint="eastAsia" w:ascii="宋体" w:hAnsi="宋体"/>
        </w:rPr>
        <w:t>投标文件制作软件会在投标文件生成过程中，提示用户输入密码，输入密码后对投标文件自动进行加密。</w:t>
      </w:r>
    </w:p>
    <w:p>
      <w:pPr>
        <w:ind w:firstLine="422" w:firstLineChars="200"/>
        <w:rPr>
          <w:rFonts w:ascii="宋体" w:hAnsi="宋体"/>
          <w:b/>
        </w:rPr>
      </w:pPr>
      <w:r>
        <w:rPr>
          <w:rFonts w:hint="eastAsia" w:ascii="宋体" w:hAnsi="宋体"/>
          <w:b/>
        </w:rPr>
        <w:t>24.2若采购项目出现延期情况：</w:t>
      </w:r>
    </w:p>
    <w:p>
      <w:pPr>
        <w:ind w:firstLine="422" w:firstLineChars="200"/>
        <w:rPr>
          <w:rFonts w:ascii="黑体" w:hAnsi="宋体" w:eastAsia="黑体"/>
          <w:b/>
          <w:sz w:val="24"/>
        </w:rPr>
      </w:pPr>
      <w:r>
        <w:rPr>
          <w:rFonts w:hint="eastAsia" w:ascii="宋体" w:hAnsi="宋体"/>
          <w:b/>
        </w:rPr>
        <w:t>如果供下载的招标文件（后缀名为.</w:t>
      </w:r>
      <w:r>
        <w:rPr>
          <w:rFonts w:ascii="宋体" w:hAnsi="宋体"/>
          <w:b/>
        </w:rPr>
        <w:t>szczf</w:t>
      </w:r>
      <w:r>
        <w:rPr>
          <w:rFonts w:hint="eastAsia" w:ascii="宋体" w:hAnsi="宋体"/>
          <w:b/>
        </w:rPr>
        <w:t>）有更新，投标人必须重新下载招标文件、重新制作投标文件、重新加密投标文件、重新上传投标文件；如果供下载的招标文件（后缀名为.</w:t>
      </w:r>
      <w:r>
        <w:rPr>
          <w:rFonts w:ascii="宋体" w:hAnsi="宋体"/>
          <w:b/>
        </w:rPr>
        <w:t>szczf</w:t>
      </w:r>
      <w:r>
        <w:rPr>
          <w:rFonts w:hint="eastAsia" w:ascii="宋体" w:hAnsi="宋体"/>
          <w:b/>
        </w:rPr>
        <w:t>）没有更新，投标人必须重新加密投标文件、重新上传投标文件（是否重新制作投标文件根据项目实际情况定）。否则，投标人自行承担投标文件无法解密导致投标无效的后果。</w:t>
      </w:r>
    </w:p>
    <w:p>
      <w:pPr>
        <w:rPr>
          <w:rFonts w:ascii="黑体" w:hAnsi="宋体" w:eastAsia="黑体"/>
          <w:sz w:val="24"/>
        </w:rPr>
      </w:pPr>
      <w:r>
        <w:rPr>
          <w:rFonts w:hint="eastAsia" w:ascii="黑体" w:hAnsi="宋体" w:eastAsia="黑体"/>
          <w:sz w:val="24"/>
        </w:rPr>
        <w:t>25．上传投标文件及投标截止日期</w:t>
      </w:r>
    </w:p>
    <w:p>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8081/TPBidder/memberLogin）”，用“【我的项目】→【项目流程】→【递交投标(应答)文件】”功能点上传投标文件。如上传过程中遇到问题，可拨打技术支持电话，联系方式：0755-88653300，转6。</w:t>
      </w:r>
    </w:p>
    <w:p>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pPr>
        <w:ind w:firstLine="411" w:firstLineChars="196"/>
        <w:rPr>
          <w:rFonts w:ascii="宋体" w:hAnsi="宋体"/>
        </w:rPr>
      </w:pPr>
      <w:r>
        <w:rPr>
          <w:rFonts w:hint="eastAsia" w:ascii="宋体" w:hAnsi="宋体"/>
        </w:rPr>
        <w:t>25.4.投标人须在开标当日的开标时间至解密截止时间内进行解密，逾期未解密的作无效处理。解密方法：登录“深圳政府采购智慧平台用户网上办事子系统（http://zfcg.szggzy.com:8081/TPBidder/memberLogin）”，使用本单位制作电子投标文件同一个电子密钥，在“【我的项目】→【项目流程】→【开标及解密】”进行在线解密、查询开标情况。</w:t>
      </w:r>
    </w:p>
    <w:bookmarkEnd w:id="98"/>
    <w:p>
      <w:pPr>
        <w:rPr>
          <w:rFonts w:ascii="黑体" w:hAnsi="宋体" w:eastAsia="黑体"/>
          <w:sz w:val="24"/>
        </w:rPr>
      </w:pPr>
      <w:r>
        <w:rPr>
          <w:rFonts w:hint="eastAsia" w:ascii="黑体" w:hAnsi="宋体" w:eastAsia="黑体"/>
          <w:sz w:val="24"/>
        </w:rPr>
        <w:t>26. 样品、演示、方案讲解</w:t>
      </w:r>
    </w:p>
    <w:p>
      <w:pPr>
        <w:ind w:firstLine="411" w:firstLineChars="196"/>
        <w:rPr>
          <w:rFonts w:ascii="宋体" w:hAnsi="宋体"/>
          <w:szCs w:val="21"/>
        </w:rPr>
      </w:pPr>
      <w:r>
        <w:rPr>
          <w:rFonts w:hint="eastAsia" w:ascii="宋体" w:hAnsi="宋体"/>
          <w:szCs w:val="21"/>
        </w:rPr>
        <w:t>26.1 样品、演示、方案讲解等事项在招标文件专用条款中进行规定。</w:t>
      </w:r>
    </w:p>
    <w:p>
      <w:pPr>
        <w:rPr>
          <w:rFonts w:ascii="黑体" w:hAnsi="宋体" w:eastAsia="黑体"/>
          <w:sz w:val="24"/>
        </w:rPr>
      </w:pPr>
      <w:bookmarkStart w:id="99"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pPr>
        <w:ind w:firstLine="411" w:firstLineChars="196"/>
        <w:rPr>
          <w:rFonts w:ascii="宋体" w:hAnsi="宋体"/>
          <w:szCs w:val="21"/>
        </w:rPr>
      </w:pPr>
      <w:r>
        <w:rPr>
          <w:rFonts w:hint="eastAsia" w:ascii="宋体" w:hAnsi="宋体"/>
          <w:szCs w:val="21"/>
        </w:rPr>
        <w:t>27.4政府集中采购机构不退还投标文件，专用条款另有规定的除外。</w:t>
      </w:r>
    </w:p>
    <w:bookmarkEnd w:id="99"/>
    <w:p>
      <w:pPr>
        <w:pStyle w:val="5"/>
        <w:numPr>
          <w:ilvl w:val="0"/>
          <w:numId w:val="9"/>
        </w:numPr>
        <w:spacing w:before="120" w:beforeLines="50" w:after="120" w:afterLines="50"/>
        <w:ind w:left="562" w:hanging="562"/>
        <w:rPr>
          <w:sz w:val="28"/>
          <w:szCs w:val="28"/>
        </w:rPr>
      </w:pPr>
      <w:r>
        <w:rPr>
          <w:rFonts w:hint="eastAsia"/>
          <w:sz w:val="28"/>
          <w:szCs w:val="28"/>
        </w:rPr>
        <w:t>开标</w:t>
      </w:r>
    </w:p>
    <w:p>
      <w:pPr>
        <w:rPr>
          <w:rFonts w:ascii="黑体" w:hAnsi="宋体" w:eastAsia="黑体"/>
          <w:sz w:val="24"/>
        </w:rPr>
      </w:pPr>
      <w:r>
        <w:rPr>
          <w:rFonts w:hint="eastAsia" w:ascii="黑体" w:hAnsi="宋体" w:eastAsia="黑体"/>
          <w:sz w:val="24"/>
        </w:rPr>
        <w:t>28．开标</w:t>
      </w:r>
    </w:p>
    <w:p>
      <w:pPr>
        <w:ind w:firstLine="420" w:firstLineChars="200"/>
        <w:rPr>
          <w:rFonts w:ascii="宋体" w:hAnsi="宋体"/>
        </w:rPr>
      </w:pPr>
      <w:r>
        <w:rPr>
          <w:rFonts w:ascii="宋体" w:hAnsi="宋体"/>
          <w:szCs w:val="21"/>
        </w:rPr>
        <w:t>2</w:t>
      </w:r>
      <w:r>
        <w:rPr>
          <w:rFonts w:hint="eastAsia" w:ascii="宋体" w:hAnsi="宋体"/>
          <w:szCs w:val="21"/>
        </w:rPr>
        <w:t>8</w:t>
      </w:r>
      <w:r>
        <w:rPr>
          <w:rFonts w:ascii="宋体" w:hAnsi="宋体"/>
          <w:szCs w:val="21"/>
        </w:rPr>
        <w:t>.</w:t>
      </w:r>
      <w:r>
        <w:rPr>
          <w:rFonts w:hint="eastAsia" w:ascii="宋体" w:hAnsi="宋体"/>
          <w:szCs w:val="21"/>
        </w:rPr>
        <w:t>1</w:t>
      </w:r>
      <w:r>
        <w:rPr>
          <w:rFonts w:hint="eastAsia" w:ascii="宋体" w:hAnsi="宋体"/>
        </w:rPr>
        <w:t>投标人须在开标当日的开标时间至解密截止时间内进行解密，逾期未解密的作无效处理。解密方法：登录“深圳政府采购智慧平台用户网上办事子系统（http://zfcg.szggzy.com:8081/TPBidder/memberLogin）”，使用本单位制作电子投标文件同一个电子密钥，在“【我的项目】→【项目流程】→【开标及解密】”进行在线解密、查询开标情况。</w:t>
      </w:r>
    </w:p>
    <w:p>
      <w:pPr>
        <w:ind w:firstLine="359" w:firstLineChars="171"/>
        <w:rPr>
          <w:rFonts w:ascii="宋体" w:hAnsi="宋体"/>
          <w:szCs w:val="21"/>
        </w:rPr>
      </w:pPr>
      <w:r>
        <w:rPr>
          <w:rFonts w:hint="eastAsia" w:ascii="宋体" w:hAnsi="宋体"/>
          <w:szCs w:val="21"/>
        </w:rPr>
        <w:t>2</w:t>
      </w:r>
      <w:r>
        <w:rPr>
          <w:rFonts w:ascii="宋体" w:hAnsi="宋体"/>
          <w:szCs w:val="21"/>
        </w:rPr>
        <w:t xml:space="preserve">8.2 </w:t>
      </w:r>
      <w:r>
        <w:rPr>
          <w:rFonts w:hint="eastAsia" w:ascii="宋体" w:hAnsi="宋体"/>
          <w:szCs w:val="21"/>
        </w:rPr>
        <w:t>政府集中采购机构将在满足开标条件（</w:t>
      </w:r>
      <w:r>
        <w:rPr>
          <w:rFonts w:hint="eastAsia" w:ascii="宋体" w:hAnsi="宋体" w:cs="宋体"/>
          <w:color w:val="333333"/>
          <w:sz w:val="20"/>
          <w:szCs w:val="20"/>
          <w:shd w:val="clear" w:color="auto" w:fill="FFFFFF"/>
        </w:rPr>
        <w:t>①</w:t>
      </w:r>
      <w:r>
        <w:rPr>
          <w:rFonts w:hint="eastAsia" w:ascii="宋体" w:hAnsi="宋体"/>
          <w:szCs w:val="21"/>
        </w:rPr>
        <w:t>解密时间结束，解密后的投标供应商数量满足开标要求或</w:t>
      </w:r>
      <w:r>
        <w:rPr>
          <w:rFonts w:hint="eastAsia" w:ascii="宋体" w:hAnsi="宋体" w:cs="宋体"/>
          <w:color w:val="333333"/>
          <w:sz w:val="20"/>
          <w:szCs w:val="20"/>
          <w:shd w:val="clear" w:color="auto" w:fill="FFFFFF"/>
        </w:rPr>
        <w:t>②</w:t>
      </w:r>
      <w:r>
        <w:rPr>
          <w:rFonts w:hint="eastAsia" w:ascii="宋体" w:hAnsi="宋体"/>
          <w:szCs w:val="21"/>
        </w:rPr>
        <w:t>解密时间结束前所有投标供应商均完成投标文件解密）后，对投标文件进行开标，并在网上公布开标结果。</w:t>
      </w:r>
    </w:p>
    <w:p>
      <w:pPr>
        <w:pStyle w:val="5"/>
        <w:numPr>
          <w:ilvl w:val="0"/>
          <w:numId w:val="9"/>
        </w:numPr>
        <w:spacing w:before="120" w:beforeLines="50" w:after="120" w:afterLines="50"/>
        <w:ind w:left="562" w:hanging="562"/>
        <w:rPr>
          <w:sz w:val="28"/>
          <w:szCs w:val="28"/>
        </w:rPr>
      </w:pPr>
      <w:r>
        <w:rPr>
          <w:rFonts w:hint="eastAsia"/>
          <w:sz w:val="28"/>
          <w:szCs w:val="28"/>
        </w:rPr>
        <w:t>评审要求</w:t>
      </w:r>
    </w:p>
    <w:p>
      <w:pPr>
        <w:rPr>
          <w:rFonts w:ascii="黑体" w:hAnsi="宋体" w:eastAsia="黑体"/>
          <w:sz w:val="24"/>
        </w:rPr>
      </w:pPr>
      <w:r>
        <w:rPr>
          <w:rFonts w:hint="eastAsia" w:ascii="黑体" w:hAnsi="宋体" w:eastAsia="黑体"/>
          <w:sz w:val="24"/>
        </w:rPr>
        <w:t>29．评审委员会组成</w:t>
      </w:r>
    </w:p>
    <w:p>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pPr>
        <w:ind w:firstLine="411" w:firstLineChars="196"/>
        <w:rPr>
          <w:rFonts w:ascii="宋体" w:hAnsi="宋体"/>
        </w:rPr>
      </w:pPr>
      <w:bookmarkStart w:id="100"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100"/>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从深圳市政府采购评审专家库中随机抽取。采购人代表须持采购人出具的《评审授权书》参加评审，。</w:t>
      </w:r>
    </w:p>
    <w:p>
      <w:pPr>
        <w:ind w:firstLine="411" w:firstLineChars="196"/>
        <w:rPr>
          <w:rFonts w:ascii="宋体" w:hAnsi="宋体"/>
        </w:rPr>
      </w:pPr>
      <w:r>
        <w:rPr>
          <w:rFonts w:hint="eastAsia" w:ascii="宋体" w:hAnsi="宋体"/>
        </w:rPr>
        <w:t>29.2评审定标应当遵循公平、公正、科学、择优的原则。</w:t>
      </w:r>
    </w:p>
    <w:p>
      <w:pPr>
        <w:ind w:firstLine="411" w:firstLineChars="196"/>
        <w:rPr>
          <w:rFonts w:ascii="宋体" w:hAnsi="宋体"/>
        </w:rPr>
      </w:pPr>
      <w:r>
        <w:rPr>
          <w:rFonts w:hint="eastAsia" w:ascii="宋体" w:hAnsi="宋体"/>
        </w:rPr>
        <w:t>29.3评审活动依法进行，任何单位和个人不得非法干预评标过程和结果。</w:t>
      </w:r>
    </w:p>
    <w:p>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pPr>
        <w:rPr>
          <w:rFonts w:ascii="黑体" w:hAnsi="宋体" w:eastAsia="黑体"/>
          <w:sz w:val="24"/>
        </w:rPr>
      </w:pPr>
      <w:r>
        <w:rPr>
          <w:rFonts w:hint="eastAsia" w:ascii="黑体" w:hAnsi="宋体" w:eastAsia="黑体"/>
          <w:sz w:val="24"/>
        </w:rPr>
        <w:t>30．向评审委员会提供的资料</w:t>
      </w:r>
    </w:p>
    <w:p>
      <w:pPr>
        <w:ind w:firstLine="411" w:firstLineChars="196"/>
        <w:rPr>
          <w:rFonts w:ascii="宋体" w:hAnsi="宋体"/>
        </w:rPr>
      </w:pPr>
      <w:r>
        <w:rPr>
          <w:rFonts w:hint="eastAsia" w:ascii="宋体" w:hAnsi="宋体"/>
        </w:rPr>
        <w:t>30.1公开发布的招标文件，包括图纸、服务清单、答疑文件等；</w:t>
      </w:r>
    </w:p>
    <w:p>
      <w:pPr>
        <w:ind w:firstLine="411" w:firstLineChars="196"/>
        <w:rPr>
          <w:rFonts w:ascii="宋体" w:hAnsi="宋体"/>
        </w:rPr>
      </w:pPr>
      <w:r>
        <w:rPr>
          <w:rFonts w:hint="eastAsia" w:ascii="宋体" w:hAnsi="宋体"/>
        </w:rPr>
        <w:t>30.2其他评标必须的资料。</w:t>
      </w:r>
    </w:p>
    <w:p>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pPr>
        <w:ind w:firstLine="411" w:firstLineChars="196"/>
        <w:rPr>
          <w:rFonts w:ascii="宋体" w:hAnsi="宋体"/>
        </w:rPr>
      </w:pPr>
      <w:r>
        <w:rPr>
          <w:rFonts w:hint="eastAsia" w:ascii="宋体" w:hAnsi="宋体"/>
        </w:rPr>
        <w:t>（1）招标的目的；</w:t>
      </w:r>
    </w:p>
    <w:p>
      <w:pPr>
        <w:ind w:firstLine="411" w:firstLineChars="196"/>
        <w:rPr>
          <w:rFonts w:ascii="宋体" w:hAnsi="宋体"/>
        </w:rPr>
      </w:pPr>
      <w:r>
        <w:rPr>
          <w:rFonts w:hint="eastAsia" w:ascii="宋体" w:hAnsi="宋体"/>
        </w:rPr>
        <w:t>（2）招标项目需求的范围和性质；</w:t>
      </w:r>
    </w:p>
    <w:p>
      <w:pPr>
        <w:ind w:firstLine="411" w:firstLineChars="196"/>
        <w:rPr>
          <w:rFonts w:ascii="宋体" w:hAnsi="宋体"/>
        </w:rPr>
      </w:pPr>
      <w:r>
        <w:rPr>
          <w:rFonts w:hint="eastAsia" w:ascii="宋体" w:hAnsi="宋体"/>
        </w:rPr>
        <w:t>（3）招标文件规定的投标人的资格、预算金额、商务条款；</w:t>
      </w:r>
    </w:p>
    <w:p>
      <w:pPr>
        <w:ind w:firstLine="411" w:firstLineChars="196"/>
        <w:rPr>
          <w:rFonts w:ascii="宋体" w:hAnsi="宋体"/>
        </w:rPr>
      </w:pPr>
      <w:r>
        <w:rPr>
          <w:rFonts w:hint="eastAsia" w:ascii="宋体" w:hAnsi="宋体"/>
        </w:rPr>
        <w:t>（4）招标文件规定的评标程序、评标方法和评标因素；</w:t>
      </w:r>
    </w:p>
    <w:p>
      <w:pPr>
        <w:ind w:firstLine="411" w:firstLineChars="196"/>
        <w:rPr>
          <w:rFonts w:ascii="宋体" w:hAnsi="宋体"/>
        </w:rPr>
      </w:pPr>
      <w:r>
        <w:rPr>
          <w:rFonts w:hint="eastAsia" w:ascii="宋体" w:hAnsi="宋体"/>
        </w:rPr>
        <w:t>（5）招标文件所列示的资格性审查表及符合性审查表。</w:t>
      </w:r>
    </w:p>
    <w:p>
      <w:pPr>
        <w:rPr>
          <w:rFonts w:ascii="黑体" w:hAnsi="宋体" w:eastAsia="黑体"/>
          <w:sz w:val="24"/>
        </w:rPr>
      </w:pPr>
      <w:r>
        <w:rPr>
          <w:rFonts w:hint="eastAsia" w:ascii="黑体" w:hAnsi="宋体" w:eastAsia="黑体"/>
          <w:sz w:val="24"/>
        </w:rPr>
        <w:t>31．独立评审</w:t>
      </w:r>
    </w:p>
    <w:p>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pPr>
        <w:pStyle w:val="5"/>
        <w:numPr>
          <w:ilvl w:val="0"/>
          <w:numId w:val="9"/>
        </w:numPr>
        <w:spacing w:before="120" w:beforeLines="50" w:after="120" w:afterLines="50"/>
        <w:ind w:left="562" w:hanging="562"/>
        <w:rPr>
          <w:sz w:val="28"/>
          <w:szCs w:val="28"/>
        </w:rPr>
      </w:pPr>
      <w:r>
        <w:rPr>
          <w:rFonts w:hint="eastAsia"/>
          <w:sz w:val="28"/>
          <w:szCs w:val="28"/>
        </w:rPr>
        <w:t>评审程序及评审方法</w:t>
      </w:r>
    </w:p>
    <w:p>
      <w:pPr>
        <w:rPr>
          <w:rFonts w:ascii="黑体" w:hAnsi="宋体" w:eastAsia="黑体"/>
          <w:sz w:val="24"/>
        </w:rPr>
      </w:pPr>
      <w:r>
        <w:rPr>
          <w:rFonts w:hint="eastAsia" w:ascii="黑体" w:hAnsi="宋体" w:eastAsia="黑体"/>
          <w:sz w:val="24"/>
        </w:rPr>
        <w:t>32．投标文件初审</w:t>
      </w:r>
    </w:p>
    <w:p>
      <w:pPr>
        <w:ind w:firstLine="411" w:firstLineChars="196"/>
        <w:rPr>
          <w:rFonts w:ascii="宋体" w:hAnsi="宋体"/>
        </w:rPr>
      </w:pPr>
      <w:r>
        <w:rPr>
          <w:rFonts w:hint="eastAsia" w:ascii="宋体" w:hAnsi="宋体"/>
        </w:rPr>
        <w:t>32.1投标文件初审包括资格性审查和符合性审查。</w:t>
      </w:r>
    </w:p>
    <w:p>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pPr>
        <w:ind w:firstLine="411" w:firstLineChars="196"/>
        <w:rPr>
          <w:rFonts w:ascii="宋体" w:hAnsi="宋体"/>
          <w:bCs/>
        </w:rPr>
      </w:pPr>
      <w:r>
        <w:rPr>
          <w:rFonts w:hint="eastAsia" w:ascii="宋体" w:hAnsi="宋体"/>
          <w:bCs/>
        </w:rPr>
        <w:t>32.3 投标文件初审中关于供应商家数的计算:</w:t>
      </w:r>
    </w:p>
    <w:p>
      <w:pPr>
        <w:ind w:firstLine="411" w:firstLineChars="196"/>
        <w:rPr>
          <w:rFonts w:ascii="宋体" w:hAnsi="宋体"/>
          <w:bCs/>
        </w:rPr>
      </w:pPr>
      <w:r>
        <w:rPr>
          <w:rFonts w:hint="eastAsia" w:ascii="宋体" w:hAnsi="宋体"/>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pPr>
        <w:ind w:firstLine="411" w:firstLineChars="196"/>
        <w:rPr>
          <w:rFonts w:ascii="宋体" w:hAnsi="宋体"/>
        </w:rPr>
      </w:pPr>
      <w:r>
        <w:rPr>
          <w:rFonts w:hint="eastAsia" w:ascii="宋体" w:hAnsi="宋体"/>
        </w:rPr>
        <w:t>32.4投标人投标文件作无效处理的情形，具体包括但不限于以下：</w:t>
      </w:r>
    </w:p>
    <w:p>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pPr>
        <w:ind w:firstLine="411" w:firstLineChars="196"/>
        <w:rPr>
          <w:rFonts w:ascii="宋体" w:hAnsi="宋体"/>
        </w:rPr>
      </w:pPr>
      <w:r>
        <w:rPr>
          <w:rFonts w:hint="eastAsia" w:ascii="宋体" w:hAnsi="宋体"/>
        </w:rPr>
        <w:t>32.4.3不同投标人的投标文件载明的项目管理成员或者联系人员为同一人；</w:t>
      </w:r>
    </w:p>
    <w:p>
      <w:pPr>
        <w:ind w:firstLine="411" w:firstLineChars="196"/>
        <w:rPr>
          <w:rFonts w:ascii="宋体" w:hAnsi="宋体"/>
        </w:rPr>
      </w:pPr>
      <w:r>
        <w:rPr>
          <w:rFonts w:hint="eastAsia" w:ascii="宋体" w:hAnsi="宋体"/>
        </w:rPr>
        <w:t>32.4.4不同投标人的投标文件异常一致或者投标报价呈规律性差异；</w:t>
      </w:r>
    </w:p>
    <w:p>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pPr>
        <w:ind w:firstLine="411" w:firstLineChars="196"/>
        <w:rPr>
          <w:rFonts w:ascii="宋体" w:hAnsi="宋体"/>
        </w:rPr>
      </w:pPr>
      <w:r>
        <w:rPr>
          <w:rFonts w:hint="eastAsia" w:ascii="宋体" w:hAnsi="宋体"/>
        </w:rPr>
        <w:t>32.4.6投标供应商之间相互约定给予未中标的供应商利益补偿；</w:t>
      </w:r>
    </w:p>
    <w:p>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pPr>
        <w:ind w:firstLine="411" w:firstLineChars="196"/>
        <w:rPr>
          <w:rFonts w:ascii="宋体" w:hAnsi="宋体"/>
        </w:rPr>
      </w:pPr>
      <w:r>
        <w:rPr>
          <w:rFonts w:hint="eastAsia" w:ascii="宋体" w:hAnsi="宋体"/>
        </w:rPr>
        <w:t>32.4.8不同投标供应商的投标文件内容存在非正常一致；</w:t>
      </w:r>
    </w:p>
    <w:p>
      <w:pPr>
        <w:ind w:firstLine="411" w:firstLineChars="196"/>
        <w:rPr>
          <w:rFonts w:ascii="宋体" w:hAnsi="宋体"/>
        </w:rPr>
      </w:pPr>
      <w:r>
        <w:rPr>
          <w:rFonts w:hint="eastAsia" w:ascii="宋体" w:hAnsi="宋体"/>
        </w:rPr>
        <w:t>32.4.9在同一单位工作人员为两家以上（含两家）供应商进行同一项投标活动；</w:t>
      </w:r>
    </w:p>
    <w:p>
      <w:pPr>
        <w:ind w:firstLine="411" w:firstLineChars="196"/>
        <w:rPr>
          <w:rFonts w:ascii="宋体" w:hAnsi="宋体"/>
        </w:rPr>
      </w:pPr>
      <w:r>
        <w:rPr>
          <w:rFonts w:hint="eastAsia" w:ascii="宋体" w:hAnsi="宋体"/>
        </w:rPr>
        <w:t>32.4.10主管部门依照法律、法规认定的其他情形。</w:t>
      </w:r>
    </w:p>
    <w:p>
      <w:pPr>
        <w:ind w:firstLine="411" w:firstLineChars="196"/>
        <w:rPr>
          <w:rFonts w:ascii="宋体" w:hAnsi="宋体"/>
        </w:rPr>
      </w:pPr>
      <w:r>
        <w:rPr>
          <w:rFonts w:hint="eastAsia" w:ascii="宋体" w:hAnsi="宋体"/>
        </w:rPr>
        <w:t>32.5对不属于《资格性审查表》和《符合性审查表》所列的其他情形，除专用条款另有规定和32.4条款所列情形外，不得作为投标无效的理由。</w:t>
      </w:r>
    </w:p>
    <w:p>
      <w:pPr>
        <w:rPr>
          <w:rFonts w:ascii="黑体" w:hAnsi="宋体" w:eastAsia="黑体"/>
          <w:sz w:val="24"/>
        </w:rPr>
      </w:pPr>
      <w:r>
        <w:rPr>
          <w:rFonts w:hint="eastAsia" w:ascii="黑体" w:hAnsi="宋体" w:eastAsia="黑体"/>
          <w:sz w:val="24"/>
        </w:rPr>
        <w:t>33．澄清有关问题</w:t>
      </w:r>
    </w:p>
    <w:p>
      <w:pPr>
        <w:ind w:firstLine="411" w:firstLineChars="196"/>
        <w:rPr>
          <w:rFonts w:ascii="宋体" w:hAnsi="宋体"/>
        </w:rPr>
      </w:pPr>
      <w:bookmarkStart w:id="101"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101"/>
    </w:p>
    <w:p>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pPr>
        <w:rPr>
          <w:rFonts w:ascii="黑体" w:hAnsi="宋体" w:eastAsia="黑体"/>
          <w:sz w:val="24"/>
        </w:rPr>
      </w:pPr>
      <w:bookmarkStart w:id="102" w:name="_Toc73521581"/>
      <w:bookmarkStart w:id="103" w:name="_Toc73517673"/>
      <w:bookmarkStart w:id="104" w:name="_Toc73518151"/>
      <w:bookmarkStart w:id="105" w:name="_Toc73521669"/>
      <w:bookmarkStart w:id="106" w:name="_Toc100052400"/>
      <w:r>
        <w:rPr>
          <w:rFonts w:hint="eastAsia" w:ascii="黑体" w:hAnsi="宋体" w:eastAsia="黑体"/>
          <w:sz w:val="24"/>
        </w:rPr>
        <w:t>34．错误的修正</w:t>
      </w:r>
      <w:bookmarkEnd w:id="102"/>
      <w:bookmarkEnd w:id="103"/>
      <w:bookmarkEnd w:id="104"/>
      <w:bookmarkEnd w:id="105"/>
      <w:bookmarkEnd w:id="106"/>
    </w:p>
    <w:p>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pPr>
        <w:ind w:firstLine="411" w:firstLineChars="196"/>
        <w:rPr>
          <w:rFonts w:ascii="宋体" w:hAnsi="宋体"/>
          <w:szCs w:val="21"/>
        </w:rPr>
      </w:pPr>
      <w:r>
        <w:rPr>
          <w:rFonts w:hint="eastAsia" w:ascii="宋体" w:hAnsi="宋体"/>
          <w:szCs w:val="21"/>
        </w:rPr>
        <w:t>34.2大写金额和小写金额不一致的，以大写金额为准；</w:t>
      </w:r>
    </w:p>
    <w:p>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pPr>
        <w:ind w:firstLine="411" w:firstLineChars="196"/>
        <w:rPr>
          <w:rFonts w:ascii="宋体" w:hAnsi="宋体"/>
          <w:szCs w:val="21"/>
        </w:rPr>
      </w:pPr>
      <w:r>
        <w:rPr>
          <w:rFonts w:hint="eastAsia" w:ascii="宋体" w:hAnsi="宋体"/>
          <w:szCs w:val="21"/>
        </w:rPr>
        <w:t>34.4总价金额与按单价汇总金额不一致的，以单价金额计算结果为准。</w:t>
      </w:r>
    </w:p>
    <w:p>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pPr>
        <w:rPr>
          <w:rFonts w:ascii="黑体" w:hAnsi="宋体" w:eastAsia="黑体"/>
          <w:sz w:val="24"/>
        </w:rPr>
      </w:pPr>
      <w:r>
        <w:rPr>
          <w:rFonts w:hint="eastAsia" w:ascii="黑体" w:hAnsi="宋体" w:eastAsia="黑体"/>
          <w:sz w:val="24"/>
        </w:rPr>
        <w:t>35．投标文件的比较与评价</w:t>
      </w:r>
    </w:p>
    <w:p>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pPr>
        <w:rPr>
          <w:rFonts w:ascii="黑体" w:hAnsi="宋体" w:eastAsia="黑体"/>
          <w:sz w:val="24"/>
        </w:rPr>
      </w:pPr>
      <w:r>
        <w:rPr>
          <w:rFonts w:hint="eastAsia" w:ascii="黑体" w:hAnsi="宋体" w:eastAsia="黑体"/>
          <w:sz w:val="24"/>
        </w:rPr>
        <w:t>36. 实地考察或资料查验</w:t>
      </w:r>
    </w:p>
    <w:p>
      <w:pPr>
        <w:ind w:firstLine="411" w:firstLineChars="196"/>
        <w:rPr>
          <w:rFonts w:ascii="宋体" w:hAnsi="宋体"/>
          <w:szCs w:val="21"/>
        </w:rPr>
      </w:pPr>
      <w:r>
        <w:rPr>
          <w:rFonts w:hint="eastAsia" w:ascii="宋体" w:hAnsi="宋体"/>
          <w:szCs w:val="21"/>
        </w:rPr>
        <w:t>36.1在评审过程中，评审委员会有权决定是否对本项目投标人进行实地考察或资料查验（原件）。投标人应随时做好接受实地考察或资料查验的准备。</w:t>
      </w:r>
    </w:p>
    <w:p>
      <w:pPr>
        <w:rPr>
          <w:rFonts w:ascii="黑体" w:hAnsi="宋体" w:eastAsia="黑体"/>
          <w:sz w:val="24"/>
        </w:rPr>
      </w:pPr>
      <w:r>
        <w:rPr>
          <w:rFonts w:hint="eastAsia" w:ascii="黑体" w:hAnsi="宋体" w:eastAsia="黑体"/>
          <w:sz w:val="24"/>
        </w:rPr>
        <w:t>37．评审方法</w:t>
      </w:r>
    </w:p>
    <w:p>
      <w:pPr>
        <w:ind w:firstLine="413" w:firstLineChars="196"/>
        <w:rPr>
          <w:rFonts w:ascii="宋体" w:hAnsi="宋体"/>
          <w:b/>
          <w:bCs/>
          <w:szCs w:val="21"/>
        </w:rPr>
      </w:pPr>
      <w:r>
        <w:rPr>
          <w:rFonts w:hint="eastAsia" w:ascii="宋体" w:hAnsi="宋体"/>
          <w:b/>
          <w:bCs/>
          <w:szCs w:val="21"/>
        </w:rPr>
        <w:t>37.1.1最低价法</w:t>
      </w:r>
    </w:p>
    <w:p>
      <w:pPr>
        <w:ind w:firstLine="411" w:firstLineChars="196"/>
        <w:rPr>
          <w:rFonts w:hint="eastAsia" w:ascii="ˎ̥" w:hAnsi="ˎ̥"/>
        </w:rPr>
      </w:pPr>
      <w:bookmarkStart w:id="107" w:name="_Hlk72438142"/>
      <w:r>
        <w:rPr>
          <w:rFonts w:ascii="ˎ̥" w:hAnsi="ˎ̥"/>
        </w:rPr>
        <w:t>最低价法，是指</w:t>
      </w:r>
      <w:r>
        <w:rPr>
          <w:rFonts w:hint="eastAsia" w:ascii="ˎ̥" w:hAnsi="ˎ̥"/>
        </w:rPr>
        <w:t>完全</w:t>
      </w:r>
      <w:r>
        <w:rPr>
          <w:rFonts w:ascii="ˎ̥" w:hAnsi="ˎ̥"/>
        </w:rPr>
        <w:t>满足招标文件实质性要求，</w:t>
      </w:r>
      <w:r>
        <w:rPr>
          <w:rFonts w:hint="eastAsia" w:ascii="ˎ̥" w:hAnsi="ˎ̥"/>
        </w:rPr>
        <w:t>按照报价由低到高的顺序，依据招标文件中规定的数量或者比例推荐候选中标供应商。</w:t>
      </w:r>
    </w:p>
    <w:p>
      <w:pPr>
        <w:ind w:firstLine="413" w:firstLineChars="196"/>
        <w:rPr>
          <w:rFonts w:ascii="宋体" w:hAnsi="宋体"/>
          <w:b/>
          <w:bCs/>
          <w:szCs w:val="21"/>
        </w:rPr>
      </w:pPr>
      <w:r>
        <w:rPr>
          <w:rFonts w:hint="eastAsia" w:ascii="宋体" w:hAnsi="宋体"/>
          <w:b/>
          <w:bCs/>
          <w:szCs w:val="21"/>
        </w:rPr>
        <w:t>37.1.2综合评分法</w:t>
      </w:r>
    </w:p>
    <w:p>
      <w:pPr>
        <w:ind w:firstLine="411" w:firstLineChars="196"/>
        <w:rPr>
          <w:rFonts w:hint="eastAsia" w:ascii="ˎ̥" w:hAnsi="ˎ̥"/>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107"/>
    </w:p>
    <w:p>
      <w:pPr>
        <w:ind w:firstLine="413" w:firstLineChars="196"/>
        <w:rPr>
          <w:rFonts w:ascii="宋体" w:hAnsi="宋体"/>
          <w:b/>
          <w:bCs/>
          <w:szCs w:val="21"/>
        </w:rPr>
      </w:pPr>
      <w:r>
        <w:rPr>
          <w:rFonts w:hint="eastAsia" w:ascii="宋体" w:hAnsi="宋体"/>
          <w:b/>
          <w:bCs/>
          <w:szCs w:val="21"/>
        </w:rPr>
        <w:t>37.2 本项目采用的评审方法见本项目招标文件第一册“专用条款”的相关内容。</w:t>
      </w:r>
    </w:p>
    <w:p>
      <w:pPr>
        <w:ind w:firstLine="413" w:firstLineChars="196"/>
        <w:rPr>
          <w:rFonts w:ascii="宋体" w:hAnsi="宋体"/>
          <w:b/>
          <w:bCs/>
          <w:szCs w:val="21"/>
        </w:rPr>
      </w:pPr>
      <w:r>
        <w:rPr>
          <w:rFonts w:hint="eastAsia" w:ascii="宋体" w:hAnsi="宋体"/>
          <w:b/>
          <w:bCs/>
          <w:szCs w:val="21"/>
        </w:rPr>
        <w:t>37.3重新评审的情形</w:t>
      </w:r>
    </w:p>
    <w:p>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pPr>
        <w:ind w:firstLine="411" w:firstLineChars="196"/>
        <w:rPr>
          <w:rFonts w:ascii="宋体" w:hAnsi="宋体" w:cs="宋体"/>
          <w:kern w:val="0"/>
          <w:szCs w:val="21"/>
        </w:rPr>
      </w:pPr>
      <w:r>
        <w:rPr>
          <w:rFonts w:hint="eastAsia" w:ascii="宋体" w:hAnsi="宋体" w:cs="宋体"/>
          <w:kern w:val="0"/>
          <w:szCs w:val="21"/>
        </w:rPr>
        <w:t>37.3.1分值汇总计算错误的；</w:t>
      </w:r>
    </w:p>
    <w:p>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pPr>
        <w:ind w:firstLine="413" w:firstLineChars="196"/>
        <w:rPr>
          <w:rFonts w:ascii="宋体" w:hAnsi="宋体"/>
          <w:b/>
          <w:bCs/>
          <w:szCs w:val="21"/>
        </w:rPr>
      </w:pPr>
      <w:r>
        <w:rPr>
          <w:rFonts w:hint="eastAsia" w:ascii="宋体" w:hAnsi="宋体"/>
          <w:b/>
          <w:bCs/>
          <w:szCs w:val="21"/>
        </w:rPr>
        <w:t xml:space="preserve"> 37.4重新组建评审委员会的情形</w:t>
      </w:r>
    </w:p>
    <w:p>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pPr>
        <w:pStyle w:val="5"/>
        <w:numPr>
          <w:ilvl w:val="0"/>
          <w:numId w:val="9"/>
        </w:numPr>
        <w:spacing w:before="120" w:beforeLines="50" w:after="120" w:afterLines="50"/>
        <w:ind w:left="562" w:hanging="562"/>
        <w:rPr>
          <w:sz w:val="28"/>
          <w:szCs w:val="28"/>
        </w:rPr>
      </w:pPr>
      <w:r>
        <w:rPr>
          <w:rFonts w:hint="eastAsia"/>
          <w:sz w:val="28"/>
          <w:szCs w:val="28"/>
        </w:rPr>
        <w:t>定标及公示</w:t>
      </w:r>
    </w:p>
    <w:p>
      <w:pPr>
        <w:rPr>
          <w:rFonts w:ascii="黑体" w:hAnsi="宋体" w:eastAsia="黑体"/>
          <w:sz w:val="24"/>
        </w:rPr>
      </w:pPr>
      <w:r>
        <w:rPr>
          <w:rFonts w:hint="eastAsia" w:ascii="黑体" w:hAnsi="宋体" w:eastAsia="黑体"/>
          <w:sz w:val="24"/>
        </w:rPr>
        <w:t>38．定标方法</w:t>
      </w:r>
    </w:p>
    <w:p>
      <w:pPr>
        <w:ind w:firstLine="411" w:firstLineChars="196"/>
        <w:rPr>
          <w:rFonts w:ascii="宋体" w:hAnsi="宋体"/>
          <w:szCs w:val="21"/>
        </w:rPr>
      </w:pPr>
      <w:bookmarkStart w:id="108" w:name="_Hlk73782795"/>
      <w:r>
        <w:rPr>
          <w:rFonts w:hint="eastAsia" w:ascii="宋体" w:hAnsi="宋体"/>
          <w:szCs w:val="21"/>
        </w:rPr>
        <w:t>38.1非评定分离项目定标方法</w:t>
      </w:r>
    </w:p>
    <w:p>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1" w:firstLineChars="196"/>
        <w:rPr>
          <w:rFonts w:hint="eastAsia"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w:t>
      </w:r>
      <w:bookmarkStart w:id="109" w:name="_Hlk73821177"/>
      <w:r>
        <w:rPr>
          <w:rFonts w:hint="eastAsia" w:ascii="ˎ̥" w:hAnsi="ˎ̥"/>
        </w:rPr>
        <w:t>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bookmarkEnd w:id="109"/>
      <w:r>
        <w:rPr>
          <w:rFonts w:ascii="ˎ̥" w:hAnsi="ˎ̥"/>
        </w:rPr>
        <w:t>）。</w:t>
      </w:r>
    </w:p>
    <w:p>
      <w:pPr>
        <w:ind w:firstLine="411" w:firstLineChars="196"/>
        <w:rPr>
          <w:rFonts w:hint="eastAsia"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w:t>
      </w:r>
      <w:r>
        <w:rPr>
          <w:rFonts w:ascii="ˎ̥" w:hAnsi="ˎ̥"/>
        </w:rPr>
        <w:t>得分且投标报价相同的并列</w:t>
      </w:r>
      <w:r>
        <w:rPr>
          <w:rFonts w:hint="eastAsia" w:ascii="ˎ̥" w:hAnsi="ˎ̥"/>
        </w:rPr>
        <w:t>情况时，采取随机抽取的方式确定，具体操作办法及流程由评审委员会确定。</w:t>
      </w:r>
    </w:p>
    <w:p>
      <w:pPr>
        <w:ind w:firstLine="411" w:firstLineChars="196"/>
        <w:rPr>
          <w:rFonts w:ascii="宋体" w:hAnsi="宋体"/>
          <w:szCs w:val="21"/>
        </w:rPr>
      </w:pPr>
      <w:r>
        <w:rPr>
          <w:rFonts w:hint="eastAsia" w:ascii="宋体" w:hAnsi="宋体"/>
          <w:szCs w:val="21"/>
        </w:rPr>
        <w:t>38.2评定分离项目定标方法</w:t>
      </w:r>
    </w:p>
    <w:p>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1" w:firstLineChars="196"/>
      </w:pPr>
      <w:r>
        <w:rPr>
          <w:rFonts w:ascii="宋体" w:hAnsi="宋体"/>
          <w:szCs w:val="21"/>
        </w:rPr>
        <w:t xml:space="preserve">38.2.2 </w:t>
      </w:r>
      <w:bookmarkStart w:id="110"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pPr>
        <w:ind w:firstLine="411" w:firstLineChars="196"/>
        <w:rPr>
          <w:rFonts w:ascii="宋体" w:hAnsi="宋体"/>
          <w:szCs w:val="21"/>
        </w:rPr>
      </w:pPr>
      <w:r>
        <w:rPr>
          <w:rFonts w:hint="eastAsia" w:ascii="宋体" w:hAnsi="宋体"/>
          <w:szCs w:val="21"/>
        </w:rPr>
        <w:t>38.2.3</w:t>
      </w:r>
      <w:bookmarkStart w:id="111"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110"/>
      <w:bookmarkEnd w:id="111"/>
    </w:p>
    <w:p>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hint="eastAsia" w:ascii="宋体" w:hAnsi="宋体"/>
        </w:rPr>
        <w:t>〈</w:t>
      </w:r>
      <w:r>
        <w:t>深圳市政府采购评标定标分离管理办法</w:t>
      </w:r>
      <w:r>
        <w:rPr>
          <w:rFonts w:hint="eastAsia" w:ascii="宋体" w:hAnsi="宋体"/>
        </w:rPr>
        <w:t>〉</w:t>
      </w:r>
      <w:r>
        <w:t>的通知</w:t>
      </w:r>
      <w:r>
        <w:rPr>
          <w:rFonts w:hint="eastAsia"/>
        </w:rPr>
        <w:t>》（深财规【2</w:t>
      </w:r>
      <w:r>
        <w:t>020</w:t>
      </w:r>
      <w:r>
        <w:rPr>
          <w:rFonts w:hint="eastAsia"/>
        </w:rPr>
        <w:t>】1号）执行。</w:t>
      </w:r>
    </w:p>
    <w:p>
      <w:pPr>
        <w:ind w:firstLine="411" w:firstLineChars="196"/>
        <w:rPr>
          <w:rFonts w:ascii="宋体" w:hAnsi="宋体"/>
          <w:szCs w:val="21"/>
        </w:rPr>
      </w:pPr>
      <w:r>
        <w:rPr>
          <w:rFonts w:hint="eastAsia" w:ascii="宋体" w:hAnsi="宋体"/>
          <w:szCs w:val="21"/>
        </w:rPr>
        <w:t>说明：采购人及投标供应商应按照上述方法提前做好相关准备。</w:t>
      </w:r>
    </w:p>
    <w:p>
      <w:pPr>
        <w:ind w:firstLine="411" w:firstLineChars="196"/>
        <w:rPr>
          <w:rFonts w:ascii="宋体" w:hAnsi="宋体"/>
          <w:szCs w:val="21"/>
        </w:rPr>
      </w:pPr>
      <w:r>
        <w:rPr>
          <w:rFonts w:hint="eastAsia" w:ascii="宋体" w:hAnsi="宋体"/>
          <w:szCs w:val="21"/>
        </w:rPr>
        <w:t>38.3专用条款另有规定的，按专用条款相关要求定标。</w:t>
      </w:r>
      <w:bookmarkEnd w:id="108"/>
    </w:p>
    <w:p>
      <w:pPr>
        <w:rPr>
          <w:rFonts w:ascii="黑体" w:hAnsi="宋体" w:eastAsia="黑体"/>
          <w:sz w:val="24"/>
        </w:rPr>
      </w:pPr>
      <w:r>
        <w:rPr>
          <w:rFonts w:hint="eastAsia" w:ascii="黑体" w:hAnsi="宋体" w:eastAsia="黑体"/>
          <w:sz w:val="24"/>
        </w:rPr>
        <w:t>39．编写评审报告</w:t>
      </w:r>
    </w:p>
    <w:p>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hAnsi="宋体" w:eastAsia="黑体"/>
          <w:sz w:val="24"/>
        </w:rPr>
      </w:pPr>
      <w:r>
        <w:rPr>
          <w:rFonts w:hint="eastAsia" w:ascii="黑体" w:hAnsi="宋体" w:eastAsia="黑体"/>
          <w:sz w:val="24"/>
        </w:rPr>
        <w:t>40．中标公告</w:t>
      </w:r>
    </w:p>
    <w:p>
      <w:pPr>
        <w:ind w:firstLine="411" w:firstLineChars="196"/>
        <w:rPr>
          <w:rFonts w:ascii="宋体" w:hAnsi="宋体"/>
          <w:szCs w:val="21"/>
        </w:rPr>
      </w:pPr>
      <w:r>
        <w:rPr>
          <w:rFonts w:hint="eastAsia" w:ascii="宋体" w:hAnsi="宋体"/>
          <w:szCs w:val="21"/>
        </w:rPr>
        <w:t>40.1</w:t>
      </w:r>
      <w:bookmarkStart w:id="112" w:name="_Hlk72438709"/>
      <w:r>
        <w:rPr>
          <w:rFonts w:hint="eastAsia" w:ascii="宋体" w:hAnsi="宋体"/>
          <w:szCs w:val="21"/>
        </w:rPr>
        <w:t>为体现“公开、公平、公正”的原则，评审结束后经采购人确认（确定）评审结果，政府集中采购机构将在“深圳政府采购智慧平台（http://zfcg.szggzy.com:8081/）”上发布中标结果公告。</w:t>
      </w:r>
      <w:bookmarkEnd w:id="112"/>
      <w:bookmarkStart w:id="113"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p>
    <w:bookmarkEnd w:id="113"/>
    <w:p>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pPr>
        <w:rPr>
          <w:rFonts w:ascii="黑体" w:hAnsi="宋体" w:eastAsia="黑体"/>
          <w:sz w:val="24"/>
        </w:rPr>
      </w:pPr>
      <w:r>
        <w:rPr>
          <w:rFonts w:hint="eastAsia" w:ascii="黑体" w:hAnsi="宋体" w:eastAsia="黑体"/>
          <w:sz w:val="24"/>
        </w:rPr>
        <w:t>41．中标通知书</w:t>
      </w:r>
    </w:p>
    <w:p>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114" w:name="_Hlk72438863"/>
      <w:r>
        <w:rPr>
          <w:rFonts w:hint="eastAsia" w:ascii="宋体" w:hAnsi="宋体"/>
          <w:szCs w:val="21"/>
        </w:rPr>
        <w:t>中标公告公布以后无异常的情况下,中标供应商和采购人可自行在“深圳政府采购智慧平台（http://zfcg.szggzy.com:8081/）”上打印</w:t>
      </w:r>
      <w:r>
        <w:rPr>
          <w:rFonts w:hint="eastAsia" w:ascii="宋体" w:hAnsi="宋体"/>
          <w:b/>
          <w:szCs w:val="21"/>
        </w:rPr>
        <w:t>《数字中标通知书》（</w:t>
      </w:r>
      <w:r>
        <w:rPr>
          <w:rFonts w:hint="eastAsia" w:ascii="宋体" w:hAnsi="宋体"/>
          <w:szCs w:val="21"/>
        </w:rPr>
        <w:t>咨询电话：</w:t>
      </w:r>
      <w:r>
        <w:rPr>
          <w:rFonts w:hint="eastAsia" w:ascii="宋体" w:hAnsi="宋体"/>
          <w:b/>
          <w:bCs/>
          <w:szCs w:val="21"/>
        </w:rPr>
        <w:t>0755-88653300，转6</w:t>
      </w:r>
      <w:r>
        <w:rPr>
          <w:rFonts w:hint="eastAsia" w:ascii="宋体" w:hAnsi="宋体"/>
          <w:szCs w:val="21"/>
        </w:rPr>
        <w:t>）。</w:t>
      </w:r>
      <w:bookmarkEnd w:id="114"/>
    </w:p>
    <w:p>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pPr>
        <w:ind w:firstLine="411" w:firstLineChars="196"/>
        <w:rPr>
          <w:rFonts w:ascii="宋体" w:hAnsi="宋体"/>
          <w:szCs w:val="21"/>
        </w:rPr>
      </w:pPr>
      <w:bookmarkStart w:id="115" w:name="_Hlk71407340"/>
      <w:r>
        <w:rPr>
          <w:rFonts w:hint="eastAsia" w:ascii="宋体" w:hAnsi="宋体"/>
          <w:szCs w:val="21"/>
        </w:rPr>
        <w:t>41.3因质疑投诉或其它原因导致项目结果变更或采购终止的，政府集中采购机构有权吊销中标通知书。</w:t>
      </w:r>
    </w:p>
    <w:bookmarkEnd w:id="115"/>
    <w:p>
      <w:pPr>
        <w:pStyle w:val="5"/>
        <w:numPr>
          <w:ilvl w:val="0"/>
          <w:numId w:val="9"/>
        </w:numPr>
        <w:spacing w:before="120" w:beforeLines="50" w:after="120" w:afterLines="50"/>
        <w:ind w:left="562" w:hanging="562"/>
        <w:rPr>
          <w:sz w:val="28"/>
          <w:szCs w:val="28"/>
        </w:rPr>
      </w:pPr>
      <w:r>
        <w:rPr>
          <w:rFonts w:hint="eastAsia"/>
          <w:sz w:val="28"/>
          <w:szCs w:val="28"/>
        </w:rPr>
        <w:t>公开招标失败的后续处理</w:t>
      </w:r>
    </w:p>
    <w:p>
      <w:pPr>
        <w:rPr>
          <w:rFonts w:ascii="黑体" w:hAnsi="宋体" w:eastAsia="黑体"/>
          <w:sz w:val="24"/>
        </w:rPr>
      </w:pPr>
      <w:r>
        <w:rPr>
          <w:rFonts w:hint="eastAsia" w:ascii="黑体" w:hAnsi="宋体" w:eastAsia="黑体"/>
          <w:sz w:val="24"/>
        </w:rPr>
        <w:t>42．公开招标失败的处理</w:t>
      </w:r>
    </w:p>
    <w:p>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pPr>
        <w:ind w:firstLine="411" w:firstLineChars="196"/>
        <w:rPr>
          <w:rFonts w:ascii="宋体" w:hAnsi="宋体"/>
          <w:szCs w:val="21"/>
        </w:rPr>
      </w:pPr>
      <w:r>
        <w:rPr>
          <w:rFonts w:hint="eastAsia" w:ascii="宋体" w:hAnsi="宋体"/>
          <w:szCs w:val="21"/>
        </w:rPr>
        <w:t>42.3重新组织采购有以下两种组织形式：</w:t>
      </w:r>
    </w:p>
    <w:p>
      <w:pPr>
        <w:ind w:firstLine="411" w:firstLineChars="196"/>
        <w:rPr>
          <w:rFonts w:ascii="宋体" w:hAnsi="宋体"/>
        </w:rPr>
      </w:pPr>
      <w:r>
        <w:rPr>
          <w:rFonts w:hint="eastAsia" w:ascii="宋体" w:hAnsi="宋体"/>
        </w:rPr>
        <w:t>（1）由政府集中采购机构重新组织公开招标；</w:t>
      </w:r>
    </w:p>
    <w:p>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pPr>
        <w:rPr>
          <w:rFonts w:ascii="宋体" w:hAnsi="宋体"/>
        </w:rPr>
      </w:pPr>
      <w:r>
        <w:rPr>
          <w:rFonts w:hint="eastAsia" w:ascii="宋体" w:hAnsi="宋体"/>
        </w:rPr>
        <w:t>42.5公开招标失败的采购项目经同级财政部门批准转为竞争性谈判或单一来源谈判方式采购的，按规定要求组织政府采购工作。</w:t>
      </w:r>
    </w:p>
    <w:p>
      <w:pPr>
        <w:pStyle w:val="5"/>
        <w:numPr>
          <w:ilvl w:val="0"/>
          <w:numId w:val="9"/>
        </w:numPr>
        <w:spacing w:before="120" w:beforeLines="50" w:after="120" w:afterLines="50"/>
        <w:ind w:left="562" w:hanging="562"/>
        <w:rPr>
          <w:sz w:val="28"/>
          <w:szCs w:val="28"/>
        </w:rPr>
      </w:pPr>
      <w:bookmarkStart w:id="116" w:name="_Hlk72439043"/>
      <w:r>
        <w:rPr>
          <w:rFonts w:hint="eastAsia"/>
          <w:sz w:val="28"/>
          <w:szCs w:val="28"/>
        </w:rPr>
        <w:t>合同的授予与备案</w:t>
      </w:r>
      <w:bookmarkEnd w:id="116"/>
    </w:p>
    <w:p>
      <w:pPr>
        <w:rPr>
          <w:rFonts w:ascii="黑体" w:hAnsi="宋体" w:eastAsia="黑体"/>
          <w:sz w:val="24"/>
        </w:rPr>
      </w:pPr>
      <w:bookmarkStart w:id="117" w:name="_Toc73518157"/>
      <w:bookmarkStart w:id="118" w:name="_Toc73521674"/>
      <w:bookmarkStart w:id="119" w:name="_Toc100052408"/>
      <w:bookmarkStart w:id="120" w:name="_Toc73517679"/>
      <w:bookmarkStart w:id="121" w:name="_Toc73521586"/>
      <w:bookmarkStart w:id="122" w:name="_Hlk72439088"/>
      <w:r>
        <w:rPr>
          <w:rFonts w:hint="eastAsia" w:ascii="黑体" w:hAnsi="宋体" w:eastAsia="黑体"/>
          <w:sz w:val="24"/>
        </w:rPr>
        <w:t>43．合同授予标准</w:t>
      </w:r>
      <w:bookmarkEnd w:id="117"/>
      <w:bookmarkEnd w:id="118"/>
      <w:bookmarkEnd w:id="119"/>
      <w:bookmarkEnd w:id="120"/>
      <w:bookmarkEnd w:id="121"/>
    </w:p>
    <w:p>
      <w:pPr>
        <w:ind w:firstLine="411" w:firstLineChars="196"/>
        <w:rPr>
          <w:rFonts w:ascii="宋体" w:hAnsi="宋体"/>
          <w:szCs w:val="21"/>
        </w:rPr>
      </w:pPr>
      <w:r>
        <w:rPr>
          <w:rFonts w:hint="eastAsia" w:ascii="宋体" w:hAnsi="宋体"/>
          <w:szCs w:val="21"/>
        </w:rPr>
        <w:t>本项目的合同将授予经本招标文件规定评审确定的中标供应商。</w:t>
      </w:r>
    </w:p>
    <w:p>
      <w:pPr>
        <w:rPr>
          <w:rFonts w:ascii="黑体" w:hAnsi="宋体" w:eastAsia="黑体"/>
          <w:sz w:val="24"/>
        </w:rPr>
      </w:pPr>
      <w:bookmarkStart w:id="123" w:name="_Toc100052409"/>
      <w:bookmarkStart w:id="124" w:name="_Toc73521587"/>
      <w:bookmarkStart w:id="125" w:name="_Toc73521675"/>
      <w:bookmarkStart w:id="126" w:name="_Toc73518158"/>
      <w:bookmarkStart w:id="127" w:name="_Toc73517680"/>
      <w:r>
        <w:rPr>
          <w:rFonts w:hint="eastAsia" w:ascii="黑体" w:hAnsi="宋体" w:eastAsia="黑体"/>
          <w:sz w:val="24"/>
        </w:rPr>
        <w:t>44．</w:t>
      </w:r>
      <w:bookmarkEnd w:id="123"/>
      <w:bookmarkEnd w:id="124"/>
      <w:bookmarkEnd w:id="125"/>
      <w:bookmarkEnd w:id="126"/>
      <w:bookmarkEnd w:id="127"/>
      <w:r>
        <w:rPr>
          <w:rFonts w:hint="eastAsia" w:ascii="黑体" w:hAnsi="宋体" w:eastAsia="黑体"/>
          <w:sz w:val="24"/>
        </w:rPr>
        <w:t>接受和拒绝任何或所有投标的权力</w:t>
      </w:r>
    </w:p>
    <w:p>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hAnsi="宋体" w:eastAsia="黑体"/>
          <w:sz w:val="24"/>
        </w:rPr>
      </w:pPr>
      <w:bookmarkStart w:id="128" w:name="_Toc73521589"/>
      <w:bookmarkStart w:id="129" w:name="_Toc100052410"/>
      <w:bookmarkStart w:id="130" w:name="_Toc73517682"/>
      <w:bookmarkStart w:id="131" w:name="_Toc73518160"/>
      <w:bookmarkStart w:id="132" w:name="_Toc73521677"/>
      <w:r>
        <w:rPr>
          <w:rFonts w:hint="eastAsia" w:ascii="黑体" w:hAnsi="宋体" w:eastAsia="黑体"/>
          <w:sz w:val="24"/>
        </w:rPr>
        <w:t>45．合同的签订</w:t>
      </w:r>
      <w:bookmarkEnd w:id="128"/>
      <w:bookmarkEnd w:id="129"/>
      <w:bookmarkEnd w:id="130"/>
      <w:bookmarkEnd w:id="131"/>
      <w:bookmarkEnd w:id="132"/>
    </w:p>
    <w:p>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pPr>
        <w:rPr>
          <w:rFonts w:ascii="黑体" w:hAnsi="宋体" w:eastAsia="黑体"/>
          <w:sz w:val="24"/>
        </w:rPr>
      </w:pPr>
      <w:bookmarkStart w:id="133" w:name="_Toc100052411"/>
      <w:bookmarkStart w:id="134" w:name="_Toc73517683"/>
      <w:bookmarkStart w:id="135" w:name="_Toc73518161"/>
      <w:bookmarkStart w:id="136" w:name="_Toc73521590"/>
      <w:bookmarkStart w:id="137" w:name="_Toc73521678"/>
      <w:r>
        <w:rPr>
          <w:rFonts w:hint="eastAsia" w:ascii="黑体" w:hAnsi="宋体" w:eastAsia="黑体"/>
          <w:sz w:val="24"/>
        </w:rPr>
        <w:t>46．履约担保</w:t>
      </w:r>
      <w:bookmarkEnd w:id="133"/>
      <w:bookmarkEnd w:id="134"/>
      <w:bookmarkEnd w:id="135"/>
      <w:bookmarkEnd w:id="136"/>
      <w:bookmarkEnd w:id="137"/>
    </w:p>
    <w:p>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hAnsi="宋体" w:eastAsia="黑体"/>
          <w:sz w:val="24"/>
        </w:rPr>
      </w:pPr>
      <w:r>
        <w:rPr>
          <w:rFonts w:hint="eastAsia" w:ascii="黑体" w:hAnsi="宋体" w:eastAsia="黑体"/>
          <w:sz w:val="24"/>
        </w:rPr>
        <w:t>47. 合同备案</w:t>
      </w:r>
    </w:p>
    <w:p>
      <w:pPr>
        <w:ind w:firstLine="411" w:firstLineChars="196"/>
        <w:rPr>
          <w:rFonts w:ascii="宋体" w:hAnsi="宋体"/>
          <w:szCs w:val="21"/>
        </w:rPr>
      </w:pPr>
      <w:r>
        <w:rPr>
          <w:rFonts w:hint="eastAsia" w:ascii="宋体" w:hAnsi="宋体"/>
          <w:szCs w:val="21"/>
        </w:rPr>
        <w:t>采购人与中标人应于合同签订之日起十日内，由采购人或委托中标人将采购合同副本抄送合同备案工作实施机构备案。</w:t>
      </w:r>
    </w:p>
    <w:p>
      <w:pPr>
        <w:rPr>
          <w:rFonts w:ascii="黑体" w:hAnsi="宋体" w:eastAsia="黑体"/>
          <w:sz w:val="24"/>
        </w:rPr>
      </w:pPr>
      <w:r>
        <w:rPr>
          <w:rFonts w:hint="eastAsia" w:ascii="黑体" w:hAnsi="宋体" w:eastAsia="黑体"/>
          <w:sz w:val="24"/>
        </w:rPr>
        <w:t>48. 合同变更</w:t>
      </w:r>
    </w:p>
    <w:p>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pPr>
        <w:rPr>
          <w:rFonts w:ascii="黑体" w:hAnsi="宋体" w:eastAsia="黑体"/>
          <w:sz w:val="24"/>
        </w:rPr>
      </w:pPr>
      <w:r>
        <w:rPr>
          <w:rFonts w:hint="eastAsia" w:ascii="黑体" w:hAnsi="宋体" w:eastAsia="黑体"/>
          <w:sz w:val="24"/>
        </w:rPr>
        <w:t>49. 项目验收</w:t>
      </w:r>
    </w:p>
    <w:p>
      <w:pPr>
        <w:widowControl/>
        <w:ind w:right="176" w:firstLine="420"/>
        <w:jc w:val="left"/>
        <w:rPr>
          <w:rFonts w:ascii="宋体" w:hAnsi="宋体"/>
        </w:rPr>
      </w:pPr>
      <w:r>
        <w:rPr>
          <w:rFonts w:hint="eastAsia" w:ascii="宋体" w:hAnsi="宋体"/>
        </w:rPr>
        <w:t>49.1采购人应当按照招标文件和合同规定的标准和方法，及时组织验收。</w:t>
      </w:r>
    </w:p>
    <w:p>
      <w:pPr>
        <w:rPr>
          <w:rFonts w:ascii="黑体" w:hAnsi="宋体" w:eastAsia="黑体"/>
          <w:sz w:val="24"/>
        </w:rPr>
      </w:pPr>
      <w:r>
        <w:rPr>
          <w:rFonts w:hint="eastAsia" w:ascii="黑体" w:hAnsi="宋体" w:eastAsia="黑体"/>
          <w:sz w:val="24"/>
        </w:rPr>
        <w:t>50. 宣传</w:t>
      </w:r>
    </w:p>
    <w:p>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pPr>
        <w:ind w:left="210" w:leftChars="100" w:firstLine="411" w:firstLineChars="196"/>
        <w:rPr>
          <w:rFonts w:ascii="宋体" w:hAnsi="宋体"/>
        </w:rPr>
      </w:pPr>
      <w:r>
        <w:rPr>
          <w:rFonts w:ascii="宋体" w:hAnsi="宋体"/>
        </w:rPr>
        <w:t>a.名片、宣传册、广告标语等；</w:t>
      </w:r>
    </w:p>
    <w:p>
      <w:pPr>
        <w:ind w:left="210" w:leftChars="100" w:firstLine="411" w:firstLineChars="196"/>
        <w:rPr>
          <w:rFonts w:ascii="宋体" w:hAnsi="宋体"/>
        </w:rPr>
      </w:pPr>
      <w:r>
        <w:rPr>
          <w:rFonts w:ascii="宋体" w:hAnsi="宋体"/>
        </w:rPr>
        <w:t>b.案例介绍、推广等；</w:t>
      </w:r>
    </w:p>
    <w:p>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pPr>
        <w:rPr>
          <w:rFonts w:ascii="黑体" w:hAnsi="宋体" w:eastAsia="黑体"/>
          <w:sz w:val="24"/>
        </w:rPr>
      </w:pPr>
      <w:r>
        <w:rPr>
          <w:rFonts w:hint="eastAsia" w:ascii="黑体" w:hAnsi="宋体" w:eastAsia="黑体"/>
          <w:sz w:val="24"/>
        </w:rPr>
        <w:t>51. 供应商违法责任</w:t>
      </w:r>
    </w:p>
    <w:p>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1" w:firstLineChars="196"/>
        <w:rPr>
          <w:rFonts w:ascii="宋体" w:hAnsi="宋体"/>
          <w:szCs w:val="21"/>
        </w:rPr>
      </w:pPr>
      <w:r>
        <w:rPr>
          <w:rFonts w:hint="eastAsia" w:ascii="宋体" w:hAnsi="宋体"/>
          <w:szCs w:val="21"/>
        </w:rPr>
        <w:t>（1）在采购活动中应当回避而未回避的；</w:t>
      </w:r>
    </w:p>
    <w:p>
      <w:pPr>
        <w:ind w:firstLine="411" w:firstLineChars="196"/>
        <w:rPr>
          <w:rFonts w:ascii="宋体" w:hAnsi="宋体"/>
          <w:szCs w:val="21"/>
        </w:rPr>
      </w:pPr>
      <w:r>
        <w:rPr>
          <w:rFonts w:hint="eastAsia" w:ascii="宋体" w:hAnsi="宋体"/>
          <w:szCs w:val="21"/>
        </w:rPr>
        <w:t>（2）未按本条例规定签订、履行采购合同，造成严重后果的；</w:t>
      </w:r>
    </w:p>
    <w:p>
      <w:pPr>
        <w:ind w:firstLine="411" w:firstLineChars="196"/>
        <w:rPr>
          <w:rFonts w:ascii="宋体" w:hAnsi="宋体"/>
          <w:szCs w:val="21"/>
        </w:rPr>
      </w:pPr>
      <w:r>
        <w:rPr>
          <w:rFonts w:hint="eastAsia" w:ascii="宋体" w:hAnsi="宋体"/>
          <w:szCs w:val="21"/>
        </w:rPr>
        <w:t>（3）隐瞒真实情况，提供虚假资料的；</w:t>
      </w:r>
    </w:p>
    <w:p>
      <w:pPr>
        <w:ind w:firstLine="411" w:firstLineChars="196"/>
        <w:rPr>
          <w:rFonts w:ascii="宋体" w:hAnsi="宋体"/>
          <w:szCs w:val="21"/>
        </w:rPr>
      </w:pPr>
      <w:r>
        <w:rPr>
          <w:rFonts w:hint="eastAsia" w:ascii="宋体" w:hAnsi="宋体"/>
          <w:szCs w:val="21"/>
        </w:rPr>
        <w:t>（4）以非法手段排斥其他供应商参与竞争的；</w:t>
      </w:r>
    </w:p>
    <w:p>
      <w:pPr>
        <w:ind w:firstLine="411" w:firstLineChars="196"/>
        <w:rPr>
          <w:rFonts w:ascii="宋体" w:hAnsi="宋体"/>
          <w:szCs w:val="21"/>
        </w:rPr>
      </w:pPr>
      <w:r>
        <w:rPr>
          <w:rFonts w:hint="eastAsia" w:ascii="宋体" w:hAnsi="宋体"/>
          <w:szCs w:val="21"/>
        </w:rPr>
        <w:t>（5）与其他采购参加人串通投标的；</w:t>
      </w:r>
    </w:p>
    <w:p>
      <w:pPr>
        <w:ind w:firstLine="411" w:firstLineChars="196"/>
        <w:rPr>
          <w:rFonts w:ascii="宋体" w:hAnsi="宋体"/>
          <w:szCs w:val="21"/>
        </w:rPr>
      </w:pPr>
      <w:r>
        <w:rPr>
          <w:rFonts w:hint="eastAsia" w:ascii="宋体" w:hAnsi="宋体"/>
          <w:szCs w:val="21"/>
        </w:rPr>
        <w:t>（6）恶意投诉的；</w:t>
      </w:r>
    </w:p>
    <w:p>
      <w:pPr>
        <w:ind w:firstLine="411" w:firstLineChars="196"/>
        <w:rPr>
          <w:rFonts w:ascii="宋体" w:hAnsi="宋体"/>
          <w:szCs w:val="21"/>
        </w:rPr>
      </w:pPr>
      <w:r>
        <w:rPr>
          <w:rFonts w:hint="eastAsia" w:ascii="宋体" w:hAnsi="宋体"/>
          <w:szCs w:val="21"/>
        </w:rPr>
        <w:t>（7）向采购项目相关人行贿或者提供其他不当利益的；</w:t>
      </w:r>
    </w:p>
    <w:p>
      <w:pPr>
        <w:ind w:firstLine="411" w:firstLineChars="196"/>
        <w:rPr>
          <w:rFonts w:ascii="宋体" w:hAnsi="宋体"/>
          <w:szCs w:val="21"/>
        </w:rPr>
      </w:pPr>
      <w:r>
        <w:rPr>
          <w:rFonts w:hint="eastAsia" w:ascii="宋体" w:hAnsi="宋体"/>
          <w:szCs w:val="21"/>
        </w:rPr>
        <w:t>（8）阻碍、抗拒主管部门监督检查的；</w:t>
      </w:r>
    </w:p>
    <w:p>
      <w:pPr>
        <w:ind w:firstLine="411" w:firstLineChars="196"/>
        <w:rPr>
          <w:rFonts w:ascii="宋体" w:hAnsi="宋体"/>
          <w:szCs w:val="21"/>
        </w:rPr>
      </w:pPr>
      <w:r>
        <w:rPr>
          <w:rFonts w:hint="eastAsia" w:ascii="宋体" w:hAnsi="宋体"/>
          <w:szCs w:val="21"/>
        </w:rPr>
        <w:t>（9）其他违反本条例规定的行为。</w:t>
      </w:r>
    </w:p>
    <w:p>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根据《深圳市财政局关于明确政府采购保证金管理工作的通知》（深财购[2019]42号）的要求，供应商在政府采购活动中出现《深圳经济特区政府采购条例实施细则》第八十四条所列情形的，</w:t>
      </w:r>
      <w:bookmarkStart w:id="138" w:name="_Hlk72440769"/>
      <w:r>
        <w:rPr>
          <w:rFonts w:hint="eastAsia" w:ascii="宋体" w:hAnsi="宋体"/>
          <w:szCs w:val="21"/>
        </w:rPr>
        <w:t>采购人或政府集中采购机构</w:t>
      </w:r>
      <w:bookmarkEnd w:id="138"/>
      <w:r>
        <w:rPr>
          <w:rFonts w:hint="eastAsia" w:ascii="宋体" w:hAnsi="宋体"/>
          <w:szCs w:val="21"/>
        </w:rPr>
        <w:t>可将有关情况报同级财政部门，由财政部门根据实际情况记入供应商诚信档案，予以通报：</w:t>
      </w:r>
    </w:p>
    <w:p>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122"/>
    <w:p>
      <w:pPr>
        <w:pStyle w:val="5"/>
        <w:numPr>
          <w:ilvl w:val="0"/>
          <w:numId w:val="9"/>
        </w:numPr>
        <w:spacing w:before="120" w:beforeLines="50" w:after="120" w:afterLines="50"/>
        <w:ind w:left="562" w:hanging="562"/>
        <w:rPr>
          <w:sz w:val="28"/>
          <w:szCs w:val="28"/>
        </w:rPr>
      </w:pPr>
      <w:r>
        <w:rPr>
          <w:rFonts w:hint="eastAsia"/>
          <w:sz w:val="28"/>
          <w:szCs w:val="28"/>
        </w:rPr>
        <w:t>质疑处理</w:t>
      </w:r>
    </w:p>
    <w:p>
      <w:pPr>
        <w:rPr>
          <w:rFonts w:ascii="黑体" w:hAnsi="宋体" w:eastAsia="黑体"/>
          <w:sz w:val="24"/>
        </w:rPr>
      </w:pPr>
      <w:bookmarkStart w:id="139" w:name="_Hlk72439706"/>
      <w:r>
        <w:rPr>
          <w:rFonts w:hint="eastAsia" w:ascii="黑体" w:hAnsi="宋体" w:eastAsia="黑体"/>
          <w:sz w:val="24"/>
        </w:rPr>
        <w:t>52.质疑提出与答复</w:t>
      </w:r>
    </w:p>
    <w:p>
      <w:pPr>
        <w:rPr>
          <w:rFonts w:ascii="宋体" w:hAnsi="宋体"/>
          <w:szCs w:val="21"/>
        </w:rPr>
      </w:pPr>
      <w:r>
        <w:rPr>
          <w:rFonts w:hint="eastAsia" w:ascii="宋体" w:hAnsi="宋体"/>
          <w:szCs w:val="21"/>
        </w:rPr>
        <w:t xml:space="preserve">    52.1提出质疑</w:t>
      </w:r>
    </w:p>
    <w:p>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hint="eastAsia" w:ascii="宋体" w:hAnsi="宋体"/>
          <w:szCs w:val="21"/>
        </w:rPr>
        <w:t xml:space="preserve">    52.2</w:t>
      </w:r>
      <w:r>
        <w:rPr>
          <w:rFonts w:ascii="宋体" w:hAnsi="宋体"/>
          <w:szCs w:val="21"/>
        </w:rPr>
        <w:t>法律依据</w:t>
      </w:r>
    </w:p>
    <w:p>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pPr>
        <w:rPr>
          <w:rFonts w:ascii="宋体" w:hAnsi="宋体"/>
          <w:szCs w:val="21"/>
        </w:rPr>
      </w:pPr>
      <w:r>
        <w:rPr>
          <w:rFonts w:hint="eastAsia" w:ascii="宋体" w:hAnsi="宋体"/>
          <w:szCs w:val="21"/>
        </w:rPr>
        <w:t>52.3质疑条件</w:t>
      </w:r>
    </w:p>
    <w:p>
      <w:pPr>
        <w:rPr>
          <w:rFonts w:ascii="宋体" w:hAnsi="宋体"/>
          <w:szCs w:val="21"/>
        </w:rPr>
      </w:pPr>
      <w:r>
        <w:rPr>
          <w:rFonts w:hint="eastAsia" w:ascii="宋体" w:hAnsi="宋体"/>
          <w:szCs w:val="21"/>
        </w:rPr>
        <w:t xml:space="preserve">    52.3.1提出质疑的供应商应当是参与所质疑项目采购活动的供应商；</w:t>
      </w:r>
      <w:bookmarkStart w:id="140" w:name="_Hlk75374941"/>
      <w:r>
        <w:rPr>
          <w:rFonts w:hint="eastAsia" w:ascii="宋体" w:hAnsi="宋体"/>
          <w:szCs w:val="21"/>
        </w:rPr>
        <w:t>以联合体形式参与的，质疑应当由组成联合体的所有成员共同提出</w:t>
      </w:r>
      <w:bookmarkEnd w:id="140"/>
      <w:r>
        <w:rPr>
          <w:rFonts w:hint="eastAsia" w:ascii="宋体" w:hAnsi="宋体"/>
          <w:szCs w:val="21"/>
        </w:rPr>
        <w:t>；</w:t>
      </w:r>
    </w:p>
    <w:p>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hint="eastAsia" w:ascii="宋体" w:hAnsi="宋体"/>
          <w:szCs w:val="21"/>
        </w:rPr>
        <w:t>52.3.3应提交书面质疑函，质疑函应当包括以下内容：</w:t>
      </w:r>
    </w:p>
    <w:p>
      <w:pPr>
        <w:ind w:firstLine="420"/>
        <w:rPr>
          <w:rFonts w:ascii="宋体" w:hAnsi="宋体"/>
          <w:szCs w:val="21"/>
        </w:rPr>
      </w:pPr>
      <w:r>
        <w:rPr>
          <w:rFonts w:hint="eastAsia" w:ascii="宋体" w:hAnsi="宋体"/>
          <w:szCs w:val="21"/>
        </w:rPr>
        <w:t>（1）供应商的名称（或者姓名）、地址、邮编、邮箱、联系人及联系电话；</w:t>
      </w:r>
    </w:p>
    <w:p>
      <w:pPr>
        <w:ind w:firstLine="420" w:firstLineChars="200"/>
        <w:rPr>
          <w:rFonts w:ascii="宋体" w:hAnsi="宋体"/>
          <w:szCs w:val="21"/>
        </w:rPr>
      </w:pPr>
      <w:r>
        <w:rPr>
          <w:rFonts w:hint="eastAsia" w:ascii="宋体" w:hAnsi="宋体"/>
          <w:szCs w:val="21"/>
        </w:rPr>
        <w:t>（2）质疑项目的名称、编号；</w:t>
      </w:r>
    </w:p>
    <w:p>
      <w:pPr>
        <w:ind w:firstLine="420" w:firstLineChars="200"/>
        <w:rPr>
          <w:rFonts w:ascii="宋体" w:hAnsi="宋体"/>
          <w:szCs w:val="21"/>
        </w:rPr>
      </w:pPr>
      <w:r>
        <w:rPr>
          <w:rFonts w:hint="eastAsia" w:ascii="宋体" w:hAnsi="宋体"/>
          <w:szCs w:val="21"/>
        </w:rPr>
        <w:t>（3）具体、明确的质疑对象、质疑事项和质疑请求；</w:t>
      </w:r>
    </w:p>
    <w:p>
      <w:pPr>
        <w:ind w:firstLine="420" w:firstLineChars="200"/>
        <w:rPr>
          <w:rFonts w:ascii="宋体" w:hAnsi="宋体"/>
          <w:szCs w:val="21"/>
        </w:rPr>
      </w:pPr>
      <w:r>
        <w:rPr>
          <w:rFonts w:hint="eastAsia" w:ascii="宋体" w:hAnsi="宋体"/>
          <w:szCs w:val="21"/>
        </w:rPr>
        <w:t>（4）因质疑事项而受损害的权益；</w:t>
      </w:r>
    </w:p>
    <w:p>
      <w:pPr>
        <w:ind w:firstLine="420" w:firstLineChars="200"/>
        <w:rPr>
          <w:rFonts w:ascii="宋体" w:hAnsi="宋体"/>
          <w:szCs w:val="21"/>
        </w:rPr>
      </w:pPr>
      <w:r>
        <w:rPr>
          <w:rFonts w:hint="eastAsia" w:ascii="宋体" w:hAnsi="宋体"/>
          <w:szCs w:val="21"/>
        </w:rPr>
        <w:t>（5）事实依据；</w:t>
      </w:r>
    </w:p>
    <w:p>
      <w:pPr>
        <w:ind w:firstLine="420" w:firstLineChars="200"/>
        <w:rPr>
          <w:rFonts w:ascii="宋体" w:hAnsi="宋体"/>
          <w:szCs w:val="21"/>
        </w:rPr>
      </w:pPr>
      <w:r>
        <w:rPr>
          <w:rFonts w:hint="eastAsia" w:ascii="宋体" w:hAnsi="宋体"/>
          <w:szCs w:val="21"/>
        </w:rPr>
        <w:t>（6）必要的法律依据；</w:t>
      </w:r>
    </w:p>
    <w:p>
      <w:pPr>
        <w:ind w:firstLine="420" w:firstLineChars="200"/>
        <w:rPr>
          <w:rFonts w:ascii="宋体" w:hAnsi="宋体"/>
          <w:szCs w:val="21"/>
        </w:rPr>
      </w:pPr>
      <w:r>
        <w:rPr>
          <w:rFonts w:hint="eastAsia" w:ascii="宋体" w:hAnsi="宋体"/>
          <w:szCs w:val="21"/>
        </w:rPr>
        <w:t>（7）提出质疑的日期。</w:t>
      </w:r>
    </w:p>
    <w:p>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hint="eastAsia" w:ascii="宋体" w:hAnsi="宋体"/>
          <w:szCs w:val="21"/>
        </w:rPr>
        <w:t>52.4提交</w:t>
      </w:r>
      <w:r>
        <w:rPr>
          <w:rFonts w:ascii="宋体" w:hAnsi="宋体"/>
          <w:szCs w:val="21"/>
        </w:rPr>
        <w:t>材料</w:t>
      </w:r>
    </w:p>
    <w:p>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hint="eastAsia" w:ascii="宋体" w:hAnsi="宋体"/>
          <w:szCs w:val="21"/>
        </w:rPr>
        <w:t>52.5提交方式</w:t>
      </w:r>
    </w:p>
    <w:p>
      <w:pPr>
        <w:ind w:firstLine="420"/>
        <w:rPr>
          <w:rFonts w:ascii="宋体" w:hAnsi="宋体"/>
          <w:szCs w:val="21"/>
        </w:rPr>
      </w:pPr>
      <w:r>
        <w:rPr>
          <w:rFonts w:hint="eastAsia" w:ascii="宋体" w:hAnsi="宋体"/>
          <w:szCs w:val="21"/>
        </w:rPr>
        <w:t>5</w:t>
      </w:r>
      <w:r>
        <w:rPr>
          <w:rFonts w:ascii="宋体" w:hAnsi="宋体"/>
          <w:szCs w:val="21"/>
        </w:rPr>
        <w:t>2.5.1</w:t>
      </w:r>
      <w:r>
        <w:rPr>
          <w:rFonts w:hint="eastAsia" w:ascii="宋体" w:hAnsi="宋体"/>
          <w:szCs w:val="21"/>
        </w:rPr>
        <w:t>供应商登录“深圳政府采购智慧平台用户网上办事子系统（http://zfcg.szggzy.com:8081/TPBidder/memberLogin）”，在“【我的项目】→【项目流程】→【质疑】”中提出质疑。</w:t>
      </w:r>
    </w:p>
    <w:p>
      <w:pPr>
        <w:ind w:firstLine="420" w:firstLineChars="200"/>
        <w:rPr>
          <w:rFonts w:ascii="宋体" w:hAnsi="宋体"/>
          <w:b/>
          <w:bCs/>
          <w:szCs w:val="21"/>
        </w:rPr>
      </w:pPr>
      <w:r>
        <w:rPr>
          <w:rFonts w:hint="eastAsia" w:ascii="宋体" w:hAnsi="宋体"/>
          <w:szCs w:val="21"/>
        </w:rPr>
        <w:t>5</w:t>
      </w:r>
      <w:r>
        <w:rPr>
          <w:rFonts w:ascii="宋体" w:hAnsi="宋体"/>
          <w:szCs w:val="21"/>
        </w:rPr>
        <w:t>2.5.2</w:t>
      </w:r>
      <w:r>
        <w:rPr>
          <w:rFonts w:hint="eastAsia" w:ascii="宋体" w:hAnsi="宋体"/>
          <w:szCs w:val="21"/>
        </w:rPr>
        <w:t>请质疑供应商根据深圳政府采购智慧平台（http://zfcg.szggzy.com:8081/）所发布的质疑指引、质疑函模板填写质疑函并提交质疑材料。</w:t>
      </w:r>
      <w:r>
        <w:rPr>
          <w:rFonts w:hint="eastAsia" w:ascii="宋体" w:hAnsi="宋体"/>
          <w:b/>
          <w:bCs/>
          <w:szCs w:val="21"/>
        </w:rPr>
        <w:t>地址：深圳市南山区沙河西路3185号南山智谷A座（深圳交易集团总部大楼）27楼，质疑咨询电话：0755-86500050。</w:t>
      </w:r>
    </w:p>
    <w:p>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hint="eastAsia" w:ascii="宋体" w:hAnsi="宋体"/>
          <w:szCs w:val="21"/>
        </w:rPr>
        <w:t>供应商提交的质疑存在下列情形之一的，不予受理：</w:t>
      </w:r>
    </w:p>
    <w:p>
      <w:pPr>
        <w:ind w:firstLine="420" w:firstLineChars="200"/>
        <w:rPr>
          <w:rFonts w:ascii="宋体" w:hAnsi="宋体"/>
          <w:szCs w:val="21"/>
        </w:rPr>
      </w:pPr>
      <w:r>
        <w:rPr>
          <w:rFonts w:hint="eastAsia" w:ascii="宋体" w:hAnsi="宋体"/>
          <w:szCs w:val="21"/>
        </w:rPr>
        <w:t>（1）质疑主体不满足要求的；</w:t>
      </w:r>
    </w:p>
    <w:p>
      <w:pPr>
        <w:ind w:firstLine="420" w:firstLineChars="200"/>
        <w:rPr>
          <w:rFonts w:ascii="宋体" w:hAnsi="宋体"/>
          <w:szCs w:val="21"/>
        </w:rPr>
      </w:pPr>
      <w:r>
        <w:rPr>
          <w:rFonts w:hint="eastAsia" w:ascii="宋体" w:hAnsi="宋体"/>
          <w:szCs w:val="21"/>
        </w:rPr>
        <w:t>（2）供应商自身权益未受到损害的；</w:t>
      </w:r>
    </w:p>
    <w:p>
      <w:pPr>
        <w:ind w:firstLine="420" w:firstLineChars="200"/>
        <w:rPr>
          <w:rFonts w:ascii="宋体" w:hAnsi="宋体"/>
          <w:szCs w:val="21"/>
        </w:rPr>
      </w:pPr>
      <w:r>
        <w:rPr>
          <w:rFonts w:hint="eastAsia" w:ascii="宋体" w:hAnsi="宋体"/>
          <w:szCs w:val="21"/>
        </w:rPr>
        <w:t>（3）供应商未在法定质疑期限内提出质疑的；</w:t>
      </w:r>
    </w:p>
    <w:p>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hint="eastAsia" w:ascii="宋体" w:hAnsi="宋体"/>
          <w:szCs w:val="21"/>
        </w:rPr>
        <w:t>（5）其他不符合受理条件情形的。</w:t>
      </w:r>
    </w:p>
    <w:p>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pPr>
        <w:rPr>
          <w:rFonts w:ascii="宋体" w:hAnsi="宋体"/>
          <w:szCs w:val="21"/>
        </w:rPr>
      </w:pPr>
      <w:r>
        <w:rPr>
          <w:rFonts w:hint="eastAsia" w:ascii="宋体" w:hAnsi="宋体"/>
          <w:szCs w:val="21"/>
        </w:rPr>
        <w:t xml:space="preserve">  52.7质疑答复时限</w:t>
      </w:r>
    </w:p>
    <w:p>
      <w:pPr>
        <w:rPr>
          <w:rFonts w:ascii="宋体" w:hAnsi="宋体"/>
          <w:szCs w:val="21"/>
        </w:rPr>
      </w:pPr>
      <w:r>
        <w:rPr>
          <w:rFonts w:hint="eastAsia" w:ascii="宋体" w:hAnsi="宋体"/>
          <w:szCs w:val="21"/>
        </w:rPr>
        <w:t xml:space="preserve">    自收文之日起七个工作日内。</w:t>
      </w:r>
    </w:p>
    <w:p>
      <w:pPr>
        <w:rPr>
          <w:rFonts w:ascii="宋体" w:hAnsi="宋体"/>
          <w:szCs w:val="21"/>
        </w:rPr>
      </w:pPr>
      <w:r>
        <w:rPr>
          <w:rFonts w:hint="eastAsia" w:ascii="宋体" w:hAnsi="宋体"/>
          <w:szCs w:val="21"/>
        </w:rPr>
        <w:t xml:space="preserve">    52.8投诉</w:t>
      </w:r>
    </w:p>
    <w:p>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pPr>
        <w:rPr>
          <w:rFonts w:ascii="黑体" w:hAnsi="宋体" w:eastAsia="黑体"/>
          <w:sz w:val="24"/>
        </w:rPr>
      </w:pPr>
      <w:r>
        <w:rPr>
          <w:rFonts w:hint="eastAsia" w:ascii="黑体" w:hAnsi="宋体" w:eastAsia="黑体"/>
          <w:sz w:val="24"/>
        </w:rPr>
        <w:t>53. 质疑后续处理</w:t>
      </w:r>
    </w:p>
    <w:p>
      <w:pPr>
        <w:rPr>
          <w:rFonts w:ascii="宋体" w:hAnsi="宋体"/>
          <w:szCs w:val="21"/>
        </w:rPr>
      </w:pPr>
      <w:r>
        <w:rPr>
          <w:rFonts w:hint="eastAsia" w:ascii="宋体" w:hAnsi="宋体"/>
          <w:szCs w:val="21"/>
        </w:rPr>
        <w:t xml:space="preserve">    53.1供应商质疑不成立，或者成立但未对中标、成交结果构成影响的，继续开展采购活动。</w:t>
      </w:r>
    </w:p>
    <w:p>
      <w:pPr>
        <w:rPr>
          <w:rFonts w:ascii="宋体" w:hAnsi="宋体"/>
          <w:szCs w:val="21"/>
        </w:rPr>
      </w:pPr>
      <w:r>
        <w:rPr>
          <w:rFonts w:hint="eastAsia" w:ascii="宋体" w:hAnsi="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139"/>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秀子" w:date="2023-07-04T23:02:39Z" w:initials="x">
    <w:p w14:paraId="176222BC">
      <w:pPr>
        <w:pStyle w:val="18"/>
        <w:rPr>
          <w:rFonts w:hint="default" w:eastAsia="宋体"/>
          <w:lang w:val="en-US" w:eastAsia="zh-CN"/>
        </w:rPr>
      </w:pPr>
      <w:r>
        <w:rPr>
          <w:rFonts w:hint="eastAsia"/>
          <w:lang w:val="en-US" w:eastAsia="zh-CN"/>
        </w:rPr>
        <w:t>根据家具行业现状，来投标的很有可能是代理商，此处建议修改为：投标人或所投产品制造商。</w:t>
      </w:r>
    </w:p>
  </w:comment>
  <w:comment w:id="1" w:author="王秀子" w:date="2023-07-04T23:03:29Z" w:initials="x">
    <w:p w14:paraId="77BC417C">
      <w:pPr>
        <w:pStyle w:val="18"/>
        <w:rPr>
          <w:rFonts w:hint="default" w:eastAsia="宋体"/>
          <w:lang w:val="en-US" w:eastAsia="zh-CN"/>
        </w:rPr>
      </w:pPr>
      <w:r>
        <w:rPr>
          <w:rFonts w:hint="eastAsia"/>
          <w:lang w:val="en-US" w:eastAsia="zh-CN"/>
        </w:rPr>
        <w:t>修改为：本项目投标截止日前</w:t>
      </w:r>
    </w:p>
  </w:comment>
  <w:comment w:id="2" w:author="王秀子" w:date="2023-07-04T23:03:48Z" w:initials="x">
    <w:p w14:paraId="42091143">
      <w:pPr>
        <w:pStyle w:val="18"/>
        <w:rPr>
          <w:rFonts w:hint="default" w:eastAsia="宋体"/>
          <w:lang w:val="en-US" w:eastAsia="zh-CN"/>
        </w:rPr>
      </w:pPr>
      <w:r>
        <w:rPr>
          <w:rFonts w:hint="eastAsia"/>
          <w:lang w:val="en-US" w:eastAsia="zh-CN"/>
        </w:rPr>
        <w:t>投标人或所投产品制造商。</w:t>
      </w:r>
    </w:p>
    <w:p w14:paraId="338F6113">
      <w:pPr>
        <w:pStyle w:val="18"/>
      </w:pPr>
    </w:p>
  </w:comment>
  <w:comment w:id="3" w:author="王秀子" w:date="2023-07-04T23:03:55Z" w:initials="x">
    <w:p w14:paraId="04E22243">
      <w:pPr>
        <w:pStyle w:val="18"/>
        <w:rPr>
          <w:rFonts w:hint="default" w:eastAsia="宋体"/>
          <w:lang w:val="en-US" w:eastAsia="zh-CN"/>
        </w:rPr>
      </w:pPr>
      <w:r>
        <w:rPr>
          <w:rFonts w:hint="eastAsia"/>
          <w:lang w:val="en-US" w:eastAsia="zh-CN"/>
        </w:rPr>
        <w:t>修改为：本项目投标截止日前</w:t>
      </w:r>
    </w:p>
    <w:p w14:paraId="6E266D40">
      <w:pPr>
        <w:pStyle w:val="18"/>
      </w:pPr>
    </w:p>
  </w:comment>
  <w:comment w:id="4" w:author="王秀子" w:date="2023-07-04T23:07:54Z" w:initials="x">
    <w:p w14:paraId="1A013D65">
      <w:pPr>
        <w:jc w:val="left"/>
        <w:rPr>
          <w:rFonts w:hint="eastAsia" w:ascii="宋体" w:hAnsi="宋体" w:eastAsia="宋体" w:cs="宋体"/>
          <w:sz w:val="21"/>
          <w:szCs w:val="21"/>
        </w:rPr>
      </w:pPr>
      <w:bookmarkStart w:id="141" w:name="_Hlk101731610"/>
      <w:bookmarkStart w:id="142" w:name="OLE_LINK35"/>
      <w:r>
        <w:rPr>
          <w:rFonts w:hint="eastAsia" w:ascii="宋体" w:hAnsi="宋体" w:eastAsia="宋体" w:cs="宋体"/>
          <w:sz w:val="21"/>
          <w:szCs w:val="21"/>
        </w:rPr>
        <w:t>根据《中华人民共和国政府采购法实施条例》第三十四条，采用综合评分法的，评审标准中的分值设置应当与评审因素的量化指标相对应。</w:t>
      </w:r>
    </w:p>
    <w:bookmarkEnd w:id="141"/>
    <w:p w14:paraId="655F2493">
      <w:pPr>
        <w:jc w:val="left"/>
        <w:rPr>
          <w:rFonts w:hint="eastAsia" w:ascii="宋体" w:hAnsi="宋体" w:eastAsia="宋体" w:cs="宋体"/>
          <w:sz w:val="21"/>
          <w:szCs w:val="21"/>
        </w:rPr>
      </w:pPr>
      <w:r>
        <w:rPr>
          <w:rFonts w:hint="eastAsia" w:ascii="宋体" w:hAnsi="宋体" w:eastAsia="宋体" w:cs="宋体"/>
          <w:sz w:val="21"/>
          <w:szCs w:val="21"/>
        </w:rPr>
        <w:t>根据《政府采购货物和服务招标投标管理办法（财政部令第87号）》第五十五条，评审因素应当细化和量化，且与相应的商务条件和采购需求对应。</w:t>
      </w:r>
    </w:p>
    <w:p w14:paraId="7A477C64">
      <w:pPr>
        <w:jc w:val="left"/>
        <w:rPr>
          <w:rFonts w:hint="eastAsia" w:ascii="宋体" w:hAnsi="宋体" w:eastAsia="宋体" w:cs="宋体"/>
          <w:b/>
          <w:bCs/>
          <w:sz w:val="21"/>
          <w:szCs w:val="21"/>
        </w:rPr>
      </w:pPr>
      <w:r>
        <w:rPr>
          <w:rFonts w:hint="eastAsia" w:ascii="宋体" w:hAnsi="宋体" w:eastAsia="宋体" w:cs="宋体"/>
          <w:b/>
          <w:bCs/>
          <w:sz w:val="21"/>
          <w:szCs w:val="21"/>
        </w:rPr>
        <w:t>请合理设置分值。本项目参数较多，建议根据参数数量适当降低扣分值，总分不超过100分太多。</w:t>
      </w:r>
    </w:p>
    <w:bookmarkEnd w:id="142"/>
    <w:p w14:paraId="06440A39">
      <w:pPr>
        <w:pStyle w:val="18"/>
      </w:pPr>
    </w:p>
  </w:comment>
  <w:comment w:id="5" w:author="王秀子" w:date="2023-07-04T23:10:05Z" w:initials="x">
    <w:p w14:paraId="1136746F">
      <w:pPr>
        <w:pStyle w:val="18"/>
        <w:rPr>
          <w:rFonts w:hint="default" w:eastAsia="宋体"/>
          <w:lang w:val="en-US" w:eastAsia="zh-CN"/>
        </w:rPr>
      </w:pPr>
      <w:r>
        <w:rPr>
          <w:rFonts w:hint="eastAsia"/>
          <w:lang w:val="en-US" w:eastAsia="zh-CN"/>
        </w:rPr>
        <w:t>样品建议控制在5分以内。</w:t>
      </w:r>
    </w:p>
  </w:comment>
  <w:comment w:id="6" w:author="王秀子" w:date="2023-07-04T23:11:49Z" w:initials="x">
    <w:p w14:paraId="5F831A7D">
      <w:pPr>
        <w:pStyle w:val="18"/>
        <w:rPr>
          <w:rFonts w:hint="default" w:eastAsia="宋体"/>
          <w:lang w:val="en-US" w:eastAsia="zh-CN"/>
        </w:rPr>
      </w:pPr>
      <w:r>
        <w:rPr>
          <w:rFonts w:hint="eastAsia"/>
          <w:lang w:val="en-US" w:eastAsia="zh-CN"/>
        </w:rPr>
        <w:t>不涉及，建议删除</w:t>
      </w:r>
    </w:p>
  </w:comment>
  <w:comment w:id="7" w:author="王秀子" w:date="2023-07-04T23:13:25Z" w:initials="x">
    <w:p w14:paraId="63032ECF">
      <w:pPr>
        <w:pStyle w:val="18"/>
        <w:rPr>
          <w:rFonts w:hint="eastAsia"/>
          <w:lang w:val="en-US" w:eastAsia="zh-CN"/>
        </w:rPr>
      </w:pPr>
      <w:r>
        <w:rPr>
          <w:rFonts w:hint="eastAsia"/>
          <w:lang w:val="en-US" w:eastAsia="zh-CN"/>
        </w:rPr>
        <w:t>投标人或所投产品制造商</w:t>
      </w:r>
    </w:p>
    <w:p w14:paraId="181F288F">
      <w:pPr>
        <w:pStyle w:val="18"/>
        <w:rPr>
          <w:rFonts w:hint="default"/>
          <w:lang w:val="en-US" w:eastAsia="zh-CN"/>
        </w:rPr>
      </w:pPr>
      <w:r>
        <w:rPr>
          <w:rFonts w:hint="eastAsia"/>
          <w:lang w:val="en-US" w:eastAsia="zh-CN"/>
        </w:rPr>
        <w:t>下同。</w:t>
      </w:r>
    </w:p>
  </w:comment>
  <w:comment w:id="8" w:author="王秀子" w:date="2023-07-04T23:14:12Z" w:initials="x">
    <w:p w14:paraId="58ED14C9">
      <w:pPr>
        <w:pStyle w:val="493"/>
        <w:rPr>
          <w:rFonts w:hint="default" w:eastAsia="宋体"/>
          <w:lang w:val="en-US" w:eastAsia="zh-CN"/>
        </w:rPr>
      </w:pPr>
      <w:bookmarkStart w:id="143" w:name="OLE_LINK37"/>
      <w:r>
        <w:rPr>
          <w:rFonts w:hint="eastAsia"/>
          <w:lang w:val="en-US" w:eastAsia="zh-CN"/>
        </w:rPr>
        <w:t>根据《深圳市财政局政府采购行政裁决书》（深财书〔2022〕705 号），体系认证证书要求特定认证范围，因缺乏必要性、合理性，也不具有市场竞争性，投诉成立。</w:t>
      </w:r>
    </w:p>
    <w:p w14:paraId="3E644984">
      <w:pPr>
        <w:pStyle w:val="493"/>
      </w:pPr>
      <w:r>
        <w:rPr>
          <w:rFonts w:hint="eastAsia"/>
          <w:lang w:val="en-US" w:eastAsia="zh-CN"/>
        </w:rPr>
        <w:t>如果一定要设置认证范围，建议使用范围比较大的描述，如钢制家具、金属家具等或要求包含所投产品类目。</w:t>
      </w:r>
      <w:bookmarkEnd w:id="143"/>
    </w:p>
  </w:comment>
  <w:comment w:id="9" w:author="王秀子" w:date="2023-07-04T23:15:42Z" w:initials="x">
    <w:p w14:paraId="27CE52C6">
      <w:pPr>
        <w:pStyle w:val="18"/>
        <w:rPr>
          <w:rFonts w:hint="default" w:eastAsia="宋体"/>
          <w:lang w:val="en-US" w:eastAsia="zh-CN"/>
        </w:rPr>
      </w:pPr>
      <w:r>
        <w:rPr>
          <w:rFonts w:hint="eastAsia"/>
          <w:lang w:val="en-US" w:eastAsia="zh-CN"/>
        </w:rPr>
        <w:t>这个有别的授权机构吗？别的授权机构的为何不认可？</w:t>
      </w:r>
    </w:p>
  </w:comment>
  <w:comment w:id="10" w:author="王秀子" w:date="2023-07-04T23:17:48Z" w:initials="x">
    <w:p w14:paraId="0320709F">
      <w:pPr>
        <w:rPr>
          <w:rFonts w:hint="eastAsia" w:ascii="宋体" w:hAnsi="宋体" w:eastAsia="宋体" w:cs="宋体"/>
          <w:sz w:val="21"/>
          <w:szCs w:val="21"/>
        </w:rPr>
      </w:pPr>
      <w:r>
        <w:rPr>
          <w:rFonts w:hint="eastAsia" w:ascii="宋体" w:hAnsi="宋体" w:eastAsia="宋体" w:cs="宋体"/>
          <w:sz w:val="21"/>
          <w:szCs w:val="21"/>
        </w:rPr>
        <w:t>售后服务认证证书的评价标准为GB/T27922-2011《商品售后服务评价体系》。该认证非国家强制认证，属于商业性认证。GB/T27922-2011标准5.1.2.2提出：售后服务管理师数量在标准总分中有5分，按服务管理人员总数的10%配置售后服务管理师，负责对售后服务工作的管理和对售后服务活动的指导。服务管理人员有两个层面：一是在总部，在服务有关部门、服务有关环节和岗位的负责人，包括基层管理人员和中、高层管理人员；二是在下属分公司、服务网站的管理人员。</w:t>
      </w:r>
    </w:p>
    <w:p w14:paraId="04F076B1">
      <w:pPr>
        <w:rPr>
          <w:rFonts w:hint="eastAsia" w:ascii="宋体" w:hAnsi="宋体" w:eastAsia="宋体" w:cs="宋体"/>
          <w:sz w:val="21"/>
          <w:szCs w:val="21"/>
        </w:rPr>
      </w:pPr>
      <w:r>
        <w:rPr>
          <w:rFonts w:hint="eastAsia" w:ascii="宋体" w:hAnsi="宋体" w:eastAsia="宋体" w:cs="宋体"/>
          <w:sz w:val="21"/>
          <w:szCs w:val="21"/>
        </w:rPr>
        <w:t>《商品售后服务评价体系》对企业规模和分支机构有硬性要求。属于变相将供应商规模条件作为加分条件、中标条件，构成对中小企业的歧视性或限制性。</w:t>
      </w:r>
    </w:p>
    <w:p w14:paraId="351020CF">
      <w:pPr>
        <w:pStyle w:val="18"/>
      </w:pPr>
    </w:p>
  </w:comment>
  <w:comment w:id="11" w:author="王秀子" w:date="2023-07-04T23:18:36Z" w:initials="x">
    <w:p w14:paraId="1D214DA1">
      <w:pPr>
        <w:pStyle w:val="4"/>
        <w:jc w:val="left"/>
        <w:rPr>
          <w:rFonts w:hint="eastAsia" w:ascii="宋体" w:hAnsi="宋体" w:eastAsia="宋体" w:cs="宋体"/>
          <w:sz w:val="21"/>
          <w:szCs w:val="21"/>
        </w:rPr>
      </w:pPr>
      <w:r>
        <w:rPr>
          <w:rFonts w:hint="eastAsia"/>
          <w:lang w:val="en-US" w:eastAsia="zh-CN"/>
        </w:rPr>
        <w:t>建议调整为标准表述：</w:t>
      </w:r>
      <w:bookmarkStart w:id="144" w:name="OLE_LINK47"/>
      <w:r>
        <w:rPr>
          <w:rFonts w:hint="eastAsia" w:ascii="宋体" w:hAnsi="宋体" w:eastAsia="宋体" w:cs="宋体"/>
          <w:sz w:val="21"/>
          <w:szCs w:val="21"/>
        </w:rPr>
        <w:t>要求提供有效的认证证书扫描件（原件备查）及出具证书官网或</w:t>
      </w:r>
      <w:bookmarkStart w:id="145" w:name="OLE_LINK36"/>
      <w:r>
        <w:rPr>
          <w:rFonts w:hint="eastAsia" w:ascii="宋体" w:hAnsi="宋体" w:eastAsia="宋体" w:cs="宋体"/>
          <w:sz w:val="21"/>
          <w:szCs w:val="21"/>
        </w:rPr>
        <w:t>全国认证认可信息公共服务平台（http://cx.cnca.cn/）的证书查询记录。认证证书在公开渠道无法查询的，需提供颁发机构的证明材料，证明证书真实有效。</w:t>
      </w:r>
    </w:p>
    <w:bookmarkEnd w:id="144"/>
    <w:bookmarkEnd w:id="145"/>
    <w:p w14:paraId="10995778">
      <w:pPr>
        <w:pStyle w:val="18"/>
        <w:rPr>
          <w:rFonts w:hint="default" w:eastAsia="宋体"/>
          <w:lang w:val="en-US" w:eastAsia="zh-CN"/>
        </w:rPr>
      </w:pPr>
    </w:p>
  </w:comment>
  <w:comment w:id="12" w:author="王秀子" w:date="2023-07-04T23:21:55Z" w:initials="x">
    <w:p w14:paraId="020A44B8">
      <w:pPr>
        <w:pStyle w:val="18"/>
        <w:rPr>
          <w:rFonts w:hint="eastAsia"/>
          <w:lang w:val="en-US" w:eastAsia="zh-CN"/>
        </w:rPr>
      </w:pPr>
      <w:r>
        <w:rPr>
          <w:rFonts w:hint="eastAsia"/>
          <w:lang w:val="en-US" w:eastAsia="zh-CN"/>
        </w:rPr>
        <w:t>根据采购计划补充。</w:t>
      </w:r>
    </w:p>
    <w:p w14:paraId="37B81476">
      <w:pPr>
        <w:pStyle w:val="18"/>
        <w:rPr>
          <w:rFonts w:hint="default"/>
          <w:lang w:val="en-US"/>
        </w:rPr>
      </w:pPr>
      <w:r>
        <w:rPr>
          <w:rFonts w:hint="default"/>
          <w:lang w:val="en-US" w:eastAsia="zh-CN"/>
        </w:rPr>
        <w:t>请确认本项目是否专门中小微企业采购。如是，则本项目投标人提供货物全部均应由中小微企业制造，即货物由中小微企业生产且使用该中小企业商号或者注册商标。</w:t>
      </w:r>
      <w:r>
        <w:rPr>
          <w:rFonts w:hint="eastAsia"/>
          <w:lang w:val="en-US" w:eastAsia="zh-CN"/>
        </w:rPr>
        <w:t>大型企业制造产品将不能参与本项目投标。</w:t>
      </w:r>
    </w:p>
    <w:p w14:paraId="01BC514B">
      <w:pPr>
        <w:pStyle w:val="18"/>
      </w:pPr>
    </w:p>
  </w:comment>
  <w:comment w:id="13" w:author="王秀子" w:date="2023-07-04T23:23:50Z" w:initials="x">
    <w:p w14:paraId="663C2360">
      <w:pPr>
        <w:pStyle w:val="18"/>
        <w:rPr>
          <w:rFonts w:hint="eastAsia" w:eastAsia="宋体"/>
          <w:lang w:val="en-US" w:eastAsia="zh-CN"/>
        </w:rPr>
      </w:pPr>
      <w:r>
        <w:rPr>
          <w:rFonts w:hint="eastAsia"/>
          <w:lang w:val="en-US" w:eastAsia="zh-CN"/>
        </w:rPr>
        <w:t>请确认。</w:t>
      </w:r>
    </w:p>
  </w:comment>
  <w:comment w:id="14" w:author="王秀子" w:date="2023-07-04T22:08:25Z" w:initials="x">
    <w:p w14:paraId="1C8C2442">
      <w:pPr>
        <w:pStyle w:val="18"/>
        <w:rPr>
          <w:rFonts w:hint="default" w:eastAsia="宋体"/>
          <w:lang w:val="en-US" w:eastAsia="zh-CN"/>
        </w:rPr>
      </w:pPr>
      <w:r>
        <w:rPr>
          <w:rFonts w:hint="eastAsia"/>
          <w:lang w:val="en-US" w:eastAsia="zh-CN"/>
        </w:rPr>
        <w:t>请按照上表采购计划的划分，列出分项预算金额。</w:t>
      </w:r>
    </w:p>
  </w:comment>
  <w:comment w:id="15" w:author="政府采购业务分公司" w:date="2022-04-25T16:43:00Z" w:initials="陈">
    <w:p w14:paraId="36330A09">
      <w:pPr>
        <w:pStyle w:val="18"/>
        <w:rPr>
          <w:rFonts w:hint="default" w:eastAsia="宋体"/>
          <w:lang w:val="en-US" w:eastAsia="zh-CN"/>
        </w:rPr>
      </w:pPr>
      <w:r>
        <w:rPr>
          <w:rFonts w:hint="eastAsia"/>
          <w:lang w:val="en-US" w:eastAsia="zh-CN"/>
        </w:rPr>
        <w:t>请选择一个核心产品。</w:t>
      </w:r>
    </w:p>
  </w:comment>
  <w:comment w:id="16" w:author="政府采购业务分公司" w:date="2022-07-01T15:41:00Z" w:initials="陈">
    <w:p w14:paraId="0D212CC2">
      <w:pPr>
        <w:pStyle w:val="18"/>
      </w:pPr>
      <w:r>
        <w:rPr>
          <w:rFonts w:hint="eastAsia"/>
        </w:rPr>
        <w:t>请采购人确认</w:t>
      </w:r>
    </w:p>
  </w:comment>
  <w:comment w:id="17" w:author="政府采购业务分公司" w:date="2021-08-31T14:23:00Z" w:initials="陈">
    <w:p w14:paraId="08A2404D">
      <w:pPr>
        <w:pStyle w:val="18"/>
      </w:pPr>
      <w:r>
        <w:rPr>
          <w:rFonts w:hint="eastAsia"/>
        </w:rPr>
        <w:t>涉及区间的参数，请逐条核实。如不满足此要求，请修改此项描述或在参数中注明。</w:t>
      </w:r>
    </w:p>
    <w:p w14:paraId="16CB2E0A">
      <w:pPr>
        <w:pStyle w:val="18"/>
      </w:pPr>
      <w:r>
        <w:rPr>
          <w:rFonts w:hint="eastAsia"/>
        </w:rPr>
        <w:t>除这种情况，还有以下三种情况：</w:t>
      </w:r>
    </w:p>
    <w:p w14:paraId="6679150A">
      <w:pPr>
        <w:pStyle w:val="18"/>
      </w:pPr>
      <w:r>
        <w:rPr>
          <w:rFonts w:hint="eastAsia"/>
        </w:rPr>
        <w:t>1.涉及区间的参数除特别注明以外，产品参数区间不在招标要求区间范围内的视为负偏离。例：区间要求为5-20ML, 所投产品，范围最小值≥5ML，范围最大值≤20ML，即为满足该项技术要求。</w:t>
      </w:r>
    </w:p>
    <w:p w14:paraId="0E166C9B">
      <w:pPr>
        <w:pStyle w:val="18"/>
      </w:pPr>
      <w:r>
        <w:rPr>
          <w:rFonts w:hint="eastAsia"/>
        </w:rPr>
        <w:t>2.涉及区间的技术要求，除特别注明以外，所投产品范围涵盖对应的区间即认定为满足该项技术要求。例：区间要求为5-20ML, 所投产品范围最小值≤5ML，范围最大值≥20ML，即为满足该项技术要求。</w:t>
      </w:r>
    </w:p>
    <w:p w14:paraId="6DC5646C">
      <w:pPr>
        <w:pStyle w:val="18"/>
      </w:pPr>
      <w:r>
        <w:rPr>
          <w:rFonts w:hint="eastAsia"/>
        </w:rPr>
        <w:t>3. 涉及区间的技术要求，除特别注明以外，所投产品响应数值在招标文件要求的区间范围内即认定为满足该项技术要求。例：区间要求为5-20ML, 所投产品响应为5ML、10ML或20ML，即为满足该项技术要求。</w:t>
      </w:r>
    </w:p>
  </w:comment>
  <w:comment w:id="18" w:author="王秀子" w:date="2023-07-04T22:12:33Z" w:initials="x">
    <w:p w14:paraId="4FA0369C">
      <w:pPr>
        <w:pStyle w:val="18"/>
        <w:rPr>
          <w:rFonts w:hint="default" w:eastAsia="宋体"/>
          <w:lang w:val="en-US" w:eastAsia="zh-CN"/>
        </w:rPr>
      </w:pPr>
      <w:r>
        <w:rPr>
          <w:rFonts w:hint="eastAsia"/>
          <w:lang w:val="en-US" w:eastAsia="zh-CN"/>
        </w:rPr>
        <w:t>此处补充了检测报告送检单位的要求及名称不一致的说明。</w:t>
      </w:r>
    </w:p>
  </w:comment>
  <w:comment w:id="19" w:author="王秀子" w:date="2023-07-04T22:26:26Z" w:initials="x">
    <w:p w14:paraId="1F28036E">
      <w:pPr>
        <w:pStyle w:val="18"/>
        <w:rPr>
          <w:rFonts w:hint="eastAsia"/>
          <w:lang w:val="en-US" w:eastAsia="zh-CN"/>
        </w:rPr>
      </w:pPr>
      <w:r>
        <w:rPr>
          <w:rFonts w:hint="eastAsia"/>
          <w:lang w:val="en-US" w:eastAsia="zh-CN"/>
        </w:rPr>
        <w:t>涉及投标时提供检测报告的，请核实检测时间。</w:t>
      </w:r>
    </w:p>
    <w:p w14:paraId="19274B7C">
      <w:pPr>
        <w:pStyle w:val="4"/>
        <w:jc w:val="left"/>
        <w:rPr>
          <w:rFonts w:hint="eastAsia" w:ascii="宋体" w:hAnsi="宋体" w:eastAsia="宋体" w:cs="宋体"/>
          <w:sz w:val="21"/>
          <w:szCs w:val="21"/>
        </w:rPr>
      </w:pPr>
      <w:r>
        <w:rPr>
          <w:rFonts w:hint="eastAsia" w:ascii="宋体" w:hAnsi="宋体" w:eastAsia="宋体" w:cs="宋体"/>
          <w:sz w:val="21"/>
          <w:szCs w:val="21"/>
        </w:rPr>
        <w:t>根据</w:t>
      </w:r>
      <w:r>
        <w:rPr>
          <w:rFonts w:hint="eastAsia" w:ascii="宋体" w:hAnsi="宋体" w:eastAsia="宋体" w:cs="宋体"/>
          <w:sz w:val="21"/>
          <w:szCs w:val="21"/>
          <w:lang w:val="en-US" w:eastAsia="zh-CN"/>
        </w:rPr>
        <w:t>深圳</w:t>
      </w:r>
      <w:r>
        <w:rPr>
          <w:rFonts w:hint="eastAsia" w:ascii="宋体" w:hAnsi="宋体" w:eastAsia="宋体" w:cs="宋体"/>
          <w:sz w:val="21"/>
          <w:szCs w:val="21"/>
        </w:rPr>
        <w:t>市财政局发布招标文件编制指引2021，从招标文件发布时间至投标截止时间，需充分考虑准备检验检测报告的必要时间。</w:t>
      </w:r>
    </w:p>
    <w:p w14:paraId="1F86049D">
      <w:pPr>
        <w:pStyle w:val="18"/>
        <w:rPr>
          <w:rFonts w:hint="default"/>
          <w:lang w:val="en-US" w:eastAsia="zh-CN"/>
        </w:rPr>
      </w:pPr>
      <w:r>
        <w:rPr>
          <w:rFonts w:hint="eastAsia"/>
          <w:lang w:val="en-US" w:eastAsia="zh-CN"/>
        </w:rPr>
        <w:t>如检测时间超10天，请删除检测报告要求。</w:t>
      </w:r>
    </w:p>
  </w:comment>
  <w:comment w:id="20" w:author="王秀子" w:date="2023-07-04T22:14:28Z" w:initials="x">
    <w:p w14:paraId="78E666D9">
      <w:pPr>
        <w:pStyle w:val="18"/>
        <w:rPr>
          <w:rFonts w:hint="eastAsia"/>
          <w:lang w:val="en-US" w:eastAsia="zh-CN"/>
        </w:rPr>
      </w:pPr>
      <w:r>
        <w:rPr>
          <w:rFonts w:hint="eastAsia"/>
          <w:lang w:val="en-US" w:eastAsia="zh-CN"/>
        </w:rPr>
        <w:t>调整为检测报告标准表述：</w:t>
      </w:r>
    </w:p>
    <w:p w14:paraId="42023A1F">
      <w:pPr>
        <w:pStyle w:val="18"/>
        <w:rPr>
          <w:rFonts w:hint="eastAsia" w:ascii="宋体" w:hAnsi="宋体" w:eastAsia="宋体" w:cs="宋体"/>
          <w:sz w:val="21"/>
          <w:szCs w:val="21"/>
        </w:rPr>
      </w:pPr>
      <w:r>
        <w:rPr>
          <w:rFonts w:hint="eastAsia"/>
          <w:lang w:val="en-US" w:eastAsia="zh-CN"/>
        </w:rPr>
        <w:t>提</w:t>
      </w:r>
      <w:r>
        <w:rPr>
          <w:rFonts w:hint="eastAsia"/>
        </w:rPr>
        <w:t>供第三方检验检测机构出具的具有CMA和CNAS标识的检测报告扫描件</w:t>
      </w:r>
      <w:r>
        <w:rPr>
          <w:rFonts w:hint="eastAsia"/>
          <w:b w:val="0"/>
          <w:bCs w:val="0"/>
        </w:rPr>
        <w:t>（其中本检测项目应在该检测机构CMA和CNAS认可范围内）</w:t>
      </w:r>
      <w:r>
        <w:rPr>
          <w:rFonts w:hint="eastAsia"/>
          <w:b w:val="0"/>
          <w:bCs w:val="0"/>
          <w:lang w:val="en-US" w:eastAsia="zh-CN"/>
        </w:rPr>
        <w:t>及</w:t>
      </w:r>
      <w:r>
        <w:rPr>
          <w:rFonts w:hint="eastAsia" w:ascii="宋体" w:hAnsi="宋体" w:eastAsia="宋体" w:cs="宋体"/>
          <w:sz w:val="21"/>
          <w:szCs w:val="21"/>
        </w:rPr>
        <w:t>检测机构官网</w:t>
      </w:r>
      <w:r>
        <w:rPr>
          <w:rFonts w:hint="eastAsia" w:ascii="宋体" w:hAnsi="宋体" w:eastAsia="宋体" w:cs="宋体"/>
          <w:sz w:val="21"/>
          <w:szCs w:val="21"/>
          <w:lang w:val="en-US" w:eastAsia="zh-CN"/>
        </w:rPr>
        <w:t>[</w:t>
      </w:r>
      <w:r>
        <w:rPr>
          <w:rFonts w:hint="eastAsia" w:ascii="宋体" w:hAnsi="宋体" w:eastAsia="宋体" w:cs="宋体"/>
          <w:sz w:val="21"/>
          <w:szCs w:val="21"/>
        </w:rPr>
        <w:t>或全国认证认可信息公共服务平台（http://cx.cnca.cn/）</w:t>
      </w:r>
      <w:r>
        <w:rPr>
          <w:rFonts w:hint="eastAsia" w:ascii="宋体" w:hAnsi="宋体" w:eastAsia="宋体" w:cs="宋体"/>
          <w:sz w:val="21"/>
          <w:szCs w:val="21"/>
          <w:lang w:val="en-US" w:eastAsia="zh-CN"/>
        </w:rPr>
        <w:t>]</w:t>
      </w:r>
      <w:r>
        <w:rPr>
          <w:rFonts w:hint="eastAsia" w:ascii="宋体" w:hAnsi="宋体" w:eastAsia="宋体" w:cs="宋体"/>
          <w:sz w:val="21"/>
          <w:szCs w:val="21"/>
        </w:rPr>
        <w:t>的检测报告查询记录截图。检测报告无法在公开渠道查询的，提供检测机构出具证明材料，证明该报告真实有效。</w:t>
      </w:r>
    </w:p>
    <w:p w14:paraId="472272A1">
      <w:pPr>
        <w:pStyle w:val="18"/>
        <w:rPr>
          <w:rFonts w:hint="eastAsia" w:eastAsia="宋体"/>
          <w:b w:val="0"/>
          <w:bCs w:val="0"/>
          <w:lang w:val="en-US" w:eastAsia="zh-CN"/>
        </w:rPr>
      </w:pPr>
    </w:p>
    <w:p w14:paraId="6E2918F5">
      <w:pPr>
        <w:pStyle w:val="18"/>
        <w:rPr>
          <w:rFonts w:hint="default"/>
          <w:lang w:val="en-US" w:eastAsia="zh-CN"/>
        </w:rPr>
      </w:pPr>
    </w:p>
  </w:comment>
  <w:comment w:id="21" w:author="王秀子" w:date="2023-07-04T22:17:13Z" w:initials="x">
    <w:p w14:paraId="5E002477">
      <w:pPr>
        <w:pStyle w:val="18"/>
        <w:rPr>
          <w:rFonts w:hint="eastAsia"/>
          <w:lang w:val="en-US" w:eastAsia="zh-CN"/>
        </w:rPr>
      </w:pPr>
      <w:r>
        <w:rPr>
          <w:rFonts w:hint="eastAsia"/>
          <w:lang w:val="en-US" w:eastAsia="zh-CN"/>
        </w:rPr>
        <w:t>1.已统一在本章节说明第5、6项表述，此处不赘述。</w:t>
      </w:r>
    </w:p>
    <w:p w14:paraId="366C617D">
      <w:pPr>
        <w:autoSpaceDE w:val="0"/>
        <w:autoSpaceDN w:val="0"/>
        <w:adjustRightInd w:val="0"/>
        <w:jc w:val="left"/>
        <w:textAlignment w:val="baseline"/>
        <w:rPr>
          <w:rFonts w:hint="eastAsia" w:ascii="宋体" w:hAnsi="宋体" w:eastAsia="宋体" w:cs="宋体"/>
          <w:kern w:val="0"/>
          <w:sz w:val="21"/>
          <w:szCs w:val="21"/>
        </w:rPr>
      </w:pPr>
      <w:r>
        <w:rPr>
          <w:rFonts w:hint="eastAsia"/>
          <w:lang w:val="en-US" w:eastAsia="zh-CN"/>
        </w:rPr>
        <w:t>2.</w:t>
      </w:r>
      <w:r>
        <w:rPr>
          <w:rFonts w:hint="eastAsia" w:ascii="宋体" w:hAnsi="宋体" w:eastAsia="宋体" w:cs="宋体"/>
          <w:kern w:val="0"/>
          <w:sz w:val="21"/>
          <w:szCs w:val="21"/>
        </w:rPr>
        <w:drawing>
          <wp:inline distT="0" distB="0" distL="0" distR="0">
            <wp:extent cx="2503170" cy="501015"/>
            <wp:effectExtent l="0" t="0" r="11430" b="1905"/>
            <wp:docPr id="13" name="图片 1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文本&#10;&#10;描述已自动生成"/>
                    <pic:cNvPicPr>
                      <a:picLocks noChangeAspect="1"/>
                    </pic:cNvPicPr>
                  </pic:nvPicPr>
                  <pic:blipFill>
                    <a:blip r:embed="rId1"/>
                    <a:stretch>
                      <a:fillRect/>
                    </a:stretch>
                  </pic:blipFill>
                  <pic:spPr>
                    <a:xfrm>
                      <a:off x="0" y="0"/>
                      <a:ext cx="2596472" cy="520043"/>
                    </a:xfrm>
                    <a:prstGeom prst="rect">
                      <a:avLst/>
                    </a:prstGeom>
                  </pic:spPr>
                </pic:pic>
              </a:graphicData>
            </a:graphic>
          </wp:inline>
        </w:drawing>
      </w:r>
    </w:p>
    <w:p w14:paraId="03990A58">
      <w:pPr>
        <w:autoSpaceDE w:val="0"/>
        <w:autoSpaceDN w:val="0"/>
        <w:adjustRightInd w:val="0"/>
        <w:jc w:val="left"/>
        <w:textAlignment w:val="baseline"/>
        <w:rPr>
          <w:rFonts w:hint="eastAsia" w:ascii="宋体" w:hAnsi="宋体" w:eastAsia="宋体" w:cs="宋体"/>
          <w:kern w:val="0"/>
          <w:sz w:val="21"/>
          <w:szCs w:val="21"/>
        </w:rPr>
      </w:pPr>
      <w:r>
        <w:rPr>
          <w:rFonts w:hint="eastAsia" w:ascii="宋体" w:hAnsi="宋体" w:eastAsia="宋体" w:cs="宋体"/>
          <w:kern w:val="0"/>
          <w:sz w:val="21"/>
          <w:szCs w:val="21"/>
        </w:rPr>
        <w:drawing>
          <wp:inline distT="0" distB="0" distL="0" distR="0">
            <wp:extent cx="2517775" cy="777240"/>
            <wp:effectExtent l="0" t="0" r="12065" b="0"/>
            <wp:docPr id="14" name="图片 14" descr="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箭头&#10;&#10;描述已自动生成"/>
                    <pic:cNvPicPr>
                      <a:picLocks noChangeAspect="1"/>
                    </pic:cNvPicPr>
                  </pic:nvPicPr>
                  <pic:blipFill>
                    <a:blip r:embed="rId2"/>
                    <a:stretch>
                      <a:fillRect/>
                    </a:stretch>
                  </pic:blipFill>
                  <pic:spPr>
                    <a:xfrm>
                      <a:off x="0" y="0"/>
                      <a:ext cx="2568380" cy="793099"/>
                    </a:xfrm>
                    <a:prstGeom prst="rect">
                      <a:avLst/>
                    </a:prstGeom>
                  </pic:spPr>
                </pic:pic>
              </a:graphicData>
            </a:graphic>
          </wp:inline>
        </w:drawing>
      </w:r>
    </w:p>
    <w:p w14:paraId="32D4313B">
      <w:pPr>
        <w:pStyle w:val="4"/>
        <w:jc w:val="left"/>
        <w:rPr>
          <w:rFonts w:hint="default" w:eastAsia="宋体"/>
          <w:lang w:val="en-US" w:eastAsia="zh-CN"/>
        </w:rPr>
      </w:pPr>
      <w:r>
        <w:rPr>
          <w:rFonts w:hint="eastAsia" w:ascii="宋体" w:hAnsi="宋体" w:eastAsia="宋体" w:cs="宋体"/>
          <w:sz w:val="21"/>
          <w:szCs w:val="21"/>
          <w:lang w:val="en-US" w:eastAsia="zh-CN"/>
        </w:rPr>
        <w:t>关于“检测报告委托单位须为投标人”：</w:t>
      </w:r>
      <w:r>
        <w:rPr>
          <w:rFonts w:hint="eastAsia" w:ascii="宋体" w:hAnsi="宋体" w:eastAsia="宋体" w:cs="宋体"/>
          <w:sz w:val="21"/>
          <w:szCs w:val="21"/>
        </w:rPr>
        <w:t>根据【深财购〔2022〕2号】深圳市财政局关于市本级政府集中采购机构2020至2021年度考核情况的通报，检测报告的送检单位可能是原材料生产厂家，或产品销售企业或代理商。且送检单位与产品质量并不存在必然联系。</w:t>
      </w:r>
      <w:r>
        <w:rPr>
          <w:rFonts w:hint="eastAsia" w:ascii="宋体" w:hAnsi="宋体" w:eastAsia="宋体" w:cs="宋体"/>
          <w:sz w:val="21"/>
          <w:szCs w:val="21"/>
          <w:lang w:val="en-US" w:eastAsia="zh-CN"/>
        </w:rPr>
        <w:t>此处建议按本章节说明第5项执行。</w:t>
      </w:r>
    </w:p>
  </w:comment>
  <w:comment w:id="22" w:author="王秀子" w:date="2023-07-04T22:28:58Z" w:initials="x">
    <w:p w14:paraId="3A504A7E">
      <w:pPr>
        <w:pStyle w:val="18"/>
        <w:rPr>
          <w:rFonts w:hint="eastAsia" w:eastAsia="宋体"/>
          <w:lang w:val="en-US" w:eastAsia="zh-CN"/>
        </w:rPr>
      </w:pPr>
      <w:r>
        <w:rPr>
          <w:rFonts w:hint="eastAsia"/>
          <w:lang w:val="en-US" w:eastAsia="zh-CN"/>
        </w:rPr>
        <w:t>合格？</w:t>
      </w:r>
    </w:p>
  </w:comment>
  <w:comment w:id="23" w:author="王秀子" w:date="2023-07-04T22:22:11Z" w:initials="x">
    <w:p w14:paraId="73F161D8">
      <w:pPr>
        <w:pStyle w:val="18"/>
        <w:rPr>
          <w:rFonts w:hint="eastAsia"/>
          <w:lang w:val="en-US" w:eastAsia="zh-CN"/>
        </w:rPr>
      </w:pPr>
      <w:r>
        <w:rPr>
          <w:rFonts w:hint="eastAsia"/>
          <w:lang w:val="en-US" w:eastAsia="zh-CN"/>
        </w:rPr>
        <w:t>防霉检测的时间为28天。</w:t>
      </w:r>
    </w:p>
    <w:p w14:paraId="6B641A84">
      <w:pPr>
        <w:pStyle w:val="4"/>
        <w:jc w:val="left"/>
        <w:rPr>
          <w:rFonts w:hint="eastAsia" w:ascii="宋体" w:hAnsi="宋体" w:eastAsia="宋体" w:cs="宋体"/>
          <w:sz w:val="21"/>
          <w:szCs w:val="21"/>
        </w:rPr>
      </w:pPr>
      <w:bookmarkStart w:id="146" w:name="OLE_LINK24"/>
      <w:r>
        <w:rPr>
          <w:rFonts w:hint="eastAsia" w:ascii="宋体" w:hAnsi="宋体" w:eastAsia="宋体" w:cs="宋体"/>
          <w:sz w:val="21"/>
          <w:szCs w:val="21"/>
        </w:rPr>
        <w:t>根据</w:t>
      </w:r>
      <w:r>
        <w:rPr>
          <w:rFonts w:hint="eastAsia" w:ascii="宋体" w:hAnsi="宋体" w:eastAsia="宋体" w:cs="宋体"/>
          <w:sz w:val="21"/>
          <w:szCs w:val="21"/>
          <w:lang w:val="en-US" w:eastAsia="zh-CN"/>
        </w:rPr>
        <w:t>深圳</w:t>
      </w:r>
      <w:r>
        <w:rPr>
          <w:rFonts w:hint="eastAsia" w:ascii="宋体" w:hAnsi="宋体" w:eastAsia="宋体" w:cs="宋体"/>
          <w:sz w:val="21"/>
          <w:szCs w:val="21"/>
        </w:rPr>
        <w:t>市财政局发布招标文件编制指引2021，从招标文件发布时间至投标截止时间，需充分考虑准备检验检测报告的必要时间。</w:t>
      </w:r>
    </w:p>
    <w:bookmarkEnd w:id="146"/>
    <w:p w14:paraId="2214596B">
      <w:pPr>
        <w:pStyle w:val="18"/>
        <w:rPr>
          <w:rFonts w:hint="default"/>
          <w:lang w:val="en-US" w:eastAsia="zh-CN"/>
        </w:rPr>
      </w:pPr>
      <w:r>
        <w:rPr>
          <w:rFonts w:hint="eastAsia"/>
          <w:lang w:val="en-US" w:eastAsia="zh-CN"/>
        </w:rPr>
        <w:t>建议删除该检测要求。</w:t>
      </w:r>
    </w:p>
  </w:comment>
  <w:comment w:id="24" w:author="王秀子" w:date="2023-07-04T22:27:31Z" w:initials="x">
    <w:p w14:paraId="1FC131CC">
      <w:pPr>
        <w:pStyle w:val="4"/>
        <w:jc w:val="both"/>
      </w:pPr>
      <w:r>
        <w:rPr>
          <w:rFonts w:hint="eastAsia" w:ascii="宋体" w:hAnsi="宋体" w:eastAsia="宋体" w:cs="宋体"/>
          <w:sz w:val="21"/>
          <w:szCs w:val="21"/>
        </w:rPr>
        <w:t>参数请根据本章节说明第4项确认。</w:t>
      </w:r>
    </w:p>
  </w:comment>
  <w:comment w:id="25" w:author="王秀子" w:date="2023-07-04T22:28:24Z" w:initials="x">
    <w:p w14:paraId="1CBE2FF8">
      <w:pPr>
        <w:pStyle w:val="18"/>
        <w:rPr>
          <w:rFonts w:hint="default" w:eastAsia="宋体"/>
          <w:lang w:val="en-US" w:eastAsia="zh-CN"/>
        </w:rPr>
      </w:pPr>
      <w:r>
        <w:rPr>
          <w:rFonts w:hint="eastAsia"/>
          <w:lang w:val="en-US" w:eastAsia="zh-CN"/>
        </w:rPr>
        <w:t>该标准已废止，请核实。</w:t>
      </w:r>
    </w:p>
  </w:comment>
  <w:comment w:id="26" w:author="王秀子" w:date="2023-07-04T22:29:10Z" w:initials="x">
    <w:p w14:paraId="3B1C3B1E">
      <w:pPr>
        <w:pStyle w:val="18"/>
      </w:pPr>
      <w:r>
        <w:annotationRef/>
      </w:r>
    </w:p>
  </w:comment>
  <w:comment w:id="27" w:author="王秀子" w:date="2023-07-04T22:29:08Z" w:initials="x">
    <w:p w14:paraId="2E574E36">
      <w:pPr>
        <w:pStyle w:val="18"/>
      </w:pPr>
      <w:r>
        <w:annotationRef/>
      </w:r>
    </w:p>
  </w:comment>
  <w:comment w:id="28" w:author="王秀子" w:date="2023-07-04T22:29:21Z" w:initials="x">
    <w:p w14:paraId="6D3E0991">
      <w:pPr>
        <w:pStyle w:val="18"/>
        <w:rPr>
          <w:rFonts w:hint="eastAsia"/>
          <w:lang w:val="en-US" w:eastAsia="zh-CN"/>
        </w:rPr>
      </w:pPr>
      <w:r>
        <w:rPr>
          <w:rFonts w:hint="eastAsia"/>
          <w:lang w:val="en-US" w:eastAsia="zh-CN"/>
        </w:rPr>
        <w:t>防霉检测的时间为28天。</w:t>
      </w:r>
    </w:p>
    <w:p w14:paraId="28236996">
      <w:pPr>
        <w:pStyle w:val="4"/>
        <w:jc w:val="left"/>
        <w:rPr>
          <w:rFonts w:hint="eastAsia" w:ascii="宋体" w:hAnsi="宋体" w:eastAsia="宋体" w:cs="宋体"/>
          <w:sz w:val="21"/>
          <w:szCs w:val="21"/>
        </w:rPr>
      </w:pPr>
      <w:r>
        <w:rPr>
          <w:rFonts w:hint="eastAsia" w:ascii="宋体" w:hAnsi="宋体" w:eastAsia="宋体" w:cs="宋体"/>
          <w:sz w:val="21"/>
          <w:szCs w:val="21"/>
        </w:rPr>
        <w:t>根据</w:t>
      </w:r>
      <w:r>
        <w:rPr>
          <w:rFonts w:hint="eastAsia" w:ascii="宋体" w:hAnsi="宋体" w:eastAsia="宋体" w:cs="宋体"/>
          <w:sz w:val="21"/>
          <w:szCs w:val="21"/>
          <w:lang w:val="en-US" w:eastAsia="zh-CN"/>
        </w:rPr>
        <w:t>深圳</w:t>
      </w:r>
      <w:r>
        <w:rPr>
          <w:rFonts w:hint="eastAsia" w:ascii="宋体" w:hAnsi="宋体" w:eastAsia="宋体" w:cs="宋体"/>
          <w:sz w:val="21"/>
          <w:szCs w:val="21"/>
        </w:rPr>
        <w:t>市财政局发布招标文件编制指引2021，从招标文件发布时间至投标截止时间，需充分考虑准备检验检测报告的必要时间。</w:t>
      </w:r>
    </w:p>
    <w:p w14:paraId="4DA014AF">
      <w:pPr>
        <w:pStyle w:val="18"/>
        <w:rPr>
          <w:rFonts w:hint="default"/>
          <w:lang w:val="en-US" w:eastAsia="zh-CN"/>
        </w:rPr>
      </w:pPr>
      <w:r>
        <w:rPr>
          <w:rFonts w:hint="eastAsia"/>
          <w:lang w:val="en-US" w:eastAsia="zh-CN"/>
        </w:rPr>
        <w:t>建议删除该检测要求。</w:t>
      </w:r>
    </w:p>
    <w:p w14:paraId="7A730180">
      <w:pPr>
        <w:pStyle w:val="18"/>
      </w:pPr>
    </w:p>
  </w:comment>
  <w:comment w:id="29" w:author="王秀子" w:date="2023-07-04T22:30:10Z" w:initials="x">
    <w:p w14:paraId="55397FD4">
      <w:pPr>
        <w:pStyle w:val="18"/>
      </w:pPr>
      <w:r>
        <w:annotationRef/>
      </w:r>
    </w:p>
  </w:comment>
  <w:comment w:id="30" w:author="王秀子" w:date="2023-07-04T22:32:08Z" w:initials="x">
    <w:p w14:paraId="1D1841E0">
      <w:pPr>
        <w:pStyle w:val="18"/>
        <w:rPr>
          <w:rFonts w:hint="eastAsia" w:eastAsia="宋体"/>
          <w:lang w:val="en-US" w:eastAsia="zh-CN"/>
        </w:rPr>
      </w:pPr>
      <w:r>
        <w:rPr>
          <w:rFonts w:hint="eastAsia"/>
          <w:lang w:val="en-US" w:eastAsia="zh-CN"/>
        </w:rPr>
        <w:t>请核实检测时间。</w:t>
      </w:r>
    </w:p>
  </w:comment>
  <w:comment w:id="31" w:author="王秀子" w:date="2023-07-04T22:32:21Z" w:initials="x">
    <w:p w14:paraId="2A9430D7">
      <w:pPr>
        <w:pStyle w:val="18"/>
      </w:pPr>
      <w:r>
        <w:annotationRef/>
      </w:r>
    </w:p>
  </w:comment>
  <w:comment w:id="32" w:author="王秀子" w:date="2023-07-04T22:32:22Z" w:initials="x">
    <w:p w14:paraId="5C1D6EE1">
      <w:pPr>
        <w:pStyle w:val="18"/>
      </w:pPr>
      <w:r>
        <w:annotationRef/>
      </w:r>
    </w:p>
  </w:comment>
  <w:comment w:id="33" w:author="王秀子" w:date="2023-07-04T22:33:38Z" w:initials="x">
    <w:p w14:paraId="742539EC">
      <w:pPr>
        <w:pStyle w:val="18"/>
      </w:pPr>
      <w:r>
        <w:annotationRef/>
      </w:r>
    </w:p>
  </w:comment>
  <w:comment w:id="34" w:author="王秀子" w:date="2023-07-04T22:36:09Z" w:initials="x">
    <w:p w14:paraId="5CB63DF8">
      <w:pPr>
        <w:pStyle w:val="18"/>
      </w:pPr>
      <w:r>
        <w:annotationRef/>
      </w:r>
    </w:p>
  </w:comment>
  <w:comment w:id="35" w:author="王秀子" w:date="2023-07-04T22:37:34Z" w:initials="x">
    <w:p w14:paraId="24DD1AC9">
      <w:pPr>
        <w:pStyle w:val="18"/>
      </w:pPr>
      <w:r>
        <w:annotationRef/>
      </w:r>
    </w:p>
  </w:comment>
  <w:comment w:id="36" w:author="王秀子" w:date="2023-07-04T22:37:31Z" w:initials="x">
    <w:p w14:paraId="6E734025">
      <w:pPr>
        <w:pStyle w:val="18"/>
      </w:pPr>
      <w:r>
        <w:annotationRef/>
      </w:r>
    </w:p>
  </w:comment>
  <w:comment w:id="37" w:author="王秀子" w:date="2023-07-04T22:37:36Z" w:initials="x">
    <w:p w14:paraId="76FC1D08">
      <w:pPr>
        <w:pStyle w:val="18"/>
      </w:pPr>
      <w:r>
        <w:annotationRef/>
      </w:r>
    </w:p>
  </w:comment>
  <w:comment w:id="38" w:author="王秀子" w:date="2023-07-04T22:37:43Z" w:initials="x">
    <w:p w14:paraId="7CB94176">
      <w:pPr>
        <w:pStyle w:val="18"/>
      </w:pPr>
      <w:r>
        <w:annotationRef/>
      </w:r>
    </w:p>
  </w:comment>
  <w:comment w:id="39" w:author="王秀子" w:date="2023-07-04T22:37:46Z" w:initials="x">
    <w:p w14:paraId="09274FCD">
      <w:pPr>
        <w:pStyle w:val="18"/>
      </w:pPr>
      <w:r>
        <w:annotationRef/>
      </w:r>
    </w:p>
  </w:comment>
  <w:comment w:id="40" w:author="王秀子" w:date="2023-07-04T22:38:11Z" w:initials="x">
    <w:p w14:paraId="347341CC">
      <w:pPr>
        <w:pStyle w:val="18"/>
      </w:pPr>
      <w:r>
        <w:annotationRef/>
      </w:r>
    </w:p>
  </w:comment>
  <w:comment w:id="41" w:author="王秀子" w:date="2023-07-04T22:38:34Z" w:initials="x">
    <w:p w14:paraId="51BA66A8">
      <w:pPr>
        <w:pStyle w:val="18"/>
        <w:rPr>
          <w:rFonts w:hint="eastAsia" w:eastAsia="宋体"/>
          <w:lang w:val="en-US" w:eastAsia="zh-CN"/>
        </w:rPr>
      </w:pPr>
      <w:r>
        <w:rPr>
          <w:rFonts w:hint="eastAsia"/>
          <w:lang w:val="en-US" w:eastAsia="zh-CN"/>
        </w:rPr>
        <w:t>≥？</w:t>
      </w:r>
    </w:p>
  </w:comment>
  <w:comment w:id="42" w:author="王秀子" w:date="2023-07-04T22:38:56Z" w:initials="x">
    <w:p w14:paraId="32056AE1">
      <w:pPr>
        <w:pStyle w:val="18"/>
        <w:rPr>
          <w:rFonts w:hint="default" w:eastAsia="宋体"/>
          <w:lang w:val="en-US" w:eastAsia="zh-CN"/>
        </w:rPr>
      </w:pPr>
      <w:r>
        <w:rPr>
          <w:rFonts w:hint="eastAsia"/>
          <w:lang w:val="en-US" w:eastAsia="zh-CN"/>
        </w:rPr>
        <w:t>请参数化，避免出现品牌型号。</w:t>
      </w:r>
    </w:p>
  </w:comment>
  <w:comment w:id="43" w:author="王秀子" w:date="2023-07-04T22:39:18Z" w:initials="x">
    <w:p w14:paraId="5C5F7FBD">
      <w:pPr>
        <w:pStyle w:val="18"/>
        <w:rPr>
          <w:rFonts w:hint="default" w:eastAsia="宋体"/>
          <w:lang w:val="en-US" w:eastAsia="zh-CN"/>
        </w:rPr>
      </w:pPr>
      <w:r>
        <w:rPr>
          <w:rFonts w:hint="eastAsia"/>
          <w:lang w:val="en-US" w:eastAsia="zh-CN"/>
        </w:rPr>
        <w:t>不低于以下配置？</w:t>
      </w:r>
    </w:p>
  </w:comment>
  <w:comment w:id="44" w:author="王秀子" w:date="2023-07-04T22:39:27Z" w:initials="x">
    <w:p w14:paraId="4B81278A">
      <w:pPr>
        <w:pStyle w:val="18"/>
        <w:rPr>
          <w:rFonts w:hint="eastAsia" w:eastAsia="宋体"/>
          <w:lang w:val="en-US" w:eastAsia="zh-CN"/>
        </w:rPr>
      </w:pPr>
      <w:r>
        <w:rPr>
          <w:rFonts w:hint="eastAsia"/>
          <w:lang w:val="en-US" w:eastAsia="zh-CN"/>
        </w:rPr>
        <w:t>同上</w:t>
      </w:r>
    </w:p>
  </w:comment>
  <w:comment w:id="45" w:author="王秀子" w:date="2023-07-04T22:39:37Z" w:initials="x">
    <w:p w14:paraId="05E01522">
      <w:pPr>
        <w:pStyle w:val="18"/>
        <w:rPr>
          <w:rFonts w:hint="eastAsia" w:eastAsia="宋体"/>
          <w:lang w:val="en-US" w:eastAsia="zh-CN"/>
        </w:rPr>
      </w:pPr>
      <w:r>
        <w:rPr>
          <w:rFonts w:hint="eastAsia"/>
          <w:lang w:val="en-US" w:eastAsia="zh-CN"/>
        </w:rPr>
        <w:t>≥？</w:t>
      </w:r>
    </w:p>
    <w:p w14:paraId="4B1E403A">
      <w:pPr>
        <w:pStyle w:val="18"/>
        <w:rPr>
          <w:rFonts w:hint="default" w:eastAsia="宋体"/>
          <w:lang w:val="en-US" w:eastAsia="zh-CN"/>
        </w:rPr>
      </w:pPr>
      <w:r>
        <w:rPr>
          <w:rFonts w:hint="eastAsia"/>
          <w:lang w:val="en-US" w:eastAsia="zh-CN"/>
        </w:rPr>
        <w:t>和上面的8寸显示屏是否重复</w:t>
      </w:r>
    </w:p>
  </w:comment>
  <w:comment w:id="46" w:author="王秀子" w:date="2023-07-04T22:40:02Z" w:initials="x">
    <w:p w14:paraId="2A391D88">
      <w:pPr>
        <w:pStyle w:val="4"/>
        <w:jc w:val="both"/>
        <w:rPr>
          <w:rFonts w:hint="eastAsia" w:ascii="宋体" w:hAnsi="宋体" w:eastAsia="宋体" w:cs="宋体"/>
          <w:sz w:val="21"/>
          <w:szCs w:val="21"/>
        </w:rPr>
      </w:pPr>
      <w:bookmarkStart w:id="147" w:name="OLE_LINK28"/>
      <w:r>
        <w:rPr>
          <w:rFonts w:hint="eastAsia" w:ascii="宋体" w:hAnsi="宋体" w:eastAsia="宋体" w:cs="宋体"/>
          <w:sz w:val="21"/>
          <w:szCs w:val="21"/>
        </w:rPr>
        <w:t>区间参数请根据本章节说明第4项确认。</w:t>
      </w:r>
    </w:p>
    <w:bookmarkEnd w:id="147"/>
    <w:p w14:paraId="2DE620C8">
      <w:pPr>
        <w:pStyle w:val="18"/>
      </w:pPr>
    </w:p>
  </w:comment>
  <w:comment w:id="47" w:author="王秀子" w:date="2023-07-04T22:40:14Z" w:initials="x">
    <w:p w14:paraId="78F2201E">
      <w:pPr>
        <w:pStyle w:val="18"/>
        <w:rPr>
          <w:rFonts w:hint="eastAsia" w:eastAsia="宋体"/>
          <w:lang w:val="en-US" w:eastAsia="zh-CN"/>
        </w:rPr>
      </w:pPr>
      <w:r>
        <w:rPr>
          <w:rFonts w:hint="eastAsia"/>
          <w:lang w:val="en-US" w:eastAsia="zh-CN"/>
        </w:rPr>
        <w:t>≥？</w:t>
      </w:r>
    </w:p>
    <w:p w14:paraId="3AAE2B72">
      <w:pPr>
        <w:pStyle w:val="18"/>
      </w:pPr>
    </w:p>
  </w:comment>
  <w:comment w:id="48" w:author="王秀子" w:date="2023-07-04T22:40:33Z" w:initials="x">
    <w:p w14:paraId="63AB3FB2">
      <w:pPr>
        <w:pStyle w:val="18"/>
        <w:rPr>
          <w:rFonts w:hint="eastAsia" w:eastAsia="宋体"/>
          <w:lang w:eastAsia="zh-CN"/>
        </w:rPr>
      </w:pPr>
      <w:r>
        <w:rPr>
          <w:rFonts w:hint="eastAsia"/>
          <w:lang w:eastAsia="zh-CN"/>
        </w:rPr>
        <w:t>？</w:t>
      </w:r>
    </w:p>
  </w:comment>
  <w:comment w:id="49" w:author="王秀子" w:date="2023-07-04T22:41:40Z" w:initials="x">
    <w:p w14:paraId="054B3D21">
      <w:pPr>
        <w:pStyle w:val="18"/>
        <w:rPr>
          <w:rFonts w:hint="default" w:eastAsia="宋体"/>
          <w:lang w:val="en-US" w:eastAsia="zh-CN"/>
        </w:rPr>
      </w:pPr>
      <w:r>
        <w:rPr>
          <w:rFonts w:hint="eastAsia"/>
          <w:lang w:val="en-US" w:eastAsia="zh-CN"/>
        </w:rPr>
        <w:t>未查询到项标准，请核实。</w:t>
      </w:r>
    </w:p>
  </w:comment>
  <w:comment w:id="50" w:author="王秀子" w:date="2023-07-04T22:42:06Z" w:initials="x">
    <w:p w14:paraId="5AF90119">
      <w:pPr>
        <w:pStyle w:val="18"/>
      </w:pPr>
      <w:r>
        <w:annotationRef/>
      </w:r>
    </w:p>
  </w:comment>
  <w:comment w:id="51" w:author="王秀子" w:date="2023-07-04T22:42:19Z" w:initials="x">
    <w:p w14:paraId="320346EF">
      <w:pPr>
        <w:pStyle w:val="18"/>
        <w:rPr>
          <w:rFonts w:hint="eastAsia" w:eastAsia="宋体"/>
          <w:lang w:val="en-US" w:eastAsia="zh-CN"/>
        </w:rPr>
      </w:pPr>
      <w:r>
        <w:rPr>
          <w:rFonts w:hint="eastAsia"/>
          <w:lang w:val="en-US" w:eastAsia="zh-CN"/>
        </w:rPr>
        <w:t>合格？</w:t>
      </w:r>
    </w:p>
  </w:comment>
  <w:comment w:id="52" w:author="王秀子" w:date="2023-07-04T22:43:56Z" w:initials="x">
    <w:p w14:paraId="4D7050D2">
      <w:pPr>
        <w:pStyle w:val="18"/>
        <w:rPr>
          <w:rFonts w:hint="default" w:eastAsia="宋体"/>
          <w:lang w:val="en-US" w:eastAsia="zh-CN"/>
        </w:rPr>
      </w:pPr>
      <w:r>
        <w:rPr>
          <w:rFonts w:hint="eastAsia"/>
          <w:lang w:val="en-US" w:eastAsia="zh-CN"/>
        </w:rPr>
        <w:t>这个系统是本次要采购的吗？</w:t>
      </w:r>
    </w:p>
  </w:comment>
  <w:comment w:id="53" w:author="王秀子" w:date="2023-07-04T22:42:46Z" w:initials="x">
    <w:p w14:paraId="0D4220E6">
      <w:pPr>
        <w:pStyle w:val="18"/>
        <w:rPr>
          <w:rFonts w:hint="eastAsia"/>
          <w:lang w:val="en-US" w:eastAsia="zh-CN"/>
        </w:rPr>
      </w:pPr>
      <w:r>
        <w:rPr>
          <w:rFonts w:hint="eastAsia"/>
          <w:lang w:val="en-US" w:eastAsia="zh-CN"/>
        </w:rPr>
        <w:t>可能是代理商来投标，此处建议修改为软著证书著作权人为所投产品制造商。</w:t>
      </w:r>
    </w:p>
    <w:p w14:paraId="1D010BE6">
      <w:pPr>
        <w:pStyle w:val="18"/>
        <w:rPr>
          <w:rFonts w:hint="default"/>
          <w:lang w:val="en-US" w:eastAsia="zh-CN"/>
        </w:rPr>
      </w:pPr>
      <w:r>
        <w:rPr>
          <w:rFonts w:hint="eastAsia"/>
          <w:lang w:val="en-US" w:eastAsia="zh-CN"/>
        </w:rPr>
        <w:t>下同。</w:t>
      </w:r>
    </w:p>
  </w:comment>
  <w:comment w:id="54" w:author="王秀子" w:date="2023-07-04T22:44:11Z" w:initials="x">
    <w:p w14:paraId="4B8E7A0A">
      <w:pPr>
        <w:pStyle w:val="18"/>
        <w:rPr>
          <w:rFonts w:hint="default" w:eastAsia="宋体"/>
          <w:lang w:val="en-US" w:eastAsia="zh-CN"/>
        </w:rPr>
      </w:pPr>
      <w:r>
        <w:rPr>
          <w:rFonts w:hint="eastAsia"/>
          <w:lang w:val="en-US" w:eastAsia="zh-CN"/>
        </w:rPr>
        <w:t>这个系统是本次要采购的吗？</w:t>
      </w:r>
    </w:p>
    <w:p w14:paraId="7E871012">
      <w:pPr>
        <w:pStyle w:val="18"/>
      </w:pPr>
    </w:p>
  </w:comment>
  <w:comment w:id="55" w:author="王秀子" w:date="2023-07-04T22:47:01Z" w:initials="x">
    <w:p w14:paraId="05BD099A">
      <w:pPr>
        <w:pStyle w:val="18"/>
        <w:rPr>
          <w:rFonts w:hint="default" w:eastAsia="宋体"/>
          <w:lang w:val="en-US" w:eastAsia="zh-CN"/>
        </w:rPr>
      </w:pPr>
      <w:r>
        <w:rPr>
          <w:rFonts w:hint="eastAsia"/>
          <w:lang w:val="en-US" w:eastAsia="zh-CN"/>
        </w:rPr>
        <w:t>技术要求中未产品符合该标准。</w:t>
      </w:r>
    </w:p>
  </w:comment>
  <w:comment w:id="56" w:author="王秀子" w:date="2023-07-04T22:47:53Z" w:initials="x">
    <w:p w14:paraId="779C1728">
      <w:pPr>
        <w:pStyle w:val="18"/>
        <w:rPr>
          <w:rFonts w:hint="default" w:eastAsia="宋体"/>
          <w:lang w:val="en-US" w:eastAsia="zh-CN"/>
        </w:rPr>
      </w:pPr>
      <w:r>
        <w:rPr>
          <w:rFonts w:hint="eastAsia"/>
          <w:lang w:val="en-US" w:eastAsia="zh-CN"/>
        </w:rPr>
        <w:t>本项目不收取履约保证金，建议调整为扣除违约金。</w:t>
      </w:r>
    </w:p>
  </w:comment>
  <w:comment w:id="57" w:author="王秀子" w:date="2023-07-04T22:48:12Z" w:initials="x">
    <w:p w14:paraId="45666594">
      <w:pPr>
        <w:pStyle w:val="18"/>
        <w:rPr>
          <w:rFonts w:hint="eastAsia" w:ascii="宋体" w:hAnsi="宋体" w:eastAsia="宋体" w:cs="宋体"/>
          <w:sz w:val="21"/>
          <w:szCs w:val="21"/>
          <w:lang w:val="en-US" w:eastAsia="zh-CN"/>
        </w:rPr>
      </w:pPr>
      <w:bookmarkStart w:id="148" w:name="OLE_LINK5"/>
      <w:r>
        <w:rPr>
          <w:rFonts w:hint="eastAsia" w:ascii="宋体" w:hAnsi="宋体" w:eastAsia="宋体" w:cs="宋体"/>
          <w:sz w:val="21"/>
          <w:szCs w:val="21"/>
          <w:lang w:val="en-US" w:eastAsia="zh-CN"/>
        </w:rPr>
        <w:t>根据《深圳市财政局关于印发《深圳市落实采购人主体责任实施办法》的通知》（深财购〔2022〕26 号）。对于满足合同约定支付条件的，采购人应当自收到发票后15 日内将资金支付到合同约定的供应商账户，不得以机构变动、人员更替、政策调整等为由延迟付款，不得将采购文件和合同中未规定的义务作为向供应商付款的条件。</w:t>
      </w:r>
    </w:p>
    <w:p w14:paraId="6EB161B3">
      <w:pPr>
        <w:pStyle w:val="18"/>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此处建议修改为“15日内”或删除时限的描述。</w:t>
      </w:r>
    </w:p>
    <w:bookmarkEnd w:id="148"/>
    <w:p w14:paraId="35952277">
      <w:pPr>
        <w:pStyle w:val="18"/>
      </w:pPr>
    </w:p>
  </w:comment>
  <w:comment w:id="58" w:author="王秀子" w:date="2023-07-04T22:48:23Z" w:initials="x">
    <w:p w14:paraId="015E74DA">
      <w:pPr>
        <w:pStyle w:val="18"/>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根据《深圳市财政局关于印发《深圳市落实采购人主体责任实施办法》的通知》（深财购〔2022〕26 号）。对于满足合同约定支付条件的，采购人应当自收到发票后15 日内将资金支付到合同约定的供应商账户，不得以机构变动、人员更替、政策调整等为由延迟付款，不得将采购文件和合同中未规定的义务作为向供应商付款的条件。</w:t>
      </w:r>
    </w:p>
    <w:p w14:paraId="4BC3204C">
      <w:pPr>
        <w:pStyle w:val="18"/>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此处建议修改为“15日内”或删除时限的描述。</w:t>
      </w:r>
    </w:p>
    <w:p w14:paraId="14F66F87">
      <w:pPr>
        <w:pStyle w:val="18"/>
      </w:pPr>
    </w:p>
  </w:comment>
  <w:comment w:id="59" w:author="王秀子" w:date="2023-07-04T22:56:32Z" w:initials="x">
    <w:p w14:paraId="7D0528E7">
      <w:pPr>
        <w:pStyle w:val="18"/>
        <w:numPr>
          <w:ilvl w:val="0"/>
          <w:numId w:val="7"/>
        </w:numPr>
        <w:rPr>
          <w:rFonts w:hint="eastAsia"/>
          <w:lang w:val="en-US" w:eastAsia="zh-CN"/>
        </w:rPr>
      </w:pPr>
      <w:r>
        <w:rPr>
          <w:rFonts w:hint="eastAsia"/>
          <w:lang w:val="en-US" w:eastAsia="zh-CN"/>
        </w:rPr>
        <w:t>技术要求与样品要求不得重复，否则会重复扣分。已有部分条款重复，请核实。</w:t>
      </w:r>
    </w:p>
    <w:p w14:paraId="555F3AC8">
      <w:pPr>
        <w:pStyle w:val="18"/>
        <w:numPr>
          <w:ilvl w:val="0"/>
          <w:numId w:val="7"/>
        </w:numPr>
        <w:rPr>
          <w:rFonts w:hint="default"/>
          <w:lang w:val="en-US" w:eastAsia="zh-CN"/>
        </w:rPr>
      </w:pPr>
      <w:r>
        <w:rPr>
          <w:rFonts w:hint="default"/>
          <w:lang w:val="en-US" w:eastAsia="zh-CN"/>
        </w:rPr>
        <w:t>根据《财政部令第87号》第二十二条 采购人、采购代理机构一般不得要求投标人提供样品，仅凭书面方式不能准确描述采购需求或者需要对样品进行主观判断以确认是否满足采购需求等特殊情况除外。</w:t>
      </w:r>
    </w:p>
    <w:p w14:paraId="5383436B">
      <w:pPr>
        <w:pStyle w:val="18"/>
        <w:numPr>
          <w:ilvl w:val="0"/>
          <w:numId w:val="0"/>
        </w:numPr>
        <w:rPr>
          <w:rFonts w:hint="eastAsia"/>
          <w:lang w:val="en-US" w:eastAsia="zh-CN"/>
        </w:rPr>
      </w:pPr>
      <w:r>
        <w:rPr>
          <w:rFonts w:hint="eastAsia"/>
          <w:lang w:val="en-US" w:eastAsia="zh-CN"/>
        </w:rPr>
        <w:t>样品的设置应着重考虑一些需要主观判断的因素，比如需要通过看、摸、闻、或去体验的，而非尺寸、工艺等可以用书面方式去明确的。</w:t>
      </w:r>
    </w:p>
    <w:p w14:paraId="16201975">
      <w:pPr>
        <w:pStyle w:val="18"/>
        <w:numPr>
          <w:ilvl w:val="0"/>
          <w:numId w:val="0"/>
        </w:numPr>
        <w:rPr>
          <w:rFonts w:hint="default"/>
          <w:lang w:val="en-US" w:eastAsia="zh-CN"/>
        </w:rPr>
      </w:pPr>
      <w:r>
        <w:rPr>
          <w:rFonts w:hint="eastAsia"/>
          <w:lang w:val="en-US" w:eastAsia="zh-CN"/>
        </w:rPr>
        <w:t>可以参考《学校家具政府采购需求标准（征求意见稿）》设置样品评审内容。</w:t>
      </w:r>
    </w:p>
  </w:comment>
  <w:comment w:id="60" w:author="王秀子" w:date="2023-07-04T22:50:19Z" w:initials="x">
    <w:p w14:paraId="782C610C">
      <w:pPr>
        <w:pStyle w:val="18"/>
        <w:rPr>
          <w:rFonts w:hint="default" w:eastAsia="宋体"/>
          <w:lang w:val="en-US" w:eastAsia="zh-CN"/>
        </w:rPr>
      </w:pPr>
      <w:r>
        <w:rPr>
          <w:rFonts w:hint="eastAsia"/>
          <w:lang w:val="en-US" w:eastAsia="zh-CN"/>
        </w:rPr>
        <w:t>这个涉及制作工艺，通过样品能够直观判断出来吗？</w:t>
      </w:r>
    </w:p>
  </w:comment>
  <w:comment w:id="61" w:author="王秀子" w:date="2023-07-04T22:50:13Z" w:initials="x">
    <w:p w14:paraId="49BC5B13">
      <w:pPr>
        <w:pStyle w:val="18"/>
        <w:rPr>
          <w:rFonts w:hint="default" w:eastAsia="宋体"/>
          <w:lang w:val="en-US" w:eastAsia="zh-CN"/>
        </w:rPr>
      </w:pPr>
      <w:r>
        <w:rPr>
          <w:rFonts w:hint="eastAsia"/>
          <w:lang w:val="en-US" w:eastAsia="zh-CN"/>
        </w:rPr>
        <w:t>图片看不清楚</w:t>
      </w:r>
    </w:p>
  </w:comment>
  <w:comment w:id="62" w:author="王秀子" w:date="2023-07-04T22:51:00Z" w:initials="x">
    <w:p w14:paraId="04A84719">
      <w:pPr>
        <w:pStyle w:val="18"/>
        <w:rPr>
          <w:rFonts w:hint="default" w:eastAsia="宋体"/>
          <w:lang w:val="en-US" w:eastAsia="zh-CN"/>
        </w:rPr>
      </w:pPr>
      <w:r>
        <w:rPr>
          <w:rFonts w:hint="eastAsia"/>
          <w:lang w:val="en-US" w:eastAsia="zh-CN"/>
        </w:rPr>
        <w:t>图片看不清楚</w:t>
      </w:r>
    </w:p>
    <w:p w14:paraId="033F35F8">
      <w:pPr>
        <w:pStyle w:val="18"/>
      </w:pPr>
    </w:p>
  </w:comment>
  <w:comment w:id="63" w:author="王秀子" w:date="2023-07-04T22:51:10Z" w:initials="x">
    <w:p w14:paraId="318E5A39">
      <w:pPr>
        <w:pStyle w:val="18"/>
        <w:rPr>
          <w:rFonts w:hint="default" w:eastAsia="宋体"/>
          <w:lang w:val="en-US" w:eastAsia="zh-CN"/>
        </w:rPr>
      </w:pPr>
      <w:r>
        <w:rPr>
          <w:rFonts w:hint="eastAsia"/>
          <w:lang w:val="en-US" w:eastAsia="zh-CN"/>
        </w:rPr>
        <w:t>材质应通过检测才能判断，非通过样品能够直观判断。</w:t>
      </w:r>
    </w:p>
  </w:comment>
  <w:comment w:id="64" w:author="王秀子" w:date="2023-07-04T22:51:56Z" w:initials="x">
    <w:p w14:paraId="36160CB0">
      <w:pPr>
        <w:pStyle w:val="18"/>
        <w:rPr>
          <w:rFonts w:hint="default" w:eastAsia="宋体"/>
          <w:lang w:val="en-US" w:eastAsia="zh-CN"/>
        </w:rPr>
      </w:pPr>
      <w:r>
        <w:rPr>
          <w:rFonts w:hint="eastAsia"/>
          <w:lang w:val="en-US" w:eastAsia="zh-CN"/>
        </w:rPr>
        <w:t>这个制作工艺没办法通过样品直观判断出来吧。建议修改为空心？</w:t>
      </w:r>
    </w:p>
  </w:comment>
  <w:comment w:id="65" w:author="王秀子" w:date="2023-07-04T22:53:22Z" w:initials="x">
    <w:p w14:paraId="34D82EF5">
      <w:pPr>
        <w:pStyle w:val="18"/>
        <w:rPr>
          <w:rFonts w:hint="eastAsia" w:eastAsia="宋体"/>
          <w:lang w:val="en-US" w:eastAsia="zh-CN"/>
        </w:rPr>
      </w:pPr>
      <w:r>
        <w:rPr>
          <w:rFonts w:hint="eastAsia"/>
          <w:lang w:val="en-US" w:eastAsia="zh-CN"/>
        </w:rPr>
        <w:t>意思是</w:t>
      </w:r>
      <w:r>
        <w:rPr>
          <w:rFonts w:hint="eastAsia" w:ascii="宋体" w:hAnsi="宋体" w:cs="宋体"/>
          <w:szCs w:val="21"/>
          <w:lang w:val="zh-TW" w:eastAsia="zh-TW"/>
        </w:rPr>
        <w:t>警示线到顶边距离应大于200 mm</w:t>
      </w:r>
      <w:r>
        <w:rPr>
          <w:rFonts w:hint="eastAsia" w:ascii="宋体" w:hAnsi="宋体" w:cs="宋体"/>
          <w:szCs w:val="21"/>
          <w:lang w:val="zh-TW" w:eastAsia="zh-CN"/>
        </w:rPr>
        <w:t>？</w:t>
      </w:r>
    </w:p>
  </w:comment>
  <w:comment w:id="66" w:author="王秀子" w:date="2023-07-04T22:55:56Z" w:initials="x">
    <w:p w14:paraId="282322A0">
      <w:pPr>
        <w:pStyle w:val="18"/>
        <w:rPr>
          <w:rFonts w:hint="default" w:eastAsia="宋体"/>
          <w:lang w:val="en-US" w:eastAsia="zh-CN"/>
        </w:rPr>
      </w:pPr>
      <w:r>
        <w:rPr>
          <w:rFonts w:hint="eastAsia"/>
          <w:lang w:val="en-US" w:eastAsia="zh-CN"/>
        </w:rPr>
        <w:t>常规尺寸的缩小版吗？</w:t>
      </w:r>
    </w:p>
  </w:comment>
  <w:comment w:id="67" w:author="王秀子" w:date="2023-07-04T22:55:16Z" w:initials="x">
    <w:p w14:paraId="64940376">
      <w:pPr>
        <w:pStyle w:val="18"/>
        <w:rPr>
          <w:rFonts w:hint="default" w:eastAsia="宋体"/>
          <w:lang w:val="en-US" w:eastAsia="zh-CN"/>
        </w:rPr>
      </w:pPr>
      <w:r>
        <w:rPr>
          <w:rFonts w:hint="eastAsia"/>
          <w:lang w:val="en-US" w:eastAsia="zh-CN"/>
        </w:rPr>
        <w:t>应无法通过样品直观判断。</w:t>
      </w:r>
    </w:p>
    <w:p w14:paraId="4A1103E9">
      <w:pPr>
        <w:pStyle w:val="18"/>
      </w:pPr>
    </w:p>
  </w:comment>
  <w:comment w:id="68" w:author="王秀子" w:date="2023-07-04T22:55:38Z" w:initials="x">
    <w:p w14:paraId="71DC0690">
      <w:pPr>
        <w:pStyle w:val="18"/>
        <w:rPr>
          <w:rFonts w:hint="default" w:eastAsia="宋体"/>
          <w:lang w:val="en-US" w:eastAsia="zh-CN"/>
        </w:rPr>
      </w:pPr>
      <w:r>
        <w:rPr>
          <w:rFonts w:hint="eastAsia"/>
          <w:lang w:val="en-US" w:eastAsia="zh-CN"/>
        </w:rPr>
        <w:t>应无法通过样品直观判断。</w:t>
      </w:r>
    </w:p>
    <w:p w14:paraId="69E5248F">
      <w:pPr>
        <w:pStyle w:val="18"/>
      </w:pPr>
    </w:p>
  </w:comment>
  <w:comment w:id="69" w:author="王秀子" w:date="2023-07-04T23:00:32Z" w:initials="x">
    <w:p w14:paraId="50071000">
      <w:pPr>
        <w:pStyle w:val="18"/>
        <w:rPr>
          <w:rFonts w:hint="default" w:eastAsia="宋体"/>
          <w:lang w:val="en-US" w:eastAsia="zh-CN"/>
        </w:rPr>
      </w:pPr>
      <w:r>
        <w:rPr>
          <w:rFonts w:hint="eastAsia"/>
          <w:lang w:val="en-US" w:eastAsia="zh-CN"/>
        </w:rPr>
        <w:t>除椅凳外，不建议提供其他成品样品。</w:t>
      </w:r>
    </w:p>
  </w:comment>
  <w:comment w:id="70" w:author="王秀子" w:date="2023-07-04T23:00:12Z" w:initials="x">
    <w:p w14:paraId="73D67ADB">
      <w:pPr>
        <w:pStyle w:val="18"/>
        <w:rPr>
          <w:rFonts w:hint="default" w:eastAsia="宋体"/>
          <w:lang w:val="en-US" w:eastAsia="zh-CN"/>
        </w:rPr>
      </w:pPr>
      <w:r>
        <w:rPr>
          <w:rFonts w:hint="eastAsia"/>
          <w:lang w:val="en-US" w:eastAsia="zh-CN"/>
        </w:rPr>
        <w:t>样品评审内容不与技术要求重复，请重新设置。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6222BC" w15:done="0"/>
  <w15:commentEx w15:paraId="77BC417C" w15:done="0"/>
  <w15:commentEx w15:paraId="338F6113" w15:done="0"/>
  <w15:commentEx w15:paraId="6E266D40" w15:done="0"/>
  <w15:commentEx w15:paraId="06440A39" w15:done="0"/>
  <w15:commentEx w15:paraId="1136746F" w15:done="0"/>
  <w15:commentEx w15:paraId="5F831A7D" w15:done="0"/>
  <w15:commentEx w15:paraId="181F288F" w15:done="0"/>
  <w15:commentEx w15:paraId="3E644984" w15:done="0"/>
  <w15:commentEx w15:paraId="27CE52C6" w15:done="0"/>
  <w15:commentEx w15:paraId="351020CF" w15:done="0"/>
  <w15:commentEx w15:paraId="10995778" w15:done="0"/>
  <w15:commentEx w15:paraId="01BC514B" w15:done="0"/>
  <w15:commentEx w15:paraId="663C2360" w15:done="0"/>
  <w15:commentEx w15:paraId="1C8C2442" w15:done="0"/>
  <w15:commentEx w15:paraId="36330A09" w15:done="0"/>
  <w15:commentEx w15:paraId="0D212CC2" w15:done="0"/>
  <w15:commentEx w15:paraId="6DC5646C" w15:done="0"/>
  <w15:commentEx w15:paraId="4FA0369C" w15:done="0"/>
  <w15:commentEx w15:paraId="1F86049D" w15:done="0"/>
  <w15:commentEx w15:paraId="6E2918F5" w15:done="0"/>
  <w15:commentEx w15:paraId="32D4313B" w15:done="0"/>
  <w15:commentEx w15:paraId="3A504A7E" w15:done="0"/>
  <w15:commentEx w15:paraId="2214596B" w15:done="0"/>
  <w15:commentEx w15:paraId="1FC131CC" w15:done="0"/>
  <w15:commentEx w15:paraId="1CBE2FF8" w15:done="0"/>
  <w15:commentEx w15:paraId="3B1C3B1E" w15:done="0"/>
  <w15:commentEx w15:paraId="2E574E36" w15:done="0"/>
  <w15:commentEx w15:paraId="7A730180" w15:done="0"/>
  <w15:commentEx w15:paraId="55397FD4" w15:done="0"/>
  <w15:commentEx w15:paraId="1D1841E0" w15:done="0"/>
  <w15:commentEx w15:paraId="2A9430D7" w15:done="0"/>
  <w15:commentEx w15:paraId="5C1D6EE1" w15:done="0"/>
  <w15:commentEx w15:paraId="742539EC" w15:done="0"/>
  <w15:commentEx w15:paraId="5CB63DF8" w15:done="0"/>
  <w15:commentEx w15:paraId="24DD1AC9" w15:done="0"/>
  <w15:commentEx w15:paraId="6E734025" w15:done="0"/>
  <w15:commentEx w15:paraId="76FC1D08" w15:done="0"/>
  <w15:commentEx w15:paraId="7CB94176" w15:done="0"/>
  <w15:commentEx w15:paraId="09274FCD" w15:done="0"/>
  <w15:commentEx w15:paraId="347341CC" w15:done="0"/>
  <w15:commentEx w15:paraId="51BA66A8" w15:done="0"/>
  <w15:commentEx w15:paraId="32056AE1" w15:done="0"/>
  <w15:commentEx w15:paraId="5C5F7FBD" w15:done="0"/>
  <w15:commentEx w15:paraId="4B81278A" w15:done="0"/>
  <w15:commentEx w15:paraId="4B1E403A" w15:done="0"/>
  <w15:commentEx w15:paraId="2DE620C8" w15:done="0"/>
  <w15:commentEx w15:paraId="3AAE2B72" w15:done="0"/>
  <w15:commentEx w15:paraId="63AB3FB2" w15:done="0"/>
  <w15:commentEx w15:paraId="054B3D21" w15:done="0"/>
  <w15:commentEx w15:paraId="5AF90119" w15:done="0"/>
  <w15:commentEx w15:paraId="320346EF" w15:done="0"/>
  <w15:commentEx w15:paraId="4D7050D2" w15:done="0"/>
  <w15:commentEx w15:paraId="1D010BE6" w15:done="0"/>
  <w15:commentEx w15:paraId="7E871012" w15:done="0"/>
  <w15:commentEx w15:paraId="05BD099A" w15:done="0"/>
  <w15:commentEx w15:paraId="779C1728" w15:done="0"/>
  <w15:commentEx w15:paraId="35952277" w15:done="0"/>
  <w15:commentEx w15:paraId="14F66F87" w15:done="0"/>
  <w15:commentEx w15:paraId="16201975" w15:done="0"/>
  <w15:commentEx w15:paraId="782C610C" w15:done="0"/>
  <w15:commentEx w15:paraId="49BC5B13" w15:done="0"/>
  <w15:commentEx w15:paraId="033F35F8" w15:done="0"/>
  <w15:commentEx w15:paraId="318E5A39" w15:done="0"/>
  <w15:commentEx w15:paraId="36160CB0" w15:done="0"/>
  <w15:commentEx w15:paraId="34D82EF5" w15:done="0"/>
  <w15:commentEx w15:paraId="282322A0" w15:done="0"/>
  <w15:commentEx w15:paraId="4A1103E9" w15:done="0"/>
  <w15:commentEx w15:paraId="69E5248F" w15:done="0"/>
  <w15:commentEx w15:paraId="50071000" w15:done="0"/>
  <w15:commentEx w15:paraId="73D67AD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50402020202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roman"/>
    <w:pitch w:val="default"/>
    <w:sig w:usb0="00000000" w:usb1="00000000" w:usb2="00000000" w:usb3="00000000" w:csb0="00000000"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framePr w:wrap="around" w:vAnchor="text" w:hAnchor="margin" w:xAlign="center" w:y="1"/>
      <w:rPr>
        <w:rStyle w:val="48"/>
      </w:rPr>
    </w:pPr>
    <w:r>
      <w:t xml:space="preserve">- </w:t>
    </w:r>
    <w:r>
      <w:fldChar w:fldCharType="begin"/>
    </w:r>
    <w:r>
      <w:instrText xml:space="preserve"> PAGE </w:instrText>
    </w:r>
    <w:r>
      <w:fldChar w:fldCharType="separate"/>
    </w:r>
    <w:r>
      <w:t>4</w:t>
    </w:r>
    <w:r>
      <w:fldChar w:fldCharType="end"/>
    </w:r>
    <w:r>
      <w:t xml:space="preserve"> -</w:t>
    </w:r>
  </w:p>
  <w:p>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framePr w:wrap="around" w:vAnchor="text" w:hAnchor="margin" w:xAlign="center" w:y="1"/>
      <w:rPr>
        <w:rStyle w:val="48"/>
      </w:rPr>
    </w:pPr>
    <w:r>
      <w:rPr>
        <w:rStyle w:val="48"/>
      </w:rPr>
      <w:fldChar w:fldCharType="begin"/>
    </w:r>
    <w:r>
      <w:rPr>
        <w:rStyle w:val="48"/>
      </w:rPr>
      <w:instrText xml:space="preserve">PAGE  </w:instrText>
    </w:r>
    <w:r>
      <w:rPr>
        <w:rStyle w:val="48"/>
      </w:rPr>
      <w:fldChar w:fldCharType="separate"/>
    </w:r>
    <w:r>
      <w:rPr>
        <w:rStyle w:val="48"/>
      </w:rPr>
      <w:t>2</w:t>
    </w:r>
    <w:r>
      <w:rPr>
        <w:rStyle w:val="48"/>
      </w:rPr>
      <w:fldChar w:fldCharType="end"/>
    </w:r>
  </w:p>
  <w:p>
    <w:pPr>
      <w:pStyle w:val="2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6E9DE1"/>
    <w:multiLevelType w:val="singleLevel"/>
    <w:tmpl w:val="DC6E9DE1"/>
    <w:lvl w:ilvl="0" w:tentative="0">
      <w:start w:val="1"/>
      <w:numFmt w:val="decimal"/>
      <w:lvlText w:val="%1."/>
      <w:lvlJc w:val="left"/>
      <w:pPr>
        <w:tabs>
          <w:tab w:val="left" w:pos="312"/>
        </w:tabs>
      </w:pPr>
    </w:lvl>
  </w:abstractNum>
  <w:abstractNum w:abstractNumId="1">
    <w:nsid w:val="FFFFFF7C"/>
    <w:multiLevelType w:val="singleLevel"/>
    <w:tmpl w:val="FFFFFF7C"/>
    <w:lvl w:ilvl="0" w:tentative="0">
      <w:start w:val="1"/>
      <w:numFmt w:val="decimal"/>
      <w:pStyle w:val="67"/>
      <w:lvlText w:val="%1."/>
      <w:lvlJc w:val="left"/>
      <w:pPr>
        <w:tabs>
          <w:tab w:val="left" w:pos="7994"/>
        </w:tabs>
        <w:ind w:left="7994" w:leftChars="800" w:hanging="360" w:hangingChars="200"/>
      </w:pPr>
    </w:lvl>
  </w:abstractNum>
  <w:abstractNum w:abstractNumId="2">
    <w:nsid w:val="FFFFFF89"/>
    <w:multiLevelType w:val="singleLevel"/>
    <w:tmpl w:val="FFFFFF89"/>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3">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12503483"/>
    <w:multiLevelType w:val="multilevel"/>
    <w:tmpl w:val="12503483"/>
    <w:lvl w:ilvl="0" w:tentative="0">
      <w:start w:val="1"/>
      <w:numFmt w:val="bullet"/>
      <w:pStyle w:val="115"/>
      <w:lvlText w:val=""/>
      <w:lvlJc w:val="left"/>
      <w:pPr>
        <w:tabs>
          <w:tab w:val="left" w:pos="420"/>
        </w:tabs>
        <w:ind w:left="420" w:hanging="420"/>
      </w:pPr>
      <w:rPr>
        <w:rFonts w:hint="default" w:ascii="Wingdings" w:hAnsi="Wingdings"/>
      </w:rPr>
    </w:lvl>
    <w:lvl w:ilvl="1" w:tentative="0">
      <w:start w:val="1"/>
      <w:numFmt w:val="bullet"/>
      <w:pStyle w:val="114"/>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160D20D0"/>
    <w:multiLevelType w:val="multilevel"/>
    <w:tmpl w:val="160D20D0"/>
    <w:lvl w:ilvl="0" w:tentative="0">
      <w:start w:val="1"/>
      <w:numFmt w:val="bullet"/>
      <w:pStyle w:val="83"/>
      <w:lvlText w:val=""/>
      <w:lvlJc w:val="left"/>
      <w:pPr>
        <w:tabs>
          <w:tab w:val="left" w:pos="840"/>
        </w:tabs>
        <w:ind w:left="840" w:hanging="420"/>
      </w:pPr>
      <w:rPr>
        <w:rFonts w:hint="default" w:ascii="Wingdings" w:hAnsi="Wingdings"/>
      </w:rPr>
    </w:lvl>
    <w:lvl w:ilvl="1" w:tentative="0">
      <w:start w:val="1"/>
      <w:numFmt w:val="bullet"/>
      <w:pStyle w:val="84"/>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
    <w:nsid w:val="2F395B7B"/>
    <w:multiLevelType w:val="multilevel"/>
    <w:tmpl w:val="2F395B7B"/>
    <w:lvl w:ilvl="0" w:tentative="0">
      <w:start w:val="1"/>
      <w:numFmt w:val="bullet"/>
      <w:pStyle w:val="175"/>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7">
    <w:nsid w:val="4D034486"/>
    <w:multiLevelType w:val="singleLevel"/>
    <w:tmpl w:val="4D034486"/>
    <w:lvl w:ilvl="0" w:tentative="0">
      <w:start w:val="3"/>
      <w:numFmt w:val="chineseCounting"/>
      <w:suff w:val="space"/>
      <w:lvlText w:val="第%1条"/>
      <w:lvlJc w:val="left"/>
      <w:rPr>
        <w:rFonts w:hint="eastAsia"/>
      </w:rPr>
    </w:lvl>
  </w:abstractNum>
  <w:abstractNum w:abstractNumId="8">
    <w:nsid w:val="7AEF7716"/>
    <w:multiLevelType w:val="multilevel"/>
    <w:tmpl w:val="7AEF7716"/>
    <w:lvl w:ilvl="0" w:tentative="0">
      <w:start w:val="1"/>
      <w:numFmt w:val="chineseCountingThousand"/>
      <w:pStyle w:val="128"/>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5"/>
  </w:num>
  <w:num w:numId="4">
    <w:abstractNumId w:val="4"/>
  </w:num>
  <w:num w:numId="5">
    <w:abstractNumId w:val="8"/>
  </w:num>
  <w:num w:numId="6">
    <w:abstractNumId w:val="6"/>
  </w:num>
  <w:num w:numId="7">
    <w:abstractNumId w:val="0"/>
  </w:num>
  <w:num w:numId="8">
    <w:abstractNumId w:val="7"/>
  </w:num>
  <w:num w:numId="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政府采购业务分公司">
    <w15:presenceInfo w15:providerId="None" w15:userId="政府采购业务分公司"/>
  </w15:person>
  <w15:person w15:author="王秀子">
    <w15:presenceInfo w15:providerId="None" w15:userId="王秀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hideSpelling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FhNmU2MmMyNGQwMjEwYzhlMWFkMzdmNGJhNDIzNzQifQ=="/>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237"/>
    <w:rsid w:val="00036A2B"/>
    <w:rsid w:val="000379C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6D4B"/>
    <w:rsid w:val="000770EC"/>
    <w:rsid w:val="00080613"/>
    <w:rsid w:val="00081461"/>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9B5"/>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2800"/>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1A"/>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3AE9"/>
    <w:rsid w:val="00194C98"/>
    <w:rsid w:val="00194FB7"/>
    <w:rsid w:val="00195D28"/>
    <w:rsid w:val="00196B4E"/>
    <w:rsid w:val="001975A1"/>
    <w:rsid w:val="001A027A"/>
    <w:rsid w:val="001A08E4"/>
    <w:rsid w:val="001A0A6B"/>
    <w:rsid w:val="001A0D2C"/>
    <w:rsid w:val="001A12B5"/>
    <w:rsid w:val="001A1C72"/>
    <w:rsid w:val="001A3980"/>
    <w:rsid w:val="001A422B"/>
    <w:rsid w:val="001A440A"/>
    <w:rsid w:val="001A4A55"/>
    <w:rsid w:val="001A5C6F"/>
    <w:rsid w:val="001A6A4F"/>
    <w:rsid w:val="001A76B7"/>
    <w:rsid w:val="001B015C"/>
    <w:rsid w:val="001B1339"/>
    <w:rsid w:val="001B1B58"/>
    <w:rsid w:val="001B1CFC"/>
    <w:rsid w:val="001B1F55"/>
    <w:rsid w:val="001B2049"/>
    <w:rsid w:val="001B2934"/>
    <w:rsid w:val="001B4A37"/>
    <w:rsid w:val="001B5963"/>
    <w:rsid w:val="001B5CE9"/>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1AE9"/>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EA1"/>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ACF"/>
    <w:rsid w:val="0030463E"/>
    <w:rsid w:val="00304ED6"/>
    <w:rsid w:val="00305977"/>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3189"/>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C7930"/>
    <w:rsid w:val="003C796C"/>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5846"/>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4999"/>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5D15"/>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03B"/>
    <w:rsid w:val="004578ED"/>
    <w:rsid w:val="00457EFC"/>
    <w:rsid w:val="0046064C"/>
    <w:rsid w:val="004611B6"/>
    <w:rsid w:val="00461997"/>
    <w:rsid w:val="00463F8B"/>
    <w:rsid w:val="004644C2"/>
    <w:rsid w:val="004649AD"/>
    <w:rsid w:val="004650E7"/>
    <w:rsid w:val="0046687B"/>
    <w:rsid w:val="00466CB4"/>
    <w:rsid w:val="004701F0"/>
    <w:rsid w:val="00470418"/>
    <w:rsid w:val="004704EA"/>
    <w:rsid w:val="0047071D"/>
    <w:rsid w:val="004720F6"/>
    <w:rsid w:val="004727C4"/>
    <w:rsid w:val="00472F62"/>
    <w:rsid w:val="00473579"/>
    <w:rsid w:val="00473E50"/>
    <w:rsid w:val="0047430A"/>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340"/>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C7E03"/>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1B75"/>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31D3"/>
    <w:rsid w:val="00524AD7"/>
    <w:rsid w:val="005254FD"/>
    <w:rsid w:val="005268A9"/>
    <w:rsid w:val="0052720F"/>
    <w:rsid w:val="00527421"/>
    <w:rsid w:val="005275C4"/>
    <w:rsid w:val="00527D36"/>
    <w:rsid w:val="00531076"/>
    <w:rsid w:val="00531D28"/>
    <w:rsid w:val="005328A8"/>
    <w:rsid w:val="005338EE"/>
    <w:rsid w:val="00533920"/>
    <w:rsid w:val="00535141"/>
    <w:rsid w:val="005351D9"/>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5EE8"/>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46CF"/>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412"/>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6FC"/>
    <w:rsid w:val="005D4A04"/>
    <w:rsid w:val="005D4CF7"/>
    <w:rsid w:val="005D5347"/>
    <w:rsid w:val="005D5CC5"/>
    <w:rsid w:val="005D5FE6"/>
    <w:rsid w:val="005D61EA"/>
    <w:rsid w:val="005D74D8"/>
    <w:rsid w:val="005D787B"/>
    <w:rsid w:val="005E031D"/>
    <w:rsid w:val="005E03AC"/>
    <w:rsid w:val="005E04B5"/>
    <w:rsid w:val="005E0621"/>
    <w:rsid w:val="005E12BE"/>
    <w:rsid w:val="005E27AD"/>
    <w:rsid w:val="005E2C81"/>
    <w:rsid w:val="005E4D3C"/>
    <w:rsid w:val="005E7158"/>
    <w:rsid w:val="005E7ECB"/>
    <w:rsid w:val="005F0C00"/>
    <w:rsid w:val="005F1037"/>
    <w:rsid w:val="005F2BF8"/>
    <w:rsid w:val="005F2EA8"/>
    <w:rsid w:val="005F3094"/>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4176"/>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2A6C"/>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27B"/>
    <w:rsid w:val="00661402"/>
    <w:rsid w:val="00661918"/>
    <w:rsid w:val="00662A5A"/>
    <w:rsid w:val="006636D0"/>
    <w:rsid w:val="00663834"/>
    <w:rsid w:val="00663BF1"/>
    <w:rsid w:val="006647D7"/>
    <w:rsid w:val="00664F1B"/>
    <w:rsid w:val="006653D7"/>
    <w:rsid w:val="00665BFF"/>
    <w:rsid w:val="006665BA"/>
    <w:rsid w:val="006668A8"/>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4E79"/>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618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B76B9"/>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C0D"/>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4B9"/>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58"/>
    <w:rsid w:val="00726E8A"/>
    <w:rsid w:val="00727047"/>
    <w:rsid w:val="00727A0E"/>
    <w:rsid w:val="00727C81"/>
    <w:rsid w:val="00730B33"/>
    <w:rsid w:val="00734462"/>
    <w:rsid w:val="00734510"/>
    <w:rsid w:val="00734887"/>
    <w:rsid w:val="007365B6"/>
    <w:rsid w:val="00737394"/>
    <w:rsid w:val="007401E2"/>
    <w:rsid w:val="00740205"/>
    <w:rsid w:val="00740217"/>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31E2"/>
    <w:rsid w:val="007A4A53"/>
    <w:rsid w:val="007A4C93"/>
    <w:rsid w:val="007A4E17"/>
    <w:rsid w:val="007A7F6D"/>
    <w:rsid w:val="007B0FBD"/>
    <w:rsid w:val="007B10EC"/>
    <w:rsid w:val="007B1BAF"/>
    <w:rsid w:val="007B20C3"/>
    <w:rsid w:val="007B2FE8"/>
    <w:rsid w:val="007B35F7"/>
    <w:rsid w:val="007B3D39"/>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6EE"/>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9FD"/>
    <w:rsid w:val="00806A84"/>
    <w:rsid w:val="008073A4"/>
    <w:rsid w:val="00807C6C"/>
    <w:rsid w:val="008115ED"/>
    <w:rsid w:val="0081254B"/>
    <w:rsid w:val="0081288C"/>
    <w:rsid w:val="0081340B"/>
    <w:rsid w:val="00815822"/>
    <w:rsid w:val="00815B93"/>
    <w:rsid w:val="00816585"/>
    <w:rsid w:val="0081760E"/>
    <w:rsid w:val="008179E8"/>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177"/>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5D8"/>
    <w:rsid w:val="008B569F"/>
    <w:rsid w:val="008B7220"/>
    <w:rsid w:val="008C0669"/>
    <w:rsid w:val="008C0814"/>
    <w:rsid w:val="008C08A5"/>
    <w:rsid w:val="008C1DD7"/>
    <w:rsid w:val="008C26FA"/>
    <w:rsid w:val="008C2BC1"/>
    <w:rsid w:val="008C3F4B"/>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D7F62"/>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2F2"/>
    <w:rsid w:val="00900662"/>
    <w:rsid w:val="00901953"/>
    <w:rsid w:val="00902166"/>
    <w:rsid w:val="00902AB3"/>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01B"/>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2E7E"/>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694"/>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007F"/>
    <w:rsid w:val="009C217C"/>
    <w:rsid w:val="009C264B"/>
    <w:rsid w:val="009C34F1"/>
    <w:rsid w:val="009C3B80"/>
    <w:rsid w:val="009C3D84"/>
    <w:rsid w:val="009C3F5A"/>
    <w:rsid w:val="009C48C6"/>
    <w:rsid w:val="009C5D76"/>
    <w:rsid w:val="009C5DFB"/>
    <w:rsid w:val="009C5FDE"/>
    <w:rsid w:val="009C623B"/>
    <w:rsid w:val="009C69E7"/>
    <w:rsid w:val="009C78D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4EC5"/>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517"/>
    <w:rsid w:val="00A73DEE"/>
    <w:rsid w:val="00A74678"/>
    <w:rsid w:val="00A75AEA"/>
    <w:rsid w:val="00A76063"/>
    <w:rsid w:val="00A767EB"/>
    <w:rsid w:val="00A771BF"/>
    <w:rsid w:val="00A77299"/>
    <w:rsid w:val="00A803C1"/>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4750"/>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016"/>
    <w:rsid w:val="00AB2E62"/>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347C"/>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494"/>
    <w:rsid w:val="00BE15DA"/>
    <w:rsid w:val="00BE19AD"/>
    <w:rsid w:val="00BE369C"/>
    <w:rsid w:val="00BE4117"/>
    <w:rsid w:val="00BE4FBC"/>
    <w:rsid w:val="00BE5B7C"/>
    <w:rsid w:val="00BE6DBE"/>
    <w:rsid w:val="00BE72FD"/>
    <w:rsid w:val="00BE733C"/>
    <w:rsid w:val="00BE73D4"/>
    <w:rsid w:val="00BE7AF2"/>
    <w:rsid w:val="00BF1EF8"/>
    <w:rsid w:val="00BF25A9"/>
    <w:rsid w:val="00BF2DE5"/>
    <w:rsid w:val="00BF4429"/>
    <w:rsid w:val="00BF45DB"/>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07B99"/>
    <w:rsid w:val="00C1025D"/>
    <w:rsid w:val="00C11733"/>
    <w:rsid w:val="00C12CC1"/>
    <w:rsid w:val="00C12D2D"/>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5C94"/>
    <w:rsid w:val="00C4601D"/>
    <w:rsid w:val="00C46612"/>
    <w:rsid w:val="00C509D2"/>
    <w:rsid w:val="00C518B0"/>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F09"/>
    <w:rsid w:val="00CB2282"/>
    <w:rsid w:val="00CB2F02"/>
    <w:rsid w:val="00CB3D0E"/>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C46"/>
    <w:rsid w:val="00CD1D2E"/>
    <w:rsid w:val="00CD27CD"/>
    <w:rsid w:val="00CD4BF8"/>
    <w:rsid w:val="00CD52CD"/>
    <w:rsid w:val="00CD652E"/>
    <w:rsid w:val="00CD6828"/>
    <w:rsid w:val="00CD685C"/>
    <w:rsid w:val="00CD68DD"/>
    <w:rsid w:val="00CD7B8B"/>
    <w:rsid w:val="00CE01F8"/>
    <w:rsid w:val="00CE0D43"/>
    <w:rsid w:val="00CE24B9"/>
    <w:rsid w:val="00CE2B04"/>
    <w:rsid w:val="00CE2CA1"/>
    <w:rsid w:val="00CE3E8B"/>
    <w:rsid w:val="00CE47DC"/>
    <w:rsid w:val="00CE4F3D"/>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CF7EF6"/>
    <w:rsid w:val="00D00272"/>
    <w:rsid w:val="00D00AF5"/>
    <w:rsid w:val="00D00BD6"/>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3E4"/>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0960"/>
    <w:rsid w:val="00D61A9F"/>
    <w:rsid w:val="00D61EDD"/>
    <w:rsid w:val="00D6211B"/>
    <w:rsid w:val="00D628AF"/>
    <w:rsid w:val="00D6294B"/>
    <w:rsid w:val="00D63F63"/>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1DED"/>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35C"/>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1F66"/>
    <w:rsid w:val="00DD3316"/>
    <w:rsid w:val="00DD3E02"/>
    <w:rsid w:val="00DD45AF"/>
    <w:rsid w:val="00DD5654"/>
    <w:rsid w:val="00DD5E57"/>
    <w:rsid w:val="00DD60E3"/>
    <w:rsid w:val="00DD66C8"/>
    <w:rsid w:val="00DD7F9B"/>
    <w:rsid w:val="00DE1C74"/>
    <w:rsid w:val="00DE1CCF"/>
    <w:rsid w:val="00DE1D7B"/>
    <w:rsid w:val="00DE3385"/>
    <w:rsid w:val="00DE39C4"/>
    <w:rsid w:val="00DE3CA1"/>
    <w:rsid w:val="00DE4007"/>
    <w:rsid w:val="00DE4053"/>
    <w:rsid w:val="00DE4638"/>
    <w:rsid w:val="00DE4651"/>
    <w:rsid w:val="00DE4FEE"/>
    <w:rsid w:val="00DE51C1"/>
    <w:rsid w:val="00DE534A"/>
    <w:rsid w:val="00DE55FD"/>
    <w:rsid w:val="00DE60A8"/>
    <w:rsid w:val="00DE7265"/>
    <w:rsid w:val="00DE7525"/>
    <w:rsid w:val="00DE7C1C"/>
    <w:rsid w:val="00DF0111"/>
    <w:rsid w:val="00DF01E6"/>
    <w:rsid w:val="00DF14DF"/>
    <w:rsid w:val="00DF2247"/>
    <w:rsid w:val="00DF2353"/>
    <w:rsid w:val="00DF29FE"/>
    <w:rsid w:val="00DF3AB2"/>
    <w:rsid w:val="00DF4116"/>
    <w:rsid w:val="00DF5129"/>
    <w:rsid w:val="00DF5784"/>
    <w:rsid w:val="00DF58B8"/>
    <w:rsid w:val="00DF5FF8"/>
    <w:rsid w:val="00DF6EE5"/>
    <w:rsid w:val="00DF7E7E"/>
    <w:rsid w:val="00E0077B"/>
    <w:rsid w:val="00E00898"/>
    <w:rsid w:val="00E03634"/>
    <w:rsid w:val="00E04192"/>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84C"/>
    <w:rsid w:val="00E17F53"/>
    <w:rsid w:val="00E20354"/>
    <w:rsid w:val="00E207DB"/>
    <w:rsid w:val="00E20BB5"/>
    <w:rsid w:val="00E21F5A"/>
    <w:rsid w:val="00E221D8"/>
    <w:rsid w:val="00E234F1"/>
    <w:rsid w:val="00E23ACB"/>
    <w:rsid w:val="00E23BDA"/>
    <w:rsid w:val="00E25124"/>
    <w:rsid w:val="00E261F8"/>
    <w:rsid w:val="00E26E25"/>
    <w:rsid w:val="00E27DF3"/>
    <w:rsid w:val="00E30D68"/>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1B6"/>
    <w:rsid w:val="00E46804"/>
    <w:rsid w:val="00E46C57"/>
    <w:rsid w:val="00E5116E"/>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895"/>
    <w:rsid w:val="00E75A9D"/>
    <w:rsid w:val="00E75E7E"/>
    <w:rsid w:val="00E77753"/>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1F37"/>
    <w:rsid w:val="00EE2126"/>
    <w:rsid w:val="00EE3363"/>
    <w:rsid w:val="00EE3725"/>
    <w:rsid w:val="00EE3F3C"/>
    <w:rsid w:val="00EE4C7E"/>
    <w:rsid w:val="00EE556D"/>
    <w:rsid w:val="00EE60A2"/>
    <w:rsid w:val="00EE6184"/>
    <w:rsid w:val="00EE679C"/>
    <w:rsid w:val="00EE686B"/>
    <w:rsid w:val="00EE74C0"/>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90B"/>
    <w:rsid w:val="00F91D47"/>
    <w:rsid w:val="00F92B0F"/>
    <w:rsid w:val="00F9354E"/>
    <w:rsid w:val="00F941FC"/>
    <w:rsid w:val="00F9464C"/>
    <w:rsid w:val="00F96D24"/>
    <w:rsid w:val="00F97093"/>
    <w:rsid w:val="00F97FF3"/>
    <w:rsid w:val="00FA0091"/>
    <w:rsid w:val="00FA0437"/>
    <w:rsid w:val="00FA1AA9"/>
    <w:rsid w:val="00FA2C8B"/>
    <w:rsid w:val="00FA3E0C"/>
    <w:rsid w:val="00FA4DBA"/>
    <w:rsid w:val="00FA4F73"/>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1A1E"/>
    <w:rsid w:val="00FC4323"/>
    <w:rsid w:val="00FC51AE"/>
    <w:rsid w:val="00FC550A"/>
    <w:rsid w:val="00FC551E"/>
    <w:rsid w:val="00FC5790"/>
    <w:rsid w:val="00FC6275"/>
    <w:rsid w:val="00FC62C4"/>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27F6"/>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146655A"/>
    <w:rsid w:val="01B06F91"/>
    <w:rsid w:val="01B54B2B"/>
    <w:rsid w:val="05821997"/>
    <w:rsid w:val="05A515FE"/>
    <w:rsid w:val="05B81536"/>
    <w:rsid w:val="066418D7"/>
    <w:rsid w:val="06A116ED"/>
    <w:rsid w:val="08435AFA"/>
    <w:rsid w:val="090C7C1B"/>
    <w:rsid w:val="0A694FA2"/>
    <w:rsid w:val="0C0B527D"/>
    <w:rsid w:val="0C4C5587"/>
    <w:rsid w:val="0CA05B8A"/>
    <w:rsid w:val="0E5A3B85"/>
    <w:rsid w:val="0E614961"/>
    <w:rsid w:val="0E6E6F80"/>
    <w:rsid w:val="0E947D89"/>
    <w:rsid w:val="0F2B7FAC"/>
    <w:rsid w:val="0FF94323"/>
    <w:rsid w:val="108D4A90"/>
    <w:rsid w:val="11906ABF"/>
    <w:rsid w:val="11F8062F"/>
    <w:rsid w:val="124B25C4"/>
    <w:rsid w:val="12616D2B"/>
    <w:rsid w:val="13166FBF"/>
    <w:rsid w:val="139B3968"/>
    <w:rsid w:val="14E76E65"/>
    <w:rsid w:val="15973498"/>
    <w:rsid w:val="15FA2CEF"/>
    <w:rsid w:val="161A1EE6"/>
    <w:rsid w:val="16D72F09"/>
    <w:rsid w:val="17FF3F07"/>
    <w:rsid w:val="18661FE2"/>
    <w:rsid w:val="18B12304"/>
    <w:rsid w:val="18CA16E8"/>
    <w:rsid w:val="198E1224"/>
    <w:rsid w:val="1A8D5260"/>
    <w:rsid w:val="1A8E14B4"/>
    <w:rsid w:val="1B325F2A"/>
    <w:rsid w:val="1BD242F9"/>
    <w:rsid w:val="1CA13D9D"/>
    <w:rsid w:val="203912F4"/>
    <w:rsid w:val="219A1B7F"/>
    <w:rsid w:val="23AA6A32"/>
    <w:rsid w:val="24134CA3"/>
    <w:rsid w:val="25D868AC"/>
    <w:rsid w:val="25F11338"/>
    <w:rsid w:val="28184E76"/>
    <w:rsid w:val="28C7187B"/>
    <w:rsid w:val="29050F8C"/>
    <w:rsid w:val="2A426494"/>
    <w:rsid w:val="2B033371"/>
    <w:rsid w:val="2B2F595A"/>
    <w:rsid w:val="2C240F34"/>
    <w:rsid w:val="2C33223E"/>
    <w:rsid w:val="2C64115C"/>
    <w:rsid w:val="2D0B54A3"/>
    <w:rsid w:val="2D230138"/>
    <w:rsid w:val="2D945258"/>
    <w:rsid w:val="2E25414D"/>
    <w:rsid w:val="2ECB4CA9"/>
    <w:rsid w:val="2EE54B18"/>
    <w:rsid w:val="2F0B39FA"/>
    <w:rsid w:val="2F984DAB"/>
    <w:rsid w:val="300801AF"/>
    <w:rsid w:val="305B1986"/>
    <w:rsid w:val="3063463F"/>
    <w:rsid w:val="30662EDC"/>
    <w:rsid w:val="30D34570"/>
    <w:rsid w:val="31FC33CC"/>
    <w:rsid w:val="320D3A71"/>
    <w:rsid w:val="324B16F5"/>
    <w:rsid w:val="33B67A9F"/>
    <w:rsid w:val="34E60A39"/>
    <w:rsid w:val="37515F68"/>
    <w:rsid w:val="37D50947"/>
    <w:rsid w:val="38B34F5D"/>
    <w:rsid w:val="3B5129DA"/>
    <w:rsid w:val="3B9F52CB"/>
    <w:rsid w:val="3CC3151E"/>
    <w:rsid w:val="3CDF3135"/>
    <w:rsid w:val="3FB269C3"/>
    <w:rsid w:val="3FBA3465"/>
    <w:rsid w:val="40F1057F"/>
    <w:rsid w:val="410061AC"/>
    <w:rsid w:val="41571D6E"/>
    <w:rsid w:val="423637BF"/>
    <w:rsid w:val="423F5E22"/>
    <w:rsid w:val="42843695"/>
    <w:rsid w:val="446A710E"/>
    <w:rsid w:val="45EF32B4"/>
    <w:rsid w:val="47DA4083"/>
    <w:rsid w:val="48D43EA7"/>
    <w:rsid w:val="49FB336A"/>
    <w:rsid w:val="4AB10DA0"/>
    <w:rsid w:val="4B4E7EC4"/>
    <w:rsid w:val="4BF03461"/>
    <w:rsid w:val="4E352C84"/>
    <w:rsid w:val="4F0C350F"/>
    <w:rsid w:val="4FEC07C0"/>
    <w:rsid w:val="50B05D18"/>
    <w:rsid w:val="525C0F0C"/>
    <w:rsid w:val="53344EC1"/>
    <w:rsid w:val="53913A4D"/>
    <w:rsid w:val="53B57275"/>
    <w:rsid w:val="53DC50DF"/>
    <w:rsid w:val="546D3EF1"/>
    <w:rsid w:val="558E2DF0"/>
    <w:rsid w:val="55F04DAA"/>
    <w:rsid w:val="570F4EB0"/>
    <w:rsid w:val="58236A15"/>
    <w:rsid w:val="58321EC6"/>
    <w:rsid w:val="586757C9"/>
    <w:rsid w:val="5952757D"/>
    <w:rsid w:val="5954396A"/>
    <w:rsid w:val="5AE4089D"/>
    <w:rsid w:val="5C463CBF"/>
    <w:rsid w:val="5D652999"/>
    <w:rsid w:val="5E643D94"/>
    <w:rsid w:val="5EA54320"/>
    <w:rsid w:val="5EEC4F2C"/>
    <w:rsid w:val="604D7180"/>
    <w:rsid w:val="60AF410C"/>
    <w:rsid w:val="62A25BF3"/>
    <w:rsid w:val="65B05485"/>
    <w:rsid w:val="65CD0D2C"/>
    <w:rsid w:val="664375E8"/>
    <w:rsid w:val="666B09B5"/>
    <w:rsid w:val="667D5860"/>
    <w:rsid w:val="66885224"/>
    <w:rsid w:val="6769551A"/>
    <w:rsid w:val="68D30AA0"/>
    <w:rsid w:val="68D357B0"/>
    <w:rsid w:val="695A1090"/>
    <w:rsid w:val="696A086B"/>
    <w:rsid w:val="69D4537F"/>
    <w:rsid w:val="6CC05D86"/>
    <w:rsid w:val="6D0325B4"/>
    <w:rsid w:val="6E8506AC"/>
    <w:rsid w:val="6F827F9F"/>
    <w:rsid w:val="70843425"/>
    <w:rsid w:val="710140E2"/>
    <w:rsid w:val="728B1D53"/>
    <w:rsid w:val="72EB27F1"/>
    <w:rsid w:val="73393A7E"/>
    <w:rsid w:val="76091A83"/>
    <w:rsid w:val="76D10E3F"/>
    <w:rsid w:val="771F6F0D"/>
    <w:rsid w:val="7733288D"/>
    <w:rsid w:val="77901832"/>
    <w:rsid w:val="77E471E7"/>
    <w:rsid w:val="784840CF"/>
    <w:rsid w:val="786B73C0"/>
    <w:rsid w:val="78991D6F"/>
    <w:rsid w:val="78EC1071"/>
    <w:rsid w:val="7C6333F8"/>
    <w:rsid w:val="7D0B4B8D"/>
    <w:rsid w:val="7DB23C95"/>
    <w:rsid w:val="7E461224"/>
    <w:rsid w:val="7F8873BD"/>
    <w:rsid w:val="7F9E730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qFormat="1" w:uiPriority="0" w:name="HTML Acronym"/>
    <w:lsdException w:uiPriority="0" w:name="HTML Address"/>
    <w:lsdException w:uiPriority="0" w:name="HTML Cite"/>
    <w:lsdException w:uiPriority="0" w:name="HTML Code"/>
    <w:lsdException w:qFormat="1" w:uiPriority="0" w:name="HTML Definition"/>
    <w:lsdException w:qFormat="1" w:uiPriority="0" w:name="HTML Keyboard"/>
    <w:lsdException w:qFormat="1" w:unhideWhenUsed="0" w:uiPriority="0" w:semiHidden="0" w:name="HTML Preformatted"/>
    <w:lsdException w:qFormat="1" w:uiPriority="0" w:name="HTML Sample"/>
    <w:lsdException w:uiPriority="0" w:name="HTML Typewriter"/>
    <w:lsdException w:qFormat="1"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link w:val="64"/>
    <w:qFormat/>
    <w:uiPriority w:val="0"/>
    <w:pPr>
      <w:spacing w:before="340" w:after="330" w:line="360" w:lineRule="auto"/>
      <w:jc w:val="center"/>
      <w:outlineLvl w:val="0"/>
    </w:pPr>
    <w:rPr>
      <w:rFonts w:eastAsia="黑体"/>
      <w:kern w:val="44"/>
      <w:szCs w:val="44"/>
    </w:rPr>
  </w:style>
  <w:style w:type="paragraph" w:styleId="5">
    <w:name w:val="heading 2"/>
    <w:basedOn w:val="6"/>
    <w:next w:val="7"/>
    <w:link w:val="79"/>
    <w:qFormat/>
    <w:uiPriority w:val="0"/>
    <w:pPr>
      <w:adjustRightInd w:val="0"/>
      <w:jc w:val="center"/>
      <w:textAlignment w:val="baseline"/>
      <w:outlineLvl w:val="1"/>
    </w:pPr>
    <w:rPr>
      <w:kern w:val="0"/>
      <w:sz w:val="24"/>
      <w:szCs w:val="20"/>
    </w:rPr>
  </w:style>
  <w:style w:type="paragraph" w:styleId="6">
    <w:name w:val="heading 3"/>
    <w:basedOn w:val="7"/>
    <w:next w:val="1"/>
    <w:link w:val="63"/>
    <w:qFormat/>
    <w:uiPriority w:val="9"/>
    <w:pPr>
      <w:spacing w:before="260" w:after="260" w:line="240" w:lineRule="auto"/>
      <w:outlineLvl w:val="2"/>
    </w:pPr>
    <w:rPr>
      <w:rFonts w:ascii="宋体" w:hAnsi="宋体" w:eastAsia="宋体"/>
      <w:szCs w:val="32"/>
    </w:rPr>
  </w:style>
  <w:style w:type="paragraph" w:styleId="7">
    <w:name w:val="heading 4"/>
    <w:basedOn w:val="1"/>
    <w:next w:val="1"/>
    <w:link w:val="61"/>
    <w:qFormat/>
    <w:uiPriority w:val="9"/>
    <w:pPr>
      <w:keepNext/>
      <w:keepLines/>
      <w:spacing w:before="280" w:after="290" w:line="376" w:lineRule="auto"/>
      <w:outlineLvl w:val="3"/>
    </w:pPr>
    <w:rPr>
      <w:rFonts w:ascii="Arial" w:hAnsi="Arial" w:eastAsia="黑体"/>
      <w:b/>
      <w:bCs/>
      <w:sz w:val="28"/>
      <w:szCs w:val="28"/>
    </w:rPr>
  </w:style>
  <w:style w:type="paragraph" w:styleId="8">
    <w:name w:val="heading 5"/>
    <w:basedOn w:val="1"/>
    <w:next w:val="9"/>
    <w:link w:val="88"/>
    <w:qFormat/>
    <w:uiPriority w:val="0"/>
    <w:pPr>
      <w:keepNext/>
      <w:keepLines/>
      <w:spacing w:before="280" w:after="290" w:line="376" w:lineRule="auto"/>
      <w:outlineLvl w:val="4"/>
    </w:pPr>
    <w:rPr>
      <w:b/>
      <w:sz w:val="28"/>
      <w:szCs w:val="20"/>
    </w:rPr>
  </w:style>
  <w:style w:type="paragraph" w:styleId="10">
    <w:name w:val="heading 6"/>
    <w:basedOn w:val="1"/>
    <w:next w:val="9"/>
    <w:link w:val="91"/>
    <w:qFormat/>
    <w:uiPriority w:val="0"/>
    <w:pPr>
      <w:keepNext/>
      <w:keepLines/>
      <w:spacing w:before="240" w:after="64" w:line="320" w:lineRule="auto"/>
      <w:outlineLvl w:val="5"/>
    </w:pPr>
    <w:rPr>
      <w:rFonts w:ascii="Arial" w:hAnsi="Arial" w:eastAsia="黑体"/>
      <w:b/>
      <w:sz w:val="24"/>
      <w:szCs w:val="20"/>
    </w:rPr>
  </w:style>
  <w:style w:type="paragraph" w:styleId="11">
    <w:name w:val="heading 7"/>
    <w:basedOn w:val="1"/>
    <w:next w:val="9"/>
    <w:link w:val="92"/>
    <w:qFormat/>
    <w:uiPriority w:val="0"/>
    <w:pPr>
      <w:keepNext/>
      <w:keepLines/>
      <w:spacing w:before="240" w:after="64" w:line="320" w:lineRule="auto"/>
      <w:outlineLvl w:val="6"/>
    </w:pPr>
    <w:rPr>
      <w:b/>
      <w:sz w:val="24"/>
      <w:szCs w:val="20"/>
    </w:rPr>
  </w:style>
  <w:style w:type="paragraph" w:styleId="12">
    <w:name w:val="heading 8"/>
    <w:basedOn w:val="1"/>
    <w:next w:val="9"/>
    <w:link w:val="93"/>
    <w:qFormat/>
    <w:uiPriority w:val="0"/>
    <w:pPr>
      <w:keepNext/>
      <w:keepLines/>
      <w:spacing w:before="240" w:after="64" w:line="320" w:lineRule="auto"/>
      <w:outlineLvl w:val="7"/>
    </w:pPr>
    <w:rPr>
      <w:rFonts w:ascii="Arial" w:hAnsi="Arial" w:eastAsia="黑体"/>
      <w:sz w:val="24"/>
      <w:szCs w:val="20"/>
    </w:rPr>
  </w:style>
  <w:style w:type="paragraph" w:styleId="13">
    <w:name w:val="heading 9"/>
    <w:basedOn w:val="1"/>
    <w:next w:val="9"/>
    <w:link w:val="94"/>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100"/>
    <w:qFormat/>
    <w:uiPriority w:val="0"/>
    <w:pPr>
      <w:spacing w:line="360" w:lineRule="auto"/>
    </w:pPr>
    <w:rPr>
      <w:b/>
      <w:bCs/>
      <w:sz w:val="24"/>
    </w:rPr>
  </w:style>
  <w:style w:type="paragraph" w:styleId="3">
    <w:name w:val="Body Text 2"/>
    <w:basedOn w:val="1"/>
    <w:link w:val="104"/>
    <w:qFormat/>
    <w:uiPriority w:val="0"/>
    <w:pPr>
      <w:spacing w:line="360" w:lineRule="auto"/>
    </w:pPr>
    <w:rPr>
      <w:sz w:val="24"/>
    </w:rPr>
  </w:style>
  <w:style w:type="paragraph" w:styleId="9">
    <w:name w:val="Normal Indent"/>
    <w:basedOn w:val="1"/>
    <w:link w:val="65"/>
    <w:qFormat/>
    <w:uiPriority w:val="0"/>
    <w:pPr>
      <w:ind w:firstLine="420"/>
    </w:pPr>
    <w:rPr>
      <w:szCs w:val="20"/>
    </w:rPr>
  </w:style>
  <w:style w:type="paragraph" w:styleId="14">
    <w:name w:val="toc 7"/>
    <w:basedOn w:val="1"/>
    <w:next w:val="1"/>
    <w:semiHidden/>
    <w:qFormat/>
    <w:uiPriority w:val="0"/>
    <w:pPr>
      <w:ind w:left="1260"/>
      <w:jc w:val="left"/>
    </w:pPr>
    <w:rPr>
      <w:szCs w:val="21"/>
    </w:rPr>
  </w:style>
  <w:style w:type="paragraph" w:styleId="15">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6">
    <w:name w:val="List Bullet"/>
    <w:basedOn w:val="1"/>
    <w:qFormat/>
    <w:uiPriority w:val="0"/>
    <w:pPr>
      <w:numPr>
        <w:ilvl w:val="0"/>
        <w:numId w:val="1"/>
      </w:numPr>
    </w:pPr>
    <w:rPr>
      <w:szCs w:val="20"/>
    </w:rPr>
  </w:style>
  <w:style w:type="paragraph" w:styleId="17">
    <w:name w:val="Document Map"/>
    <w:basedOn w:val="1"/>
    <w:semiHidden/>
    <w:qFormat/>
    <w:uiPriority w:val="0"/>
    <w:pPr>
      <w:shd w:val="clear" w:color="auto" w:fill="000080"/>
    </w:pPr>
  </w:style>
  <w:style w:type="paragraph" w:styleId="18">
    <w:name w:val="annotation text"/>
    <w:basedOn w:val="1"/>
    <w:link w:val="192"/>
    <w:qFormat/>
    <w:uiPriority w:val="0"/>
    <w:pPr>
      <w:autoSpaceDE w:val="0"/>
      <w:autoSpaceDN w:val="0"/>
      <w:adjustRightInd w:val="0"/>
      <w:jc w:val="left"/>
      <w:textAlignment w:val="baseline"/>
    </w:pPr>
    <w:rPr>
      <w:rFonts w:ascii="宋体"/>
      <w:kern w:val="0"/>
      <w:sz w:val="34"/>
      <w:szCs w:val="20"/>
    </w:rPr>
  </w:style>
  <w:style w:type="paragraph" w:styleId="19">
    <w:name w:val="Body Text 3"/>
    <w:basedOn w:val="1"/>
    <w:link w:val="106"/>
    <w:qFormat/>
    <w:uiPriority w:val="0"/>
    <w:pPr>
      <w:spacing w:after="120"/>
    </w:pPr>
    <w:rPr>
      <w:sz w:val="16"/>
      <w:szCs w:val="16"/>
    </w:rPr>
  </w:style>
  <w:style w:type="paragraph" w:styleId="20">
    <w:name w:val="Body Text Indent"/>
    <w:basedOn w:val="1"/>
    <w:link w:val="87"/>
    <w:qFormat/>
    <w:uiPriority w:val="0"/>
    <w:pPr>
      <w:spacing w:line="360" w:lineRule="auto"/>
      <w:ind w:firstLine="420" w:firstLineChars="200"/>
    </w:pPr>
  </w:style>
  <w:style w:type="paragraph" w:styleId="21">
    <w:name w:val="toc 5"/>
    <w:basedOn w:val="1"/>
    <w:next w:val="1"/>
    <w:semiHidden/>
    <w:qFormat/>
    <w:uiPriority w:val="0"/>
    <w:pPr>
      <w:ind w:left="840"/>
      <w:jc w:val="left"/>
    </w:pPr>
    <w:rPr>
      <w:szCs w:val="21"/>
    </w:rPr>
  </w:style>
  <w:style w:type="paragraph" w:styleId="22">
    <w:name w:val="toc 3"/>
    <w:basedOn w:val="1"/>
    <w:next w:val="1"/>
    <w:semiHidden/>
    <w:qFormat/>
    <w:uiPriority w:val="0"/>
    <w:pPr>
      <w:ind w:left="420"/>
      <w:jc w:val="left"/>
    </w:pPr>
    <w:rPr>
      <w:i/>
      <w:iCs/>
    </w:rPr>
  </w:style>
  <w:style w:type="paragraph" w:styleId="23">
    <w:name w:val="Plain Text"/>
    <w:basedOn w:val="1"/>
    <w:link w:val="98"/>
    <w:qFormat/>
    <w:uiPriority w:val="0"/>
    <w:rPr>
      <w:rFonts w:ascii="宋体" w:hAnsi="Courier New"/>
      <w:szCs w:val="20"/>
    </w:rPr>
  </w:style>
  <w:style w:type="paragraph" w:styleId="24">
    <w:name w:val="toc 8"/>
    <w:basedOn w:val="1"/>
    <w:next w:val="1"/>
    <w:semiHidden/>
    <w:qFormat/>
    <w:uiPriority w:val="0"/>
    <w:pPr>
      <w:ind w:left="1470"/>
      <w:jc w:val="left"/>
    </w:pPr>
    <w:rPr>
      <w:szCs w:val="21"/>
    </w:rPr>
  </w:style>
  <w:style w:type="paragraph" w:styleId="25">
    <w:name w:val="Date"/>
    <w:basedOn w:val="1"/>
    <w:next w:val="1"/>
    <w:link w:val="96"/>
    <w:qFormat/>
    <w:uiPriority w:val="0"/>
    <w:rPr>
      <w:rFonts w:ascii="宋体" w:hAnsi="Courier New"/>
      <w:sz w:val="32"/>
      <w:szCs w:val="20"/>
    </w:rPr>
  </w:style>
  <w:style w:type="paragraph" w:styleId="26">
    <w:name w:val="Body Text Indent 2"/>
    <w:basedOn w:val="1"/>
    <w:link w:val="101"/>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107"/>
    <w:semiHidden/>
    <w:qFormat/>
    <w:uiPriority w:val="99"/>
    <w:rPr>
      <w:sz w:val="18"/>
      <w:szCs w:val="18"/>
    </w:rPr>
  </w:style>
  <w:style w:type="paragraph" w:styleId="28">
    <w:name w:val="footer"/>
    <w:basedOn w:val="1"/>
    <w:link w:val="105"/>
    <w:qFormat/>
    <w:uiPriority w:val="0"/>
    <w:pPr>
      <w:tabs>
        <w:tab w:val="center" w:pos="4153"/>
        <w:tab w:val="right" w:pos="8306"/>
      </w:tabs>
      <w:snapToGrid w:val="0"/>
      <w:jc w:val="left"/>
    </w:pPr>
    <w:rPr>
      <w:sz w:val="18"/>
      <w:szCs w:val="18"/>
    </w:rPr>
  </w:style>
  <w:style w:type="paragraph" w:styleId="29">
    <w:name w:val="header"/>
    <w:basedOn w:val="1"/>
    <w:link w:val="102"/>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0"/>
    <w:pPr>
      <w:spacing w:before="120" w:after="120"/>
      <w:jc w:val="left"/>
    </w:pPr>
    <w:rPr>
      <w:b/>
      <w:bCs/>
      <w:caps/>
    </w:rPr>
  </w:style>
  <w:style w:type="paragraph" w:styleId="31">
    <w:name w:val="toc 4"/>
    <w:basedOn w:val="1"/>
    <w:next w:val="1"/>
    <w:semiHidden/>
    <w:qFormat/>
    <w:uiPriority w:val="0"/>
    <w:pPr>
      <w:ind w:left="630"/>
      <w:jc w:val="left"/>
    </w:pPr>
    <w:rPr>
      <w:szCs w:val="21"/>
    </w:rPr>
  </w:style>
  <w:style w:type="paragraph" w:styleId="32">
    <w:name w:val="Subtitle"/>
    <w:next w:val="1"/>
    <w:link w:val="317"/>
    <w:qFormat/>
    <w:uiPriority w:val="0"/>
    <w:pPr>
      <w:wordWrap w:val="0"/>
      <w:spacing w:after="60"/>
      <w:jc w:val="center"/>
    </w:pPr>
    <w:rPr>
      <w:rFonts w:ascii="Calibri" w:hAnsi="Calibri" w:eastAsia="宋体" w:cs="Times New Roman"/>
      <w:sz w:val="24"/>
      <w:lang w:val="en-US" w:eastAsia="zh-CN" w:bidi="ar-SA"/>
    </w:rPr>
  </w:style>
  <w:style w:type="paragraph" w:styleId="33">
    <w:name w:val="toc 6"/>
    <w:basedOn w:val="1"/>
    <w:next w:val="1"/>
    <w:semiHidden/>
    <w:qFormat/>
    <w:uiPriority w:val="0"/>
    <w:pPr>
      <w:ind w:left="1050"/>
      <w:jc w:val="left"/>
    </w:pPr>
    <w:rPr>
      <w:szCs w:val="21"/>
    </w:rPr>
  </w:style>
  <w:style w:type="paragraph" w:styleId="34">
    <w:name w:val="Body Text Indent 3"/>
    <w:basedOn w:val="1"/>
    <w:link w:val="103"/>
    <w:qFormat/>
    <w:uiPriority w:val="0"/>
    <w:pPr>
      <w:spacing w:line="360" w:lineRule="auto"/>
      <w:ind w:firstLine="482" w:firstLineChars="200"/>
    </w:pPr>
    <w:rPr>
      <w:rFonts w:ascii="宋体"/>
      <w:b/>
      <w:bCs/>
      <w:sz w:val="24"/>
    </w:rPr>
  </w:style>
  <w:style w:type="paragraph" w:styleId="35">
    <w:name w:val="toc 2"/>
    <w:basedOn w:val="1"/>
    <w:next w:val="1"/>
    <w:semiHidden/>
    <w:qFormat/>
    <w:uiPriority w:val="0"/>
    <w:pPr>
      <w:tabs>
        <w:tab w:val="right" w:leader="dot" w:pos="8296"/>
      </w:tabs>
      <w:ind w:left="210"/>
      <w:jc w:val="left"/>
    </w:pPr>
    <w:rPr>
      <w:smallCaps/>
    </w:rPr>
  </w:style>
  <w:style w:type="paragraph" w:styleId="36">
    <w:name w:val="toc 9"/>
    <w:basedOn w:val="1"/>
    <w:next w:val="1"/>
    <w:semiHidden/>
    <w:qFormat/>
    <w:uiPriority w:val="0"/>
    <w:pPr>
      <w:ind w:left="1680"/>
      <w:jc w:val="left"/>
    </w:pPr>
    <w:rPr>
      <w:szCs w:val="21"/>
    </w:rPr>
  </w:style>
  <w:style w:type="paragraph" w:styleId="37">
    <w:name w:val="HTML Preformatted"/>
    <w:basedOn w:val="1"/>
    <w:link w:val="9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95"/>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8"/>
    <w:next w:val="18"/>
    <w:link w:val="193"/>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8"/>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b/>
      <w:bCs/>
      <w:sz w:val="20"/>
      <w:bdr w:val="single" w:color="EBEBEB" w:sz="4" w:space="0"/>
    </w:rPr>
  </w:style>
  <w:style w:type="character" w:styleId="51">
    <w:name w:val="HTML Definition"/>
    <w:basedOn w:val="46"/>
    <w:semiHidden/>
    <w:unhideWhenUsed/>
    <w:qFormat/>
    <w:uiPriority w:val="0"/>
  </w:style>
  <w:style w:type="character" w:styleId="52">
    <w:name w:val="HTML Typewriter"/>
    <w:basedOn w:val="46"/>
    <w:semiHidden/>
    <w:unhideWhenUsed/>
    <w:uiPriority w:val="0"/>
    <w:rPr>
      <w:rFonts w:hint="default" w:ascii="monospace" w:hAnsi="monospace" w:eastAsia="monospace" w:cs="monospace"/>
      <w:sz w:val="20"/>
    </w:rPr>
  </w:style>
  <w:style w:type="character" w:styleId="53">
    <w:name w:val="HTML Acronym"/>
    <w:basedOn w:val="46"/>
    <w:semiHidden/>
    <w:unhideWhenUsed/>
    <w:qFormat/>
    <w:uiPriority w:val="0"/>
  </w:style>
  <w:style w:type="character" w:styleId="54">
    <w:name w:val="HTML Variable"/>
    <w:basedOn w:val="46"/>
    <w:semiHidden/>
    <w:unhideWhenUsed/>
    <w:qFormat/>
    <w:uiPriority w:val="0"/>
  </w:style>
  <w:style w:type="character" w:styleId="55">
    <w:name w:val="Hyperlink"/>
    <w:qFormat/>
    <w:uiPriority w:val="99"/>
    <w:rPr>
      <w:color w:val="0000FF"/>
      <w:u w:val="single"/>
    </w:rPr>
  </w:style>
  <w:style w:type="character" w:styleId="56">
    <w:name w:val="HTML Code"/>
    <w:basedOn w:val="46"/>
    <w:semiHidden/>
    <w:unhideWhenUsed/>
    <w:uiPriority w:val="0"/>
    <w:rPr>
      <w:rFonts w:ascii="monospace" w:hAnsi="monospace" w:eastAsia="monospace" w:cs="monospace"/>
      <w:sz w:val="20"/>
    </w:rPr>
  </w:style>
  <w:style w:type="character" w:styleId="57">
    <w:name w:val="annotation reference"/>
    <w:basedOn w:val="46"/>
    <w:qFormat/>
    <w:uiPriority w:val="99"/>
    <w:rPr>
      <w:sz w:val="21"/>
      <w:szCs w:val="21"/>
    </w:rPr>
  </w:style>
  <w:style w:type="character" w:styleId="58">
    <w:name w:val="HTML Cite"/>
    <w:basedOn w:val="46"/>
    <w:semiHidden/>
    <w:unhideWhenUsed/>
    <w:uiPriority w:val="0"/>
  </w:style>
  <w:style w:type="character" w:styleId="59">
    <w:name w:val="HTML Keyboard"/>
    <w:basedOn w:val="46"/>
    <w:semiHidden/>
    <w:unhideWhenUsed/>
    <w:qFormat/>
    <w:uiPriority w:val="0"/>
    <w:rPr>
      <w:rFonts w:hint="default" w:ascii="monospace" w:hAnsi="monospace" w:eastAsia="monospace" w:cs="monospace"/>
      <w:sz w:val="20"/>
    </w:rPr>
  </w:style>
  <w:style w:type="character" w:styleId="60">
    <w:name w:val="HTML Sample"/>
    <w:basedOn w:val="46"/>
    <w:semiHidden/>
    <w:unhideWhenUsed/>
    <w:qFormat/>
    <w:uiPriority w:val="0"/>
    <w:rPr>
      <w:rFonts w:hint="default" w:ascii="monospace" w:hAnsi="monospace" w:eastAsia="monospace" w:cs="monospace"/>
    </w:rPr>
  </w:style>
  <w:style w:type="character" w:customStyle="1" w:styleId="61">
    <w:name w:val="标题 4 字符"/>
    <w:link w:val="7"/>
    <w:qFormat/>
    <w:uiPriority w:val="9"/>
    <w:rPr>
      <w:rFonts w:ascii="Arial" w:hAnsi="Arial" w:eastAsia="黑体"/>
      <w:b/>
      <w:bCs/>
      <w:kern w:val="2"/>
      <w:sz w:val="28"/>
      <w:szCs w:val="28"/>
      <w:lang w:val="en-US" w:eastAsia="zh-CN" w:bidi="ar-SA"/>
    </w:rPr>
  </w:style>
  <w:style w:type="paragraph" w:customStyle="1" w:styleId="62">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63">
    <w:name w:val="标题 3 字符"/>
    <w:link w:val="6"/>
    <w:qFormat/>
    <w:uiPriority w:val="9"/>
    <w:rPr>
      <w:rFonts w:ascii="宋体" w:hAnsi="宋体" w:eastAsia="宋体"/>
      <w:b/>
      <w:bCs/>
      <w:kern w:val="2"/>
      <w:sz w:val="28"/>
      <w:szCs w:val="32"/>
      <w:lang w:val="en-US" w:eastAsia="zh-CN" w:bidi="ar-SA"/>
    </w:rPr>
  </w:style>
  <w:style w:type="character" w:customStyle="1" w:styleId="64">
    <w:name w:val="标题 1 字符"/>
    <w:link w:val="4"/>
    <w:qFormat/>
    <w:uiPriority w:val="0"/>
    <w:rPr>
      <w:rFonts w:ascii="宋体" w:hAnsi="宋体" w:eastAsia="黑体"/>
      <w:b/>
      <w:bCs/>
      <w:kern w:val="44"/>
      <w:sz w:val="28"/>
      <w:szCs w:val="44"/>
      <w:lang w:val="en-US" w:eastAsia="zh-CN" w:bidi="ar-SA"/>
    </w:rPr>
  </w:style>
  <w:style w:type="character" w:customStyle="1" w:styleId="65">
    <w:name w:val="正文缩进 字符"/>
    <w:link w:val="9"/>
    <w:qFormat/>
    <w:uiPriority w:val="0"/>
    <w:rPr>
      <w:rFonts w:eastAsia="宋体"/>
      <w:kern w:val="2"/>
      <w:sz w:val="21"/>
      <w:lang w:val="en-US" w:eastAsia="zh-CN" w:bidi="ar-SA"/>
    </w:rPr>
  </w:style>
  <w:style w:type="character" w:customStyle="1" w:styleId="66">
    <w:name w:val="标题 3 Char"/>
    <w:qFormat/>
    <w:uiPriority w:val="0"/>
    <w:rPr>
      <w:rFonts w:ascii="黑体" w:eastAsia="黑体"/>
      <w:bCs/>
      <w:sz w:val="30"/>
    </w:rPr>
  </w:style>
  <w:style w:type="paragraph" w:customStyle="1" w:styleId="67">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8">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9">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70">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1">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2">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3">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74">
    <w:name w:val="自定义正文"/>
    <w:basedOn w:val="1"/>
    <w:qFormat/>
    <w:uiPriority w:val="0"/>
    <w:pPr>
      <w:spacing w:afterLines="50"/>
      <w:ind w:left="600" w:leftChars="600"/>
    </w:pPr>
  </w:style>
  <w:style w:type="paragraph" w:customStyle="1" w:styleId="75">
    <w:name w:val="Char Char Char Char Char"/>
    <w:basedOn w:val="1"/>
    <w:qFormat/>
    <w:uiPriority w:val="0"/>
    <w:rPr>
      <w:rFonts w:ascii="Tahoma" w:hAnsi="Tahoma"/>
      <w:sz w:val="24"/>
      <w:szCs w:val="20"/>
    </w:rPr>
  </w:style>
  <w:style w:type="paragraph" w:customStyle="1" w:styleId="76">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77">
    <w:name w:val="Char Char"/>
    <w:basedOn w:val="1"/>
    <w:qFormat/>
    <w:uiPriority w:val="0"/>
    <w:rPr>
      <w:rFonts w:ascii="Tahoma" w:hAnsi="Tahoma"/>
      <w:sz w:val="24"/>
      <w:szCs w:val="20"/>
    </w:rPr>
  </w:style>
  <w:style w:type="paragraph" w:customStyle="1" w:styleId="78">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9">
    <w:name w:val="标题 2 字符"/>
    <w:link w:val="5"/>
    <w:qFormat/>
    <w:uiPriority w:val="0"/>
    <w:rPr>
      <w:rFonts w:ascii="宋体" w:hAnsi="宋体" w:eastAsia="宋体"/>
      <w:b/>
      <w:bCs/>
      <w:sz w:val="24"/>
      <w:lang w:val="en-US" w:eastAsia="zh-CN" w:bidi="ar-SA"/>
    </w:rPr>
  </w:style>
  <w:style w:type="paragraph" w:customStyle="1" w:styleId="80">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81">
    <w:name w:val="List Paragraph"/>
    <w:basedOn w:val="1"/>
    <w:qFormat/>
    <w:uiPriority w:val="0"/>
    <w:pPr>
      <w:ind w:firstLine="420" w:firstLineChars="200"/>
    </w:pPr>
    <w:rPr>
      <w:rFonts w:ascii="Calibri" w:hAnsi="Calibri"/>
      <w:szCs w:val="22"/>
    </w:rPr>
  </w:style>
  <w:style w:type="paragraph" w:customStyle="1" w:styleId="82">
    <w:name w:val="USE 1"/>
    <w:basedOn w:val="1"/>
    <w:qFormat/>
    <w:uiPriority w:val="0"/>
    <w:pPr>
      <w:spacing w:line="200" w:lineRule="atLeast"/>
      <w:jc w:val="left"/>
    </w:pPr>
    <w:rPr>
      <w:rFonts w:ascii="宋体" w:hAnsi="宋体"/>
      <w:b/>
      <w:sz w:val="24"/>
      <w:szCs w:val="28"/>
    </w:rPr>
  </w:style>
  <w:style w:type="paragraph" w:customStyle="1" w:styleId="83">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84">
    <w:name w:val="正文文字缩进项目"/>
    <w:basedOn w:val="20"/>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85">
    <w:name w:val="样式 标题 2 + 段前: 13 磅 段后: 13 磅 行距: 单倍行距"/>
    <w:basedOn w:val="5"/>
    <w:qFormat/>
    <w:uiPriority w:val="0"/>
    <w:pPr>
      <w:adjustRightInd/>
      <w:spacing w:before="0" w:after="0"/>
      <w:jc w:val="both"/>
      <w:textAlignment w:val="auto"/>
    </w:pPr>
    <w:rPr>
      <w:rFonts w:ascii="Cambria" w:hAnsi="Cambria" w:cs="宋体"/>
      <w:kern w:val="2"/>
      <w:sz w:val="32"/>
    </w:rPr>
  </w:style>
  <w:style w:type="character" w:customStyle="1" w:styleId="86">
    <w:name w:val="H4 Char2"/>
    <w:qFormat/>
    <w:uiPriority w:val="0"/>
    <w:rPr>
      <w:rFonts w:ascii="Arial" w:hAnsi="Arial" w:eastAsia="黑体"/>
      <w:b/>
      <w:bCs/>
      <w:kern w:val="2"/>
      <w:sz w:val="28"/>
      <w:szCs w:val="28"/>
      <w:lang w:val="en-US" w:eastAsia="zh-CN" w:bidi="ar-SA"/>
    </w:rPr>
  </w:style>
  <w:style w:type="character" w:customStyle="1" w:styleId="87">
    <w:name w:val="正文文本缩进 字符"/>
    <w:link w:val="20"/>
    <w:qFormat/>
    <w:uiPriority w:val="0"/>
    <w:rPr>
      <w:rFonts w:eastAsia="宋体"/>
      <w:kern w:val="2"/>
      <w:sz w:val="21"/>
      <w:szCs w:val="24"/>
      <w:lang w:val="en-US" w:eastAsia="zh-CN" w:bidi="ar-SA"/>
    </w:rPr>
  </w:style>
  <w:style w:type="character" w:customStyle="1" w:styleId="88">
    <w:name w:val="标题 5 字符"/>
    <w:link w:val="8"/>
    <w:qFormat/>
    <w:uiPriority w:val="0"/>
    <w:rPr>
      <w:rFonts w:eastAsia="宋体"/>
      <w:b/>
      <w:kern w:val="2"/>
      <w:sz w:val="28"/>
      <w:lang w:val="en-US" w:eastAsia="zh-CN" w:bidi="ar-SA"/>
    </w:rPr>
  </w:style>
  <w:style w:type="character" w:customStyle="1" w:styleId="89">
    <w:name w:val="第*章 Char"/>
    <w:qFormat/>
    <w:uiPriority w:val="0"/>
    <w:rPr>
      <w:rFonts w:ascii="Arial" w:hAnsi="Arial" w:eastAsia="黑体"/>
      <w:b/>
      <w:bCs/>
      <w:kern w:val="2"/>
      <w:sz w:val="32"/>
      <w:szCs w:val="32"/>
    </w:rPr>
  </w:style>
  <w:style w:type="character" w:customStyle="1" w:styleId="90">
    <w:name w:val="章标题1 Char"/>
    <w:qFormat/>
    <w:uiPriority w:val="0"/>
    <w:rPr>
      <w:rFonts w:eastAsia="宋体"/>
      <w:b/>
      <w:bCs/>
      <w:kern w:val="2"/>
      <w:sz w:val="32"/>
      <w:szCs w:val="32"/>
      <w:lang w:val="en-US" w:eastAsia="zh-CN" w:bidi="ar-SA"/>
    </w:rPr>
  </w:style>
  <w:style w:type="character" w:customStyle="1" w:styleId="91">
    <w:name w:val="标题 6 字符"/>
    <w:link w:val="10"/>
    <w:qFormat/>
    <w:uiPriority w:val="0"/>
    <w:rPr>
      <w:rFonts w:ascii="Arial" w:hAnsi="Arial" w:eastAsia="黑体"/>
      <w:b/>
      <w:kern w:val="2"/>
      <w:sz w:val="24"/>
      <w:lang w:val="en-US" w:eastAsia="zh-CN" w:bidi="ar-SA"/>
    </w:rPr>
  </w:style>
  <w:style w:type="character" w:customStyle="1" w:styleId="92">
    <w:name w:val="标题 7 字符"/>
    <w:link w:val="11"/>
    <w:qFormat/>
    <w:uiPriority w:val="0"/>
    <w:rPr>
      <w:rFonts w:eastAsia="宋体"/>
      <w:b/>
      <w:kern w:val="2"/>
      <w:sz w:val="24"/>
      <w:lang w:val="en-US" w:eastAsia="zh-CN" w:bidi="ar-SA"/>
    </w:rPr>
  </w:style>
  <w:style w:type="character" w:customStyle="1" w:styleId="93">
    <w:name w:val="标题 8 字符"/>
    <w:link w:val="12"/>
    <w:qFormat/>
    <w:uiPriority w:val="0"/>
    <w:rPr>
      <w:rFonts w:ascii="Arial" w:hAnsi="Arial" w:eastAsia="黑体"/>
      <w:kern w:val="2"/>
      <w:sz w:val="24"/>
      <w:lang w:val="en-US" w:eastAsia="zh-CN" w:bidi="ar-SA"/>
    </w:rPr>
  </w:style>
  <w:style w:type="character" w:customStyle="1" w:styleId="94">
    <w:name w:val="标题 9 字符"/>
    <w:link w:val="13"/>
    <w:qFormat/>
    <w:uiPriority w:val="0"/>
    <w:rPr>
      <w:rFonts w:ascii="Arial" w:hAnsi="Arial" w:eastAsia="黑体"/>
      <w:kern w:val="2"/>
      <w:sz w:val="21"/>
      <w:lang w:val="en-US" w:eastAsia="zh-CN" w:bidi="ar-SA"/>
    </w:rPr>
  </w:style>
  <w:style w:type="character" w:customStyle="1" w:styleId="95">
    <w:name w:val="标题 字符"/>
    <w:link w:val="40"/>
    <w:qFormat/>
    <w:uiPriority w:val="0"/>
    <w:rPr>
      <w:rFonts w:ascii="Arial" w:hAnsi="Arial" w:eastAsia="隶书" w:cs="Arial"/>
      <w:b/>
      <w:bCs/>
      <w:kern w:val="2"/>
      <w:sz w:val="32"/>
      <w:szCs w:val="32"/>
      <w:lang w:val="en-US" w:eastAsia="zh-CN" w:bidi="ar-SA"/>
    </w:rPr>
  </w:style>
  <w:style w:type="character" w:customStyle="1" w:styleId="96">
    <w:name w:val="日期 字符"/>
    <w:link w:val="25"/>
    <w:qFormat/>
    <w:uiPriority w:val="0"/>
    <w:rPr>
      <w:rFonts w:ascii="宋体" w:hAnsi="Courier New" w:eastAsia="宋体"/>
      <w:kern w:val="2"/>
      <w:sz w:val="32"/>
      <w:lang w:val="en-US" w:eastAsia="zh-CN" w:bidi="ar-SA"/>
    </w:rPr>
  </w:style>
  <w:style w:type="character" w:customStyle="1" w:styleId="97">
    <w:name w:val="HTML 预设格式 字符"/>
    <w:link w:val="37"/>
    <w:qFormat/>
    <w:uiPriority w:val="0"/>
    <w:rPr>
      <w:rFonts w:ascii="Arial Unicode MS" w:hAnsi="Arial Unicode MS" w:eastAsia="Arial Unicode MS"/>
      <w:color w:val="000000"/>
      <w:lang w:val="en-US" w:eastAsia="zh-CN" w:bidi="ar-SA"/>
    </w:rPr>
  </w:style>
  <w:style w:type="character" w:customStyle="1" w:styleId="98">
    <w:name w:val="纯文本 字符"/>
    <w:link w:val="23"/>
    <w:qFormat/>
    <w:uiPriority w:val="0"/>
    <w:rPr>
      <w:rFonts w:ascii="宋体" w:hAnsi="Courier New" w:eastAsia="宋体"/>
      <w:kern w:val="2"/>
      <w:sz w:val="21"/>
      <w:lang w:val="en-US" w:eastAsia="zh-CN" w:bidi="ar-SA"/>
    </w:rPr>
  </w:style>
  <w:style w:type="character" w:customStyle="1" w:styleId="99">
    <w:name w:val="正文文字首行缩进 Char"/>
    <w:qFormat/>
    <w:uiPriority w:val="0"/>
    <w:rPr>
      <w:kern w:val="2"/>
      <w:sz w:val="21"/>
      <w:szCs w:val="24"/>
    </w:rPr>
  </w:style>
  <w:style w:type="character" w:customStyle="1" w:styleId="100">
    <w:name w:val="正文文本 字符"/>
    <w:link w:val="2"/>
    <w:qFormat/>
    <w:uiPriority w:val="0"/>
    <w:rPr>
      <w:rFonts w:eastAsia="宋体"/>
      <w:b/>
      <w:bCs/>
      <w:kern w:val="2"/>
      <w:sz w:val="24"/>
      <w:szCs w:val="24"/>
      <w:lang w:val="en-US" w:eastAsia="zh-CN" w:bidi="ar-SA"/>
    </w:rPr>
  </w:style>
  <w:style w:type="character" w:customStyle="1" w:styleId="101">
    <w:name w:val="正文文本缩进 2 字符"/>
    <w:link w:val="26"/>
    <w:qFormat/>
    <w:uiPriority w:val="0"/>
    <w:rPr>
      <w:rFonts w:ascii="宋体" w:hAnsi="宋体" w:eastAsia="宋体"/>
      <w:kern w:val="2"/>
      <w:sz w:val="21"/>
      <w:szCs w:val="24"/>
      <w:lang w:val="en-US" w:eastAsia="zh-CN" w:bidi="ar-SA"/>
    </w:rPr>
  </w:style>
  <w:style w:type="character" w:customStyle="1" w:styleId="102">
    <w:name w:val="页眉 字符"/>
    <w:link w:val="29"/>
    <w:qFormat/>
    <w:uiPriority w:val="99"/>
    <w:rPr>
      <w:rFonts w:eastAsia="宋体"/>
      <w:kern w:val="2"/>
      <w:sz w:val="18"/>
      <w:szCs w:val="18"/>
      <w:lang w:val="en-US" w:eastAsia="zh-CN" w:bidi="ar-SA"/>
    </w:rPr>
  </w:style>
  <w:style w:type="character" w:customStyle="1" w:styleId="103">
    <w:name w:val="正文文本缩进 3 字符"/>
    <w:link w:val="34"/>
    <w:qFormat/>
    <w:uiPriority w:val="0"/>
    <w:rPr>
      <w:rFonts w:ascii="宋体" w:eastAsia="宋体"/>
      <w:b/>
      <w:bCs/>
      <w:kern w:val="2"/>
      <w:sz w:val="24"/>
      <w:szCs w:val="24"/>
      <w:lang w:val="en-US" w:eastAsia="zh-CN" w:bidi="ar-SA"/>
    </w:rPr>
  </w:style>
  <w:style w:type="character" w:customStyle="1" w:styleId="104">
    <w:name w:val="正文文本 2 字符"/>
    <w:link w:val="3"/>
    <w:qFormat/>
    <w:uiPriority w:val="0"/>
    <w:rPr>
      <w:rFonts w:eastAsia="宋体"/>
      <w:kern w:val="2"/>
      <w:sz w:val="24"/>
      <w:szCs w:val="24"/>
      <w:lang w:val="en-US" w:eastAsia="zh-CN" w:bidi="ar-SA"/>
    </w:rPr>
  </w:style>
  <w:style w:type="character" w:customStyle="1" w:styleId="105">
    <w:name w:val="页脚 字符"/>
    <w:link w:val="28"/>
    <w:qFormat/>
    <w:uiPriority w:val="0"/>
    <w:rPr>
      <w:rFonts w:eastAsia="宋体"/>
      <w:kern w:val="2"/>
      <w:sz w:val="18"/>
      <w:szCs w:val="18"/>
      <w:lang w:val="en-US" w:eastAsia="zh-CN" w:bidi="ar-SA"/>
    </w:rPr>
  </w:style>
  <w:style w:type="character" w:customStyle="1" w:styleId="106">
    <w:name w:val="正文文本 3 字符"/>
    <w:link w:val="19"/>
    <w:qFormat/>
    <w:uiPriority w:val="0"/>
    <w:rPr>
      <w:rFonts w:eastAsia="宋体"/>
      <w:kern w:val="2"/>
      <w:sz w:val="16"/>
      <w:szCs w:val="16"/>
      <w:lang w:val="en-US" w:eastAsia="zh-CN" w:bidi="ar-SA"/>
    </w:rPr>
  </w:style>
  <w:style w:type="character" w:customStyle="1" w:styleId="107">
    <w:name w:val="批注框文本 字符"/>
    <w:link w:val="27"/>
    <w:semiHidden/>
    <w:qFormat/>
    <w:uiPriority w:val="99"/>
    <w:rPr>
      <w:rFonts w:eastAsia="宋体"/>
      <w:kern w:val="2"/>
      <w:sz w:val="18"/>
      <w:szCs w:val="18"/>
      <w:lang w:val="en-US" w:eastAsia="zh-CN" w:bidi="ar-SA"/>
    </w:rPr>
  </w:style>
  <w:style w:type="paragraph" w:customStyle="1" w:styleId="108">
    <w:name w:val="样式1"/>
    <w:basedOn w:val="40"/>
    <w:qFormat/>
    <w:uiPriority w:val="0"/>
    <w:pPr>
      <w:spacing w:before="120" w:after="120"/>
    </w:pPr>
    <w:rPr>
      <w:rFonts w:eastAsia="黑体"/>
      <w:b w:val="0"/>
      <w:sz w:val="30"/>
      <w:szCs w:val="21"/>
    </w:rPr>
  </w:style>
  <w:style w:type="paragraph" w:customStyle="1" w:styleId="109">
    <w:name w:val="样式2"/>
    <w:basedOn w:val="40"/>
    <w:next w:val="108"/>
    <w:qFormat/>
    <w:uiPriority w:val="0"/>
    <w:pPr>
      <w:spacing w:before="120" w:after="120"/>
    </w:pPr>
    <w:rPr>
      <w:rFonts w:eastAsia="黑体"/>
      <w:b w:val="0"/>
      <w:sz w:val="30"/>
      <w:szCs w:val="30"/>
    </w:rPr>
  </w:style>
  <w:style w:type="character" w:customStyle="1" w:styleId="110">
    <w:name w:val="标题 3 Char Char"/>
    <w:qFormat/>
    <w:uiPriority w:val="0"/>
    <w:rPr>
      <w:rFonts w:eastAsia="宋体"/>
      <w:b/>
      <w:bCs/>
      <w:kern w:val="2"/>
      <w:sz w:val="32"/>
      <w:szCs w:val="32"/>
      <w:lang w:val="en-US" w:eastAsia="zh-CN" w:bidi="ar-SA"/>
    </w:rPr>
  </w:style>
  <w:style w:type="paragraph" w:customStyle="1" w:styleId="111">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12">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13">
    <w:name w:val="--规划正文"/>
    <w:basedOn w:val="1"/>
    <w:qFormat/>
    <w:uiPriority w:val="0"/>
    <w:pPr>
      <w:spacing w:line="360" w:lineRule="auto"/>
      <w:ind w:firstLine="200" w:firstLineChars="200"/>
    </w:pPr>
    <w:rPr>
      <w:szCs w:val="20"/>
    </w:rPr>
  </w:style>
  <w:style w:type="paragraph" w:customStyle="1" w:styleId="114">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15">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16">
    <w:name w:val="样式4"/>
    <w:basedOn w:val="1"/>
    <w:qFormat/>
    <w:uiPriority w:val="0"/>
    <w:pPr>
      <w:tabs>
        <w:tab w:val="left" w:pos="842"/>
      </w:tabs>
      <w:spacing w:line="360" w:lineRule="auto"/>
      <w:ind w:left="842" w:hanging="420"/>
    </w:pPr>
    <w:rPr>
      <w:sz w:val="24"/>
    </w:rPr>
  </w:style>
  <w:style w:type="paragraph" w:customStyle="1" w:styleId="117">
    <w:name w:val="文字"/>
    <w:basedOn w:val="1"/>
    <w:qFormat/>
    <w:uiPriority w:val="0"/>
    <w:pPr>
      <w:tabs>
        <w:tab w:val="left" w:pos="8520"/>
      </w:tabs>
      <w:spacing w:line="312" w:lineRule="auto"/>
      <w:ind w:right="-210" w:firstLine="556"/>
    </w:pPr>
    <w:rPr>
      <w:rFonts w:ascii="宋体"/>
      <w:sz w:val="28"/>
      <w:szCs w:val="20"/>
    </w:rPr>
  </w:style>
  <w:style w:type="paragraph" w:customStyle="1" w:styleId="118">
    <w:name w:val="--规划-表格-居左"/>
    <w:basedOn w:val="113"/>
    <w:qFormat/>
    <w:uiPriority w:val="0"/>
    <w:pPr>
      <w:spacing w:line="240" w:lineRule="auto"/>
      <w:ind w:firstLine="0" w:firstLineChars="0"/>
    </w:pPr>
    <w:rPr>
      <w:sz w:val="20"/>
    </w:rPr>
  </w:style>
  <w:style w:type="paragraph" w:customStyle="1" w:styleId="119">
    <w:name w:val="--规划-表格-居中"/>
    <w:basedOn w:val="113"/>
    <w:qFormat/>
    <w:uiPriority w:val="0"/>
    <w:pPr>
      <w:spacing w:line="240" w:lineRule="auto"/>
      <w:ind w:firstLine="0" w:firstLineChars="0"/>
      <w:jc w:val="center"/>
    </w:pPr>
    <w:rPr>
      <w:sz w:val="20"/>
    </w:rPr>
  </w:style>
  <w:style w:type="paragraph" w:customStyle="1" w:styleId="120">
    <w:name w:val="--编号内缩进"/>
    <w:basedOn w:val="1"/>
    <w:qFormat/>
    <w:uiPriority w:val="0"/>
    <w:pPr>
      <w:spacing w:line="360" w:lineRule="auto"/>
      <w:ind w:left="420" w:firstLine="200" w:firstLineChars="200"/>
    </w:pPr>
    <w:rPr>
      <w:szCs w:val="21"/>
    </w:rPr>
  </w:style>
  <w:style w:type="paragraph" w:customStyle="1" w:styleId="121">
    <w:name w:val="--规划-题注"/>
    <w:basedOn w:val="1"/>
    <w:next w:val="113"/>
    <w:qFormat/>
    <w:uiPriority w:val="0"/>
    <w:pPr>
      <w:spacing w:line="360" w:lineRule="auto"/>
      <w:jc w:val="center"/>
    </w:pPr>
    <w:rPr>
      <w:rFonts w:eastAsia="黑体"/>
    </w:rPr>
  </w:style>
  <w:style w:type="paragraph" w:customStyle="1" w:styleId="122">
    <w:name w:val="--规划-图和表"/>
    <w:next w:val="113"/>
    <w:qFormat/>
    <w:uiPriority w:val="0"/>
    <w:pPr>
      <w:jc w:val="center"/>
    </w:pPr>
    <w:rPr>
      <w:rFonts w:ascii="Times New Roman" w:hAnsi="Times New Roman" w:eastAsia="宋体" w:cs="Times New Roman"/>
      <w:kern w:val="2"/>
      <w:sz w:val="21"/>
      <w:lang w:val="en-US" w:eastAsia="zh-CN" w:bidi="ar-SA"/>
    </w:rPr>
  </w:style>
  <w:style w:type="paragraph" w:customStyle="1" w:styleId="123">
    <w:name w:val="--规划-小标题"/>
    <w:basedOn w:val="1"/>
    <w:next w:val="113"/>
    <w:qFormat/>
    <w:uiPriority w:val="0"/>
    <w:pPr>
      <w:keepNext/>
      <w:keepLines/>
      <w:spacing w:line="360" w:lineRule="auto"/>
      <w:outlineLvl w:val="4"/>
    </w:pPr>
    <w:rPr>
      <w:rFonts w:eastAsia="黑体"/>
    </w:rPr>
  </w:style>
  <w:style w:type="paragraph" w:customStyle="1" w:styleId="124">
    <w:name w:val="--规划正文 Char"/>
    <w:basedOn w:val="1"/>
    <w:qFormat/>
    <w:uiPriority w:val="0"/>
    <w:pPr>
      <w:spacing w:line="360" w:lineRule="auto"/>
      <w:ind w:firstLine="200" w:firstLineChars="200"/>
    </w:pPr>
    <w:rPr>
      <w:sz w:val="24"/>
    </w:rPr>
  </w:style>
  <w:style w:type="paragraph" w:customStyle="1" w:styleId="125">
    <w:name w:val="缺省文本"/>
    <w:basedOn w:val="1"/>
    <w:qFormat/>
    <w:uiPriority w:val="0"/>
    <w:pPr>
      <w:autoSpaceDE w:val="0"/>
      <w:autoSpaceDN w:val="0"/>
      <w:adjustRightInd w:val="0"/>
      <w:jc w:val="left"/>
    </w:pPr>
    <w:rPr>
      <w:kern w:val="0"/>
    </w:rPr>
  </w:style>
  <w:style w:type="paragraph" w:customStyle="1" w:styleId="126">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27">
    <w:name w:val="--规划正文 Char Char"/>
    <w:qFormat/>
    <w:uiPriority w:val="0"/>
    <w:rPr>
      <w:rFonts w:eastAsia="宋体"/>
      <w:kern w:val="2"/>
      <w:sz w:val="24"/>
      <w:szCs w:val="24"/>
      <w:lang w:val="en-US" w:eastAsia="zh-CN" w:bidi="ar-SA"/>
    </w:rPr>
  </w:style>
  <w:style w:type="paragraph" w:customStyle="1" w:styleId="128">
    <w:name w:val="样式3"/>
    <w:basedOn w:val="4"/>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9">
    <w:name w:val="--规划正文 Char1"/>
    <w:qFormat/>
    <w:uiPriority w:val="0"/>
    <w:rPr>
      <w:rFonts w:eastAsia="宋体"/>
      <w:kern w:val="2"/>
      <w:sz w:val="21"/>
      <w:lang w:val="en-US" w:eastAsia="zh-CN" w:bidi="ar-SA"/>
    </w:rPr>
  </w:style>
  <w:style w:type="paragraph" w:customStyle="1" w:styleId="130">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31">
    <w:name w:val="列表项目"/>
    <w:basedOn w:val="1"/>
    <w:qFormat/>
    <w:uiPriority w:val="0"/>
    <w:pPr>
      <w:tabs>
        <w:tab w:val="left" w:pos="420"/>
        <w:tab w:val="left" w:pos="1080"/>
      </w:tabs>
      <w:spacing w:line="288" w:lineRule="auto"/>
      <w:ind w:left="1080" w:hanging="360"/>
    </w:pPr>
    <w:rPr>
      <w:sz w:val="24"/>
      <w:szCs w:val="20"/>
    </w:rPr>
  </w:style>
  <w:style w:type="character" w:customStyle="1" w:styleId="132">
    <w:name w:val="content1"/>
    <w:qFormat/>
    <w:uiPriority w:val="0"/>
    <w:rPr>
      <w:rFonts w:hint="default" w:ascii="??" w:hAnsi="??"/>
      <w:sz w:val="16"/>
      <w:szCs w:val="16"/>
      <w:u w:val="none"/>
    </w:rPr>
  </w:style>
  <w:style w:type="character" w:customStyle="1" w:styleId="133">
    <w:name w:val="unnamed4"/>
    <w:basedOn w:val="46"/>
    <w:qFormat/>
    <w:uiPriority w:val="0"/>
  </w:style>
  <w:style w:type="character" w:customStyle="1" w:styleId="134">
    <w:name w:val="font2"/>
    <w:basedOn w:val="46"/>
    <w:qFormat/>
    <w:uiPriority w:val="0"/>
  </w:style>
  <w:style w:type="character" w:customStyle="1" w:styleId="135">
    <w:name w:val="font41"/>
    <w:qFormat/>
    <w:uiPriority w:val="0"/>
    <w:rPr>
      <w:color w:val="000000"/>
      <w:spacing w:val="260"/>
      <w:sz w:val="18"/>
      <w:szCs w:val="18"/>
      <w:u w:val="none"/>
    </w:rPr>
  </w:style>
  <w:style w:type="paragraph" w:customStyle="1" w:styleId="136">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37">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8">
    <w:name w:val="正文文本首行缩进 字符"/>
    <w:link w:val="42"/>
    <w:qFormat/>
    <w:uiPriority w:val="0"/>
    <w:rPr>
      <w:rFonts w:eastAsia="宋体"/>
      <w:b/>
      <w:bCs/>
      <w:kern w:val="2"/>
      <w:sz w:val="21"/>
      <w:szCs w:val="24"/>
      <w:lang w:val="en-US" w:eastAsia="zh-CN" w:bidi="ar-SA"/>
    </w:rPr>
  </w:style>
  <w:style w:type="paragraph" w:customStyle="1" w:styleId="139">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40">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41">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42">
    <w:name w:val="mode"/>
    <w:basedOn w:val="46"/>
    <w:qFormat/>
    <w:uiPriority w:val="0"/>
  </w:style>
  <w:style w:type="paragraph" w:customStyle="1" w:styleId="143">
    <w:name w:val="9"/>
    <w:basedOn w:val="1"/>
    <w:next w:val="9"/>
    <w:qFormat/>
    <w:uiPriority w:val="0"/>
    <w:pPr>
      <w:autoSpaceDE w:val="0"/>
      <w:autoSpaceDN w:val="0"/>
      <w:adjustRightInd w:val="0"/>
      <w:ind w:firstLine="420"/>
      <w:jc w:val="left"/>
      <w:textAlignment w:val="baseline"/>
    </w:pPr>
    <w:rPr>
      <w:rFonts w:ascii="宋体"/>
      <w:kern w:val="0"/>
      <w:sz w:val="34"/>
      <w:szCs w:val="20"/>
    </w:rPr>
  </w:style>
  <w:style w:type="character" w:customStyle="1" w:styleId="144">
    <w:name w:val="unnamed3"/>
    <w:basedOn w:val="46"/>
    <w:qFormat/>
    <w:uiPriority w:val="0"/>
  </w:style>
  <w:style w:type="paragraph" w:customStyle="1" w:styleId="145">
    <w:name w:val="8"/>
    <w:basedOn w:val="1"/>
    <w:next w:val="20"/>
    <w:qFormat/>
    <w:uiPriority w:val="0"/>
    <w:pPr>
      <w:spacing w:after="120"/>
      <w:ind w:left="420" w:leftChars="200"/>
    </w:pPr>
  </w:style>
  <w:style w:type="paragraph" w:customStyle="1" w:styleId="146">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47">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8">
    <w:name w:val="5"/>
    <w:basedOn w:val="1"/>
    <w:qFormat/>
    <w:uiPriority w:val="0"/>
    <w:pPr>
      <w:autoSpaceDE w:val="0"/>
      <w:autoSpaceDN w:val="0"/>
      <w:adjustRightInd w:val="0"/>
      <w:jc w:val="left"/>
    </w:pPr>
    <w:rPr>
      <w:rFonts w:ascii="宋体"/>
      <w:b/>
      <w:bCs/>
      <w:kern w:val="0"/>
      <w:sz w:val="18"/>
      <w:szCs w:val="18"/>
    </w:rPr>
  </w:style>
  <w:style w:type="paragraph" w:customStyle="1" w:styleId="149">
    <w:name w:val="6"/>
    <w:basedOn w:val="148"/>
    <w:qFormat/>
    <w:uiPriority w:val="0"/>
    <w:pPr>
      <w:spacing w:line="270" w:lineRule="atLeast"/>
      <w:jc w:val="both"/>
    </w:pPr>
    <w:rPr>
      <w:b w:val="0"/>
      <w:bCs w:val="0"/>
    </w:rPr>
  </w:style>
  <w:style w:type="paragraph" w:customStyle="1" w:styleId="150">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51">
    <w:name w:val="姜文清定义的正文"/>
    <w:basedOn w:val="1"/>
    <w:qFormat/>
    <w:uiPriority w:val="0"/>
    <w:pPr>
      <w:spacing w:line="240" w:lineRule="atLeast"/>
      <w:ind w:firstLine="567"/>
    </w:pPr>
    <w:rPr>
      <w:szCs w:val="20"/>
    </w:rPr>
  </w:style>
  <w:style w:type="paragraph" w:customStyle="1" w:styleId="152">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53">
    <w:name w:val="CM2"/>
    <w:basedOn w:val="152"/>
    <w:next w:val="152"/>
    <w:qFormat/>
    <w:uiPriority w:val="0"/>
    <w:pPr>
      <w:spacing w:line="200" w:lineRule="atLeast"/>
    </w:pPr>
    <w:rPr>
      <w:rFonts w:ascii="Arial" w:hAnsi="Arial" w:eastAsia="宋体" w:cs="Times New Roman"/>
      <w:color w:val="auto"/>
    </w:rPr>
  </w:style>
  <w:style w:type="paragraph" w:customStyle="1" w:styleId="154">
    <w:name w:val="Normal Paragraph"/>
    <w:basedOn w:val="1"/>
    <w:qFormat/>
    <w:uiPriority w:val="0"/>
    <w:pPr>
      <w:widowControl/>
      <w:spacing w:before="120" w:line="360" w:lineRule="auto"/>
      <w:ind w:firstLine="425"/>
    </w:pPr>
    <w:rPr>
      <w:kern w:val="0"/>
      <w:sz w:val="24"/>
    </w:rPr>
  </w:style>
  <w:style w:type="character" w:customStyle="1" w:styleId="155">
    <w:name w:val="blue"/>
    <w:basedOn w:val="46"/>
    <w:qFormat/>
    <w:uiPriority w:val="0"/>
  </w:style>
  <w:style w:type="paragraph" w:customStyle="1" w:styleId="156">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57">
    <w:name w:val="font"/>
    <w:basedOn w:val="46"/>
    <w:qFormat/>
    <w:uiPriority w:val="0"/>
  </w:style>
  <w:style w:type="character" w:customStyle="1" w:styleId="158">
    <w:name w:val="font11"/>
    <w:qFormat/>
    <w:uiPriority w:val="0"/>
    <w:rPr>
      <w:rFonts w:hint="default" w:ascii="ˎ̥" w:hAnsi="ˎ̥"/>
    </w:rPr>
  </w:style>
  <w:style w:type="paragraph" w:customStyle="1" w:styleId="159">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60">
    <w:name w:val="proddescription"/>
    <w:basedOn w:val="46"/>
    <w:qFormat/>
    <w:uiPriority w:val="0"/>
  </w:style>
  <w:style w:type="character" w:customStyle="1" w:styleId="161">
    <w:name w:val="prodheadlines"/>
    <w:basedOn w:val="46"/>
    <w:qFormat/>
    <w:uiPriority w:val="0"/>
  </w:style>
  <w:style w:type="character" w:customStyle="1" w:styleId="162">
    <w:name w:val="text"/>
    <w:basedOn w:val="46"/>
    <w:qFormat/>
    <w:uiPriority w:val="0"/>
  </w:style>
  <w:style w:type="paragraph" w:customStyle="1" w:styleId="163">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4">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65">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66">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67">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8">
    <w:name w:val="段落正文"/>
    <w:basedOn w:val="23"/>
    <w:qFormat/>
    <w:uiPriority w:val="0"/>
    <w:pPr>
      <w:ind w:firstLine="560" w:firstLineChars="200"/>
    </w:pPr>
    <w:rPr>
      <w:sz w:val="28"/>
    </w:rPr>
  </w:style>
  <w:style w:type="character" w:customStyle="1" w:styleId="169">
    <w:name w:val="gray6"/>
    <w:basedOn w:val="46"/>
    <w:qFormat/>
    <w:uiPriority w:val="0"/>
  </w:style>
  <w:style w:type="character" w:customStyle="1" w:styleId="170">
    <w:name w:val="style9"/>
    <w:basedOn w:val="46"/>
    <w:qFormat/>
    <w:uiPriority w:val="0"/>
  </w:style>
  <w:style w:type="paragraph" w:customStyle="1" w:styleId="171">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72">
    <w:name w:val="grame"/>
    <w:basedOn w:val="46"/>
    <w:qFormat/>
    <w:uiPriority w:val="0"/>
  </w:style>
  <w:style w:type="paragraph" w:customStyle="1" w:styleId="173">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74">
    <w:name w:val="Char1"/>
    <w:basedOn w:val="1"/>
    <w:qFormat/>
    <w:uiPriority w:val="0"/>
    <w:pPr>
      <w:jc w:val="left"/>
    </w:pPr>
    <w:rPr>
      <w:rFonts w:ascii="Tahoma" w:hAnsi="Tahoma"/>
      <w:sz w:val="24"/>
      <w:szCs w:val="20"/>
    </w:rPr>
  </w:style>
  <w:style w:type="paragraph" w:customStyle="1" w:styleId="175">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76">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77">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8">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9">
    <w:name w:val="font6"/>
    <w:basedOn w:val="1"/>
    <w:qFormat/>
    <w:uiPriority w:val="0"/>
    <w:pPr>
      <w:widowControl/>
      <w:spacing w:before="100" w:beforeAutospacing="1" w:after="100" w:afterAutospacing="1"/>
      <w:jc w:val="left"/>
    </w:pPr>
    <w:rPr>
      <w:kern w:val="0"/>
      <w:sz w:val="24"/>
    </w:rPr>
  </w:style>
  <w:style w:type="paragraph" w:customStyle="1" w:styleId="180">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81">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82">
    <w:name w:val="表格字"/>
    <w:basedOn w:val="1"/>
    <w:qFormat/>
    <w:uiPriority w:val="0"/>
    <w:pPr>
      <w:adjustRightInd w:val="0"/>
      <w:jc w:val="center"/>
    </w:pPr>
    <w:rPr>
      <w:rFonts w:ascii="宋体"/>
      <w:sz w:val="24"/>
      <w:szCs w:val="20"/>
    </w:rPr>
  </w:style>
  <w:style w:type="character" w:customStyle="1" w:styleId="183">
    <w:name w:val="样式 小三 加粗"/>
    <w:qFormat/>
    <w:uiPriority w:val="0"/>
    <w:rPr>
      <w:rFonts w:eastAsia="宋体"/>
      <w:b/>
      <w:bCs/>
      <w:sz w:val="32"/>
    </w:rPr>
  </w:style>
  <w:style w:type="paragraph" w:customStyle="1" w:styleId="184">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5">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86">
    <w:name w:val="Char Char Char"/>
    <w:basedOn w:val="1"/>
    <w:qFormat/>
    <w:uiPriority w:val="0"/>
    <w:rPr>
      <w:rFonts w:ascii="Tahoma" w:hAnsi="Tahoma"/>
      <w:sz w:val="24"/>
      <w:szCs w:val="20"/>
    </w:rPr>
  </w:style>
  <w:style w:type="paragraph" w:customStyle="1" w:styleId="187">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8">
    <w:name w:val="info4"/>
    <w:basedOn w:val="46"/>
    <w:qFormat/>
    <w:uiPriority w:val="0"/>
  </w:style>
  <w:style w:type="paragraph" w:customStyle="1" w:styleId="189">
    <w:name w:val="缩进正文"/>
    <w:basedOn w:val="1"/>
    <w:link w:val="190"/>
    <w:qFormat/>
    <w:uiPriority w:val="0"/>
    <w:pPr>
      <w:ind w:firstLine="560" w:firstLineChars="200"/>
    </w:pPr>
    <w:rPr>
      <w:rFonts w:eastAsia="仿宋_GB2312" w:cs="宋体"/>
      <w:sz w:val="28"/>
      <w:szCs w:val="20"/>
    </w:rPr>
  </w:style>
  <w:style w:type="character" w:customStyle="1" w:styleId="190">
    <w:name w:val="缩进正文 Char"/>
    <w:link w:val="189"/>
    <w:qFormat/>
    <w:uiPriority w:val="0"/>
    <w:rPr>
      <w:rFonts w:eastAsia="仿宋_GB2312" w:cs="宋体"/>
      <w:kern w:val="2"/>
      <w:sz w:val="28"/>
      <w:lang w:val="en-US" w:eastAsia="zh-CN" w:bidi="ar-SA"/>
    </w:rPr>
  </w:style>
  <w:style w:type="paragraph" w:customStyle="1" w:styleId="191">
    <w:name w:val="列出段落1"/>
    <w:basedOn w:val="1"/>
    <w:qFormat/>
    <w:uiPriority w:val="0"/>
    <w:pPr>
      <w:ind w:firstLine="420" w:firstLineChars="200"/>
    </w:pPr>
    <w:rPr>
      <w:rFonts w:ascii="Calibri" w:hAnsi="Calibri" w:cs="Calibri"/>
      <w:szCs w:val="21"/>
    </w:rPr>
  </w:style>
  <w:style w:type="character" w:customStyle="1" w:styleId="192">
    <w:name w:val="批注文字 字符"/>
    <w:basedOn w:val="46"/>
    <w:link w:val="18"/>
    <w:qFormat/>
    <w:uiPriority w:val="0"/>
    <w:rPr>
      <w:rFonts w:ascii="宋体"/>
      <w:sz w:val="34"/>
    </w:rPr>
  </w:style>
  <w:style w:type="character" w:customStyle="1" w:styleId="193">
    <w:name w:val="批注主题 字符"/>
    <w:basedOn w:val="192"/>
    <w:link w:val="41"/>
    <w:qFormat/>
    <w:uiPriority w:val="99"/>
    <w:rPr>
      <w:rFonts w:ascii="宋体"/>
      <w:sz w:val="34"/>
    </w:rPr>
  </w:style>
  <w:style w:type="paragraph" w:customStyle="1" w:styleId="194">
    <w:name w:val="评价"/>
    <w:basedOn w:val="1"/>
    <w:qFormat/>
    <w:uiPriority w:val="0"/>
    <w:pPr>
      <w:spacing w:afterLines="20"/>
      <w:ind w:firstLine="1446" w:firstLineChars="200"/>
    </w:pPr>
    <w:rPr>
      <w:rFonts w:ascii="Calibri" w:hAnsi="Calibri"/>
      <w:sz w:val="24"/>
    </w:rPr>
  </w:style>
  <w:style w:type="paragraph" w:customStyle="1" w:styleId="195">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96">
    <w:name w:val="alt-edited1"/>
    <w:qFormat/>
    <w:uiPriority w:val="0"/>
    <w:rPr>
      <w:color w:val="4D90F0"/>
    </w:rPr>
  </w:style>
  <w:style w:type="paragraph" w:customStyle="1" w:styleId="197">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8">
    <w:name w:val="文档结构图 Char1"/>
    <w:semiHidden/>
    <w:qFormat/>
    <w:uiPriority w:val="0"/>
    <w:rPr>
      <w:sz w:val="20"/>
    </w:rPr>
  </w:style>
  <w:style w:type="character" w:customStyle="1" w:styleId="199">
    <w:name w:val="文档结构图 Char"/>
    <w:semiHidden/>
    <w:qFormat/>
    <w:uiPriority w:val="0"/>
    <w:rPr>
      <w:sz w:val="20"/>
    </w:rPr>
  </w:style>
  <w:style w:type="character" w:customStyle="1" w:styleId="200">
    <w:name w:val="short_text"/>
    <w:basedOn w:val="46"/>
    <w:qFormat/>
    <w:uiPriority w:val="0"/>
    <w:rPr>
      <w:sz w:val="20"/>
    </w:rPr>
  </w:style>
  <w:style w:type="character" w:customStyle="1" w:styleId="201">
    <w:name w:val="标题 Char1"/>
    <w:qFormat/>
    <w:uiPriority w:val="0"/>
    <w:rPr>
      <w:b/>
      <w:sz w:val="20"/>
    </w:rPr>
  </w:style>
  <w:style w:type="character" w:customStyle="1" w:styleId="202">
    <w:name w:val="正文文本缩进 3 Char1"/>
    <w:semiHidden/>
    <w:qFormat/>
    <w:uiPriority w:val="0"/>
    <w:rPr>
      <w:sz w:val="20"/>
    </w:rPr>
  </w:style>
  <w:style w:type="character" w:customStyle="1" w:styleId="203">
    <w:name w:val="font21"/>
    <w:qFormat/>
    <w:uiPriority w:val="0"/>
    <w:rPr>
      <w:color w:val="FF0000"/>
      <w:sz w:val="20"/>
      <w:u w:val="none"/>
    </w:rPr>
  </w:style>
  <w:style w:type="character" w:customStyle="1" w:styleId="204">
    <w:name w:val="不明显强调1"/>
    <w:qFormat/>
    <w:uiPriority w:val="0"/>
    <w:rPr>
      <w:i/>
      <w:sz w:val="20"/>
    </w:rPr>
  </w:style>
  <w:style w:type="character" w:customStyle="1" w:styleId="205">
    <w:name w:val="font71"/>
    <w:qFormat/>
    <w:uiPriority w:val="0"/>
    <w:rPr>
      <w:sz w:val="20"/>
      <w:u w:val="none"/>
    </w:rPr>
  </w:style>
  <w:style w:type="character" w:customStyle="1" w:styleId="206">
    <w:name w:val="页眉 Char1"/>
    <w:semiHidden/>
    <w:qFormat/>
    <w:uiPriority w:val="0"/>
    <w:rPr>
      <w:sz w:val="20"/>
    </w:rPr>
  </w:style>
  <w:style w:type="character" w:customStyle="1" w:styleId="207">
    <w:name w:val="正文文本缩进 2 Char1"/>
    <w:semiHidden/>
    <w:qFormat/>
    <w:uiPriority w:val="0"/>
    <w:rPr>
      <w:sz w:val="20"/>
    </w:rPr>
  </w:style>
  <w:style w:type="character" w:customStyle="1" w:styleId="208">
    <w:name w:val="font61"/>
    <w:qFormat/>
    <w:uiPriority w:val="0"/>
    <w:rPr>
      <w:sz w:val="20"/>
      <w:u w:val="none"/>
    </w:rPr>
  </w:style>
  <w:style w:type="character" w:customStyle="1" w:styleId="209">
    <w:name w:val="纯文本 Char1"/>
    <w:semiHidden/>
    <w:qFormat/>
    <w:uiPriority w:val="0"/>
    <w:rPr>
      <w:sz w:val="20"/>
    </w:rPr>
  </w:style>
  <w:style w:type="character" w:customStyle="1" w:styleId="210">
    <w:name w:val="正文文本 3 Char1"/>
    <w:semiHidden/>
    <w:qFormat/>
    <w:uiPriority w:val="0"/>
    <w:rPr>
      <w:sz w:val="20"/>
    </w:rPr>
  </w:style>
  <w:style w:type="character" w:customStyle="1" w:styleId="211">
    <w:name w:val="正文文本缩进 Char1"/>
    <w:semiHidden/>
    <w:qFormat/>
    <w:uiPriority w:val="0"/>
    <w:rPr>
      <w:sz w:val="20"/>
    </w:rPr>
  </w:style>
  <w:style w:type="character" w:customStyle="1" w:styleId="212">
    <w:name w:val="明显参考1"/>
    <w:qFormat/>
    <w:uiPriority w:val="0"/>
    <w:rPr>
      <w:b/>
      <w:sz w:val="20"/>
    </w:rPr>
  </w:style>
  <w:style w:type="character" w:customStyle="1" w:styleId="213">
    <w:name w:val="apple-converted-space"/>
    <w:qFormat/>
    <w:uiPriority w:val="0"/>
    <w:rPr>
      <w:sz w:val="20"/>
    </w:rPr>
  </w:style>
  <w:style w:type="character" w:customStyle="1" w:styleId="214">
    <w:name w:val="书籍标题1"/>
    <w:qFormat/>
    <w:uiPriority w:val="0"/>
    <w:rPr>
      <w:b/>
      <w:i/>
      <w:sz w:val="20"/>
    </w:rPr>
  </w:style>
  <w:style w:type="character" w:customStyle="1" w:styleId="215">
    <w:name w:val="long_text"/>
    <w:qFormat/>
    <w:uiPriority w:val="0"/>
    <w:rPr>
      <w:sz w:val="20"/>
    </w:rPr>
  </w:style>
  <w:style w:type="character" w:customStyle="1" w:styleId="216">
    <w:name w:val="日期 Char1"/>
    <w:semiHidden/>
    <w:qFormat/>
    <w:uiPriority w:val="0"/>
    <w:rPr>
      <w:sz w:val="20"/>
    </w:rPr>
  </w:style>
  <w:style w:type="character" w:customStyle="1" w:styleId="217">
    <w:name w:val="批注文字 Char1"/>
    <w:semiHidden/>
    <w:qFormat/>
    <w:uiPriority w:val="0"/>
    <w:rPr>
      <w:sz w:val="20"/>
    </w:rPr>
  </w:style>
  <w:style w:type="character" w:customStyle="1" w:styleId="218">
    <w:name w:val="明显强调1"/>
    <w:qFormat/>
    <w:uiPriority w:val="0"/>
    <w:rPr>
      <w:i/>
      <w:sz w:val="20"/>
    </w:rPr>
  </w:style>
  <w:style w:type="character" w:customStyle="1" w:styleId="219">
    <w:name w:val="16"/>
    <w:qFormat/>
    <w:uiPriority w:val="0"/>
    <w:rPr>
      <w:b/>
      <w:color w:val="FF0356"/>
      <w:sz w:val="20"/>
    </w:rPr>
  </w:style>
  <w:style w:type="character" w:customStyle="1" w:styleId="220">
    <w:name w:val="批注主题 Char1"/>
    <w:semiHidden/>
    <w:qFormat/>
    <w:uiPriority w:val="0"/>
    <w:rPr>
      <w:b/>
      <w:sz w:val="20"/>
    </w:rPr>
  </w:style>
  <w:style w:type="character" w:customStyle="1" w:styleId="221">
    <w:name w:val="正文文本 2 Char1"/>
    <w:semiHidden/>
    <w:qFormat/>
    <w:uiPriority w:val="0"/>
    <w:rPr>
      <w:sz w:val="20"/>
    </w:rPr>
  </w:style>
  <w:style w:type="character" w:customStyle="1" w:styleId="222">
    <w:name w:val="font31"/>
    <w:qFormat/>
    <w:uiPriority w:val="0"/>
    <w:rPr>
      <w:color w:val="FF0000"/>
      <w:sz w:val="20"/>
      <w:u w:val="none"/>
      <w:vertAlign w:val="superscript"/>
    </w:rPr>
  </w:style>
  <w:style w:type="character" w:customStyle="1" w:styleId="223">
    <w:name w:val="不明显参考1"/>
    <w:qFormat/>
    <w:uiPriority w:val="0"/>
    <w:rPr>
      <w:sz w:val="20"/>
    </w:rPr>
  </w:style>
  <w:style w:type="character" w:customStyle="1" w:styleId="224">
    <w:name w:val="HTML 预设格式 Char1"/>
    <w:semiHidden/>
    <w:qFormat/>
    <w:uiPriority w:val="0"/>
    <w:rPr>
      <w:sz w:val="20"/>
    </w:rPr>
  </w:style>
  <w:style w:type="character" w:customStyle="1" w:styleId="225">
    <w:name w:val="font01"/>
    <w:basedOn w:val="46"/>
    <w:qFormat/>
    <w:uiPriority w:val="0"/>
    <w:rPr>
      <w:color w:val="FF0000"/>
      <w:sz w:val="20"/>
      <w:u w:val="none"/>
      <w:vertAlign w:val="superscript"/>
    </w:rPr>
  </w:style>
  <w:style w:type="character" w:customStyle="1" w:styleId="226">
    <w:name w:val="页脚 Char1"/>
    <w:semiHidden/>
    <w:qFormat/>
    <w:uiPriority w:val="0"/>
    <w:rPr>
      <w:sz w:val="20"/>
    </w:rPr>
  </w:style>
  <w:style w:type="character" w:customStyle="1" w:styleId="227">
    <w:name w:val="批注框文本 Char1"/>
    <w:semiHidden/>
    <w:qFormat/>
    <w:uiPriority w:val="0"/>
    <w:rPr>
      <w:sz w:val="20"/>
    </w:rPr>
  </w:style>
  <w:style w:type="paragraph" w:customStyle="1" w:styleId="228">
    <w:name w:val="列出段落2"/>
    <w:basedOn w:val="1"/>
    <w:next w:val="229"/>
    <w:qFormat/>
    <w:uiPriority w:val="0"/>
    <w:pPr>
      <w:ind w:firstLine="420"/>
    </w:pPr>
    <w:rPr>
      <w:rFonts w:hAnsi="Calibri"/>
      <w:kern w:val="0"/>
      <w:szCs w:val="20"/>
    </w:rPr>
  </w:style>
  <w:style w:type="paragraph" w:customStyle="1" w:styleId="229">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30">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31">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32">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33">
    <w:name w:val="xl86"/>
    <w:basedOn w:val="1"/>
    <w:next w:val="234"/>
    <w:qFormat/>
    <w:uiPriority w:val="0"/>
    <w:pPr>
      <w:widowControl/>
      <w:shd w:val="clear" w:color="000000" w:fill="FFFFFF"/>
      <w:spacing w:before="280" w:after="280"/>
      <w:jc w:val="center"/>
    </w:pPr>
    <w:rPr>
      <w:rFonts w:ascii="宋体" w:hAnsi="Calibri"/>
      <w:kern w:val="0"/>
      <w:sz w:val="20"/>
      <w:szCs w:val="20"/>
    </w:rPr>
  </w:style>
  <w:style w:type="paragraph" w:customStyle="1" w:styleId="234">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35">
    <w:name w:val="TOC Heading4"/>
    <w:next w:val="1"/>
    <w:qFormat/>
    <w:uiPriority w:val="0"/>
    <w:pPr>
      <w:wordWrap w:val="0"/>
    </w:pPr>
    <w:rPr>
      <w:rFonts w:ascii="Calibri" w:hAnsi="Calibri" w:eastAsia="宋体" w:cs="Times New Roman"/>
      <w:sz w:val="32"/>
      <w:lang w:val="en-US" w:eastAsia="zh-CN" w:bidi="ar-SA"/>
    </w:rPr>
  </w:style>
  <w:style w:type="paragraph" w:customStyle="1" w:styleId="236">
    <w:name w:val="toc 15"/>
    <w:next w:val="1"/>
    <w:qFormat/>
    <w:uiPriority w:val="0"/>
    <w:pPr>
      <w:wordWrap w:val="0"/>
      <w:jc w:val="both"/>
    </w:pPr>
    <w:rPr>
      <w:rFonts w:ascii="Calibri" w:hAnsi="Calibri" w:eastAsia="宋体" w:cs="Times New Roman"/>
      <w:sz w:val="21"/>
      <w:lang w:val="en-US" w:eastAsia="zh-CN" w:bidi="ar-SA"/>
    </w:rPr>
  </w:style>
  <w:style w:type="paragraph" w:customStyle="1" w:styleId="237">
    <w:name w:val="TOC Heading2"/>
    <w:next w:val="1"/>
    <w:qFormat/>
    <w:uiPriority w:val="0"/>
    <w:pPr>
      <w:wordWrap w:val="0"/>
    </w:pPr>
    <w:rPr>
      <w:rFonts w:ascii="Calibri" w:hAnsi="Calibri" w:eastAsia="宋体" w:cs="Times New Roman"/>
      <w:sz w:val="32"/>
      <w:lang w:val="en-US" w:eastAsia="zh-CN" w:bidi="ar-SA"/>
    </w:rPr>
  </w:style>
  <w:style w:type="paragraph" w:customStyle="1" w:styleId="238">
    <w:name w:val="TOC Heading1"/>
    <w:next w:val="1"/>
    <w:qFormat/>
    <w:uiPriority w:val="0"/>
    <w:pPr>
      <w:wordWrap w:val="0"/>
    </w:pPr>
    <w:rPr>
      <w:rFonts w:ascii="Calibri" w:hAnsi="Calibri" w:eastAsia="宋体" w:cs="Times New Roman"/>
      <w:sz w:val="32"/>
      <w:lang w:val="en-US" w:eastAsia="zh-CN" w:bidi="ar-SA"/>
    </w:rPr>
  </w:style>
  <w:style w:type="paragraph" w:customStyle="1" w:styleId="239">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40">
    <w:name w:val="font7"/>
    <w:basedOn w:val="1"/>
    <w:next w:val="241"/>
    <w:qFormat/>
    <w:uiPriority w:val="0"/>
    <w:pPr>
      <w:widowControl/>
      <w:spacing w:before="280" w:after="280"/>
    </w:pPr>
    <w:rPr>
      <w:rFonts w:ascii="Arial" w:hAnsi="Calibri"/>
      <w:kern w:val="0"/>
      <w:sz w:val="18"/>
      <w:szCs w:val="20"/>
    </w:rPr>
  </w:style>
  <w:style w:type="paragraph" w:customStyle="1" w:styleId="241">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42">
    <w:name w:val="xl113"/>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3">
    <w:name w:val="TOC Heading10"/>
    <w:next w:val="1"/>
    <w:qFormat/>
    <w:uiPriority w:val="0"/>
    <w:pPr>
      <w:wordWrap w:val="0"/>
    </w:pPr>
    <w:rPr>
      <w:rFonts w:ascii="Calibri" w:hAnsi="Calibri" w:eastAsia="宋体" w:cs="Times New Roman"/>
      <w:sz w:val="32"/>
      <w:lang w:val="en-US" w:eastAsia="zh-CN" w:bidi="ar-SA"/>
    </w:rPr>
  </w:style>
  <w:style w:type="paragraph" w:customStyle="1" w:styleId="244">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45">
    <w:name w:val="xl73"/>
    <w:basedOn w:val="1"/>
    <w:next w:val="246"/>
    <w:qFormat/>
    <w:uiPriority w:val="0"/>
    <w:pPr>
      <w:widowControl/>
      <w:shd w:val="clear" w:color="000000" w:fill="FFFFFF"/>
      <w:spacing w:before="280" w:after="280"/>
      <w:jc w:val="center"/>
    </w:pPr>
    <w:rPr>
      <w:rFonts w:ascii="宋体" w:hAnsi="Calibri"/>
      <w:kern w:val="0"/>
      <w:sz w:val="20"/>
      <w:szCs w:val="20"/>
    </w:rPr>
  </w:style>
  <w:style w:type="paragraph" w:customStyle="1" w:styleId="246">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47">
    <w:name w:val="xl79"/>
    <w:basedOn w:val="1"/>
    <w:next w:val="248"/>
    <w:qFormat/>
    <w:uiPriority w:val="0"/>
    <w:pPr>
      <w:widowControl/>
      <w:shd w:val="clear" w:color="000000" w:fill="FFFFFF"/>
      <w:spacing w:before="280" w:after="280"/>
    </w:pPr>
    <w:rPr>
      <w:rFonts w:ascii="宋体" w:hAnsi="Calibri"/>
      <w:b/>
      <w:kern w:val="0"/>
      <w:sz w:val="20"/>
      <w:szCs w:val="20"/>
    </w:rPr>
  </w:style>
  <w:style w:type="paragraph" w:customStyle="1" w:styleId="248">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9">
    <w:name w:val="toc 11"/>
    <w:next w:val="1"/>
    <w:qFormat/>
    <w:uiPriority w:val="0"/>
    <w:pPr>
      <w:wordWrap w:val="0"/>
      <w:jc w:val="both"/>
    </w:pPr>
    <w:rPr>
      <w:rFonts w:ascii="Calibri" w:hAnsi="Calibri" w:eastAsia="宋体" w:cs="Times New Roman"/>
      <w:sz w:val="21"/>
      <w:lang w:val="en-US" w:eastAsia="zh-CN" w:bidi="ar-SA"/>
    </w:rPr>
  </w:style>
  <w:style w:type="paragraph" w:customStyle="1" w:styleId="250">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51">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52">
    <w:name w:val="xl112"/>
    <w:basedOn w:val="1"/>
    <w:next w:val="251"/>
    <w:qFormat/>
    <w:uiPriority w:val="0"/>
    <w:pPr>
      <w:widowControl/>
      <w:shd w:val="clear" w:color="000000" w:fill="FFFFFF"/>
      <w:spacing w:before="280" w:after="280"/>
      <w:jc w:val="center"/>
    </w:pPr>
    <w:rPr>
      <w:rFonts w:ascii="宋体" w:hAnsi="Calibri"/>
      <w:b/>
      <w:kern w:val="0"/>
      <w:sz w:val="20"/>
      <w:szCs w:val="20"/>
    </w:rPr>
  </w:style>
  <w:style w:type="paragraph" w:customStyle="1" w:styleId="253">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54">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55">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56">
    <w:name w:val="xl74"/>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9">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60">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61">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62">
    <w:name w:val="列出段落5"/>
    <w:basedOn w:val="1"/>
    <w:next w:val="263"/>
    <w:qFormat/>
    <w:uiPriority w:val="0"/>
    <w:pPr>
      <w:ind w:firstLine="420"/>
    </w:pPr>
    <w:rPr>
      <w:rFonts w:hAnsi="Calibri"/>
      <w:kern w:val="0"/>
      <w:szCs w:val="20"/>
    </w:rPr>
  </w:style>
  <w:style w:type="paragraph" w:customStyle="1" w:styleId="263">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64">
    <w:name w:val="xl66"/>
    <w:basedOn w:val="1"/>
    <w:next w:val="265"/>
    <w:qFormat/>
    <w:uiPriority w:val="0"/>
    <w:pPr>
      <w:widowControl/>
      <w:shd w:val="clear" w:color="000000" w:fill="FFFFFF"/>
      <w:spacing w:before="280" w:after="280"/>
    </w:pPr>
    <w:rPr>
      <w:rFonts w:ascii="宋体" w:hAnsi="Calibri"/>
      <w:kern w:val="0"/>
      <w:sz w:val="20"/>
      <w:szCs w:val="20"/>
    </w:rPr>
  </w:style>
  <w:style w:type="paragraph" w:customStyle="1" w:styleId="265">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66">
    <w:name w:val="TOC Heading3"/>
    <w:next w:val="1"/>
    <w:qFormat/>
    <w:uiPriority w:val="0"/>
    <w:pPr>
      <w:wordWrap w:val="0"/>
    </w:pPr>
    <w:rPr>
      <w:rFonts w:ascii="Calibri" w:hAnsi="Calibri" w:eastAsia="宋体" w:cs="Times New Roman"/>
      <w:sz w:val="32"/>
      <w:lang w:val="en-US" w:eastAsia="zh-CN" w:bidi="ar-SA"/>
    </w:rPr>
  </w:style>
  <w:style w:type="paragraph" w:customStyle="1" w:styleId="267">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8">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9">
    <w:name w:val="xl84"/>
    <w:basedOn w:val="1"/>
    <w:next w:val="270"/>
    <w:qFormat/>
    <w:uiPriority w:val="0"/>
    <w:pPr>
      <w:widowControl/>
      <w:shd w:val="clear" w:color="000000" w:fill="FFFFFF"/>
      <w:spacing w:before="280" w:after="280"/>
      <w:jc w:val="center"/>
    </w:pPr>
    <w:rPr>
      <w:rFonts w:ascii="宋体" w:hAnsi="Calibri"/>
      <w:kern w:val="0"/>
      <w:sz w:val="20"/>
      <w:szCs w:val="20"/>
    </w:rPr>
  </w:style>
  <w:style w:type="paragraph" w:customStyle="1" w:styleId="270">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71">
    <w:name w:val="xl81"/>
    <w:basedOn w:val="1"/>
    <w:next w:val="272"/>
    <w:qFormat/>
    <w:uiPriority w:val="0"/>
    <w:pPr>
      <w:widowControl/>
      <w:shd w:val="clear" w:color="000000" w:fill="FFFFFF"/>
      <w:spacing w:before="280" w:after="280"/>
    </w:pPr>
    <w:rPr>
      <w:rFonts w:ascii="宋体" w:hAnsi="Calibri"/>
      <w:kern w:val="0"/>
      <w:sz w:val="20"/>
      <w:szCs w:val="20"/>
    </w:rPr>
  </w:style>
  <w:style w:type="paragraph" w:customStyle="1" w:styleId="272">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73">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74">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75">
    <w:name w:val="TOC Heading12"/>
    <w:next w:val="1"/>
    <w:qFormat/>
    <w:uiPriority w:val="0"/>
    <w:pPr>
      <w:wordWrap w:val="0"/>
    </w:pPr>
    <w:rPr>
      <w:rFonts w:ascii="Calibri" w:hAnsi="Calibri" w:eastAsia="宋体" w:cs="Times New Roman"/>
      <w:sz w:val="32"/>
      <w:lang w:val="en-US" w:eastAsia="zh-CN" w:bidi="ar-SA"/>
    </w:rPr>
  </w:style>
  <w:style w:type="paragraph" w:customStyle="1" w:styleId="276">
    <w:name w:val="TOC Heading8"/>
    <w:next w:val="1"/>
    <w:qFormat/>
    <w:uiPriority w:val="0"/>
    <w:pPr>
      <w:wordWrap w:val="0"/>
    </w:pPr>
    <w:rPr>
      <w:rFonts w:ascii="Calibri" w:hAnsi="Calibri" w:eastAsia="宋体" w:cs="Times New Roman"/>
      <w:sz w:val="32"/>
      <w:lang w:val="en-US" w:eastAsia="zh-CN" w:bidi="ar-SA"/>
    </w:rPr>
  </w:style>
  <w:style w:type="paragraph" w:customStyle="1" w:styleId="277">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8">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9">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80">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81">
    <w:name w:val="xl116"/>
    <w:basedOn w:val="1"/>
    <w:next w:val="282"/>
    <w:qFormat/>
    <w:uiPriority w:val="0"/>
    <w:pPr>
      <w:widowControl/>
      <w:shd w:val="clear" w:color="000000" w:fill="FFFFFF"/>
      <w:spacing w:before="280" w:after="280"/>
      <w:jc w:val="center"/>
    </w:pPr>
    <w:rPr>
      <w:rFonts w:ascii="Arial Narrow" w:hAnsi="Calibri"/>
      <w:kern w:val="0"/>
      <w:sz w:val="20"/>
      <w:szCs w:val="20"/>
    </w:rPr>
  </w:style>
  <w:style w:type="paragraph" w:customStyle="1" w:styleId="282">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83">
    <w:name w:val="font8"/>
    <w:basedOn w:val="1"/>
    <w:next w:val="284"/>
    <w:qFormat/>
    <w:uiPriority w:val="0"/>
    <w:pPr>
      <w:widowControl/>
      <w:spacing w:before="280" w:after="280"/>
    </w:pPr>
    <w:rPr>
      <w:rFonts w:ascii="Arial" w:hAnsi="Calibri"/>
      <w:kern w:val="0"/>
      <w:sz w:val="20"/>
      <w:szCs w:val="20"/>
    </w:rPr>
  </w:style>
  <w:style w:type="paragraph" w:customStyle="1" w:styleId="284">
    <w:name w:val="TOC Heading11"/>
    <w:next w:val="1"/>
    <w:qFormat/>
    <w:uiPriority w:val="0"/>
    <w:pPr>
      <w:wordWrap w:val="0"/>
    </w:pPr>
    <w:rPr>
      <w:rFonts w:ascii="Calibri" w:hAnsi="Calibri" w:eastAsia="宋体" w:cs="Times New Roman"/>
      <w:sz w:val="32"/>
      <w:lang w:val="en-US" w:eastAsia="zh-CN" w:bidi="ar-SA"/>
    </w:rPr>
  </w:style>
  <w:style w:type="paragraph" w:customStyle="1" w:styleId="285">
    <w:name w:val="xl69"/>
    <w:basedOn w:val="1"/>
    <w:next w:val="286"/>
    <w:qFormat/>
    <w:uiPriority w:val="0"/>
    <w:pPr>
      <w:widowControl/>
      <w:shd w:val="clear" w:color="000000" w:fill="FFFFFF"/>
      <w:spacing w:before="280" w:after="280"/>
    </w:pPr>
    <w:rPr>
      <w:rFonts w:ascii="宋体" w:hAnsi="Calibri"/>
      <w:b/>
      <w:kern w:val="0"/>
      <w:sz w:val="20"/>
      <w:szCs w:val="20"/>
    </w:rPr>
  </w:style>
  <w:style w:type="paragraph" w:customStyle="1" w:styleId="286">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87">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8">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9">
    <w:name w:val="列出段落3"/>
    <w:basedOn w:val="1"/>
    <w:next w:val="290"/>
    <w:qFormat/>
    <w:uiPriority w:val="0"/>
    <w:pPr>
      <w:ind w:firstLine="420"/>
    </w:pPr>
    <w:rPr>
      <w:rFonts w:hAnsi="Calibri"/>
      <w:kern w:val="0"/>
      <w:szCs w:val="20"/>
    </w:rPr>
  </w:style>
  <w:style w:type="paragraph" w:customStyle="1" w:styleId="290">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标题1"/>
    <w:next w:val="1"/>
    <w:qFormat/>
    <w:uiPriority w:val="0"/>
    <w:pPr>
      <w:wordWrap w:val="0"/>
    </w:pPr>
    <w:rPr>
      <w:rFonts w:ascii="Calibri" w:hAnsi="Calibri" w:eastAsia="宋体" w:cs="Times New Roman"/>
      <w:sz w:val="32"/>
      <w:lang w:val="en-US" w:eastAsia="zh-CN" w:bidi="ar-SA"/>
    </w:rPr>
  </w:style>
  <w:style w:type="paragraph" w:customStyle="1" w:styleId="292">
    <w:name w:val="TOC Heading5"/>
    <w:next w:val="1"/>
    <w:qFormat/>
    <w:uiPriority w:val="0"/>
    <w:pPr>
      <w:wordWrap w:val="0"/>
    </w:pPr>
    <w:rPr>
      <w:rFonts w:ascii="Calibri" w:hAnsi="Calibri" w:eastAsia="宋体" w:cs="Times New Roman"/>
      <w:sz w:val="32"/>
      <w:lang w:val="en-US" w:eastAsia="zh-CN" w:bidi="ar-SA"/>
    </w:rPr>
  </w:style>
  <w:style w:type="paragraph" w:customStyle="1" w:styleId="293">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94">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95">
    <w:name w:val="xl115"/>
    <w:basedOn w:val="1"/>
    <w:next w:val="296"/>
    <w:qFormat/>
    <w:uiPriority w:val="0"/>
    <w:pPr>
      <w:widowControl/>
      <w:shd w:val="clear" w:color="000000" w:fill="FFFFFF"/>
      <w:spacing w:before="280" w:after="280"/>
      <w:jc w:val="center"/>
    </w:pPr>
    <w:rPr>
      <w:rFonts w:ascii="宋体" w:hAnsi="Calibri"/>
      <w:b/>
      <w:kern w:val="0"/>
      <w:sz w:val="20"/>
      <w:szCs w:val="20"/>
    </w:rPr>
  </w:style>
  <w:style w:type="paragraph" w:customStyle="1" w:styleId="296">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97">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8">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9">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300">
    <w:name w:val="xl93"/>
    <w:basedOn w:val="1"/>
    <w:next w:val="301"/>
    <w:qFormat/>
    <w:uiPriority w:val="0"/>
    <w:pPr>
      <w:widowControl/>
      <w:shd w:val="clear" w:color="000000" w:fill="FFFFFF"/>
      <w:spacing w:before="280" w:after="280"/>
      <w:jc w:val="center"/>
    </w:pPr>
    <w:rPr>
      <w:rFonts w:ascii="宋体" w:hAnsi="Calibri"/>
      <w:kern w:val="0"/>
      <w:sz w:val="20"/>
      <w:szCs w:val="20"/>
    </w:rPr>
  </w:style>
  <w:style w:type="paragraph" w:customStyle="1" w:styleId="301">
    <w:name w:val="toc 112"/>
    <w:next w:val="1"/>
    <w:qFormat/>
    <w:uiPriority w:val="0"/>
    <w:pPr>
      <w:wordWrap w:val="0"/>
      <w:jc w:val="both"/>
    </w:pPr>
    <w:rPr>
      <w:rFonts w:ascii="Calibri" w:hAnsi="Calibri" w:eastAsia="宋体" w:cs="Times New Roman"/>
      <w:sz w:val="21"/>
      <w:lang w:val="en-US" w:eastAsia="zh-CN" w:bidi="ar-SA"/>
    </w:rPr>
  </w:style>
  <w:style w:type="paragraph" w:customStyle="1" w:styleId="302">
    <w:name w:val="xl96"/>
    <w:basedOn w:val="1"/>
    <w:next w:val="253"/>
    <w:qFormat/>
    <w:uiPriority w:val="0"/>
    <w:pPr>
      <w:widowControl/>
      <w:shd w:val="clear" w:color="000000" w:fill="FFFFFF"/>
      <w:spacing w:before="280" w:after="280"/>
      <w:jc w:val="center"/>
    </w:pPr>
    <w:rPr>
      <w:rFonts w:ascii="宋体" w:hAnsi="Calibri"/>
      <w:kern w:val="0"/>
      <w:sz w:val="20"/>
      <w:szCs w:val="20"/>
    </w:rPr>
  </w:style>
  <w:style w:type="paragraph" w:customStyle="1" w:styleId="303">
    <w:name w:val="xl106"/>
    <w:basedOn w:val="1"/>
    <w:next w:val="287"/>
    <w:qFormat/>
    <w:uiPriority w:val="0"/>
    <w:pPr>
      <w:widowControl/>
      <w:shd w:val="clear" w:color="000000" w:fill="FFFFFF"/>
      <w:spacing w:before="280" w:after="280"/>
    </w:pPr>
    <w:rPr>
      <w:rFonts w:ascii="宋体" w:hAnsi="Calibri"/>
      <w:kern w:val="0"/>
      <w:sz w:val="20"/>
      <w:szCs w:val="20"/>
    </w:rPr>
  </w:style>
  <w:style w:type="paragraph" w:customStyle="1" w:styleId="304">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305">
    <w:name w:val="TOC Heading14"/>
    <w:next w:val="1"/>
    <w:qFormat/>
    <w:uiPriority w:val="0"/>
    <w:pPr>
      <w:wordWrap w:val="0"/>
    </w:pPr>
    <w:rPr>
      <w:rFonts w:ascii="Calibri" w:hAnsi="Calibri" w:eastAsia="宋体" w:cs="Times New Roman"/>
      <w:sz w:val="32"/>
      <w:lang w:val="en-US" w:eastAsia="zh-CN" w:bidi="ar-SA"/>
    </w:rPr>
  </w:style>
  <w:style w:type="paragraph" w:customStyle="1" w:styleId="306">
    <w:name w:val="Char Char Char Char Char Char Char1"/>
    <w:basedOn w:val="1"/>
    <w:next w:val="307"/>
    <w:qFormat/>
    <w:uiPriority w:val="0"/>
    <w:pPr>
      <w:widowControl/>
      <w:spacing w:after="160" w:line="240" w:lineRule="exact"/>
    </w:pPr>
    <w:rPr>
      <w:rFonts w:hAnsi="Calibri"/>
      <w:kern w:val="0"/>
      <w:szCs w:val="20"/>
    </w:rPr>
  </w:style>
  <w:style w:type="paragraph" w:customStyle="1" w:styleId="307">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8">
    <w:name w:val="列出段落4"/>
    <w:basedOn w:val="1"/>
    <w:next w:val="309"/>
    <w:qFormat/>
    <w:uiPriority w:val="0"/>
    <w:pPr>
      <w:ind w:firstLine="420"/>
    </w:pPr>
    <w:rPr>
      <w:rFonts w:hAnsi="Calibri"/>
      <w:kern w:val="0"/>
      <w:szCs w:val="20"/>
    </w:rPr>
  </w:style>
  <w:style w:type="paragraph" w:customStyle="1" w:styleId="309">
    <w:name w:val="TOC Heading9"/>
    <w:next w:val="1"/>
    <w:qFormat/>
    <w:uiPriority w:val="0"/>
    <w:pPr>
      <w:wordWrap w:val="0"/>
    </w:pPr>
    <w:rPr>
      <w:rFonts w:ascii="Calibri" w:hAnsi="Calibri" w:eastAsia="宋体" w:cs="Times New Roman"/>
      <w:sz w:val="32"/>
      <w:lang w:val="en-US" w:eastAsia="zh-CN" w:bidi="ar-SA"/>
    </w:rPr>
  </w:style>
  <w:style w:type="paragraph" w:customStyle="1" w:styleId="310">
    <w:name w:val="xl71"/>
    <w:basedOn w:val="1"/>
    <w:next w:val="311"/>
    <w:qFormat/>
    <w:uiPriority w:val="0"/>
    <w:pPr>
      <w:widowControl/>
      <w:shd w:val="clear" w:color="000000" w:fill="FFFFFF"/>
      <w:spacing w:before="280" w:after="280"/>
    </w:pPr>
    <w:rPr>
      <w:rFonts w:ascii="宋体" w:hAnsi="Calibri"/>
      <w:kern w:val="0"/>
      <w:sz w:val="24"/>
      <w:szCs w:val="20"/>
    </w:rPr>
  </w:style>
  <w:style w:type="paragraph" w:customStyle="1" w:styleId="311">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12">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13">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14">
    <w:name w:val="xl108"/>
    <w:basedOn w:val="1"/>
    <w:next w:val="315"/>
    <w:qFormat/>
    <w:uiPriority w:val="0"/>
    <w:pPr>
      <w:widowControl/>
      <w:shd w:val="clear" w:color="000000" w:fill="FFFFFF"/>
      <w:spacing w:before="280" w:after="280"/>
    </w:pPr>
    <w:rPr>
      <w:rFonts w:ascii="宋体" w:hAnsi="Calibri"/>
      <w:kern w:val="0"/>
      <w:sz w:val="18"/>
      <w:szCs w:val="20"/>
    </w:rPr>
  </w:style>
  <w:style w:type="paragraph" w:customStyle="1" w:styleId="315">
    <w:name w:val="toc 18"/>
    <w:next w:val="1"/>
    <w:qFormat/>
    <w:uiPriority w:val="0"/>
    <w:pPr>
      <w:wordWrap w:val="0"/>
      <w:jc w:val="both"/>
    </w:pPr>
    <w:rPr>
      <w:rFonts w:ascii="Calibri" w:hAnsi="Calibri" w:eastAsia="宋体" w:cs="Times New Roman"/>
      <w:sz w:val="21"/>
      <w:lang w:val="en-US" w:eastAsia="zh-CN" w:bidi="ar-SA"/>
    </w:rPr>
  </w:style>
  <w:style w:type="paragraph" w:customStyle="1" w:styleId="316">
    <w:name w:val="TOC Heading7"/>
    <w:next w:val="1"/>
    <w:qFormat/>
    <w:uiPriority w:val="0"/>
    <w:pPr>
      <w:wordWrap w:val="0"/>
    </w:pPr>
    <w:rPr>
      <w:rFonts w:ascii="Calibri" w:hAnsi="Calibri" w:eastAsia="宋体" w:cs="Times New Roman"/>
      <w:sz w:val="32"/>
      <w:lang w:val="en-US" w:eastAsia="zh-CN" w:bidi="ar-SA"/>
    </w:rPr>
  </w:style>
  <w:style w:type="character" w:customStyle="1" w:styleId="317">
    <w:name w:val="副标题 字符"/>
    <w:basedOn w:val="46"/>
    <w:link w:val="32"/>
    <w:qFormat/>
    <w:uiPriority w:val="0"/>
    <w:rPr>
      <w:rFonts w:ascii="Calibri" w:hAnsi="Calibri"/>
      <w:sz w:val="24"/>
    </w:rPr>
  </w:style>
  <w:style w:type="paragraph" w:customStyle="1" w:styleId="318">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20">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21">
    <w:name w:val="列出段落6"/>
    <w:basedOn w:val="1"/>
    <w:next w:val="322"/>
    <w:qFormat/>
    <w:uiPriority w:val="0"/>
    <w:pPr>
      <w:ind w:firstLine="420"/>
    </w:pPr>
    <w:rPr>
      <w:rFonts w:hAnsi="Calibri"/>
      <w:kern w:val="0"/>
      <w:szCs w:val="20"/>
    </w:rPr>
  </w:style>
  <w:style w:type="paragraph" w:customStyle="1" w:styleId="322">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23">
    <w:name w:val="xl80"/>
    <w:basedOn w:val="1"/>
    <w:next w:val="324"/>
    <w:qFormat/>
    <w:uiPriority w:val="0"/>
    <w:pPr>
      <w:widowControl/>
      <w:shd w:val="clear" w:color="000000" w:fill="FFFFFF"/>
      <w:spacing w:before="280" w:after="280"/>
      <w:jc w:val="center"/>
    </w:pPr>
    <w:rPr>
      <w:rFonts w:ascii="宋体" w:hAnsi="Calibri"/>
      <w:b/>
      <w:kern w:val="0"/>
      <w:sz w:val="20"/>
      <w:szCs w:val="20"/>
    </w:rPr>
  </w:style>
  <w:style w:type="paragraph" w:customStyle="1" w:styleId="324">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25">
    <w:name w:val="Char Char Char Char1"/>
    <w:basedOn w:val="1"/>
    <w:next w:val="326"/>
    <w:qFormat/>
    <w:uiPriority w:val="0"/>
    <w:pPr>
      <w:widowControl/>
      <w:spacing w:after="160" w:line="240" w:lineRule="exact"/>
    </w:pPr>
    <w:rPr>
      <w:rFonts w:ascii="Verdana" w:hAnsi="Calibri" w:eastAsia="仿宋_GB2312"/>
      <w:kern w:val="0"/>
      <w:sz w:val="24"/>
      <w:szCs w:val="20"/>
    </w:rPr>
  </w:style>
  <w:style w:type="paragraph" w:customStyle="1" w:styleId="326">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27">
    <w:name w:val="xl102"/>
    <w:basedOn w:val="1"/>
    <w:next w:val="328"/>
    <w:qFormat/>
    <w:uiPriority w:val="0"/>
    <w:pPr>
      <w:widowControl/>
      <w:shd w:val="clear" w:color="000000" w:fill="FFFFFF"/>
      <w:spacing w:before="280" w:after="280"/>
      <w:jc w:val="right"/>
    </w:pPr>
    <w:rPr>
      <w:rFonts w:ascii="宋体" w:hAnsi="Calibri"/>
      <w:kern w:val="0"/>
      <w:sz w:val="20"/>
      <w:szCs w:val="20"/>
    </w:rPr>
  </w:style>
  <w:style w:type="paragraph" w:customStyle="1" w:styleId="328">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9">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30">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31">
    <w:name w:val="xl65"/>
    <w:basedOn w:val="1"/>
    <w:next w:val="232"/>
    <w:qFormat/>
    <w:uiPriority w:val="0"/>
    <w:pPr>
      <w:widowControl/>
      <w:shd w:val="clear" w:color="000000" w:fill="FFFFFF"/>
      <w:spacing w:before="280" w:after="280"/>
      <w:jc w:val="center"/>
    </w:pPr>
    <w:rPr>
      <w:rFonts w:ascii="宋体" w:hAnsi="Calibri"/>
      <w:kern w:val="0"/>
      <w:sz w:val="20"/>
      <w:szCs w:val="20"/>
    </w:rPr>
  </w:style>
  <w:style w:type="paragraph" w:customStyle="1" w:styleId="332">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33">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34">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35">
    <w:name w:val="xl75"/>
    <w:basedOn w:val="1"/>
    <w:next w:val="336"/>
    <w:qFormat/>
    <w:uiPriority w:val="0"/>
    <w:pPr>
      <w:widowControl/>
      <w:shd w:val="clear" w:color="000000" w:fill="FFFFFF"/>
      <w:spacing w:before="280" w:after="280"/>
    </w:pPr>
    <w:rPr>
      <w:rFonts w:ascii="宋体" w:hAnsi="Calibri"/>
      <w:kern w:val="0"/>
      <w:sz w:val="20"/>
      <w:szCs w:val="20"/>
    </w:rPr>
  </w:style>
  <w:style w:type="paragraph" w:customStyle="1" w:styleId="336">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37">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8">
    <w:name w:val="TOC Heading6"/>
    <w:next w:val="1"/>
    <w:qFormat/>
    <w:uiPriority w:val="0"/>
    <w:pPr>
      <w:wordWrap w:val="0"/>
    </w:pPr>
    <w:rPr>
      <w:rFonts w:ascii="Calibri" w:hAnsi="Calibri" w:eastAsia="宋体" w:cs="Times New Roman"/>
      <w:sz w:val="32"/>
      <w:lang w:val="en-US" w:eastAsia="zh-CN" w:bidi="ar-SA"/>
    </w:rPr>
  </w:style>
  <w:style w:type="paragraph" w:customStyle="1" w:styleId="339">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40">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41">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42">
    <w:name w:val="xl104"/>
    <w:basedOn w:val="1"/>
    <w:next w:val="343"/>
    <w:qFormat/>
    <w:uiPriority w:val="0"/>
    <w:pPr>
      <w:widowControl/>
      <w:shd w:val="clear" w:color="000000" w:fill="FFFFFF"/>
      <w:spacing w:before="280" w:after="280"/>
      <w:jc w:val="center"/>
    </w:pPr>
    <w:rPr>
      <w:rFonts w:ascii="宋体" w:hAnsi="Calibri"/>
      <w:kern w:val="0"/>
      <w:sz w:val="20"/>
      <w:szCs w:val="20"/>
    </w:rPr>
  </w:style>
  <w:style w:type="paragraph" w:customStyle="1" w:styleId="343">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44">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45">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46">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47">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8">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9">
    <w:name w:val="无间隔1"/>
    <w:next w:val="344"/>
    <w:qFormat/>
    <w:uiPriority w:val="0"/>
    <w:pPr>
      <w:widowControl w:val="0"/>
      <w:jc w:val="both"/>
    </w:pPr>
    <w:rPr>
      <w:rFonts w:ascii="Calibri" w:hAnsi="Calibri" w:eastAsia="宋体" w:cs="Times New Roman"/>
      <w:sz w:val="22"/>
      <w:lang w:val="en-US" w:eastAsia="zh-CN" w:bidi="ar-SA"/>
    </w:rPr>
  </w:style>
  <w:style w:type="paragraph" w:customStyle="1" w:styleId="350">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51">
    <w:name w:val="xl105"/>
    <w:basedOn w:val="1"/>
    <w:next w:val="352"/>
    <w:qFormat/>
    <w:uiPriority w:val="0"/>
    <w:pPr>
      <w:widowControl/>
      <w:shd w:val="clear" w:color="000000" w:fill="FFFFFF"/>
      <w:spacing w:before="280" w:after="280"/>
    </w:pPr>
    <w:rPr>
      <w:rFonts w:ascii="宋体" w:hAnsi="Calibri"/>
      <w:kern w:val="0"/>
      <w:sz w:val="18"/>
      <w:szCs w:val="20"/>
    </w:rPr>
  </w:style>
  <w:style w:type="paragraph" w:customStyle="1" w:styleId="352">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53">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54">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55">
    <w:name w:val="xl111"/>
    <w:basedOn w:val="1"/>
    <w:next w:val="356"/>
    <w:qFormat/>
    <w:uiPriority w:val="0"/>
    <w:pPr>
      <w:widowControl/>
      <w:shd w:val="clear" w:color="000000" w:fill="FFFFFF"/>
      <w:spacing w:before="280" w:after="280"/>
      <w:jc w:val="center"/>
    </w:pPr>
    <w:rPr>
      <w:rFonts w:ascii="宋体" w:hAnsi="Calibri"/>
      <w:b/>
      <w:kern w:val="0"/>
      <w:sz w:val="20"/>
      <w:szCs w:val="20"/>
    </w:rPr>
  </w:style>
  <w:style w:type="paragraph" w:customStyle="1" w:styleId="356">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57">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8">
    <w:name w:val="p0"/>
    <w:basedOn w:val="1"/>
    <w:next w:val="359"/>
    <w:qFormat/>
    <w:uiPriority w:val="0"/>
    <w:pPr>
      <w:widowControl/>
      <w:spacing w:before="280" w:after="280"/>
    </w:pPr>
    <w:rPr>
      <w:rFonts w:ascii="宋体" w:hAnsi="Calibri"/>
      <w:kern w:val="0"/>
      <w:sz w:val="24"/>
      <w:szCs w:val="20"/>
    </w:rPr>
  </w:style>
  <w:style w:type="paragraph" w:customStyle="1" w:styleId="359">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60">
    <w:name w:val="列出段落11"/>
    <w:basedOn w:val="1"/>
    <w:next w:val="361"/>
    <w:qFormat/>
    <w:uiPriority w:val="0"/>
    <w:pPr>
      <w:widowControl/>
      <w:spacing w:line="360" w:lineRule="auto"/>
      <w:ind w:firstLine="420"/>
    </w:pPr>
    <w:rPr>
      <w:rFonts w:hAnsi="Calibri" w:eastAsia="微软雅黑"/>
      <w:kern w:val="0"/>
      <w:sz w:val="24"/>
      <w:szCs w:val="20"/>
    </w:rPr>
  </w:style>
  <w:style w:type="paragraph" w:customStyle="1" w:styleId="361">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62">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63">
    <w:name w:val="xl91"/>
    <w:basedOn w:val="1"/>
    <w:next w:val="260"/>
    <w:qFormat/>
    <w:uiPriority w:val="0"/>
    <w:pPr>
      <w:widowControl/>
      <w:shd w:val="clear" w:color="000000" w:fill="FFFFFF"/>
      <w:spacing w:before="280" w:after="280"/>
    </w:pPr>
    <w:rPr>
      <w:rFonts w:ascii="宋体" w:hAnsi="Calibri"/>
      <w:kern w:val="0"/>
      <w:sz w:val="20"/>
      <w:szCs w:val="20"/>
    </w:rPr>
  </w:style>
  <w:style w:type="paragraph" w:customStyle="1" w:styleId="364">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65">
    <w:name w:val="_Style 1"/>
    <w:basedOn w:val="1"/>
    <w:next w:val="366"/>
    <w:qFormat/>
    <w:uiPriority w:val="0"/>
    <w:pPr>
      <w:ind w:firstLine="420"/>
    </w:pPr>
    <w:rPr>
      <w:rFonts w:hAnsi="Calibri"/>
      <w:kern w:val="0"/>
      <w:szCs w:val="20"/>
    </w:rPr>
  </w:style>
  <w:style w:type="paragraph" w:customStyle="1" w:styleId="366">
    <w:name w:val="TOC Heading13"/>
    <w:next w:val="1"/>
    <w:qFormat/>
    <w:uiPriority w:val="0"/>
    <w:pPr>
      <w:wordWrap w:val="0"/>
    </w:pPr>
    <w:rPr>
      <w:rFonts w:ascii="Calibri" w:hAnsi="Calibri" w:eastAsia="宋体" w:cs="Times New Roman"/>
      <w:sz w:val="32"/>
      <w:lang w:val="en-US" w:eastAsia="zh-CN" w:bidi="ar-SA"/>
    </w:rPr>
  </w:style>
  <w:style w:type="paragraph" w:customStyle="1" w:styleId="367">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8">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9">
    <w:name w:val="x_msonormal"/>
    <w:basedOn w:val="1"/>
    <w:next w:val="319"/>
    <w:qFormat/>
    <w:uiPriority w:val="0"/>
    <w:pPr>
      <w:widowControl/>
      <w:spacing w:before="280" w:after="280"/>
    </w:pPr>
    <w:rPr>
      <w:rFonts w:ascii="PMingLiU" w:hAnsi="Calibri" w:eastAsia="PMingLiU"/>
      <w:kern w:val="0"/>
      <w:sz w:val="24"/>
      <w:szCs w:val="20"/>
    </w:rPr>
  </w:style>
  <w:style w:type="paragraph" w:customStyle="1" w:styleId="370">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71">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72">
    <w:name w:val="TOC Heading17"/>
    <w:next w:val="1"/>
    <w:qFormat/>
    <w:uiPriority w:val="0"/>
    <w:pPr>
      <w:wordWrap w:val="0"/>
    </w:pPr>
    <w:rPr>
      <w:rFonts w:ascii="Calibri" w:hAnsi="Calibri" w:eastAsia="宋体" w:cs="Times New Roman"/>
      <w:sz w:val="32"/>
      <w:lang w:val="en-US" w:eastAsia="zh-CN" w:bidi="ar-SA"/>
    </w:rPr>
  </w:style>
  <w:style w:type="paragraph" w:customStyle="1" w:styleId="373">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74">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75">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76">
    <w:name w:val="xl118"/>
    <w:basedOn w:val="1"/>
    <w:next w:val="250"/>
    <w:qFormat/>
    <w:uiPriority w:val="0"/>
    <w:pPr>
      <w:widowControl/>
      <w:shd w:val="clear" w:color="000000" w:fill="FFFFFF"/>
      <w:spacing w:before="280" w:after="280"/>
      <w:jc w:val="center"/>
    </w:pPr>
    <w:rPr>
      <w:rFonts w:ascii="宋体" w:hAnsi="Calibri"/>
      <w:b/>
      <w:kern w:val="0"/>
      <w:sz w:val="20"/>
      <w:szCs w:val="20"/>
    </w:rPr>
  </w:style>
  <w:style w:type="paragraph" w:customStyle="1" w:styleId="377">
    <w:name w:val="xl83"/>
    <w:basedOn w:val="1"/>
    <w:next w:val="305"/>
    <w:qFormat/>
    <w:uiPriority w:val="0"/>
    <w:pPr>
      <w:widowControl/>
      <w:shd w:val="clear" w:color="000000" w:fill="FFFFFF"/>
      <w:spacing w:before="280" w:after="280"/>
    </w:pPr>
    <w:rPr>
      <w:rFonts w:ascii="宋体" w:hAnsi="Calibri"/>
      <w:kern w:val="0"/>
      <w:sz w:val="20"/>
      <w:szCs w:val="20"/>
    </w:rPr>
  </w:style>
  <w:style w:type="paragraph" w:customStyle="1" w:styleId="378">
    <w:name w:val="xl103"/>
    <w:basedOn w:val="1"/>
    <w:next w:val="379"/>
    <w:qFormat/>
    <w:uiPriority w:val="0"/>
    <w:pPr>
      <w:widowControl/>
      <w:shd w:val="clear" w:color="000000" w:fill="FFFFFF"/>
      <w:spacing w:before="280" w:after="280"/>
    </w:pPr>
    <w:rPr>
      <w:rFonts w:ascii="宋体" w:hAnsi="Calibri"/>
      <w:kern w:val="0"/>
      <w:sz w:val="20"/>
      <w:szCs w:val="20"/>
    </w:rPr>
  </w:style>
  <w:style w:type="paragraph" w:customStyle="1" w:styleId="379">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80">
    <w:name w:val="xl68"/>
    <w:basedOn w:val="1"/>
    <w:next w:val="381"/>
    <w:qFormat/>
    <w:uiPriority w:val="0"/>
    <w:pPr>
      <w:widowControl/>
      <w:shd w:val="clear" w:color="000000" w:fill="FFFFFF"/>
      <w:spacing w:before="280" w:after="280"/>
    </w:pPr>
    <w:rPr>
      <w:rFonts w:ascii="宋体" w:hAnsi="Calibri"/>
      <w:b/>
      <w:kern w:val="0"/>
      <w:sz w:val="20"/>
      <w:szCs w:val="20"/>
    </w:rPr>
  </w:style>
  <w:style w:type="paragraph" w:customStyle="1" w:styleId="381">
    <w:name w:val="TOC Heading16"/>
    <w:next w:val="1"/>
    <w:qFormat/>
    <w:uiPriority w:val="0"/>
    <w:pPr>
      <w:wordWrap w:val="0"/>
    </w:pPr>
    <w:rPr>
      <w:rFonts w:ascii="Calibri" w:hAnsi="Calibri" w:eastAsia="宋体" w:cs="Times New Roman"/>
      <w:sz w:val="32"/>
      <w:lang w:val="en-US" w:eastAsia="zh-CN" w:bidi="ar-SA"/>
    </w:rPr>
  </w:style>
  <w:style w:type="paragraph" w:customStyle="1" w:styleId="382">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83">
    <w:name w:val="xl94"/>
    <w:basedOn w:val="1"/>
    <w:next w:val="274"/>
    <w:qFormat/>
    <w:uiPriority w:val="0"/>
    <w:pPr>
      <w:widowControl/>
      <w:shd w:val="clear" w:color="000000" w:fill="FFFFFF"/>
      <w:spacing w:before="280" w:after="280"/>
      <w:jc w:val="center"/>
    </w:pPr>
    <w:rPr>
      <w:rFonts w:ascii="宋体" w:hAnsi="Calibri"/>
      <w:kern w:val="0"/>
      <w:sz w:val="20"/>
      <w:szCs w:val="20"/>
    </w:rPr>
  </w:style>
  <w:style w:type="paragraph" w:customStyle="1" w:styleId="384">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85">
    <w:name w:val="xl92"/>
    <w:basedOn w:val="1"/>
    <w:next w:val="386"/>
    <w:qFormat/>
    <w:uiPriority w:val="0"/>
    <w:pPr>
      <w:widowControl/>
      <w:shd w:val="clear" w:color="000000" w:fill="FFFFFF"/>
      <w:spacing w:before="280" w:after="280"/>
    </w:pPr>
    <w:rPr>
      <w:rFonts w:ascii="宋体" w:hAnsi="Calibri"/>
      <w:kern w:val="0"/>
      <w:sz w:val="20"/>
      <w:szCs w:val="20"/>
    </w:rPr>
  </w:style>
  <w:style w:type="paragraph" w:customStyle="1" w:styleId="386">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87">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8">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9">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90">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91">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xl110"/>
    <w:basedOn w:val="1"/>
    <w:next w:val="348"/>
    <w:qFormat/>
    <w:uiPriority w:val="0"/>
    <w:pPr>
      <w:widowControl/>
      <w:shd w:val="clear" w:color="000000" w:fill="FFFFFF"/>
      <w:spacing w:before="280" w:after="280"/>
      <w:jc w:val="center"/>
    </w:pPr>
    <w:rPr>
      <w:rFonts w:ascii="宋体" w:hAnsi="Calibri"/>
      <w:kern w:val="0"/>
      <w:sz w:val="20"/>
      <w:szCs w:val="20"/>
    </w:rPr>
  </w:style>
  <w:style w:type="paragraph" w:customStyle="1" w:styleId="393">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94">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95">
    <w:name w:val="xl85"/>
    <w:basedOn w:val="1"/>
    <w:next w:val="396"/>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97">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8">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9">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400">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401">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402">
    <w:name w:val="xl99"/>
    <w:basedOn w:val="1"/>
    <w:next w:val="387"/>
    <w:qFormat/>
    <w:uiPriority w:val="0"/>
    <w:pPr>
      <w:widowControl/>
      <w:shd w:val="clear" w:color="000000" w:fill="FFFFFF"/>
      <w:spacing w:before="280" w:after="280"/>
    </w:pPr>
    <w:rPr>
      <w:rFonts w:ascii="宋体" w:hAnsi="Calibri"/>
      <w:kern w:val="0"/>
      <w:sz w:val="18"/>
      <w:szCs w:val="20"/>
    </w:rPr>
  </w:style>
  <w:style w:type="paragraph" w:customStyle="1" w:styleId="403">
    <w:name w:val="xl97"/>
    <w:basedOn w:val="1"/>
    <w:next w:val="275"/>
    <w:qFormat/>
    <w:uiPriority w:val="0"/>
    <w:pPr>
      <w:widowControl/>
      <w:shd w:val="clear" w:color="000000" w:fill="FFFFFF"/>
      <w:spacing w:before="280" w:after="280"/>
      <w:jc w:val="center"/>
    </w:pPr>
    <w:rPr>
      <w:rFonts w:ascii="宋体" w:hAnsi="Calibri"/>
      <w:kern w:val="0"/>
      <w:sz w:val="20"/>
      <w:szCs w:val="20"/>
    </w:rPr>
  </w:style>
  <w:style w:type="paragraph" w:customStyle="1" w:styleId="404">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405">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406">
    <w:name w:val="TOC Heading15"/>
    <w:next w:val="1"/>
    <w:qFormat/>
    <w:uiPriority w:val="0"/>
    <w:pPr>
      <w:wordWrap w:val="0"/>
    </w:pPr>
    <w:rPr>
      <w:rFonts w:ascii="Calibri" w:hAnsi="Calibri" w:eastAsia="宋体" w:cs="Times New Roman"/>
      <w:sz w:val="32"/>
      <w:lang w:val="en-US" w:eastAsia="zh-CN" w:bidi="ar-SA"/>
    </w:rPr>
  </w:style>
  <w:style w:type="paragraph" w:customStyle="1" w:styleId="407">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8">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9">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10">
    <w:name w:val="toc 12"/>
    <w:next w:val="1"/>
    <w:qFormat/>
    <w:uiPriority w:val="0"/>
    <w:pPr>
      <w:wordWrap w:val="0"/>
      <w:jc w:val="both"/>
    </w:pPr>
    <w:rPr>
      <w:rFonts w:ascii="Calibri" w:hAnsi="Calibri" w:eastAsia="宋体" w:cs="Times New Roman"/>
      <w:sz w:val="21"/>
      <w:lang w:val="en-US" w:eastAsia="zh-CN" w:bidi="ar-SA"/>
    </w:rPr>
  </w:style>
  <w:style w:type="paragraph" w:customStyle="1" w:styleId="411">
    <w:name w:val="xl95"/>
    <w:basedOn w:val="1"/>
    <w:next w:val="412"/>
    <w:qFormat/>
    <w:uiPriority w:val="0"/>
    <w:pPr>
      <w:widowControl/>
      <w:shd w:val="clear" w:color="000000" w:fill="FFFFFF"/>
      <w:spacing w:before="280" w:after="280"/>
    </w:pPr>
    <w:rPr>
      <w:rFonts w:ascii="宋体" w:hAnsi="Calibri"/>
      <w:kern w:val="0"/>
      <w:sz w:val="20"/>
      <w:szCs w:val="20"/>
    </w:rPr>
  </w:style>
  <w:style w:type="paragraph" w:customStyle="1" w:styleId="412">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13">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14">
    <w:name w:val="xl67"/>
    <w:basedOn w:val="1"/>
    <w:next w:val="415"/>
    <w:qFormat/>
    <w:uiPriority w:val="0"/>
    <w:pPr>
      <w:widowControl/>
      <w:shd w:val="clear" w:color="000000" w:fill="FFFFFF"/>
      <w:spacing w:before="280" w:after="280"/>
      <w:jc w:val="center"/>
    </w:pPr>
    <w:rPr>
      <w:rFonts w:ascii="宋体" w:hAnsi="Calibri"/>
      <w:b/>
      <w:kern w:val="0"/>
      <w:sz w:val="20"/>
      <w:szCs w:val="20"/>
    </w:rPr>
  </w:style>
  <w:style w:type="paragraph" w:customStyle="1" w:styleId="415">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16">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17">
    <w:name w:val="正文 A"/>
    <w:next w:val="334"/>
    <w:qFormat/>
    <w:uiPriority w:val="0"/>
    <w:rPr>
      <w:rFonts w:ascii="Arial" w:hAnsi="Calibri" w:eastAsia="Arial Unicode MS" w:cs="Times New Roman"/>
      <w:color w:val="000000"/>
      <w:sz w:val="21"/>
      <w:lang w:val="en-US" w:eastAsia="zh-CN" w:bidi="ar-SA"/>
    </w:rPr>
  </w:style>
  <w:style w:type="paragraph" w:customStyle="1" w:styleId="418">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9">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20">
    <w:name w:val="xl88"/>
    <w:basedOn w:val="1"/>
    <w:next w:val="406"/>
    <w:qFormat/>
    <w:uiPriority w:val="0"/>
    <w:pPr>
      <w:widowControl/>
      <w:shd w:val="clear" w:color="000000" w:fill="FFFFFF"/>
      <w:spacing w:before="280" w:after="280"/>
      <w:jc w:val="center"/>
    </w:pPr>
    <w:rPr>
      <w:rFonts w:ascii="宋体" w:hAnsi="Calibri"/>
      <w:kern w:val="0"/>
      <w:sz w:val="20"/>
      <w:szCs w:val="20"/>
    </w:rPr>
  </w:style>
  <w:style w:type="paragraph" w:customStyle="1" w:styleId="421">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22">
    <w:name w:val="xl100"/>
    <w:basedOn w:val="1"/>
    <w:next w:val="423"/>
    <w:qFormat/>
    <w:uiPriority w:val="0"/>
    <w:pPr>
      <w:widowControl/>
      <w:shd w:val="clear" w:color="000000" w:fill="FFFFFF"/>
      <w:spacing w:before="280" w:after="280"/>
    </w:pPr>
    <w:rPr>
      <w:rFonts w:ascii="宋体" w:hAnsi="Calibri"/>
      <w:kern w:val="0"/>
      <w:sz w:val="20"/>
      <w:szCs w:val="20"/>
    </w:rPr>
  </w:style>
  <w:style w:type="paragraph" w:customStyle="1" w:styleId="423">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24">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25">
    <w:name w:val="xl114"/>
    <w:basedOn w:val="1"/>
    <w:next w:val="277"/>
    <w:qFormat/>
    <w:uiPriority w:val="0"/>
    <w:pPr>
      <w:widowControl/>
      <w:shd w:val="clear" w:color="000000" w:fill="FFFFFF"/>
      <w:spacing w:before="280" w:after="280"/>
      <w:jc w:val="center"/>
    </w:pPr>
    <w:rPr>
      <w:rFonts w:ascii="宋体" w:hAnsi="Calibri"/>
      <w:b/>
      <w:kern w:val="0"/>
      <w:sz w:val="20"/>
      <w:szCs w:val="20"/>
    </w:rPr>
  </w:style>
  <w:style w:type="paragraph" w:customStyle="1" w:styleId="426">
    <w:name w:val="xl107"/>
    <w:basedOn w:val="1"/>
    <w:next w:val="427"/>
    <w:qFormat/>
    <w:uiPriority w:val="0"/>
    <w:pPr>
      <w:widowControl/>
      <w:shd w:val="clear" w:color="000000" w:fill="FFFFFF"/>
      <w:spacing w:before="280" w:after="280"/>
    </w:pPr>
    <w:rPr>
      <w:rFonts w:ascii="宋体" w:hAnsi="Calibri"/>
      <w:kern w:val="0"/>
      <w:sz w:val="20"/>
      <w:szCs w:val="20"/>
    </w:rPr>
  </w:style>
  <w:style w:type="paragraph" w:customStyle="1" w:styleId="427">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8">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9">
    <w:name w:val="xl90"/>
    <w:basedOn w:val="1"/>
    <w:next w:val="231"/>
    <w:qFormat/>
    <w:uiPriority w:val="0"/>
    <w:pPr>
      <w:widowControl/>
      <w:shd w:val="clear" w:color="000000" w:fill="FFFFFF"/>
      <w:spacing w:before="280" w:after="280"/>
    </w:pPr>
    <w:rPr>
      <w:rFonts w:ascii="宋体" w:hAnsi="Calibri"/>
      <w:kern w:val="0"/>
      <w:sz w:val="18"/>
      <w:szCs w:val="20"/>
    </w:rPr>
  </w:style>
  <w:style w:type="paragraph" w:customStyle="1" w:styleId="430">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31">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32">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33">
    <w:name w:val="xl117"/>
    <w:basedOn w:val="1"/>
    <w:next w:val="330"/>
    <w:qFormat/>
    <w:uiPriority w:val="0"/>
    <w:pPr>
      <w:widowControl/>
      <w:shd w:val="clear" w:color="000000" w:fill="FFFFFF"/>
      <w:spacing w:before="280" w:after="280"/>
      <w:jc w:val="center"/>
    </w:pPr>
    <w:rPr>
      <w:rFonts w:ascii="Arial Narrow" w:hAnsi="Calibri"/>
      <w:kern w:val="0"/>
      <w:sz w:val="24"/>
      <w:szCs w:val="20"/>
    </w:rPr>
  </w:style>
  <w:style w:type="paragraph" w:customStyle="1" w:styleId="434">
    <w:name w:val="p15"/>
    <w:basedOn w:val="1"/>
    <w:next w:val="255"/>
    <w:qFormat/>
    <w:uiPriority w:val="0"/>
    <w:pPr>
      <w:widowControl/>
      <w:ind w:firstLine="420"/>
    </w:pPr>
    <w:rPr>
      <w:rFonts w:hAnsi="Calibri"/>
      <w:kern w:val="0"/>
      <w:szCs w:val="20"/>
    </w:rPr>
  </w:style>
  <w:style w:type="paragraph" w:customStyle="1" w:styleId="435">
    <w:name w:val="xl87"/>
    <w:basedOn w:val="1"/>
    <w:next w:val="436"/>
    <w:qFormat/>
    <w:uiPriority w:val="0"/>
    <w:pPr>
      <w:widowControl/>
      <w:shd w:val="clear" w:color="000000" w:fill="FFFFFF"/>
      <w:spacing w:before="280" w:after="280"/>
    </w:pPr>
    <w:rPr>
      <w:rFonts w:ascii="Arial" w:hAnsi="Calibri"/>
      <w:kern w:val="0"/>
      <w:sz w:val="18"/>
      <w:szCs w:val="20"/>
    </w:rPr>
  </w:style>
  <w:style w:type="paragraph" w:customStyle="1" w:styleId="436">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37">
    <w:name w:val="列出段落7"/>
    <w:basedOn w:val="1"/>
    <w:next w:val="419"/>
    <w:qFormat/>
    <w:uiPriority w:val="0"/>
    <w:pPr>
      <w:ind w:firstLine="420"/>
    </w:pPr>
    <w:rPr>
      <w:rFonts w:hAnsi="Calibri"/>
      <w:kern w:val="0"/>
      <w:szCs w:val="20"/>
    </w:rPr>
  </w:style>
  <w:style w:type="paragraph" w:customStyle="1" w:styleId="438">
    <w:name w:val="xl78"/>
    <w:basedOn w:val="1"/>
    <w:next w:val="409"/>
    <w:qFormat/>
    <w:uiPriority w:val="0"/>
    <w:pPr>
      <w:widowControl/>
      <w:shd w:val="clear" w:color="000000" w:fill="FFFFFF"/>
      <w:spacing w:before="280" w:after="280"/>
    </w:pPr>
    <w:rPr>
      <w:rFonts w:ascii="宋体" w:hAnsi="Calibri"/>
      <w:b/>
      <w:kern w:val="0"/>
      <w:sz w:val="20"/>
      <w:szCs w:val="20"/>
    </w:rPr>
  </w:style>
  <w:style w:type="paragraph" w:customStyle="1" w:styleId="439">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40">
    <w:name w:val="xl89"/>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1">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42">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44">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45">
    <w:name w:val="toc 16"/>
    <w:next w:val="1"/>
    <w:qFormat/>
    <w:uiPriority w:val="0"/>
    <w:pPr>
      <w:wordWrap w:val="0"/>
      <w:jc w:val="both"/>
    </w:pPr>
    <w:rPr>
      <w:rFonts w:ascii="Calibri" w:hAnsi="Calibri" w:eastAsia="宋体" w:cs="Times New Roman"/>
      <w:sz w:val="21"/>
      <w:lang w:val="en-US" w:eastAsia="zh-CN" w:bidi="ar-SA"/>
    </w:rPr>
  </w:style>
  <w:style w:type="paragraph" w:styleId="446">
    <w:name w:val="Quote"/>
    <w:next w:val="1"/>
    <w:link w:val="447"/>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47">
    <w:name w:val="引用 字符"/>
    <w:basedOn w:val="46"/>
    <w:link w:val="446"/>
    <w:qFormat/>
    <w:uiPriority w:val="0"/>
    <w:rPr>
      <w:rFonts w:ascii="Calibri" w:hAnsi="Calibri"/>
      <w:i/>
      <w:sz w:val="21"/>
    </w:rPr>
  </w:style>
  <w:style w:type="paragraph" w:customStyle="1" w:styleId="448">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9">
    <w:name w:val="xl119"/>
    <w:basedOn w:val="1"/>
    <w:next w:val="424"/>
    <w:qFormat/>
    <w:uiPriority w:val="0"/>
    <w:pPr>
      <w:widowControl/>
      <w:shd w:val="clear" w:color="000000" w:fill="FFFFFF"/>
      <w:spacing w:before="280" w:after="280"/>
      <w:jc w:val="center"/>
    </w:pPr>
    <w:rPr>
      <w:rFonts w:ascii="宋体" w:hAnsi="Calibri"/>
      <w:b/>
      <w:kern w:val="0"/>
      <w:sz w:val="20"/>
      <w:szCs w:val="20"/>
    </w:rPr>
  </w:style>
  <w:style w:type="paragraph" w:customStyle="1" w:styleId="450">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51">
    <w:name w:val="xl109"/>
    <w:basedOn w:val="1"/>
    <w:next w:val="397"/>
    <w:qFormat/>
    <w:uiPriority w:val="0"/>
    <w:pPr>
      <w:widowControl/>
      <w:shd w:val="clear" w:color="000000" w:fill="FFFFFF"/>
      <w:spacing w:before="280" w:after="280"/>
    </w:pPr>
    <w:rPr>
      <w:rFonts w:ascii="宋体" w:hAnsi="Calibri"/>
      <w:kern w:val="0"/>
      <w:sz w:val="20"/>
      <w:szCs w:val="20"/>
    </w:rPr>
  </w:style>
  <w:style w:type="paragraph" w:customStyle="1" w:styleId="452">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xl76"/>
    <w:basedOn w:val="1"/>
    <w:next w:val="405"/>
    <w:qFormat/>
    <w:uiPriority w:val="0"/>
    <w:pPr>
      <w:widowControl/>
      <w:shd w:val="clear" w:color="000000" w:fill="FFFFFF"/>
      <w:spacing w:before="280" w:after="280"/>
      <w:jc w:val="center"/>
    </w:pPr>
    <w:rPr>
      <w:rFonts w:ascii="宋体" w:hAnsi="Calibri"/>
      <w:b/>
      <w:kern w:val="0"/>
      <w:sz w:val="20"/>
      <w:szCs w:val="20"/>
    </w:rPr>
  </w:style>
  <w:style w:type="paragraph" w:customStyle="1" w:styleId="454">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55">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56">
    <w:name w:val="xl70"/>
    <w:basedOn w:val="1"/>
    <w:next w:val="382"/>
    <w:qFormat/>
    <w:uiPriority w:val="0"/>
    <w:pPr>
      <w:widowControl/>
      <w:shd w:val="clear" w:color="000000" w:fill="FFFFFF"/>
      <w:spacing w:before="280" w:after="280"/>
    </w:pPr>
    <w:rPr>
      <w:rFonts w:ascii="宋体" w:hAnsi="Calibri"/>
      <w:kern w:val="0"/>
      <w:sz w:val="20"/>
      <w:szCs w:val="20"/>
    </w:rPr>
  </w:style>
  <w:style w:type="paragraph" w:customStyle="1" w:styleId="457">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8">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9">
    <w:name w:val="xl98"/>
    <w:basedOn w:val="1"/>
    <w:next w:val="400"/>
    <w:qFormat/>
    <w:uiPriority w:val="0"/>
    <w:pPr>
      <w:widowControl/>
      <w:shd w:val="clear" w:color="000000" w:fill="FFFFFF"/>
      <w:spacing w:before="280" w:after="280"/>
      <w:jc w:val="center"/>
    </w:pPr>
    <w:rPr>
      <w:rFonts w:ascii="宋体" w:hAnsi="Calibri"/>
      <w:kern w:val="0"/>
      <w:sz w:val="20"/>
      <w:szCs w:val="20"/>
    </w:rPr>
  </w:style>
  <w:style w:type="paragraph" w:customStyle="1" w:styleId="460">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61">
    <w:name w:val="toc 13"/>
    <w:next w:val="1"/>
    <w:qFormat/>
    <w:uiPriority w:val="0"/>
    <w:pPr>
      <w:wordWrap w:val="0"/>
      <w:jc w:val="both"/>
    </w:pPr>
    <w:rPr>
      <w:rFonts w:ascii="Calibri" w:hAnsi="Calibri" w:eastAsia="宋体" w:cs="Times New Roman"/>
      <w:sz w:val="21"/>
      <w:lang w:val="en-US" w:eastAsia="zh-CN" w:bidi="ar-SA"/>
    </w:rPr>
  </w:style>
  <w:style w:type="paragraph" w:customStyle="1" w:styleId="462">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63">
    <w:name w:val="xl101"/>
    <w:basedOn w:val="1"/>
    <w:next w:val="431"/>
    <w:qFormat/>
    <w:uiPriority w:val="0"/>
    <w:pPr>
      <w:widowControl/>
      <w:spacing w:before="280" w:after="280"/>
    </w:pPr>
    <w:rPr>
      <w:rFonts w:ascii="宋体" w:hAnsi="Calibri"/>
      <w:kern w:val="0"/>
      <w:sz w:val="20"/>
      <w:szCs w:val="20"/>
    </w:rPr>
  </w:style>
  <w:style w:type="paragraph" w:customStyle="1" w:styleId="464">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66">
    <w:name w:val="Intense Quote"/>
    <w:next w:val="1"/>
    <w:link w:val="467"/>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67">
    <w:name w:val="明显引用 字符"/>
    <w:basedOn w:val="46"/>
    <w:link w:val="466"/>
    <w:qFormat/>
    <w:uiPriority w:val="0"/>
    <w:rPr>
      <w:rFonts w:ascii="Calibri" w:hAnsi="Calibri"/>
      <w:i/>
      <w:sz w:val="21"/>
    </w:rPr>
  </w:style>
  <w:style w:type="paragraph" w:customStyle="1" w:styleId="468">
    <w:name w:val="Char Char Char Char Char Char Char"/>
    <w:basedOn w:val="1"/>
    <w:next w:val="452"/>
    <w:qFormat/>
    <w:uiPriority w:val="0"/>
    <w:pPr>
      <w:widowControl/>
      <w:spacing w:after="160" w:line="240" w:lineRule="exact"/>
    </w:pPr>
    <w:rPr>
      <w:rFonts w:hAnsi="Calibri"/>
      <w:kern w:val="0"/>
      <w:szCs w:val="20"/>
    </w:rPr>
  </w:style>
  <w:style w:type="paragraph" w:customStyle="1" w:styleId="469">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70">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71">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72">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73">
    <w:name w:val="xl64"/>
    <w:basedOn w:val="1"/>
    <w:next w:val="448"/>
    <w:qFormat/>
    <w:uiPriority w:val="0"/>
    <w:pPr>
      <w:widowControl/>
      <w:shd w:val="clear" w:color="000000" w:fill="FFFFFF"/>
      <w:spacing w:before="280" w:after="280"/>
    </w:pPr>
    <w:rPr>
      <w:rFonts w:ascii="宋体" w:hAnsi="Calibri"/>
      <w:kern w:val="0"/>
      <w:sz w:val="20"/>
      <w:szCs w:val="20"/>
    </w:rPr>
  </w:style>
  <w:style w:type="paragraph" w:customStyle="1" w:styleId="474">
    <w:name w:val="xl82"/>
    <w:basedOn w:val="1"/>
    <w:next w:val="293"/>
    <w:qFormat/>
    <w:uiPriority w:val="0"/>
    <w:pPr>
      <w:widowControl/>
      <w:shd w:val="clear" w:color="000000" w:fill="FFFFFF"/>
      <w:spacing w:before="280" w:after="280"/>
    </w:pPr>
    <w:rPr>
      <w:rFonts w:ascii="宋体" w:hAnsi="Calibri"/>
      <w:kern w:val="0"/>
      <w:sz w:val="20"/>
      <w:szCs w:val="20"/>
    </w:rPr>
  </w:style>
  <w:style w:type="paragraph" w:customStyle="1" w:styleId="475">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76">
    <w:name w:val="xl77"/>
    <w:basedOn w:val="1"/>
    <w:next w:val="441"/>
    <w:qFormat/>
    <w:uiPriority w:val="0"/>
    <w:pPr>
      <w:widowControl/>
      <w:shd w:val="clear" w:color="000000" w:fill="FFFFFF"/>
      <w:spacing w:before="280" w:after="280"/>
      <w:jc w:val="center"/>
    </w:pPr>
    <w:rPr>
      <w:rFonts w:ascii="宋体" w:hAnsi="Calibri"/>
      <w:kern w:val="0"/>
      <w:sz w:val="20"/>
      <w:szCs w:val="20"/>
    </w:rPr>
  </w:style>
  <w:style w:type="character" w:customStyle="1" w:styleId="477">
    <w:name w:val="正文缩进 Char1"/>
    <w:qFormat/>
    <w:uiPriority w:val="0"/>
    <w:rPr>
      <w:rFonts w:eastAsia="宋体"/>
      <w:kern w:val="2"/>
      <w:sz w:val="21"/>
      <w:lang w:val="en-US" w:eastAsia="zh-CN" w:bidi="ar-SA"/>
    </w:rPr>
  </w:style>
  <w:style w:type="character" w:customStyle="1" w:styleId="478">
    <w:name w:val="fielderror"/>
    <w:basedOn w:val="46"/>
    <w:qFormat/>
    <w:uiPriority w:val="0"/>
    <w:rPr>
      <w:color w:val="800000"/>
    </w:rPr>
  </w:style>
  <w:style w:type="character" w:customStyle="1" w:styleId="479">
    <w:name w:val="hilite6"/>
    <w:basedOn w:val="46"/>
    <w:qFormat/>
    <w:uiPriority w:val="0"/>
    <w:rPr>
      <w:color w:val="000000"/>
    </w:rPr>
  </w:style>
  <w:style w:type="character" w:customStyle="1" w:styleId="480">
    <w:name w:val="active6"/>
    <w:basedOn w:val="46"/>
    <w:qFormat/>
    <w:uiPriority w:val="0"/>
    <w:rPr>
      <w:color w:val="FFFFFF"/>
    </w:rPr>
  </w:style>
  <w:style w:type="character" w:customStyle="1" w:styleId="481">
    <w:name w:val="inline-help"/>
    <w:basedOn w:val="46"/>
    <w:qFormat/>
    <w:uiPriority w:val="0"/>
  </w:style>
  <w:style w:type="character" w:customStyle="1" w:styleId="482">
    <w:name w:val="active"/>
    <w:basedOn w:val="46"/>
    <w:qFormat/>
    <w:uiPriority w:val="0"/>
    <w:rPr>
      <w:color w:val="FFFFFF"/>
    </w:rPr>
  </w:style>
  <w:style w:type="character" w:customStyle="1" w:styleId="483">
    <w:name w:val="未处理的提及1"/>
    <w:basedOn w:val="46"/>
    <w:semiHidden/>
    <w:unhideWhenUsed/>
    <w:qFormat/>
    <w:uiPriority w:val="99"/>
    <w:rPr>
      <w:color w:val="605E5C"/>
      <w:shd w:val="clear" w:color="auto" w:fill="E1DFDD"/>
    </w:rPr>
  </w:style>
  <w:style w:type="paragraph" w:customStyle="1" w:styleId="484">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485">
    <w:name w:val="hover1"/>
    <w:basedOn w:val="46"/>
    <w:qFormat/>
    <w:uiPriority w:val="0"/>
    <w:rPr>
      <w:color w:val="2590EB"/>
    </w:rPr>
  </w:style>
  <w:style w:type="character" w:customStyle="1" w:styleId="486">
    <w:name w:val="hover2"/>
    <w:basedOn w:val="46"/>
    <w:uiPriority w:val="0"/>
    <w:rPr>
      <w:color w:val="2590EB"/>
    </w:rPr>
  </w:style>
  <w:style w:type="character" w:customStyle="1" w:styleId="487">
    <w:name w:val="hover3"/>
    <w:basedOn w:val="46"/>
    <w:uiPriority w:val="0"/>
  </w:style>
  <w:style w:type="character" w:customStyle="1" w:styleId="488">
    <w:name w:val="hover4"/>
    <w:basedOn w:val="46"/>
    <w:qFormat/>
    <w:uiPriority w:val="0"/>
    <w:rPr>
      <w:color w:val="2590EB"/>
      <w:shd w:val="clear" w:fill="E9F4FD"/>
    </w:rPr>
  </w:style>
  <w:style w:type="character" w:customStyle="1" w:styleId="489">
    <w:name w:val="mini-outputtext1"/>
    <w:basedOn w:val="46"/>
    <w:qFormat/>
    <w:uiPriority w:val="0"/>
  </w:style>
  <w:style w:type="character" w:customStyle="1" w:styleId="490">
    <w:name w:val="hover"/>
    <w:basedOn w:val="46"/>
    <w:uiPriority w:val="0"/>
    <w:rPr>
      <w:color w:val="2590EB"/>
      <w:shd w:val="clear" w:fill="E9F4FD"/>
    </w:rPr>
  </w:style>
  <w:style w:type="table" w:customStyle="1" w:styleId="491">
    <w:name w:val="网格型1"/>
    <w:basedOn w:val="43"/>
    <w:qFormat/>
    <w:uiPriority w:val="0"/>
    <w:rPr>
      <w:kern w:val="0"/>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492">
    <w:name w:val="NormalCharacter"/>
    <w:qFormat/>
    <w:uiPriority w:val="0"/>
    <w:rPr>
      <w:rFonts w:hint="default" w:ascii="Calibri" w:hAnsi="Calibri" w:eastAsia="宋体" w:cs="Times New Roman"/>
    </w:rPr>
  </w:style>
  <w:style w:type="paragraph" w:customStyle="1" w:styleId="493">
    <w:name w:val="表格文字"/>
    <w:basedOn w:val="1"/>
    <w:qFormat/>
    <w:uiPriority w:val="99"/>
    <w:pPr>
      <w:spacing w:before="25" w:after="25"/>
    </w:pPr>
    <w:rPr>
      <w:spacing w:val="10"/>
      <w:sz w:val="24"/>
    </w:rPr>
  </w:style>
</w:style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microsoft.com/office/2007/relationships/hdphoto" Target="media/image15.wdp"/><Relationship Id="rId2" Type="http://schemas.openxmlformats.org/officeDocument/2006/relationships/settings" Target="settings.xml"/><Relationship Id="rId19" Type="http://schemas.openxmlformats.org/officeDocument/2006/relationships/image" Target="media/image14.png"/><Relationship Id="rId18" Type="http://schemas.microsoft.com/office/2007/relationships/hdphoto" Target="media/image13.wdp"/><Relationship Id="rId17" Type="http://schemas.openxmlformats.org/officeDocument/2006/relationships/image" Target="media/image12.png"/><Relationship Id="rId16" Type="http://schemas.microsoft.com/office/2007/relationships/hdphoto" Target="media/image11.wdp"/><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5A8C1-72DB-4217-B2D2-8AFEA9CC8305}">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69</Pages>
  <Words>54898</Words>
  <Characters>59912</Characters>
  <Lines>347</Lines>
  <Paragraphs>97</Paragraphs>
  <TotalTime>0</TotalTime>
  <ScaleCrop>false</ScaleCrop>
  <LinksUpToDate>false</LinksUpToDate>
  <CharactersWithSpaces>62014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2022-04-25T08:36:00Z</dcterms:created>
  <dc:creator>thsware</dc:creator>
  <cp:lastModifiedBy>王秀子</cp:lastModifiedBy>
  <cp:lastPrinted>2021-05-16T11:04:00Z</cp:lastPrinted>
  <dcterms:modified xsi:type="dcterms:W3CDTF">2023-07-04T15:25:25Z</dcterms:modified>
  <dc:title>招  标　文　件</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93590E3340B44B0B9407599456A110D5_13</vt:lpwstr>
  </property>
</Properties>
</file>