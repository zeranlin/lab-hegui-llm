
<file path=[Content_Types].xml><?xml version="1.0" encoding="utf-8"?>
<Types xmlns="http://schemas.openxmlformats.org/package/2006/content-types">
  <Default Extension="xml" ContentType="application/xml"/>
  <Default Extension="png" ContentType="image/png"/>
  <Default Extension="gif" ContentType="image/gi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38"/>
        <w:widowControl/>
        <w:jc w:val="center"/>
        <w:outlineLvl w:val="1"/>
        <w:rPr>
          <w:rFonts w:hint="eastAsia" w:ascii="黑体" w:hAnsi="宋体" w:eastAsia="黑体" w:cs="黑体"/>
          <w:sz w:val="40"/>
          <w:szCs w:val="40"/>
        </w:rPr>
      </w:pPr>
      <w:bookmarkStart w:id="0" w:name="_Hlk71456902"/>
      <w:r>
        <w:rPr>
          <w:rFonts w:hint="eastAsia" w:ascii="黑体" w:hAnsi="宋体" w:eastAsia="黑体" w:cs="黑体"/>
          <w:sz w:val="40"/>
          <w:szCs w:val="40"/>
        </w:rPr>
        <w:t>深圳市第二实验学校明远高中办公家具、</w:t>
      </w:r>
    </w:p>
    <w:p>
      <w:pPr>
        <w:pStyle w:val="38"/>
        <w:widowControl/>
        <w:jc w:val="center"/>
        <w:outlineLvl w:val="1"/>
        <w:rPr>
          <w:rFonts w:hint="eastAsia" w:ascii="黑体" w:hAnsi="宋体" w:eastAsia="黑体" w:cs="黑体"/>
          <w:sz w:val="40"/>
          <w:szCs w:val="40"/>
        </w:rPr>
      </w:pPr>
      <w:r>
        <w:rPr>
          <w:rFonts w:hint="eastAsia" w:ascii="黑体" w:hAnsi="宋体" w:eastAsia="黑体" w:cs="黑体"/>
          <w:sz w:val="40"/>
          <w:szCs w:val="40"/>
        </w:rPr>
        <w:t>教职工宿舍家具采购</w:t>
      </w:r>
    </w:p>
    <w:p>
      <w:pPr>
        <w:pStyle w:val="38"/>
        <w:widowControl/>
        <w:jc w:val="center"/>
        <w:outlineLvl w:val="1"/>
        <w:rPr>
          <w:rFonts w:ascii="黑体" w:hAnsi="宋体" w:eastAsia="黑体" w:cs="黑体"/>
          <w:sz w:val="40"/>
          <w:szCs w:val="40"/>
        </w:rPr>
      </w:pPr>
      <w:r>
        <w:rPr>
          <w:rFonts w:hint="eastAsia" w:ascii="黑体" w:hAnsi="宋体" w:eastAsia="黑体" w:cs="黑体"/>
          <w:sz w:val="40"/>
          <w:szCs w:val="40"/>
        </w:rPr>
        <w:t>招标文件信息</w:t>
      </w:r>
    </w:p>
    <w:tbl>
      <w:tblPr>
        <w:tblStyle w:val="43"/>
        <w:tblW w:w="7943" w:type="dxa"/>
        <w:jc w:val="center"/>
        <w:tblCellSpacing w:w="0" w:type="dxa"/>
        <w:tblLayout w:type="autofit"/>
        <w:tblCellMar>
          <w:top w:w="45" w:type="dxa"/>
          <w:left w:w="45" w:type="dxa"/>
          <w:bottom w:w="45" w:type="dxa"/>
          <w:right w:w="45" w:type="dxa"/>
        </w:tblCellMar>
      </w:tblPr>
      <w:tblGrid>
        <w:gridCol w:w="2723"/>
        <w:gridCol w:w="5220"/>
      </w:tblGrid>
      <w:tr>
        <w:tblPrEx>
          <w:tblCellMar>
            <w:top w:w="45" w:type="dxa"/>
            <w:left w:w="45" w:type="dxa"/>
            <w:bottom w:w="45" w:type="dxa"/>
            <w:right w:w="45" w:type="dxa"/>
          </w:tblCellMar>
        </w:tblPrEx>
        <w:trPr>
          <w:trHeight w:val="738" w:hRule="atLeast"/>
          <w:tblCellSpacing w:w="0" w:type="dxa"/>
          <w:jc w:val="center"/>
        </w:trPr>
        <w:tc>
          <w:tcPr>
            <w:tcW w:w="2723" w:type="dxa"/>
            <w:shd w:val="clear" w:color="auto" w:fill="auto"/>
            <w:vAlign w:val="center"/>
          </w:tcPr>
          <w:p>
            <w:pPr>
              <w:widowControl/>
              <w:jc w:val="right"/>
              <w:rPr>
                <w:sz w:val="30"/>
                <w:szCs w:val="30"/>
              </w:rPr>
            </w:pPr>
            <w:r>
              <w:rPr>
                <w:rFonts w:ascii="宋体" w:hAnsi="宋体" w:cs="宋体"/>
                <w:kern w:val="0"/>
                <w:sz w:val="30"/>
                <w:szCs w:val="30"/>
              </w:rPr>
              <w:t>项目编号：</w:t>
            </w:r>
          </w:p>
        </w:tc>
        <w:tc>
          <w:tcPr>
            <w:tcW w:w="0" w:type="auto"/>
            <w:shd w:val="clear" w:color="auto" w:fill="auto"/>
            <w:vAlign w:val="center"/>
          </w:tcPr>
          <w:p>
            <w:pPr>
              <w:widowControl/>
              <w:jc w:val="left"/>
              <w:rPr>
                <w:sz w:val="30"/>
                <w:szCs w:val="30"/>
              </w:rPr>
            </w:pPr>
            <w:r>
              <w:rPr>
                <w:rFonts w:ascii="宋体" w:hAnsi="宋体" w:cs="宋体"/>
                <w:kern w:val="0"/>
                <w:sz w:val="30"/>
                <w:szCs w:val="30"/>
              </w:rPr>
              <w:t>**********</w:t>
            </w:r>
          </w:p>
        </w:tc>
      </w:tr>
      <w:tr>
        <w:tblPrEx>
          <w:tblCellMar>
            <w:top w:w="45" w:type="dxa"/>
            <w:left w:w="45" w:type="dxa"/>
            <w:bottom w:w="45" w:type="dxa"/>
            <w:right w:w="45" w:type="dxa"/>
          </w:tblCellMar>
        </w:tblPrEx>
        <w:trPr>
          <w:trHeight w:val="738" w:hRule="atLeast"/>
          <w:tblCellSpacing w:w="0" w:type="dxa"/>
          <w:jc w:val="center"/>
        </w:trPr>
        <w:tc>
          <w:tcPr>
            <w:tcW w:w="0" w:type="auto"/>
            <w:shd w:val="clear" w:color="auto" w:fill="auto"/>
            <w:vAlign w:val="center"/>
          </w:tcPr>
          <w:p>
            <w:pPr>
              <w:widowControl/>
              <w:jc w:val="right"/>
              <w:rPr>
                <w:sz w:val="30"/>
                <w:szCs w:val="30"/>
              </w:rPr>
            </w:pPr>
            <w:r>
              <w:rPr>
                <w:rFonts w:ascii="宋体" w:hAnsi="宋体" w:cs="宋体"/>
                <w:kern w:val="0"/>
                <w:sz w:val="30"/>
                <w:szCs w:val="30"/>
              </w:rPr>
              <w:t>项目名称：</w:t>
            </w:r>
          </w:p>
        </w:tc>
        <w:tc>
          <w:tcPr>
            <w:tcW w:w="0" w:type="auto"/>
            <w:shd w:val="clear" w:color="auto" w:fill="auto"/>
            <w:vAlign w:val="center"/>
          </w:tcPr>
          <w:p>
            <w:pPr>
              <w:widowControl/>
              <w:jc w:val="left"/>
              <w:rPr>
                <w:rFonts w:hint="eastAsia" w:eastAsia="宋体"/>
                <w:sz w:val="30"/>
                <w:szCs w:val="30"/>
                <w:lang w:val="en-US" w:eastAsia="zh-CN"/>
              </w:rPr>
            </w:pPr>
            <w:r>
              <w:rPr>
                <w:rFonts w:hint="eastAsia" w:ascii="宋体" w:hAnsi="宋体" w:cs="宋体"/>
                <w:kern w:val="0"/>
                <w:sz w:val="30"/>
                <w:szCs w:val="30"/>
              </w:rPr>
              <w:t>深圳市第二实验学校明远高中办公家具、教职工宿舍家具</w:t>
            </w:r>
            <w:r>
              <w:rPr>
                <w:rFonts w:hint="eastAsia" w:ascii="宋体" w:hAnsi="宋体" w:cs="宋体"/>
                <w:kern w:val="0"/>
                <w:sz w:val="30"/>
                <w:szCs w:val="30"/>
                <w:lang w:val="en-US" w:eastAsia="zh-CN"/>
              </w:rPr>
              <w:t>采购</w:t>
            </w:r>
          </w:p>
        </w:tc>
      </w:tr>
      <w:tr>
        <w:tblPrEx>
          <w:tblCellMar>
            <w:top w:w="45" w:type="dxa"/>
            <w:left w:w="45" w:type="dxa"/>
            <w:bottom w:w="45" w:type="dxa"/>
            <w:right w:w="45" w:type="dxa"/>
          </w:tblCellMar>
        </w:tblPrEx>
        <w:trPr>
          <w:trHeight w:val="738" w:hRule="atLeast"/>
          <w:tblCellSpacing w:w="0" w:type="dxa"/>
          <w:jc w:val="center"/>
        </w:trPr>
        <w:tc>
          <w:tcPr>
            <w:tcW w:w="0" w:type="auto"/>
            <w:shd w:val="clear" w:color="auto" w:fill="auto"/>
            <w:vAlign w:val="center"/>
          </w:tcPr>
          <w:p>
            <w:pPr>
              <w:widowControl/>
              <w:jc w:val="right"/>
              <w:rPr>
                <w:sz w:val="30"/>
                <w:szCs w:val="30"/>
              </w:rPr>
            </w:pPr>
            <w:r>
              <w:rPr>
                <w:rFonts w:ascii="宋体" w:hAnsi="宋体" w:cs="宋体"/>
                <w:kern w:val="0"/>
                <w:sz w:val="30"/>
                <w:szCs w:val="30"/>
              </w:rPr>
              <w:t>包 号：</w:t>
            </w:r>
          </w:p>
        </w:tc>
        <w:tc>
          <w:tcPr>
            <w:tcW w:w="0" w:type="auto"/>
            <w:shd w:val="clear" w:color="auto" w:fill="auto"/>
            <w:vAlign w:val="center"/>
          </w:tcPr>
          <w:p>
            <w:pPr>
              <w:widowControl/>
              <w:jc w:val="left"/>
              <w:rPr>
                <w:sz w:val="30"/>
                <w:szCs w:val="30"/>
              </w:rPr>
            </w:pPr>
            <w:r>
              <w:rPr>
                <w:rFonts w:ascii="宋体" w:hAnsi="宋体" w:cs="宋体"/>
                <w:kern w:val="0"/>
                <w:sz w:val="30"/>
                <w:szCs w:val="30"/>
              </w:rPr>
              <w:t>A</w:t>
            </w:r>
          </w:p>
        </w:tc>
      </w:tr>
      <w:tr>
        <w:tblPrEx>
          <w:tblCellMar>
            <w:top w:w="45" w:type="dxa"/>
            <w:left w:w="45" w:type="dxa"/>
            <w:bottom w:w="45" w:type="dxa"/>
            <w:right w:w="45" w:type="dxa"/>
          </w:tblCellMar>
        </w:tblPrEx>
        <w:trPr>
          <w:trHeight w:val="738" w:hRule="atLeast"/>
          <w:tblCellSpacing w:w="0" w:type="dxa"/>
          <w:jc w:val="center"/>
        </w:trPr>
        <w:tc>
          <w:tcPr>
            <w:tcW w:w="0" w:type="auto"/>
            <w:shd w:val="clear" w:color="auto" w:fill="auto"/>
            <w:vAlign w:val="center"/>
          </w:tcPr>
          <w:p>
            <w:pPr>
              <w:widowControl/>
              <w:jc w:val="right"/>
              <w:rPr>
                <w:sz w:val="30"/>
                <w:szCs w:val="30"/>
              </w:rPr>
            </w:pPr>
            <w:r>
              <w:rPr>
                <w:rFonts w:ascii="宋体" w:hAnsi="宋体" w:cs="宋体"/>
                <w:kern w:val="0"/>
                <w:sz w:val="30"/>
                <w:szCs w:val="30"/>
              </w:rPr>
              <w:t>项目类型：</w:t>
            </w:r>
          </w:p>
        </w:tc>
        <w:tc>
          <w:tcPr>
            <w:tcW w:w="0" w:type="auto"/>
            <w:shd w:val="clear" w:color="auto" w:fill="auto"/>
            <w:vAlign w:val="center"/>
          </w:tcPr>
          <w:p>
            <w:pPr>
              <w:widowControl/>
              <w:jc w:val="left"/>
              <w:rPr>
                <w:sz w:val="30"/>
                <w:szCs w:val="30"/>
              </w:rPr>
            </w:pPr>
            <w:r>
              <w:rPr>
                <w:rFonts w:ascii="宋体" w:hAnsi="宋体" w:cs="宋体"/>
                <w:kern w:val="0"/>
                <w:sz w:val="30"/>
                <w:szCs w:val="30"/>
              </w:rPr>
              <w:t>货物类</w:t>
            </w:r>
          </w:p>
        </w:tc>
      </w:tr>
      <w:tr>
        <w:tblPrEx>
          <w:tblCellMar>
            <w:top w:w="45" w:type="dxa"/>
            <w:left w:w="45" w:type="dxa"/>
            <w:bottom w:w="45" w:type="dxa"/>
            <w:right w:w="45" w:type="dxa"/>
          </w:tblCellMar>
        </w:tblPrEx>
        <w:trPr>
          <w:trHeight w:val="738" w:hRule="atLeast"/>
          <w:tblCellSpacing w:w="0" w:type="dxa"/>
          <w:jc w:val="center"/>
        </w:trPr>
        <w:tc>
          <w:tcPr>
            <w:tcW w:w="0" w:type="auto"/>
            <w:shd w:val="clear" w:color="auto" w:fill="auto"/>
            <w:vAlign w:val="center"/>
          </w:tcPr>
          <w:p>
            <w:pPr>
              <w:widowControl/>
              <w:jc w:val="right"/>
              <w:rPr>
                <w:sz w:val="30"/>
                <w:szCs w:val="30"/>
              </w:rPr>
            </w:pPr>
            <w:r>
              <w:rPr>
                <w:rFonts w:ascii="宋体" w:hAnsi="宋体" w:cs="宋体"/>
                <w:kern w:val="0"/>
                <w:sz w:val="30"/>
                <w:szCs w:val="30"/>
              </w:rPr>
              <w:t>采购方式：</w:t>
            </w:r>
          </w:p>
        </w:tc>
        <w:tc>
          <w:tcPr>
            <w:tcW w:w="0" w:type="auto"/>
            <w:shd w:val="clear" w:color="auto" w:fill="auto"/>
            <w:vAlign w:val="center"/>
          </w:tcPr>
          <w:p>
            <w:pPr>
              <w:widowControl/>
              <w:jc w:val="left"/>
              <w:rPr>
                <w:sz w:val="30"/>
                <w:szCs w:val="30"/>
              </w:rPr>
            </w:pPr>
            <w:r>
              <w:rPr>
                <w:rFonts w:ascii="宋体" w:hAnsi="宋体" w:cs="宋体"/>
                <w:kern w:val="0"/>
                <w:sz w:val="30"/>
                <w:szCs w:val="30"/>
              </w:rPr>
              <w:t>公开招标</w:t>
            </w:r>
          </w:p>
        </w:tc>
      </w:tr>
      <w:tr>
        <w:tblPrEx>
          <w:tblCellMar>
            <w:top w:w="45" w:type="dxa"/>
            <w:left w:w="45" w:type="dxa"/>
            <w:bottom w:w="45" w:type="dxa"/>
            <w:right w:w="45" w:type="dxa"/>
          </w:tblCellMar>
        </w:tblPrEx>
        <w:trPr>
          <w:trHeight w:val="738" w:hRule="atLeast"/>
          <w:tblCellSpacing w:w="0" w:type="dxa"/>
          <w:jc w:val="center"/>
        </w:trPr>
        <w:tc>
          <w:tcPr>
            <w:tcW w:w="0" w:type="auto"/>
            <w:shd w:val="clear" w:color="auto" w:fill="auto"/>
            <w:vAlign w:val="center"/>
          </w:tcPr>
          <w:p>
            <w:pPr>
              <w:widowControl/>
              <w:jc w:val="right"/>
              <w:rPr>
                <w:sz w:val="30"/>
                <w:szCs w:val="30"/>
              </w:rPr>
            </w:pPr>
            <w:r>
              <w:rPr>
                <w:rFonts w:ascii="宋体" w:hAnsi="宋体" w:cs="宋体"/>
                <w:kern w:val="0"/>
                <w:sz w:val="30"/>
                <w:szCs w:val="30"/>
              </w:rPr>
              <w:t>货币类型：</w:t>
            </w:r>
          </w:p>
        </w:tc>
        <w:tc>
          <w:tcPr>
            <w:tcW w:w="0" w:type="auto"/>
            <w:shd w:val="clear" w:color="auto" w:fill="auto"/>
            <w:vAlign w:val="center"/>
          </w:tcPr>
          <w:p>
            <w:pPr>
              <w:widowControl/>
              <w:jc w:val="left"/>
              <w:rPr>
                <w:sz w:val="30"/>
                <w:szCs w:val="30"/>
              </w:rPr>
            </w:pPr>
            <w:r>
              <w:rPr>
                <w:rFonts w:ascii="宋体" w:hAnsi="宋体" w:cs="宋体"/>
                <w:kern w:val="0"/>
                <w:sz w:val="30"/>
                <w:szCs w:val="30"/>
              </w:rPr>
              <w:t>人民币</w:t>
            </w:r>
          </w:p>
        </w:tc>
      </w:tr>
      <w:tr>
        <w:tblPrEx>
          <w:tblCellMar>
            <w:top w:w="45" w:type="dxa"/>
            <w:left w:w="45" w:type="dxa"/>
            <w:bottom w:w="45" w:type="dxa"/>
            <w:right w:w="45" w:type="dxa"/>
          </w:tblCellMar>
        </w:tblPrEx>
        <w:trPr>
          <w:trHeight w:val="738" w:hRule="atLeast"/>
          <w:tblCellSpacing w:w="0" w:type="dxa"/>
          <w:jc w:val="center"/>
        </w:trPr>
        <w:tc>
          <w:tcPr>
            <w:tcW w:w="0" w:type="auto"/>
            <w:shd w:val="clear" w:color="auto" w:fill="auto"/>
            <w:vAlign w:val="center"/>
          </w:tcPr>
          <w:p>
            <w:pPr>
              <w:widowControl/>
              <w:jc w:val="right"/>
              <w:rPr>
                <w:sz w:val="30"/>
                <w:szCs w:val="30"/>
              </w:rPr>
            </w:pPr>
            <w:r>
              <w:rPr>
                <w:rFonts w:ascii="宋体" w:hAnsi="宋体" w:cs="宋体"/>
                <w:kern w:val="0"/>
                <w:sz w:val="30"/>
                <w:szCs w:val="30"/>
              </w:rPr>
              <w:t>评标方法：</w:t>
            </w:r>
          </w:p>
        </w:tc>
        <w:tc>
          <w:tcPr>
            <w:tcW w:w="0" w:type="auto"/>
            <w:shd w:val="clear" w:color="auto" w:fill="auto"/>
            <w:vAlign w:val="center"/>
          </w:tcPr>
          <w:p>
            <w:pPr>
              <w:widowControl/>
              <w:jc w:val="left"/>
              <w:rPr>
                <w:sz w:val="30"/>
                <w:szCs w:val="30"/>
              </w:rPr>
            </w:pPr>
            <w:commentRangeStart w:id="0"/>
            <w:r>
              <w:rPr>
                <w:rFonts w:ascii="宋体" w:hAnsi="宋体" w:cs="宋体"/>
                <w:kern w:val="0"/>
                <w:sz w:val="30"/>
                <w:szCs w:val="30"/>
              </w:rPr>
              <w:t>综合评分</w:t>
            </w:r>
            <w:r>
              <w:rPr>
                <w:rFonts w:hint="eastAsia" w:ascii="宋体" w:hAnsi="宋体" w:cs="宋体"/>
                <w:kern w:val="0"/>
                <w:sz w:val="30"/>
                <w:szCs w:val="30"/>
              </w:rPr>
              <w:t>法</w:t>
            </w:r>
            <w:commentRangeEnd w:id="0"/>
            <w:r>
              <w:commentReference w:id="0"/>
            </w:r>
          </w:p>
        </w:tc>
      </w:tr>
      <w:bookmarkEnd w:id="0"/>
    </w:tbl>
    <w:p>
      <w:pPr>
        <w:pStyle w:val="38"/>
        <w:widowControl/>
        <w:jc w:val="center"/>
        <w:outlineLvl w:val="1"/>
        <w:rPr>
          <w:rFonts w:ascii="黑体" w:hAnsi="宋体" w:eastAsia="黑体" w:cs="黑体"/>
          <w:sz w:val="40"/>
          <w:szCs w:val="40"/>
        </w:rPr>
      </w:pPr>
      <w:r>
        <w:rPr>
          <w:rFonts w:hint="eastAsia" w:ascii="黑体" w:hAnsi="宋体" w:eastAsia="黑体" w:cs="黑体"/>
          <w:sz w:val="40"/>
          <w:szCs w:val="40"/>
        </w:rPr>
        <w:t>资格性审查表</w:t>
      </w:r>
    </w:p>
    <w:tbl>
      <w:tblPr>
        <w:tblStyle w:val="43"/>
        <w:tblW w:w="9078" w:type="dxa"/>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autofit"/>
        <w:tblCellMar>
          <w:top w:w="20" w:type="dxa"/>
          <w:left w:w="108" w:type="dxa"/>
          <w:bottom w:w="20" w:type="dxa"/>
          <w:right w:w="108" w:type="dxa"/>
        </w:tblCellMar>
      </w:tblPr>
      <w:tblGrid>
        <w:gridCol w:w="794"/>
        <w:gridCol w:w="8284"/>
      </w:tblGrid>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shd w:val="clear" w:color="auto" w:fill="E6EFFA"/>
            <w:vAlign w:val="center"/>
          </w:tcPr>
          <w:p>
            <w:pPr>
              <w:widowControl/>
              <w:jc w:val="center"/>
              <w:rPr>
                <w:sz w:val="28"/>
                <w:szCs w:val="28"/>
              </w:rPr>
            </w:pPr>
            <w:r>
              <w:rPr>
                <w:rFonts w:ascii="宋体" w:hAnsi="宋体" w:cs="宋体"/>
                <w:kern w:val="0"/>
                <w:sz w:val="28"/>
                <w:szCs w:val="28"/>
              </w:rPr>
              <w:t>序号</w:t>
            </w:r>
          </w:p>
        </w:tc>
        <w:tc>
          <w:tcPr>
            <w:tcW w:w="0" w:type="auto"/>
            <w:tcBorders>
              <w:top w:val="single" w:color="000000" w:sz="8" w:space="0"/>
              <w:left w:val="single" w:color="000000" w:sz="8" w:space="0"/>
              <w:bottom w:val="single" w:color="000000" w:sz="8" w:space="0"/>
              <w:right w:val="single" w:color="000000" w:sz="8" w:space="0"/>
            </w:tcBorders>
            <w:shd w:val="clear" w:color="auto" w:fill="E6EFFA"/>
            <w:vAlign w:val="center"/>
          </w:tcPr>
          <w:p>
            <w:pPr>
              <w:widowControl/>
              <w:jc w:val="center"/>
              <w:rPr>
                <w:sz w:val="28"/>
                <w:szCs w:val="28"/>
              </w:rPr>
            </w:pPr>
            <w:r>
              <w:rPr>
                <w:rFonts w:ascii="宋体" w:hAnsi="宋体" w:cs="宋体"/>
                <w:kern w:val="0"/>
                <w:sz w:val="28"/>
                <w:szCs w:val="28"/>
              </w:rPr>
              <w:t>内容</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shd w:val="clear" w:color="auto" w:fill="auto"/>
          </w:tcPr>
          <w:p>
            <w:pPr>
              <w:widowControl/>
              <w:jc w:val="center"/>
              <w:textAlignment w:val="top"/>
              <w:rPr>
                <w:szCs w:val="21"/>
              </w:rPr>
            </w:pPr>
            <w:r>
              <w:rPr>
                <w:rFonts w:ascii="宋体" w:hAnsi="宋体" w:cs="宋体"/>
                <w:kern w:val="0"/>
                <w:szCs w:val="21"/>
              </w:rPr>
              <w:t>1</w:t>
            </w:r>
          </w:p>
        </w:tc>
        <w:tc>
          <w:tcPr>
            <w:tcW w:w="0" w:type="auto"/>
            <w:tcBorders>
              <w:top w:val="single" w:color="000000" w:sz="8" w:space="0"/>
              <w:left w:val="single" w:color="000000" w:sz="8" w:space="0"/>
              <w:bottom w:val="single" w:color="000000" w:sz="8" w:space="0"/>
              <w:right w:val="single" w:color="000000" w:sz="8" w:space="0"/>
            </w:tcBorders>
            <w:shd w:val="clear" w:color="auto" w:fill="auto"/>
          </w:tcPr>
          <w:p>
            <w:pPr>
              <w:widowControl/>
              <w:jc w:val="left"/>
              <w:textAlignment w:val="top"/>
              <w:rPr>
                <w:szCs w:val="21"/>
              </w:rPr>
            </w:pPr>
            <w:r>
              <w:rPr>
                <w:rFonts w:ascii="宋体" w:hAnsi="宋体" w:cs="宋体"/>
                <w:kern w:val="0"/>
                <w:szCs w:val="21"/>
              </w:rPr>
              <w:t>投标人不</w:t>
            </w:r>
            <w:r>
              <w:rPr>
                <w:rFonts w:hint="eastAsia" w:ascii="宋体" w:hAnsi="宋体" w:cs="宋体"/>
                <w:kern w:val="0"/>
                <w:szCs w:val="21"/>
              </w:rPr>
              <w:t>符合</w:t>
            </w:r>
            <w:r>
              <w:rPr>
                <w:rFonts w:ascii="宋体" w:hAnsi="宋体" w:cs="宋体"/>
                <w:kern w:val="0"/>
                <w:szCs w:val="21"/>
              </w:rPr>
              <w:t>资格要求，或未提交相应的资格证明资料（详见招标公告</w:t>
            </w:r>
            <w:r>
              <w:rPr>
                <w:rFonts w:hint="eastAsia" w:ascii="宋体" w:hAnsi="宋体"/>
                <w:szCs w:val="21"/>
              </w:rPr>
              <w:t>投标人资格要求，即申请人的资格要求</w:t>
            </w:r>
            <w:r>
              <w:rPr>
                <w:rFonts w:ascii="宋体" w:hAnsi="宋体" w:cs="宋体"/>
                <w:kern w:val="0"/>
                <w:szCs w:val="21"/>
              </w:rPr>
              <w:t>）</w:t>
            </w:r>
          </w:p>
        </w:tc>
      </w:tr>
    </w:tbl>
    <w:p>
      <w:pPr>
        <w:pStyle w:val="38"/>
        <w:widowControl/>
        <w:spacing w:before="280" w:beforeAutospacing="0"/>
        <w:jc w:val="center"/>
        <w:outlineLvl w:val="1"/>
        <w:rPr>
          <w:rFonts w:ascii="黑体" w:hAnsi="宋体" w:eastAsia="黑体" w:cs="黑体"/>
          <w:sz w:val="40"/>
          <w:szCs w:val="40"/>
        </w:rPr>
      </w:pPr>
      <w:r>
        <w:rPr>
          <w:rFonts w:hint="eastAsia" w:ascii="黑体" w:hAnsi="宋体" w:eastAsia="黑体" w:cs="黑体"/>
          <w:sz w:val="40"/>
          <w:szCs w:val="40"/>
        </w:rPr>
        <w:t>符合性审查表</w:t>
      </w:r>
    </w:p>
    <w:tbl>
      <w:tblPr>
        <w:tblStyle w:val="43"/>
        <w:tblW w:w="9078" w:type="dxa"/>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autofit"/>
        <w:tblCellMar>
          <w:top w:w="20" w:type="dxa"/>
          <w:left w:w="108" w:type="dxa"/>
          <w:bottom w:w="20" w:type="dxa"/>
          <w:right w:w="108" w:type="dxa"/>
        </w:tblCellMar>
      </w:tblPr>
      <w:tblGrid>
        <w:gridCol w:w="794"/>
        <w:gridCol w:w="8284"/>
      </w:tblGrid>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shd w:val="clear" w:color="auto" w:fill="E6EFFA"/>
            <w:vAlign w:val="center"/>
          </w:tcPr>
          <w:p>
            <w:pPr>
              <w:widowControl/>
              <w:jc w:val="center"/>
              <w:rPr>
                <w:sz w:val="28"/>
                <w:szCs w:val="28"/>
              </w:rPr>
            </w:pPr>
            <w:r>
              <w:rPr>
                <w:rFonts w:ascii="宋体" w:hAnsi="宋体" w:cs="宋体"/>
                <w:kern w:val="0"/>
                <w:sz w:val="28"/>
                <w:szCs w:val="28"/>
              </w:rPr>
              <w:t>序号</w:t>
            </w:r>
          </w:p>
        </w:tc>
        <w:tc>
          <w:tcPr>
            <w:tcW w:w="8284" w:type="dxa"/>
            <w:tcBorders>
              <w:top w:val="single" w:color="000000" w:sz="8" w:space="0"/>
              <w:left w:val="single" w:color="000000" w:sz="8" w:space="0"/>
              <w:bottom w:val="single" w:color="000000" w:sz="8" w:space="0"/>
              <w:right w:val="single" w:color="000000" w:sz="8" w:space="0"/>
            </w:tcBorders>
            <w:shd w:val="clear" w:color="auto" w:fill="E6EFFA"/>
            <w:vAlign w:val="center"/>
          </w:tcPr>
          <w:p>
            <w:pPr>
              <w:widowControl/>
              <w:jc w:val="center"/>
              <w:rPr>
                <w:sz w:val="28"/>
                <w:szCs w:val="28"/>
              </w:rPr>
            </w:pPr>
            <w:r>
              <w:rPr>
                <w:rFonts w:ascii="宋体" w:hAnsi="宋体" w:cs="宋体"/>
                <w:kern w:val="0"/>
                <w:sz w:val="28"/>
                <w:szCs w:val="28"/>
              </w:rPr>
              <w:t>内容</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shd w:val="clear" w:color="auto" w:fill="auto"/>
          </w:tcPr>
          <w:p>
            <w:pPr>
              <w:widowControl/>
              <w:jc w:val="center"/>
              <w:textAlignment w:val="top"/>
              <w:rPr>
                <w:szCs w:val="21"/>
              </w:rPr>
            </w:pPr>
            <w:r>
              <w:rPr>
                <w:rFonts w:ascii="宋体" w:hAnsi="宋体" w:cs="宋体"/>
                <w:kern w:val="0"/>
                <w:szCs w:val="21"/>
              </w:rPr>
              <w:t>1</w:t>
            </w:r>
          </w:p>
        </w:tc>
        <w:tc>
          <w:tcPr>
            <w:tcW w:w="8284" w:type="dxa"/>
            <w:tcBorders>
              <w:top w:val="single" w:color="000000" w:sz="8" w:space="0"/>
              <w:left w:val="single" w:color="000000" w:sz="8" w:space="0"/>
              <w:bottom w:val="single" w:color="000000" w:sz="8" w:space="0"/>
              <w:right w:val="single" w:color="000000" w:sz="8" w:space="0"/>
            </w:tcBorders>
            <w:shd w:val="clear" w:color="auto" w:fill="auto"/>
          </w:tcPr>
          <w:p>
            <w:pPr>
              <w:widowControl/>
              <w:jc w:val="left"/>
              <w:textAlignment w:val="top"/>
              <w:rPr>
                <w:szCs w:val="21"/>
              </w:rPr>
            </w:pPr>
            <w:r>
              <w:rPr>
                <w:rFonts w:hint="eastAsia"/>
              </w:rPr>
              <w:t>不得将一个包内容拆开投标；</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shd w:val="clear" w:color="auto" w:fill="auto"/>
          </w:tcPr>
          <w:p>
            <w:pPr>
              <w:widowControl/>
              <w:jc w:val="center"/>
              <w:textAlignment w:val="top"/>
              <w:rPr>
                <w:szCs w:val="21"/>
              </w:rPr>
            </w:pPr>
            <w:r>
              <w:rPr>
                <w:rFonts w:ascii="宋体" w:hAnsi="宋体" w:cs="宋体"/>
                <w:kern w:val="0"/>
                <w:szCs w:val="21"/>
              </w:rPr>
              <w:t>2</w:t>
            </w:r>
          </w:p>
        </w:tc>
        <w:tc>
          <w:tcPr>
            <w:tcW w:w="8284" w:type="dxa"/>
            <w:tcBorders>
              <w:top w:val="single" w:color="000000" w:sz="8" w:space="0"/>
              <w:left w:val="single" w:color="000000" w:sz="8" w:space="0"/>
              <w:bottom w:val="single" w:color="000000" w:sz="8" w:space="0"/>
              <w:right w:val="single" w:color="000000" w:sz="8" w:space="0"/>
            </w:tcBorders>
            <w:shd w:val="clear" w:color="auto" w:fill="auto"/>
          </w:tcPr>
          <w:p>
            <w:pPr>
              <w:widowControl/>
              <w:jc w:val="left"/>
              <w:textAlignment w:val="top"/>
              <w:rPr>
                <w:szCs w:val="21"/>
              </w:rPr>
            </w:pPr>
            <w:r>
              <w:rPr>
                <w:rFonts w:hint="eastAsia"/>
              </w:rPr>
              <w:t>对同一项目投标时，不得提供两套以上的投标方案（招标文件另有规定的除外）；</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shd w:val="clear" w:color="auto" w:fill="auto"/>
          </w:tcPr>
          <w:p>
            <w:pPr>
              <w:widowControl/>
              <w:jc w:val="center"/>
              <w:textAlignment w:val="top"/>
              <w:rPr>
                <w:szCs w:val="21"/>
              </w:rPr>
            </w:pPr>
            <w:r>
              <w:rPr>
                <w:rFonts w:ascii="宋体" w:hAnsi="宋体" w:cs="宋体"/>
                <w:kern w:val="0"/>
                <w:szCs w:val="21"/>
              </w:rPr>
              <w:t>3</w:t>
            </w:r>
          </w:p>
        </w:tc>
        <w:tc>
          <w:tcPr>
            <w:tcW w:w="8284" w:type="dxa"/>
            <w:tcBorders>
              <w:top w:val="single" w:color="000000" w:sz="8" w:space="0"/>
              <w:left w:val="single" w:color="000000" w:sz="8" w:space="0"/>
              <w:bottom w:val="single" w:color="000000" w:sz="8" w:space="0"/>
              <w:right w:val="single" w:color="000000" w:sz="8" w:space="0"/>
            </w:tcBorders>
            <w:shd w:val="clear" w:color="auto" w:fill="auto"/>
          </w:tcPr>
          <w:p>
            <w:pPr>
              <w:widowControl/>
              <w:jc w:val="left"/>
              <w:textAlignment w:val="top"/>
              <w:rPr>
                <w:szCs w:val="21"/>
              </w:rPr>
            </w:pPr>
            <w:r>
              <w:rPr>
                <w:rFonts w:hint="eastAsia"/>
              </w:rPr>
              <w:t>分项报价或投标总价不得高于</w:t>
            </w:r>
            <w:bookmarkStart w:id="1" w:name="_Hlk71832186"/>
            <w:r>
              <w:rPr>
                <w:rFonts w:hint="eastAsia"/>
              </w:rPr>
              <w:t>相应预算金额（或设定的预算金额下的最高限价）</w:t>
            </w:r>
            <w:bookmarkEnd w:id="1"/>
            <w:r>
              <w:rPr>
                <w:rFonts w:hint="eastAsia"/>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shd w:val="clear" w:color="auto" w:fill="auto"/>
          </w:tcPr>
          <w:p>
            <w:pPr>
              <w:widowControl/>
              <w:jc w:val="center"/>
              <w:textAlignment w:val="top"/>
              <w:rPr>
                <w:szCs w:val="21"/>
              </w:rPr>
            </w:pPr>
            <w:r>
              <w:rPr>
                <w:rFonts w:ascii="宋体" w:hAnsi="宋体" w:cs="宋体"/>
                <w:kern w:val="0"/>
                <w:szCs w:val="21"/>
              </w:rPr>
              <w:t>4</w:t>
            </w:r>
          </w:p>
        </w:tc>
        <w:tc>
          <w:tcPr>
            <w:tcW w:w="8284" w:type="dxa"/>
            <w:tcBorders>
              <w:top w:val="single" w:color="000000" w:sz="8" w:space="0"/>
              <w:left w:val="single" w:color="000000" w:sz="8" w:space="0"/>
              <w:bottom w:val="single" w:color="000000" w:sz="8" w:space="0"/>
              <w:right w:val="single" w:color="000000" w:sz="8" w:space="0"/>
            </w:tcBorders>
            <w:shd w:val="clear" w:color="auto" w:fill="auto"/>
          </w:tcPr>
          <w:p>
            <w:pPr>
              <w:widowControl/>
              <w:jc w:val="left"/>
              <w:textAlignment w:val="top"/>
              <w:rPr>
                <w:szCs w:val="21"/>
              </w:rPr>
            </w:pPr>
            <w:r>
              <w:rPr>
                <w:rFonts w:hint="eastAsia"/>
              </w:rPr>
              <w:t>评审委员会认为投标人的报价明显低于其他通过符合性审查投标人的报价，有可能影响产品质量或者不能诚信履约的，应当要求其在评审现场合理的时间内提供书面说明，必要时提交相关证明材料；在此情况下，投标人仍不能证明其报价合理性的（评审委员会成员对投标人提供的说明材料判断不一致的，按照“少数服从多数”的原则确定评审委员会的意见）；</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shd w:val="clear" w:color="auto" w:fill="auto"/>
          </w:tcPr>
          <w:p>
            <w:pPr>
              <w:widowControl/>
              <w:jc w:val="center"/>
              <w:textAlignment w:val="top"/>
              <w:rPr>
                <w:szCs w:val="21"/>
              </w:rPr>
            </w:pPr>
            <w:r>
              <w:rPr>
                <w:rFonts w:ascii="宋体" w:hAnsi="宋体" w:cs="宋体"/>
                <w:kern w:val="0"/>
                <w:szCs w:val="21"/>
              </w:rPr>
              <w:t>5</w:t>
            </w:r>
          </w:p>
        </w:tc>
        <w:tc>
          <w:tcPr>
            <w:tcW w:w="8284" w:type="dxa"/>
            <w:tcBorders>
              <w:top w:val="single" w:color="000000" w:sz="8" w:space="0"/>
              <w:left w:val="single" w:color="000000" w:sz="8" w:space="0"/>
              <w:bottom w:val="single" w:color="000000" w:sz="8" w:space="0"/>
              <w:right w:val="single" w:color="000000" w:sz="8" w:space="0"/>
            </w:tcBorders>
            <w:shd w:val="clear" w:color="auto" w:fill="auto"/>
          </w:tcPr>
          <w:p>
            <w:pPr>
              <w:widowControl/>
              <w:jc w:val="left"/>
              <w:textAlignment w:val="top"/>
              <w:rPr>
                <w:szCs w:val="21"/>
              </w:rPr>
            </w:pPr>
            <w:r>
              <w:rPr>
                <w:rFonts w:hint="eastAsia"/>
              </w:rPr>
              <w:t>所投货物、服务在技术、商务等方面没有实质性满足招标文件要求的（是否实质性满足招标文件要求，由评审委员会根据实质性条款响应情况作出评判）；</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shd w:val="clear" w:color="auto" w:fill="auto"/>
          </w:tcPr>
          <w:p>
            <w:pPr>
              <w:widowControl/>
              <w:jc w:val="center"/>
              <w:textAlignment w:val="top"/>
              <w:rPr>
                <w:szCs w:val="21"/>
              </w:rPr>
            </w:pPr>
            <w:r>
              <w:rPr>
                <w:rFonts w:ascii="宋体" w:hAnsi="宋体" w:cs="宋体"/>
                <w:kern w:val="0"/>
                <w:szCs w:val="21"/>
              </w:rPr>
              <w:t>6</w:t>
            </w:r>
          </w:p>
        </w:tc>
        <w:tc>
          <w:tcPr>
            <w:tcW w:w="8284" w:type="dxa"/>
            <w:tcBorders>
              <w:top w:val="single" w:color="000000" w:sz="8" w:space="0"/>
              <w:left w:val="single" w:color="000000" w:sz="8" w:space="0"/>
              <w:bottom w:val="single" w:color="000000" w:sz="8" w:space="0"/>
              <w:right w:val="single" w:color="000000" w:sz="8" w:space="0"/>
            </w:tcBorders>
            <w:shd w:val="clear" w:color="auto" w:fill="auto"/>
          </w:tcPr>
          <w:p>
            <w:pPr>
              <w:widowControl/>
              <w:jc w:val="left"/>
              <w:textAlignment w:val="top"/>
              <w:rPr>
                <w:szCs w:val="21"/>
              </w:rPr>
            </w:pPr>
            <w:r>
              <w:rPr>
                <w:rFonts w:hint="eastAsia"/>
              </w:rPr>
              <w:t>未按招标文件所提供的样式填写《投标函》；未按招标文件所提供的《政府采购投标及履约承诺函》进行承诺或不符合承诺的；未按招标文件对投标文件组成的要求提供投标文件；</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trHeight w:val="581" w:hRule="atLeast"/>
          <w:jc w:val="center"/>
        </w:trPr>
        <w:tc>
          <w:tcPr>
            <w:tcW w:w="794" w:type="dxa"/>
            <w:tcBorders>
              <w:top w:val="single" w:color="000000" w:sz="8" w:space="0"/>
              <w:left w:val="single" w:color="000000" w:sz="8" w:space="0"/>
              <w:bottom w:val="single" w:color="000000" w:sz="8" w:space="0"/>
              <w:right w:val="single" w:color="000000" w:sz="8" w:space="0"/>
            </w:tcBorders>
            <w:shd w:val="clear" w:color="auto" w:fill="auto"/>
          </w:tcPr>
          <w:p>
            <w:pPr>
              <w:widowControl/>
              <w:jc w:val="center"/>
              <w:textAlignment w:val="top"/>
              <w:rPr>
                <w:szCs w:val="21"/>
              </w:rPr>
            </w:pPr>
            <w:r>
              <w:rPr>
                <w:rFonts w:ascii="宋体" w:hAnsi="宋体" w:cs="宋体"/>
                <w:kern w:val="0"/>
                <w:szCs w:val="21"/>
              </w:rPr>
              <w:t>7</w:t>
            </w:r>
          </w:p>
        </w:tc>
        <w:tc>
          <w:tcPr>
            <w:tcW w:w="8284" w:type="dxa"/>
            <w:tcBorders>
              <w:top w:val="single" w:color="000000" w:sz="8" w:space="0"/>
              <w:left w:val="single" w:color="000000" w:sz="8" w:space="0"/>
              <w:bottom w:val="single" w:color="000000" w:sz="8" w:space="0"/>
              <w:right w:val="single" w:color="000000" w:sz="8" w:space="0"/>
            </w:tcBorders>
            <w:shd w:val="clear" w:color="auto" w:fill="auto"/>
          </w:tcPr>
          <w:p>
            <w:pPr>
              <w:widowControl/>
              <w:jc w:val="left"/>
              <w:textAlignment w:val="top"/>
              <w:rPr>
                <w:szCs w:val="21"/>
              </w:rPr>
            </w:pPr>
            <w:r>
              <w:rPr>
                <w:rFonts w:hint="eastAsia"/>
              </w:rPr>
              <w:t>投标报价有缺漏项目,或者对招标文件规定的项目需求内容或者需求数量进行修改</w:t>
            </w:r>
            <w:r>
              <w:rPr>
                <w:rFonts w:hint="eastAsia"/>
                <w:szCs w:val="21"/>
              </w:rPr>
              <w:t>，评审委员会判定投标响应不满足采购需求</w:t>
            </w:r>
            <w:r>
              <w:rPr>
                <w:rFonts w:hint="eastAsia"/>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shd w:val="clear" w:color="auto" w:fill="auto"/>
          </w:tcPr>
          <w:p>
            <w:pPr>
              <w:widowControl/>
              <w:jc w:val="center"/>
              <w:textAlignment w:val="top"/>
              <w:rPr>
                <w:szCs w:val="21"/>
              </w:rPr>
            </w:pPr>
            <w:r>
              <w:rPr>
                <w:rFonts w:ascii="宋体" w:hAnsi="宋体" w:cs="宋体"/>
                <w:kern w:val="0"/>
                <w:szCs w:val="21"/>
              </w:rPr>
              <w:t>8</w:t>
            </w:r>
          </w:p>
        </w:tc>
        <w:tc>
          <w:tcPr>
            <w:tcW w:w="8284" w:type="dxa"/>
            <w:tcBorders>
              <w:top w:val="single" w:color="000000" w:sz="8" w:space="0"/>
              <w:left w:val="single" w:color="000000" w:sz="8" w:space="0"/>
              <w:bottom w:val="single" w:color="000000" w:sz="8" w:space="0"/>
              <w:right w:val="single" w:color="000000" w:sz="8" w:space="0"/>
            </w:tcBorders>
            <w:shd w:val="clear" w:color="auto" w:fill="auto"/>
          </w:tcPr>
          <w:p>
            <w:pPr>
              <w:widowControl/>
              <w:jc w:val="left"/>
              <w:textAlignment w:val="top"/>
              <w:rPr>
                <w:szCs w:val="21"/>
              </w:rPr>
            </w:pPr>
            <w:r>
              <w:rPr>
                <w:rFonts w:hint="eastAsia"/>
              </w:rPr>
              <w:t>投标文件存在列放位置错误，导致属于信息公开情形的没有被公开；</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shd w:val="clear" w:color="auto" w:fill="auto"/>
          </w:tcPr>
          <w:p>
            <w:pPr>
              <w:widowControl/>
              <w:jc w:val="center"/>
              <w:textAlignment w:val="top"/>
              <w:rPr>
                <w:szCs w:val="21"/>
              </w:rPr>
            </w:pPr>
            <w:r>
              <w:rPr>
                <w:rFonts w:ascii="宋体" w:hAnsi="宋体" w:cs="宋体"/>
                <w:kern w:val="0"/>
                <w:szCs w:val="21"/>
              </w:rPr>
              <w:t>9</w:t>
            </w:r>
          </w:p>
        </w:tc>
        <w:tc>
          <w:tcPr>
            <w:tcW w:w="8284" w:type="dxa"/>
            <w:tcBorders>
              <w:top w:val="single" w:color="000000" w:sz="8" w:space="0"/>
              <w:left w:val="single" w:color="000000" w:sz="8" w:space="0"/>
              <w:bottom w:val="single" w:color="000000" w:sz="8" w:space="0"/>
              <w:right w:val="single" w:color="000000" w:sz="8" w:space="0"/>
            </w:tcBorders>
            <w:shd w:val="clear" w:color="auto" w:fill="auto"/>
          </w:tcPr>
          <w:p>
            <w:pPr>
              <w:widowControl/>
              <w:jc w:val="left"/>
              <w:textAlignment w:val="top"/>
              <w:rPr>
                <w:szCs w:val="21"/>
              </w:rPr>
            </w:pPr>
            <w:r>
              <w:rPr>
                <w:rFonts w:hint="eastAsia"/>
              </w:rPr>
              <w:t>投标文件电子文档不得带病毒；</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shd w:val="clear" w:color="auto" w:fill="auto"/>
          </w:tcPr>
          <w:p>
            <w:pPr>
              <w:widowControl/>
              <w:jc w:val="center"/>
              <w:textAlignment w:val="top"/>
              <w:rPr>
                <w:szCs w:val="21"/>
              </w:rPr>
            </w:pPr>
            <w:r>
              <w:rPr>
                <w:rFonts w:ascii="宋体" w:hAnsi="宋体" w:cs="宋体"/>
                <w:kern w:val="0"/>
                <w:szCs w:val="21"/>
              </w:rPr>
              <w:t>10</w:t>
            </w:r>
          </w:p>
        </w:tc>
        <w:tc>
          <w:tcPr>
            <w:tcW w:w="8284" w:type="dxa"/>
            <w:tcBorders>
              <w:top w:val="single" w:color="000000" w:sz="8" w:space="0"/>
              <w:left w:val="single" w:color="000000" w:sz="8" w:space="0"/>
              <w:bottom w:val="single" w:color="000000" w:sz="8" w:space="0"/>
              <w:right w:val="single" w:color="000000" w:sz="8" w:space="0"/>
            </w:tcBorders>
            <w:shd w:val="clear" w:color="auto" w:fill="auto"/>
          </w:tcPr>
          <w:p>
            <w:pPr>
              <w:widowControl/>
              <w:jc w:val="left"/>
              <w:textAlignment w:val="top"/>
              <w:rPr>
                <w:szCs w:val="21"/>
              </w:rPr>
            </w:pPr>
            <w:r>
              <w:rPr>
                <w:rFonts w:hint="eastAsia"/>
              </w:rPr>
              <w:t>投标文件用不属于本公司的电子密钥进行加密的；</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shd w:val="clear" w:color="auto" w:fill="auto"/>
          </w:tcPr>
          <w:p>
            <w:pPr>
              <w:widowControl/>
              <w:jc w:val="center"/>
              <w:textAlignment w:val="top"/>
              <w:rPr>
                <w:szCs w:val="21"/>
              </w:rPr>
            </w:pPr>
            <w:r>
              <w:rPr>
                <w:rFonts w:hint="eastAsia" w:ascii="宋体" w:hAnsi="宋体" w:cs="宋体"/>
                <w:color w:val="FF0000"/>
                <w:kern w:val="0"/>
                <w:szCs w:val="21"/>
              </w:rPr>
              <w:t>1</w:t>
            </w:r>
            <w:r>
              <w:rPr>
                <w:rFonts w:ascii="宋体" w:hAnsi="宋体" w:cs="宋体"/>
                <w:color w:val="FF0000"/>
                <w:kern w:val="0"/>
                <w:szCs w:val="21"/>
              </w:rPr>
              <w:t>1</w:t>
            </w:r>
          </w:p>
        </w:tc>
        <w:tc>
          <w:tcPr>
            <w:tcW w:w="8284" w:type="dxa"/>
            <w:tcBorders>
              <w:top w:val="single" w:color="000000" w:sz="8" w:space="0"/>
              <w:left w:val="single" w:color="000000" w:sz="8" w:space="0"/>
              <w:bottom w:val="single" w:color="000000" w:sz="8" w:space="0"/>
              <w:right w:val="single" w:color="000000" w:sz="8" w:space="0"/>
            </w:tcBorders>
            <w:shd w:val="clear" w:color="auto" w:fill="auto"/>
          </w:tcPr>
          <w:p>
            <w:pPr>
              <w:widowControl/>
              <w:jc w:val="left"/>
              <w:textAlignment w:val="top"/>
              <w:rPr>
                <w:szCs w:val="21"/>
              </w:rPr>
            </w:pPr>
            <w:r>
              <w:rPr>
                <w:color w:val="FF0000"/>
              </w:rPr>
              <w:t>不同投标供应商投标文件“文件制作机器码”一致；</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shd w:val="clear" w:color="auto" w:fill="auto"/>
          </w:tcPr>
          <w:p>
            <w:pPr>
              <w:widowControl/>
              <w:jc w:val="center"/>
              <w:textAlignment w:val="top"/>
              <w:rPr>
                <w:rFonts w:ascii="宋体" w:hAnsi="宋体" w:cs="宋体"/>
                <w:kern w:val="0"/>
                <w:szCs w:val="21"/>
              </w:rPr>
            </w:pPr>
            <w:r>
              <w:rPr>
                <w:rFonts w:hint="eastAsia" w:ascii="宋体" w:hAnsi="宋体" w:cs="宋体"/>
                <w:color w:val="FF0000"/>
                <w:kern w:val="0"/>
                <w:szCs w:val="21"/>
              </w:rPr>
              <w:t>1</w:t>
            </w:r>
            <w:r>
              <w:rPr>
                <w:rFonts w:ascii="宋体" w:hAnsi="宋体" w:cs="宋体"/>
                <w:color w:val="FF0000"/>
                <w:kern w:val="0"/>
                <w:szCs w:val="21"/>
              </w:rPr>
              <w:t>2</w:t>
            </w:r>
          </w:p>
        </w:tc>
        <w:tc>
          <w:tcPr>
            <w:tcW w:w="8284" w:type="dxa"/>
            <w:tcBorders>
              <w:top w:val="single" w:color="000000" w:sz="8" w:space="0"/>
              <w:left w:val="single" w:color="000000" w:sz="8" w:space="0"/>
              <w:bottom w:val="single" w:color="000000" w:sz="8" w:space="0"/>
              <w:right w:val="single" w:color="000000" w:sz="8" w:space="0"/>
            </w:tcBorders>
            <w:shd w:val="clear" w:color="auto" w:fill="auto"/>
          </w:tcPr>
          <w:p>
            <w:pPr>
              <w:widowControl/>
              <w:jc w:val="left"/>
              <w:textAlignment w:val="top"/>
            </w:pPr>
            <w:r>
              <w:rPr>
                <w:color w:val="FF0000"/>
              </w:rPr>
              <w:t>不同投标供应商投标文件“文件创建标识码”一致</w:t>
            </w:r>
            <w:r>
              <w:rPr>
                <w:rFonts w:hint="eastAsia"/>
                <w:color w:val="FF0000"/>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shd w:val="clear" w:color="auto" w:fill="auto"/>
          </w:tcPr>
          <w:p>
            <w:pPr>
              <w:widowControl/>
              <w:jc w:val="center"/>
              <w:textAlignment w:val="top"/>
              <w:rPr>
                <w:rFonts w:ascii="宋体" w:hAnsi="宋体" w:cs="宋体"/>
                <w:kern w:val="0"/>
                <w:szCs w:val="21"/>
              </w:rPr>
            </w:pPr>
            <w:r>
              <w:rPr>
                <w:rFonts w:ascii="宋体" w:hAnsi="宋体" w:cs="宋体"/>
                <w:kern w:val="0"/>
                <w:szCs w:val="21"/>
              </w:rPr>
              <w:t>13</w:t>
            </w:r>
          </w:p>
        </w:tc>
        <w:tc>
          <w:tcPr>
            <w:tcW w:w="8284" w:type="dxa"/>
            <w:tcBorders>
              <w:top w:val="single" w:color="000000" w:sz="8" w:space="0"/>
              <w:left w:val="single" w:color="000000" w:sz="8" w:space="0"/>
              <w:bottom w:val="single" w:color="000000" w:sz="8" w:space="0"/>
              <w:right w:val="single" w:color="000000" w:sz="8" w:space="0"/>
            </w:tcBorders>
            <w:shd w:val="clear" w:color="auto" w:fill="auto"/>
          </w:tcPr>
          <w:p>
            <w:pPr>
              <w:widowControl/>
              <w:jc w:val="left"/>
              <w:textAlignment w:val="top"/>
            </w:pPr>
            <w:r>
              <w:rPr>
                <w:rFonts w:hint="eastAsia"/>
              </w:rPr>
              <w:t>法律、法规、规章、规范性文件规定的其他情形。</w:t>
            </w:r>
          </w:p>
        </w:tc>
      </w:tr>
    </w:tbl>
    <w:p>
      <w:pPr>
        <w:pStyle w:val="38"/>
        <w:widowControl/>
        <w:jc w:val="center"/>
        <w:outlineLvl w:val="1"/>
        <w:rPr>
          <w:rFonts w:ascii="黑体" w:hAnsi="宋体" w:eastAsia="黑体" w:cs="黑体"/>
          <w:sz w:val="40"/>
          <w:szCs w:val="40"/>
        </w:rPr>
      </w:pPr>
      <w:r>
        <w:rPr>
          <w:rFonts w:hint="eastAsia" w:ascii="黑体" w:hAnsi="宋体" w:eastAsia="黑体" w:cs="黑体"/>
          <w:sz w:val="40"/>
          <w:szCs w:val="40"/>
        </w:rPr>
        <w:t>评标信息</w:t>
      </w:r>
    </w:p>
    <w:tbl>
      <w:tblPr>
        <w:tblStyle w:val="43"/>
        <w:tblW w:w="9078" w:type="dxa"/>
        <w:jc w:val="center"/>
        <w:tblCellSpacing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autofit"/>
        <w:tblCellMar>
          <w:top w:w="45" w:type="dxa"/>
          <w:left w:w="45" w:type="dxa"/>
          <w:bottom w:w="45" w:type="dxa"/>
          <w:right w:w="45" w:type="dxa"/>
        </w:tblCellMar>
      </w:tblPr>
      <w:tblGrid>
        <w:gridCol w:w="8685"/>
        <w:gridCol w:w="393"/>
      </w:tblGrid>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45" w:type="dxa"/>
            <w:left w:w="45" w:type="dxa"/>
            <w:bottom w:w="45" w:type="dxa"/>
            <w:right w:w="45" w:type="dxa"/>
          </w:tblCellMar>
        </w:tblPrEx>
        <w:trPr>
          <w:tblCellSpacing w:w="0" w:type="dxa"/>
          <w:jc w:val="center"/>
        </w:trPr>
        <w:tc>
          <w:tcPr>
            <w:tcW w:w="0" w:type="auto"/>
            <w:shd w:val="clear" w:color="auto" w:fill="auto"/>
            <w:vAlign w:val="center"/>
          </w:tcPr>
          <w:p>
            <w:pPr>
              <w:widowControl/>
              <w:jc w:val="left"/>
              <w:rPr>
                <w:b/>
                <w:bCs/>
                <w:sz w:val="24"/>
              </w:rPr>
            </w:pPr>
            <w:commentRangeStart w:id="1"/>
            <w:r>
              <w:rPr>
                <w:b/>
                <w:bCs/>
              </w:rPr>
              <w:t>评标方法：综合评分法</w:t>
            </w:r>
            <w:commentRangeEnd w:id="1"/>
            <w:r>
              <w:commentReference w:id="1"/>
            </w:r>
          </w:p>
        </w:tc>
        <w:tc>
          <w:tcPr>
            <w:tcW w:w="0" w:type="auto"/>
            <w:shd w:val="clear" w:color="auto" w:fill="auto"/>
            <w:vAlign w:val="center"/>
          </w:tcPr>
          <w:p>
            <w:pPr>
              <w:jc w:val="right"/>
              <w:rPr>
                <w:rFonts w:ascii="宋体"/>
                <w:b/>
                <w:bCs/>
                <w:sz w:val="24"/>
              </w:rPr>
            </w:pP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45" w:type="dxa"/>
            <w:left w:w="45" w:type="dxa"/>
            <w:bottom w:w="45" w:type="dxa"/>
            <w:right w:w="45" w:type="dxa"/>
          </w:tblCellMar>
        </w:tblPrEx>
        <w:trPr>
          <w:tblCellSpacing w:w="0" w:type="dxa"/>
          <w:jc w:val="center"/>
        </w:trPr>
        <w:tc>
          <w:tcPr>
            <w:tcW w:w="0" w:type="auto"/>
            <w:gridSpan w:val="2"/>
            <w:shd w:val="clear" w:color="auto" w:fill="auto"/>
            <w:vAlign w:val="center"/>
          </w:tcPr>
          <w:p>
            <w:pPr>
              <w:spacing w:line="324" w:lineRule="auto"/>
              <w:ind w:firstLine="420"/>
              <w:rPr>
                <w:szCs w:val="21"/>
              </w:rPr>
            </w:pPr>
            <w:r>
              <w:rPr>
                <w:rFonts w:hint="eastAsia"/>
                <w:szCs w:val="21"/>
              </w:rPr>
              <w:t>综合评分法。在最大限度地满足招标文件实质性要求的前提下，按照招标文件中规定的各项因素进行综合评审，评标总得分排名前列的投标人，作为推荐的候选中标供应商</w:t>
            </w:r>
            <w:r>
              <w:rPr>
                <w:szCs w:val="21"/>
              </w:rPr>
              <w:t xml:space="preserve">。 </w:t>
            </w:r>
          </w:p>
          <w:p>
            <w:pPr>
              <w:ind w:firstLine="420"/>
              <w:rPr>
                <w:szCs w:val="21"/>
              </w:rPr>
            </w:pPr>
            <w:r>
              <w:rPr>
                <w:szCs w:val="21"/>
              </w:rPr>
              <w:t>价格分计算方法：</w:t>
            </w:r>
          </w:p>
          <w:p>
            <w:pPr>
              <w:pStyle w:val="38"/>
              <w:widowControl/>
              <w:spacing w:line="324" w:lineRule="auto"/>
              <w:ind w:left="420"/>
              <w:rPr>
                <w:sz w:val="21"/>
                <w:szCs w:val="21"/>
              </w:rPr>
            </w:pPr>
            <w:r>
              <w:rPr>
                <w:kern w:val="2"/>
                <w:sz w:val="21"/>
                <w:szCs w:val="21"/>
              </w:rPr>
              <w:t xml:space="preserve">采用低价优先法计算，即满足招标文件要求且投标价格最低的投标报价为评标基准价，其价格分为满分。其他投标人的价格分统一按照下列公式计算： </w:t>
            </w:r>
            <w:r>
              <w:rPr>
                <w:kern w:val="2"/>
                <w:sz w:val="21"/>
                <w:szCs w:val="21"/>
              </w:rPr>
              <w:br w:type="textWrapping"/>
            </w:r>
            <w:r>
              <w:rPr>
                <w:kern w:val="2"/>
                <w:sz w:val="21"/>
                <w:szCs w:val="21"/>
              </w:rPr>
              <w:t xml:space="preserve">投标报价得分=(评标基准价／投标报价)×100 </w:t>
            </w:r>
            <w:r>
              <w:rPr>
                <w:kern w:val="2"/>
                <w:sz w:val="21"/>
                <w:szCs w:val="21"/>
              </w:rPr>
              <w:br w:type="textWrapping"/>
            </w:r>
            <w:r>
              <w:rPr>
                <w:kern w:val="2"/>
                <w:sz w:val="21"/>
                <w:szCs w:val="21"/>
              </w:rPr>
              <w:t xml:space="preserve">评标总得分＝F1×A1＋F2×A2＋……＋Fn×An </w:t>
            </w:r>
            <w:r>
              <w:rPr>
                <w:kern w:val="2"/>
                <w:sz w:val="21"/>
                <w:szCs w:val="21"/>
              </w:rPr>
              <w:br w:type="textWrapping"/>
            </w:r>
            <w:r>
              <w:rPr>
                <w:kern w:val="2"/>
                <w:sz w:val="21"/>
                <w:szCs w:val="21"/>
              </w:rPr>
              <w:t xml:space="preserve">F1、F2……Fn分别为各项评审因素的得分； </w:t>
            </w:r>
            <w:r>
              <w:rPr>
                <w:kern w:val="2"/>
                <w:sz w:val="21"/>
                <w:szCs w:val="21"/>
              </w:rPr>
              <w:br w:type="textWrapping"/>
            </w:r>
            <w:r>
              <w:rPr>
                <w:kern w:val="2"/>
                <w:sz w:val="21"/>
                <w:szCs w:val="21"/>
              </w:rPr>
              <w:t xml:space="preserve">A1、A2、……An 分别为各项评审因素所占的权重(A1＋A2＋……＋An＝1)。 </w:t>
            </w:r>
            <w:r>
              <w:rPr>
                <w:kern w:val="2"/>
                <w:sz w:val="21"/>
                <w:szCs w:val="21"/>
              </w:rPr>
              <w:br w:type="textWrapping"/>
            </w:r>
            <w:r>
              <w:rPr>
                <w:kern w:val="2"/>
                <w:sz w:val="21"/>
                <w:szCs w:val="21"/>
              </w:rPr>
              <w:t xml:space="preserve">评标过程中，不得去掉报价中的最高报价和最低报价。 </w:t>
            </w:r>
          </w:p>
        </w:tc>
      </w:tr>
    </w:tbl>
    <w:p>
      <w:pPr>
        <w:rPr>
          <w:vanish/>
          <w:sz w:val="24"/>
        </w:rPr>
      </w:pPr>
    </w:p>
    <w:tbl>
      <w:tblPr>
        <w:tblStyle w:val="4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6"/>
        <w:gridCol w:w="416"/>
        <w:gridCol w:w="1814"/>
        <w:gridCol w:w="720"/>
        <w:gridCol w:w="755"/>
        <w:gridCol w:w="432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jc w:val="center"/>
        </w:trPr>
        <w:tc>
          <w:tcPr>
            <w:tcW w:w="416" w:type="dxa"/>
            <w:vAlign w:val="center"/>
          </w:tcPr>
          <w:p>
            <w:pPr>
              <w:spacing w:line="240" w:lineRule="exact"/>
              <w:jc w:val="center"/>
              <w:rPr>
                <w:rFonts w:ascii="宋体" w:hAnsi="宋体"/>
                <w:sz w:val="20"/>
                <w:szCs w:val="20"/>
              </w:rPr>
            </w:pPr>
            <w:bookmarkStart w:id="2" w:name="_Hlk72360569"/>
            <w:r>
              <w:rPr>
                <w:rFonts w:hint="eastAsia" w:ascii="宋体" w:hAnsi="宋体"/>
                <w:sz w:val="20"/>
                <w:szCs w:val="20"/>
              </w:rPr>
              <w:t>序号</w:t>
            </w:r>
          </w:p>
        </w:tc>
        <w:tc>
          <w:tcPr>
            <w:tcW w:w="3705" w:type="dxa"/>
            <w:gridSpan w:val="4"/>
            <w:vAlign w:val="center"/>
          </w:tcPr>
          <w:p>
            <w:pPr>
              <w:spacing w:line="240" w:lineRule="exact"/>
              <w:jc w:val="center"/>
              <w:rPr>
                <w:rFonts w:ascii="宋体" w:hAnsi="宋体"/>
                <w:sz w:val="20"/>
                <w:szCs w:val="20"/>
              </w:rPr>
            </w:pPr>
            <w:r>
              <w:rPr>
                <w:rFonts w:hint="eastAsia" w:ascii="宋体" w:hAnsi="宋体"/>
                <w:sz w:val="20"/>
                <w:szCs w:val="20"/>
              </w:rPr>
              <w:t>评分项</w:t>
            </w:r>
          </w:p>
        </w:tc>
        <w:tc>
          <w:tcPr>
            <w:tcW w:w="4328" w:type="dxa"/>
            <w:vAlign w:val="center"/>
          </w:tcPr>
          <w:p>
            <w:pPr>
              <w:spacing w:line="240" w:lineRule="exact"/>
              <w:jc w:val="center"/>
              <w:rPr>
                <w:rFonts w:ascii="宋体" w:hAnsi="宋体"/>
                <w:sz w:val="20"/>
                <w:szCs w:val="20"/>
              </w:rPr>
            </w:pPr>
            <w:r>
              <w:rPr>
                <w:rFonts w:hint="eastAsia" w:ascii="宋体" w:hAnsi="宋体"/>
                <w:sz w:val="20"/>
                <w:szCs w:val="20"/>
              </w:rPr>
              <w:t>权重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jc w:val="center"/>
        </w:trPr>
        <w:tc>
          <w:tcPr>
            <w:tcW w:w="416" w:type="dxa"/>
            <w:vAlign w:val="center"/>
          </w:tcPr>
          <w:p>
            <w:pPr>
              <w:spacing w:line="240" w:lineRule="exact"/>
              <w:jc w:val="center"/>
              <w:rPr>
                <w:rFonts w:ascii="宋体" w:hAnsi="宋体"/>
                <w:sz w:val="20"/>
                <w:szCs w:val="20"/>
              </w:rPr>
            </w:pPr>
            <w:r>
              <w:rPr>
                <w:rFonts w:ascii="宋体" w:hAnsi="宋体"/>
                <w:sz w:val="20"/>
                <w:szCs w:val="20"/>
              </w:rPr>
              <w:t>1</w:t>
            </w:r>
          </w:p>
        </w:tc>
        <w:tc>
          <w:tcPr>
            <w:tcW w:w="3705" w:type="dxa"/>
            <w:gridSpan w:val="4"/>
            <w:vAlign w:val="center"/>
          </w:tcPr>
          <w:p>
            <w:pPr>
              <w:spacing w:line="240" w:lineRule="exact"/>
              <w:jc w:val="center"/>
              <w:rPr>
                <w:rFonts w:ascii="宋体" w:hAnsi="宋体"/>
                <w:sz w:val="20"/>
                <w:szCs w:val="20"/>
              </w:rPr>
            </w:pPr>
            <w:r>
              <w:rPr>
                <w:rFonts w:hint="eastAsia" w:ascii="宋体" w:hAnsi="宋体"/>
                <w:sz w:val="20"/>
                <w:szCs w:val="20"/>
              </w:rPr>
              <w:t>价格</w:t>
            </w:r>
          </w:p>
        </w:tc>
        <w:tc>
          <w:tcPr>
            <w:tcW w:w="4328" w:type="dxa"/>
            <w:vAlign w:val="center"/>
          </w:tcPr>
          <w:p>
            <w:pPr>
              <w:spacing w:line="240" w:lineRule="exact"/>
              <w:jc w:val="center"/>
              <w:rPr>
                <w:rFonts w:ascii="宋体" w:hAnsi="宋体"/>
                <w:sz w:val="20"/>
                <w:szCs w:val="20"/>
              </w:rPr>
            </w:pPr>
            <w:r>
              <w:rPr>
                <w:rFonts w:ascii="宋体" w:hAnsi="宋体"/>
                <w:sz w:val="20"/>
                <w:szCs w:val="20"/>
              </w:rPr>
              <w:t>30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jc w:val="center"/>
        </w:trPr>
        <w:tc>
          <w:tcPr>
            <w:tcW w:w="416" w:type="dxa"/>
            <w:vAlign w:val="center"/>
          </w:tcPr>
          <w:p>
            <w:pPr>
              <w:spacing w:line="240" w:lineRule="exact"/>
              <w:jc w:val="center"/>
              <w:rPr>
                <w:rFonts w:ascii="宋体" w:hAnsi="宋体"/>
                <w:sz w:val="20"/>
                <w:szCs w:val="20"/>
              </w:rPr>
            </w:pPr>
            <w:r>
              <w:rPr>
                <w:rFonts w:ascii="宋体" w:hAnsi="宋体"/>
                <w:sz w:val="20"/>
                <w:szCs w:val="20"/>
              </w:rPr>
              <w:t>2</w:t>
            </w:r>
          </w:p>
        </w:tc>
        <w:tc>
          <w:tcPr>
            <w:tcW w:w="3705" w:type="dxa"/>
            <w:gridSpan w:val="4"/>
            <w:vAlign w:val="center"/>
          </w:tcPr>
          <w:p>
            <w:pPr>
              <w:spacing w:line="240" w:lineRule="exact"/>
              <w:jc w:val="center"/>
              <w:rPr>
                <w:rFonts w:ascii="宋体" w:hAnsi="宋体"/>
                <w:sz w:val="20"/>
                <w:szCs w:val="20"/>
              </w:rPr>
            </w:pPr>
            <w:r>
              <w:rPr>
                <w:rFonts w:hint="eastAsia" w:ascii="宋体" w:hAnsi="宋体"/>
                <w:sz w:val="20"/>
                <w:szCs w:val="20"/>
              </w:rPr>
              <w:t>技术部分</w:t>
            </w:r>
          </w:p>
        </w:tc>
        <w:tc>
          <w:tcPr>
            <w:tcW w:w="4328" w:type="dxa"/>
            <w:vAlign w:val="center"/>
          </w:tcPr>
          <w:p>
            <w:pPr>
              <w:spacing w:line="240" w:lineRule="exact"/>
              <w:jc w:val="center"/>
              <w:rPr>
                <w:rFonts w:hint="default" w:ascii="宋体" w:hAnsi="宋体" w:eastAsia="宋体"/>
                <w:sz w:val="20"/>
                <w:szCs w:val="20"/>
                <w:lang w:val="en-US" w:eastAsia="zh-CN"/>
              </w:rPr>
            </w:pPr>
            <w:r>
              <w:rPr>
                <w:rFonts w:hint="eastAsia" w:ascii="宋体" w:hAnsi="宋体"/>
                <w:sz w:val="20"/>
                <w:szCs w:val="20"/>
                <w:lang w:val="en-US" w:eastAsia="zh-CN"/>
              </w:rPr>
              <w:t>56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jc w:val="center"/>
        </w:trPr>
        <w:tc>
          <w:tcPr>
            <w:tcW w:w="416" w:type="dxa"/>
            <w:vMerge w:val="restart"/>
            <w:vAlign w:val="center"/>
          </w:tcPr>
          <w:p>
            <w:pPr>
              <w:spacing w:line="240" w:lineRule="exact"/>
              <w:jc w:val="center"/>
              <w:rPr>
                <w:rFonts w:ascii="宋体" w:hAnsi="宋体"/>
                <w:sz w:val="20"/>
                <w:szCs w:val="20"/>
              </w:rPr>
            </w:pPr>
          </w:p>
        </w:tc>
        <w:tc>
          <w:tcPr>
            <w:tcW w:w="416" w:type="dxa"/>
            <w:vAlign w:val="center"/>
          </w:tcPr>
          <w:p>
            <w:pPr>
              <w:spacing w:line="240" w:lineRule="exact"/>
              <w:jc w:val="center"/>
              <w:rPr>
                <w:rFonts w:ascii="宋体" w:hAnsi="宋体"/>
                <w:sz w:val="20"/>
                <w:szCs w:val="20"/>
              </w:rPr>
            </w:pPr>
            <w:r>
              <w:rPr>
                <w:rFonts w:hint="eastAsia" w:ascii="宋体" w:hAnsi="宋体"/>
                <w:sz w:val="20"/>
                <w:szCs w:val="20"/>
              </w:rPr>
              <w:t>序号</w:t>
            </w:r>
          </w:p>
        </w:tc>
        <w:tc>
          <w:tcPr>
            <w:tcW w:w="1814" w:type="dxa"/>
            <w:vAlign w:val="center"/>
          </w:tcPr>
          <w:p>
            <w:pPr>
              <w:spacing w:line="240" w:lineRule="exact"/>
              <w:jc w:val="center"/>
              <w:rPr>
                <w:rFonts w:ascii="宋体" w:hAnsi="宋体"/>
                <w:sz w:val="20"/>
                <w:szCs w:val="20"/>
              </w:rPr>
            </w:pPr>
            <w:r>
              <w:rPr>
                <w:rFonts w:hint="eastAsia" w:ascii="宋体" w:hAnsi="宋体"/>
                <w:sz w:val="20"/>
                <w:szCs w:val="20"/>
              </w:rPr>
              <w:t>评审因素</w:t>
            </w:r>
          </w:p>
        </w:tc>
        <w:tc>
          <w:tcPr>
            <w:tcW w:w="720" w:type="dxa"/>
            <w:vAlign w:val="center"/>
          </w:tcPr>
          <w:p>
            <w:pPr>
              <w:spacing w:line="240" w:lineRule="exact"/>
              <w:jc w:val="center"/>
              <w:rPr>
                <w:rFonts w:ascii="宋体" w:hAnsi="宋体"/>
                <w:sz w:val="20"/>
                <w:szCs w:val="20"/>
              </w:rPr>
            </w:pPr>
            <w:r>
              <w:rPr>
                <w:rFonts w:hint="eastAsia" w:ascii="宋体" w:hAnsi="宋体"/>
                <w:sz w:val="20"/>
                <w:szCs w:val="20"/>
              </w:rPr>
              <w:t>权重</w:t>
            </w:r>
          </w:p>
        </w:tc>
        <w:tc>
          <w:tcPr>
            <w:tcW w:w="755" w:type="dxa"/>
            <w:vAlign w:val="center"/>
          </w:tcPr>
          <w:p>
            <w:pPr>
              <w:spacing w:line="240" w:lineRule="exact"/>
              <w:jc w:val="center"/>
              <w:rPr>
                <w:rFonts w:ascii="宋体" w:hAnsi="宋体"/>
                <w:sz w:val="20"/>
                <w:szCs w:val="20"/>
              </w:rPr>
            </w:pPr>
            <w:r>
              <w:rPr>
                <w:rFonts w:hint="eastAsia" w:ascii="宋体" w:hAnsi="宋体"/>
                <w:sz w:val="20"/>
                <w:szCs w:val="20"/>
              </w:rPr>
              <w:t>评分方式</w:t>
            </w:r>
          </w:p>
        </w:tc>
        <w:tc>
          <w:tcPr>
            <w:tcW w:w="4328" w:type="dxa"/>
            <w:vAlign w:val="center"/>
          </w:tcPr>
          <w:p>
            <w:pPr>
              <w:spacing w:line="240" w:lineRule="exact"/>
              <w:jc w:val="center"/>
              <w:rPr>
                <w:rFonts w:ascii="宋体" w:hAnsi="宋体"/>
                <w:sz w:val="20"/>
                <w:szCs w:val="20"/>
              </w:rPr>
            </w:pPr>
            <w:r>
              <w:rPr>
                <w:rFonts w:hint="eastAsia" w:ascii="宋体" w:hAnsi="宋体"/>
                <w:sz w:val="20"/>
                <w:szCs w:val="20"/>
              </w:rPr>
              <w:t>评分准则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jc w:val="center"/>
        </w:trPr>
        <w:tc>
          <w:tcPr>
            <w:tcW w:w="416" w:type="dxa"/>
            <w:vMerge w:val="continue"/>
            <w:vAlign w:val="center"/>
          </w:tcPr>
          <w:p>
            <w:pPr>
              <w:keepNext/>
              <w:keepLines/>
              <w:spacing w:before="340" w:after="330" w:line="240" w:lineRule="exact"/>
              <w:jc w:val="center"/>
              <w:outlineLvl w:val="0"/>
              <w:rPr>
                <w:rFonts w:ascii="宋体" w:hAnsi="宋体"/>
                <w:sz w:val="20"/>
                <w:szCs w:val="20"/>
              </w:rPr>
            </w:pPr>
          </w:p>
        </w:tc>
        <w:tc>
          <w:tcPr>
            <w:tcW w:w="416" w:type="dxa"/>
            <w:vAlign w:val="center"/>
          </w:tcPr>
          <w:p>
            <w:pPr>
              <w:spacing w:line="240" w:lineRule="exact"/>
              <w:jc w:val="center"/>
              <w:rPr>
                <w:rFonts w:ascii="宋体" w:hAnsi="宋体"/>
                <w:sz w:val="20"/>
                <w:szCs w:val="20"/>
              </w:rPr>
            </w:pPr>
            <w:r>
              <w:rPr>
                <w:rFonts w:ascii="宋体" w:hAnsi="宋体"/>
                <w:sz w:val="20"/>
                <w:szCs w:val="20"/>
              </w:rPr>
              <w:t>1</w:t>
            </w:r>
          </w:p>
        </w:tc>
        <w:tc>
          <w:tcPr>
            <w:tcW w:w="1814" w:type="dxa"/>
            <w:vAlign w:val="center"/>
          </w:tcPr>
          <w:p>
            <w:pPr>
              <w:spacing w:line="240" w:lineRule="exact"/>
              <w:jc w:val="center"/>
              <w:rPr>
                <w:rFonts w:ascii="宋体" w:hAnsi="宋体"/>
                <w:b/>
                <w:color w:val="FF0000"/>
                <w:sz w:val="20"/>
                <w:szCs w:val="20"/>
              </w:rPr>
            </w:pPr>
            <w:r>
              <w:rPr>
                <w:rFonts w:hint="eastAsia" w:ascii="宋体" w:hAnsi="宋体"/>
                <w:sz w:val="20"/>
                <w:szCs w:val="20"/>
                <w:lang w:val="en-US" w:eastAsia="zh-CN"/>
              </w:rPr>
              <w:t>重要</w:t>
            </w:r>
            <w:r>
              <w:rPr>
                <w:rFonts w:hint="eastAsia" w:ascii="宋体" w:hAnsi="宋体"/>
                <w:sz w:val="20"/>
                <w:szCs w:val="20"/>
              </w:rPr>
              <w:t>技术要求偏离情况</w:t>
            </w:r>
          </w:p>
        </w:tc>
        <w:tc>
          <w:tcPr>
            <w:tcW w:w="720" w:type="dxa"/>
            <w:vAlign w:val="center"/>
          </w:tcPr>
          <w:p>
            <w:pPr>
              <w:spacing w:line="240" w:lineRule="exact"/>
              <w:jc w:val="center"/>
              <w:rPr>
                <w:rFonts w:hint="default" w:ascii="宋体" w:hAnsi="宋体" w:eastAsia="宋体"/>
                <w:sz w:val="20"/>
                <w:szCs w:val="20"/>
                <w:lang w:val="en-US" w:eastAsia="zh-CN"/>
              </w:rPr>
            </w:pPr>
            <w:r>
              <w:rPr>
                <w:rFonts w:hint="eastAsia" w:ascii="宋体" w:hAnsi="宋体"/>
                <w:sz w:val="20"/>
                <w:szCs w:val="20"/>
                <w:lang w:val="en-US" w:eastAsia="zh-CN"/>
              </w:rPr>
              <w:t>31</w:t>
            </w:r>
          </w:p>
        </w:tc>
        <w:tc>
          <w:tcPr>
            <w:tcW w:w="755" w:type="dxa"/>
            <w:vAlign w:val="center"/>
          </w:tcPr>
          <w:p>
            <w:pPr>
              <w:spacing w:line="240" w:lineRule="exact"/>
              <w:jc w:val="center"/>
              <w:rPr>
                <w:rFonts w:ascii="宋体" w:hAnsi="宋体"/>
                <w:sz w:val="20"/>
                <w:szCs w:val="20"/>
              </w:rPr>
            </w:pPr>
            <w:r>
              <w:rPr>
                <w:rFonts w:hint="eastAsia" w:ascii="宋体" w:hAnsi="宋体"/>
                <w:sz w:val="20"/>
                <w:szCs w:val="20"/>
              </w:rPr>
              <w:t>专家打分</w:t>
            </w:r>
          </w:p>
        </w:tc>
        <w:tc>
          <w:tcPr>
            <w:tcW w:w="4328" w:type="dxa"/>
            <w:vAlign w:val="center"/>
          </w:tcPr>
          <w:p>
            <w:pPr>
              <w:widowControl/>
              <w:jc w:val="left"/>
              <w:rPr>
                <w:rFonts w:hint="eastAsia" w:ascii="宋体" w:hAnsi="宋体" w:eastAsia="宋体" w:cs="宋体"/>
                <w:kern w:val="0"/>
                <w:sz w:val="20"/>
                <w:szCs w:val="20"/>
              </w:rPr>
            </w:pPr>
            <w:r>
              <w:rPr>
                <w:rFonts w:hint="eastAsia" w:ascii="宋体" w:hAnsi="宋体" w:eastAsia="宋体" w:cs="宋体"/>
                <w:kern w:val="0"/>
                <w:sz w:val="20"/>
                <w:szCs w:val="20"/>
              </w:rPr>
              <w:t>投标人应如实填写《技术要求偏离表》，评审委员会根据技术需求参数响应情况进行打分，标注“▲”的重要参数全部满足的得100分，标注“▲”的重要参数每项负偏离一扣</w:t>
            </w:r>
            <w:r>
              <w:rPr>
                <w:rFonts w:hint="eastAsia" w:ascii="宋体" w:hAnsi="宋体" w:eastAsia="宋体" w:cs="宋体"/>
                <w:kern w:val="0"/>
                <w:sz w:val="20"/>
                <w:szCs w:val="20"/>
                <w:lang w:val="en-US" w:eastAsia="zh-CN"/>
              </w:rPr>
              <w:t>5.5</w:t>
            </w:r>
            <w:r>
              <w:rPr>
                <w:rFonts w:hint="eastAsia" w:ascii="宋体" w:hAnsi="宋体" w:eastAsia="宋体" w:cs="宋体"/>
                <w:kern w:val="0"/>
                <w:sz w:val="20"/>
                <w:szCs w:val="20"/>
              </w:rPr>
              <w:t>分，扣完为止。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jc w:val="center"/>
        </w:trPr>
        <w:tc>
          <w:tcPr>
            <w:tcW w:w="416" w:type="dxa"/>
            <w:vMerge w:val="continue"/>
            <w:vAlign w:val="center"/>
          </w:tcPr>
          <w:p>
            <w:pPr>
              <w:keepNext/>
              <w:keepLines/>
              <w:spacing w:before="260" w:after="260" w:line="240" w:lineRule="exact"/>
              <w:jc w:val="center"/>
              <w:outlineLvl w:val="2"/>
              <w:rPr>
                <w:rFonts w:ascii="宋体" w:hAnsi="宋体"/>
                <w:sz w:val="20"/>
                <w:szCs w:val="20"/>
              </w:rPr>
            </w:pPr>
          </w:p>
        </w:tc>
        <w:tc>
          <w:tcPr>
            <w:tcW w:w="416" w:type="dxa"/>
            <w:vAlign w:val="center"/>
          </w:tcPr>
          <w:p>
            <w:pPr>
              <w:spacing w:line="240" w:lineRule="exact"/>
              <w:jc w:val="center"/>
              <w:rPr>
                <w:rFonts w:ascii="宋体" w:hAnsi="宋体"/>
                <w:sz w:val="20"/>
                <w:szCs w:val="20"/>
              </w:rPr>
            </w:pPr>
            <w:r>
              <w:rPr>
                <w:rFonts w:ascii="宋体" w:hAnsi="宋体"/>
                <w:sz w:val="20"/>
                <w:szCs w:val="20"/>
              </w:rPr>
              <w:t>2</w:t>
            </w:r>
          </w:p>
        </w:tc>
        <w:tc>
          <w:tcPr>
            <w:tcW w:w="1814" w:type="dxa"/>
            <w:vAlign w:val="center"/>
          </w:tcPr>
          <w:p>
            <w:pPr>
              <w:spacing w:line="240" w:lineRule="exact"/>
              <w:jc w:val="center"/>
              <w:rPr>
                <w:rFonts w:ascii="宋体" w:hAnsi="宋体"/>
                <w:sz w:val="20"/>
                <w:szCs w:val="20"/>
              </w:rPr>
            </w:pPr>
            <w:r>
              <w:rPr>
                <w:rFonts w:hint="eastAsia" w:ascii="宋体" w:hAnsi="宋体" w:cs="宋体"/>
                <w:kern w:val="0"/>
                <w:sz w:val="20"/>
                <w:szCs w:val="20"/>
                <w:lang w:val="en-US" w:eastAsia="zh-CN"/>
              </w:rPr>
              <w:t>一般</w:t>
            </w:r>
            <w:r>
              <w:rPr>
                <w:rFonts w:hint="eastAsia" w:ascii="宋体" w:hAnsi="宋体" w:cs="宋体"/>
                <w:kern w:val="0"/>
                <w:sz w:val="20"/>
                <w:szCs w:val="20"/>
              </w:rPr>
              <w:t>技术要求偏离情况</w:t>
            </w:r>
          </w:p>
        </w:tc>
        <w:tc>
          <w:tcPr>
            <w:tcW w:w="720" w:type="dxa"/>
            <w:vAlign w:val="center"/>
          </w:tcPr>
          <w:p>
            <w:pPr>
              <w:spacing w:line="240" w:lineRule="exact"/>
              <w:jc w:val="center"/>
              <w:rPr>
                <w:rFonts w:hint="eastAsia" w:ascii="宋体" w:hAnsi="宋体" w:eastAsia="宋体"/>
                <w:sz w:val="20"/>
                <w:szCs w:val="20"/>
                <w:lang w:eastAsia="zh-CN"/>
              </w:rPr>
            </w:pPr>
            <w:r>
              <w:rPr>
                <w:rFonts w:hint="eastAsia" w:ascii="宋体" w:hAnsi="宋体" w:cs="宋体"/>
                <w:sz w:val="20"/>
                <w:szCs w:val="20"/>
                <w:lang w:val="en-US" w:eastAsia="zh-CN"/>
              </w:rPr>
              <w:t>4</w:t>
            </w:r>
          </w:p>
        </w:tc>
        <w:tc>
          <w:tcPr>
            <w:tcW w:w="755" w:type="dxa"/>
            <w:vAlign w:val="center"/>
          </w:tcPr>
          <w:p>
            <w:pPr>
              <w:spacing w:line="240" w:lineRule="exact"/>
              <w:jc w:val="center"/>
              <w:rPr>
                <w:rFonts w:ascii="宋体" w:hAnsi="宋体"/>
                <w:sz w:val="20"/>
                <w:szCs w:val="20"/>
              </w:rPr>
            </w:pPr>
            <w:r>
              <w:rPr>
                <w:rFonts w:hint="eastAsia" w:ascii="宋体" w:hAnsi="宋体"/>
                <w:sz w:val="20"/>
                <w:szCs w:val="20"/>
              </w:rPr>
              <w:t>专家打分</w:t>
            </w:r>
          </w:p>
        </w:tc>
        <w:tc>
          <w:tcPr>
            <w:tcW w:w="4328" w:type="dxa"/>
            <w:vAlign w:val="center"/>
          </w:tcPr>
          <w:p>
            <w:pPr>
              <w:pStyle w:val="2"/>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eastAsia="宋体" w:cs="宋体"/>
                <w:b w:val="0"/>
                <w:bCs w:val="0"/>
                <w:kern w:val="0"/>
                <w:sz w:val="20"/>
                <w:szCs w:val="20"/>
                <w:lang w:val="en-US" w:eastAsia="zh-CN" w:bidi="ar-SA"/>
              </w:rPr>
            </w:pPr>
            <w:r>
              <w:rPr>
                <w:rFonts w:hint="eastAsia" w:ascii="宋体" w:hAnsi="宋体" w:eastAsia="宋体" w:cs="宋体"/>
                <w:b w:val="0"/>
                <w:bCs w:val="0"/>
                <w:kern w:val="0"/>
                <w:sz w:val="20"/>
                <w:szCs w:val="20"/>
                <w:lang w:val="en-US" w:eastAsia="zh-CN" w:bidi="ar-SA"/>
              </w:rPr>
              <w:t>投标人应如实填写《技术要求偏离表》，评审委员会根据技术需求参数响应情况进行打分，一般参数全部满足的得100分，一般参数参数每项负偏离一</w:t>
            </w:r>
            <w:commentRangeStart w:id="2"/>
            <w:r>
              <w:rPr>
                <w:rFonts w:hint="eastAsia" w:ascii="宋体" w:hAnsi="宋体" w:eastAsia="宋体" w:cs="宋体"/>
                <w:b w:val="0"/>
                <w:bCs w:val="0"/>
                <w:kern w:val="0"/>
                <w:sz w:val="20"/>
                <w:szCs w:val="20"/>
                <w:lang w:val="en-US" w:eastAsia="zh-CN" w:bidi="ar-SA"/>
              </w:rPr>
              <w:t>扣0.3分</w:t>
            </w:r>
            <w:commentRangeEnd w:id="2"/>
            <w:r>
              <w:commentReference w:id="2"/>
            </w:r>
            <w:r>
              <w:rPr>
                <w:rFonts w:hint="eastAsia" w:ascii="宋体" w:hAnsi="宋体" w:eastAsia="宋体" w:cs="宋体"/>
                <w:b w:val="0"/>
                <w:bCs w:val="0"/>
                <w:kern w:val="0"/>
                <w:sz w:val="20"/>
                <w:szCs w:val="20"/>
                <w:lang w:val="en-US" w:eastAsia="zh-CN" w:bidi="ar-SA"/>
              </w:rPr>
              <w:t>，扣完为止。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jc w:val="center"/>
        </w:trPr>
        <w:tc>
          <w:tcPr>
            <w:tcW w:w="416" w:type="dxa"/>
            <w:vMerge w:val="continue"/>
            <w:vAlign w:val="center"/>
          </w:tcPr>
          <w:p>
            <w:pPr>
              <w:spacing w:line="240" w:lineRule="exact"/>
              <w:jc w:val="center"/>
              <w:rPr>
                <w:rFonts w:ascii="宋体" w:hAnsi="宋体"/>
                <w:sz w:val="20"/>
                <w:szCs w:val="20"/>
              </w:rPr>
            </w:pPr>
          </w:p>
        </w:tc>
        <w:tc>
          <w:tcPr>
            <w:tcW w:w="416" w:type="dxa"/>
            <w:vAlign w:val="center"/>
          </w:tcPr>
          <w:p>
            <w:pPr>
              <w:spacing w:line="240" w:lineRule="exact"/>
              <w:jc w:val="center"/>
              <w:rPr>
                <w:rFonts w:ascii="宋体" w:hAnsi="宋体"/>
                <w:sz w:val="20"/>
                <w:szCs w:val="20"/>
              </w:rPr>
            </w:pPr>
            <w:r>
              <w:rPr>
                <w:rFonts w:ascii="宋体" w:hAnsi="宋体"/>
                <w:sz w:val="20"/>
                <w:szCs w:val="20"/>
              </w:rPr>
              <w:t>3</w:t>
            </w:r>
          </w:p>
        </w:tc>
        <w:tc>
          <w:tcPr>
            <w:tcW w:w="1814" w:type="dxa"/>
            <w:vAlign w:val="center"/>
          </w:tcPr>
          <w:p>
            <w:pPr>
              <w:spacing w:line="240" w:lineRule="exact"/>
              <w:jc w:val="center"/>
              <w:rPr>
                <w:rFonts w:ascii="宋体" w:hAnsi="宋体"/>
                <w:color w:val="FF0000"/>
                <w:sz w:val="20"/>
                <w:szCs w:val="20"/>
              </w:rPr>
            </w:pPr>
            <w:r>
              <w:rPr>
                <w:rFonts w:hint="eastAsia" w:ascii="宋体" w:hAnsi="宋体"/>
                <w:sz w:val="20"/>
                <w:szCs w:val="20"/>
              </w:rPr>
              <w:t>技术保障措施</w:t>
            </w:r>
          </w:p>
        </w:tc>
        <w:tc>
          <w:tcPr>
            <w:tcW w:w="720" w:type="dxa"/>
            <w:vAlign w:val="center"/>
          </w:tcPr>
          <w:p>
            <w:pPr>
              <w:spacing w:line="240" w:lineRule="exact"/>
              <w:jc w:val="center"/>
              <w:rPr>
                <w:rFonts w:ascii="宋体" w:hAnsi="宋体"/>
                <w:sz w:val="20"/>
                <w:szCs w:val="20"/>
              </w:rPr>
            </w:pPr>
            <w:r>
              <w:rPr>
                <w:rFonts w:ascii="宋体" w:hAnsi="宋体"/>
                <w:sz w:val="20"/>
                <w:szCs w:val="20"/>
              </w:rPr>
              <w:t>3</w:t>
            </w:r>
          </w:p>
        </w:tc>
        <w:tc>
          <w:tcPr>
            <w:tcW w:w="755" w:type="dxa"/>
            <w:vAlign w:val="center"/>
          </w:tcPr>
          <w:p>
            <w:pPr>
              <w:spacing w:line="240" w:lineRule="exact"/>
              <w:jc w:val="center"/>
              <w:rPr>
                <w:rFonts w:ascii="宋体" w:hAnsi="宋体"/>
                <w:sz w:val="20"/>
                <w:szCs w:val="20"/>
              </w:rPr>
            </w:pPr>
            <w:r>
              <w:rPr>
                <w:rFonts w:hint="eastAsia" w:ascii="宋体" w:hAnsi="宋体"/>
                <w:sz w:val="20"/>
                <w:szCs w:val="20"/>
              </w:rPr>
              <w:t>专家打分</w:t>
            </w:r>
          </w:p>
        </w:tc>
        <w:tc>
          <w:tcPr>
            <w:tcW w:w="4328" w:type="dxa"/>
            <w:vAlign w:val="center"/>
          </w:tcPr>
          <w:p>
            <w:pPr>
              <w:widowControl/>
              <w:textAlignment w:val="center"/>
              <w:rPr>
                <w:rFonts w:hint="eastAsia"/>
              </w:rPr>
            </w:pPr>
            <w:r>
              <w:rPr>
                <w:rFonts w:hint="eastAsia"/>
                <w:lang w:eastAsia="zh-CN"/>
              </w:rPr>
              <w:t>（</w:t>
            </w:r>
            <w:r>
              <w:rPr>
                <w:rFonts w:hint="eastAsia"/>
                <w:lang w:val="en-US" w:eastAsia="zh-CN"/>
              </w:rPr>
              <w:t>一</w:t>
            </w:r>
            <w:r>
              <w:rPr>
                <w:rFonts w:hint="eastAsia"/>
                <w:lang w:eastAsia="zh-CN"/>
              </w:rPr>
              <w:t>）</w:t>
            </w:r>
            <w:r>
              <w:rPr>
                <w:rFonts w:hint="eastAsia"/>
              </w:rPr>
              <w:t>评审标准：</w:t>
            </w:r>
          </w:p>
          <w:p>
            <w:pPr>
              <w:widowControl/>
              <w:textAlignment w:val="center"/>
              <w:rPr>
                <w:rFonts w:hint="eastAsia"/>
              </w:rPr>
            </w:pPr>
            <w:r>
              <w:rPr>
                <w:rFonts w:hint="eastAsia"/>
              </w:rPr>
              <w:t>投标人或所投产品制造商提供以下生产设备的配置证明资料</w:t>
            </w:r>
            <w:del w:id="0" w:author="王秀子" w:date="2023-07-06T12:45:38Z">
              <w:r>
                <w:rPr>
                  <w:rFonts w:hint="eastAsia"/>
                </w:rPr>
                <w:delText>【</w:delText>
              </w:r>
            </w:del>
            <w:del w:id="1" w:author="王秀子" w:date="2023-07-06T11:49:00Z">
              <w:r>
                <w:rPr>
                  <w:rFonts w:hint="eastAsia"/>
                </w:rPr>
                <w:delText>名称不完全一致的，须承诺为同种设备（格式自定）作为得分条件</w:delText>
              </w:r>
            </w:del>
            <w:del w:id="2" w:author="王秀子" w:date="2023-07-06T11:49:33Z">
              <w:r>
                <w:rPr>
                  <w:rFonts w:hint="eastAsia"/>
                </w:rPr>
                <w:delText>】</w:delText>
              </w:r>
            </w:del>
            <w:r>
              <w:rPr>
                <w:rFonts w:hint="eastAsia"/>
              </w:rPr>
              <w:t>，设备包含：</w:t>
            </w:r>
          </w:p>
          <w:p>
            <w:pPr>
              <w:widowControl/>
              <w:numPr>
                <w:ilvl w:val="0"/>
                <w:numId w:val="7"/>
              </w:numPr>
              <w:ind w:left="425" w:leftChars="0" w:hanging="425" w:firstLineChars="0"/>
              <w:textAlignment w:val="center"/>
              <w:rPr>
                <w:rFonts w:hint="eastAsia"/>
              </w:rPr>
            </w:pPr>
            <w:r>
              <w:rPr>
                <w:rFonts w:hint="eastAsia"/>
              </w:rPr>
              <w:t>全自动激光直线封边机</w:t>
            </w:r>
            <w:ins w:id="3" w:author="王秀子" w:date="2023-07-06T11:49:51Z">
              <w:r>
                <w:rPr>
                  <w:rFonts w:hint="eastAsia"/>
                  <w:lang w:eastAsia="zh-CN"/>
                </w:rPr>
                <w:t>；</w:t>
              </w:r>
            </w:ins>
            <w:del w:id="4" w:author="王秀子" w:date="2023-07-06T11:49:50Z">
              <w:r>
                <w:rPr>
                  <w:rFonts w:hint="eastAsia"/>
                </w:rPr>
                <w:delText>、</w:delText>
              </w:r>
            </w:del>
          </w:p>
          <w:p>
            <w:pPr>
              <w:widowControl/>
              <w:numPr>
                <w:ilvl w:val="0"/>
                <w:numId w:val="7"/>
              </w:numPr>
              <w:ind w:left="425" w:leftChars="0" w:hanging="425" w:firstLineChars="0"/>
              <w:textAlignment w:val="center"/>
              <w:rPr>
                <w:rFonts w:hint="eastAsia"/>
              </w:rPr>
            </w:pPr>
            <w:r>
              <w:rPr>
                <w:rFonts w:hint="eastAsia"/>
              </w:rPr>
              <w:t>水性漆涂装生产线（底漆、打磨、修色、面漆房）</w:t>
            </w:r>
            <w:del w:id="5" w:author="王秀子" w:date="2023-07-06T11:49:53Z">
              <w:r>
                <w:rPr>
                  <w:rFonts w:hint="eastAsia"/>
                </w:rPr>
                <w:delText>、</w:delText>
              </w:r>
            </w:del>
            <w:ins w:id="6" w:author="王秀子" w:date="2023-07-06T11:49:53Z">
              <w:r>
                <w:rPr>
                  <w:rFonts w:hint="eastAsia"/>
                  <w:lang w:eastAsia="zh-CN"/>
                </w:rPr>
                <w:t>；</w:t>
              </w:r>
            </w:ins>
          </w:p>
          <w:p>
            <w:pPr>
              <w:widowControl/>
              <w:numPr>
                <w:ilvl w:val="0"/>
                <w:numId w:val="7"/>
              </w:numPr>
              <w:ind w:left="425" w:leftChars="0" w:hanging="425" w:firstLineChars="0"/>
              <w:textAlignment w:val="center"/>
              <w:rPr>
                <w:rFonts w:hint="eastAsia"/>
              </w:rPr>
            </w:pPr>
            <w:r>
              <w:rPr>
                <w:rFonts w:hint="eastAsia"/>
              </w:rPr>
              <w:t>全自动直式单板无线薄片拼缝机</w:t>
            </w:r>
            <w:ins w:id="7" w:author="王秀子" w:date="2023-07-06T11:49:55Z">
              <w:r>
                <w:rPr>
                  <w:rFonts w:hint="eastAsia"/>
                </w:rPr>
                <w:t>；</w:t>
              </w:r>
            </w:ins>
            <w:del w:id="8" w:author="王秀子" w:date="2023-07-06T11:49:55Z">
              <w:r>
                <w:rPr>
                  <w:rFonts w:hint="eastAsia"/>
                </w:rPr>
                <w:delText>、</w:delText>
              </w:r>
            </w:del>
          </w:p>
          <w:p>
            <w:pPr>
              <w:widowControl/>
              <w:numPr>
                <w:ilvl w:val="0"/>
                <w:numId w:val="7"/>
              </w:numPr>
              <w:ind w:left="425" w:leftChars="0" w:hanging="425" w:firstLineChars="0"/>
              <w:textAlignment w:val="center"/>
              <w:rPr>
                <w:rFonts w:hint="eastAsia"/>
              </w:rPr>
            </w:pPr>
            <w:r>
              <w:rPr>
                <w:rFonts w:hint="eastAsia"/>
              </w:rPr>
              <w:t>烤漆设备</w:t>
            </w:r>
            <w:ins w:id="9" w:author="王秀子" w:date="2023-07-06T11:49:56Z">
              <w:r>
                <w:rPr>
                  <w:rFonts w:hint="eastAsia"/>
                </w:rPr>
                <w:t>；</w:t>
              </w:r>
            </w:ins>
            <w:del w:id="10" w:author="王秀子" w:date="2023-07-06T11:49:56Z">
              <w:r>
                <w:rPr>
                  <w:rFonts w:hint="eastAsia"/>
                </w:rPr>
                <w:delText>、</w:delText>
              </w:r>
            </w:del>
          </w:p>
          <w:p>
            <w:pPr>
              <w:widowControl/>
              <w:numPr>
                <w:ilvl w:val="0"/>
                <w:numId w:val="7"/>
              </w:numPr>
              <w:ind w:left="425" w:leftChars="0" w:hanging="425" w:firstLineChars="0"/>
              <w:textAlignment w:val="center"/>
              <w:rPr>
                <w:rFonts w:hint="eastAsia"/>
              </w:rPr>
            </w:pPr>
            <w:r>
              <w:rPr>
                <w:rFonts w:hint="eastAsia"/>
              </w:rPr>
              <w:t>转塔冲床</w:t>
            </w:r>
            <w:ins w:id="11" w:author="王秀子" w:date="2023-07-06T11:49:57Z">
              <w:r>
                <w:rPr>
                  <w:rFonts w:hint="eastAsia"/>
                </w:rPr>
                <w:t>；</w:t>
              </w:r>
            </w:ins>
            <w:del w:id="12" w:author="王秀子" w:date="2023-07-06T11:49:57Z">
              <w:r>
                <w:rPr>
                  <w:rFonts w:hint="eastAsia"/>
                </w:rPr>
                <w:delText>、</w:delText>
              </w:r>
            </w:del>
          </w:p>
          <w:p>
            <w:pPr>
              <w:widowControl/>
              <w:numPr>
                <w:ilvl w:val="0"/>
                <w:numId w:val="7"/>
              </w:numPr>
              <w:ind w:left="425" w:leftChars="0" w:hanging="425" w:firstLineChars="0"/>
              <w:textAlignment w:val="center"/>
              <w:rPr>
                <w:rFonts w:hint="eastAsia"/>
              </w:rPr>
            </w:pPr>
            <w:r>
              <w:rPr>
                <w:rFonts w:hint="eastAsia"/>
              </w:rPr>
              <w:t>75KW中央除尘设备</w:t>
            </w:r>
            <w:ins w:id="13" w:author="王秀子" w:date="2023-07-06T11:49:57Z">
              <w:r>
                <w:rPr>
                  <w:rFonts w:hint="eastAsia"/>
                </w:rPr>
                <w:t>；</w:t>
              </w:r>
            </w:ins>
            <w:del w:id="14" w:author="王秀子" w:date="2023-07-06T11:49:57Z">
              <w:r>
                <w:rPr>
                  <w:rFonts w:hint="eastAsia"/>
                </w:rPr>
                <w:delText>、</w:delText>
              </w:r>
            </w:del>
          </w:p>
          <w:p>
            <w:pPr>
              <w:widowControl/>
              <w:numPr>
                <w:ilvl w:val="0"/>
                <w:numId w:val="7"/>
              </w:numPr>
              <w:ind w:left="425" w:leftChars="0" w:hanging="425" w:firstLineChars="0"/>
              <w:textAlignment w:val="center"/>
              <w:rPr>
                <w:rFonts w:hint="eastAsia"/>
              </w:rPr>
            </w:pPr>
            <w:r>
              <w:rPr>
                <w:rFonts w:hint="eastAsia"/>
              </w:rPr>
              <w:t>计算机数控加工中心</w:t>
            </w:r>
            <w:ins w:id="15" w:author="王秀子" w:date="2023-07-06T11:49:58Z">
              <w:r>
                <w:rPr>
                  <w:rFonts w:hint="eastAsia"/>
                </w:rPr>
                <w:t>；</w:t>
              </w:r>
            </w:ins>
            <w:del w:id="16" w:author="王秀子" w:date="2023-07-06T11:49:58Z">
              <w:r>
                <w:rPr>
                  <w:rFonts w:hint="eastAsia"/>
                </w:rPr>
                <w:delText>、</w:delText>
              </w:r>
            </w:del>
          </w:p>
          <w:p>
            <w:pPr>
              <w:widowControl/>
              <w:numPr>
                <w:ilvl w:val="0"/>
                <w:numId w:val="7"/>
              </w:numPr>
              <w:ind w:left="425" w:leftChars="0" w:hanging="425" w:firstLineChars="0"/>
              <w:textAlignment w:val="center"/>
              <w:rPr>
                <w:rFonts w:hint="eastAsia"/>
              </w:rPr>
            </w:pPr>
            <w:r>
              <w:rPr>
                <w:rFonts w:hint="eastAsia"/>
              </w:rPr>
              <w:t>激光切割机</w:t>
            </w:r>
            <w:ins w:id="17" w:author="王秀子" w:date="2023-07-06T11:50:00Z">
              <w:r>
                <w:rPr>
                  <w:rFonts w:hint="eastAsia"/>
                </w:rPr>
                <w:t>；</w:t>
              </w:r>
            </w:ins>
            <w:del w:id="18" w:author="王秀子" w:date="2023-07-06T11:50:00Z">
              <w:r>
                <w:rPr>
                  <w:rFonts w:hint="eastAsia"/>
                </w:rPr>
                <w:delText>、</w:delText>
              </w:r>
            </w:del>
          </w:p>
          <w:p>
            <w:pPr>
              <w:widowControl/>
              <w:numPr>
                <w:ilvl w:val="0"/>
                <w:numId w:val="7"/>
              </w:numPr>
              <w:ind w:left="425" w:leftChars="0" w:hanging="425" w:firstLineChars="0"/>
              <w:textAlignment w:val="center"/>
              <w:rPr>
                <w:rFonts w:hint="eastAsia"/>
              </w:rPr>
            </w:pPr>
            <w:r>
              <w:rPr>
                <w:rFonts w:hint="eastAsia"/>
              </w:rPr>
              <w:t>高速电脑裁板锯</w:t>
            </w:r>
            <w:ins w:id="19" w:author="王秀子" w:date="2023-07-06T11:50:01Z">
              <w:r>
                <w:rPr>
                  <w:rFonts w:hint="eastAsia"/>
                </w:rPr>
                <w:t>；</w:t>
              </w:r>
            </w:ins>
            <w:del w:id="20" w:author="王秀子" w:date="2023-07-06T11:50:01Z">
              <w:r>
                <w:rPr>
                  <w:rFonts w:hint="eastAsia"/>
                </w:rPr>
                <w:delText>、</w:delText>
              </w:r>
            </w:del>
          </w:p>
          <w:p>
            <w:pPr>
              <w:widowControl/>
              <w:numPr>
                <w:ilvl w:val="0"/>
                <w:numId w:val="7"/>
              </w:numPr>
              <w:ind w:left="425" w:leftChars="0" w:hanging="425" w:firstLineChars="0"/>
              <w:textAlignment w:val="center"/>
              <w:rPr>
                <w:rFonts w:hint="eastAsia"/>
              </w:rPr>
            </w:pPr>
            <w:r>
              <w:rPr>
                <w:rFonts w:hint="eastAsia"/>
              </w:rPr>
              <w:t>机器人焊接。</w:t>
            </w:r>
          </w:p>
          <w:p>
            <w:pPr>
              <w:widowControl/>
              <w:textAlignment w:val="center"/>
              <w:rPr>
                <w:rFonts w:hint="eastAsia"/>
              </w:rPr>
            </w:pPr>
            <w:r>
              <w:rPr>
                <w:rFonts w:hint="eastAsia"/>
              </w:rPr>
              <w:t>具有上述全部设备的得100分，具有上述任意9个项目设备的得50分，具有上述任意8个项目设备的得20分，其他情况不得分。</w:t>
            </w:r>
          </w:p>
          <w:p>
            <w:pPr>
              <w:widowControl/>
              <w:textAlignment w:val="center"/>
              <w:rPr>
                <w:rFonts w:hint="eastAsia"/>
              </w:rPr>
            </w:pPr>
            <w:r>
              <w:rPr>
                <w:rFonts w:hint="eastAsia"/>
                <w:lang w:eastAsia="zh-CN"/>
              </w:rPr>
              <w:t>（</w:t>
            </w:r>
            <w:r>
              <w:rPr>
                <w:rFonts w:hint="eastAsia"/>
                <w:lang w:val="en-US" w:eastAsia="zh-CN"/>
              </w:rPr>
              <w:t>二</w:t>
            </w:r>
            <w:r>
              <w:rPr>
                <w:rFonts w:hint="eastAsia"/>
                <w:lang w:eastAsia="zh-CN"/>
              </w:rPr>
              <w:t>）</w:t>
            </w:r>
            <w:r>
              <w:rPr>
                <w:rFonts w:hint="eastAsia"/>
                <w:lang w:val="en-US" w:eastAsia="zh-CN"/>
              </w:rPr>
              <w:t>评审依据</w:t>
            </w:r>
            <w:r>
              <w:rPr>
                <w:rFonts w:hint="eastAsia"/>
              </w:rPr>
              <w:t>：</w:t>
            </w:r>
          </w:p>
          <w:p>
            <w:pPr>
              <w:widowControl/>
              <w:numPr>
                <w:ilvl w:val="0"/>
                <w:numId w:val="8"/>
              </w:numPr>
              <w:ind w:left="425" w:leftChars="0" w:hanging="425" w:firstLineChars="0"/>
              <w:textAlignment w:val="center"/>
              <w:rPr>
                <w:rFonts w:hint="eastAsia"/>
              </w:rPr>
            </w:pPr>
            <w:r>
              <w:rPr>
                <w:rFonts w:hint="eastAsia"/>
              </w:rPr>
              <w:t>需提供设备的实物照片；</w:t>
            </w:r>
          </w:p>
          <w:p>
            <w:pPr>
              <w:widowControl/>
              <w:numPr>
                <w:ilvl w:val="0"/>
                <w:numId w:val="8"/>
              </w:numPr>
              <w:ind w:left="425" w:leftChars="0" w:hanging="425" w:firstLineChars="0"/>
              <w:textAlignment w:val="center"/>
              <w:rPr>
                <w:rFonts w:hint="eastAsia"/>
              </w:rPr>
            </w:pPr>
            <w:r>
              <w:rPr>
                <w:rFonts w:hint="eastAsia"/>
              </w:rPr>
              <w:t>如设备为自有设备，需同时提供设备购买合同关键页及购买发票扫描件（发票抬头名称必须是投标人或所投产品制造商名称）；如设备为租赁设备，需同时提供设备租赁合同关键页及租金支付发票扫描件（发票收款单位和付款单位名称必须与合同一致）；</w:t>
            </w:r>
          </w:p>
          <w:p>
            <w:pPr>
              <w:widowControl/>
              <w:numPr>
                <w:ilvl w:val="0"/>
                <w:numId w:val="8"/>
              </w:numPr>
              <w:ind w:left="425" w:leftChars="0" w:hanging="425" w:firstLineChars="0"/>
              <w:textAlignment w:val="center"/>
              <w:rPr>
                <w:rFonts w:hint="eastAsia"/>
              </w:rPr>
            </w:pPr>
            <w:ins w:id="21" w:author="王秀子" w:date="2023-07-06T12:45:49Z">
              <w:r>
                <w:rPr>
                  <w:rFonts w:hint="eastAsia"/>
                </w:rPr>
                <w:t>相关证明材料的设备名称与招标文件要求的设备名称不一致的，需提供为同种设备的说明；若名称不完全一致又未提供说明的，由评审委员会判定是否符合文件要求</w:t>
              </w:r>
            </w:ins>
            <w:del w:id="22" w:author="王秀子" w:date="2023-07-06T12:45:49Z">
              <w:r>
                <w:rPr>
                  <w:rFonts w:hint="eastAsia"/>
                </w:rPr>
                <w:delText>如投标时提供的设备名称与上述设备名称不完全一致，须同时提供为同种设备的说明函（格式自拟）作为得分依据，否则不得分。</w:delText>
              </w:r>
            </w:del>
            <w:r>
              <w:rPr>
                <w:rFonts w:hint="eastAsia"/>
              </w:rPr>
              <w:t>。</w:t>
            </w:r>
          </w:p>
          <w:p>
            <w:pPr>
              <w:widowControl/>
              <w:textAlignment w:val="center"/>
              <w:rPr>
                <w:rFonts w:hint="eastAsia"/>
              </w:rPr>
            </w:pPr>
            <w:r>
              <w:rPr>
                <w:rFonts w:hint="eastAsia"/>
              </w:rPr>
              <w:t>注：设备发票或合同的公司名称须与投标人或所投产品制造商的公司名称一致（如前后投标人或所投产品制造商名称有变更的，提供市场监督管理局出具的“公司准予变更登记通知书”）。</w:t>
            </w:r>
          </w:p>
          <w:p>
            <w:pPr>
              <w:widowControl/>
              <w:textAlignment w:val="center"/>
              <w:rPr>
                <w:rFonts w:ascii="宋体" w:hAnsi="宋体" w:cs="宋体"/>
                <w:color w:val="000000"/>
                <w:kern w:val="0"/>
                <w:sz w:val="20"/>
                <w:szCs w:val="20"/>
              </w:rPr>
            </w:pPr>
            <w:r>
              <w:rPr>
                <w:rFonts w:hint="eastAsia"/>
              </w:rPr>
              <w:t>以上证明材料均需提供扫描件，原件备查。评分中出现无证明资料或证明材料未能体现上述评分内容的，一律作不得分处理。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jc w:val="center"/>
        </w:trPr>
        <w:tc>
          <w:tcPr>
            <w:tcW w:w="416" w:type="dxa"/>
            <w:vMerge w:val="continue"/>
            <w:vAlign w:val="center"/>
          </w:tcPr>
          <w:p>
            <w:pPr>
              <w:keepNext/>
              <w:keepLines/>
              <w:spacing w:before="260" w:after="260" w:line="240" w:lineRule="exact"/>
              <w:jc w:val="center"/>
              <w:outlineLvl w:val="2"/>
              <w:rPr>
                <w:rFonts w:ascii="宋体" w:hAnsi="宋体"/>
                <w:sz w:val="20"/>
                <w:szCs w:val="20"/>
              </w:rPr>
            </w:pPr>
          </w:p>
        </w:tc>
        <w:tc>
          <w:tcPr>
            <w:tcW w:w="416" w:type="dxa"/>
            <w:vAlign w:val="center"/>
          </w:tcPr>
          <w:p>
            <w:pPr>
              <w:spacing w:line="240" w:lineRule="exact"/>
              <w:jc w:val="center"/>
              <w:rPr>
                <w:rFonts w:ascii="宋体" w:hAnsi="宋体"/>
                <w:sz w:val="20"/>
                <w:szCs w:val="20"/>
              </w:rPr>
            </w:pPr>
            <w:r>
              <w:rPr>
                <w:rFonts w:ascii="宋体" w:hAnsi="宋体"/>
                <w:sz w:val="20"/>
                <w:szCs w:val="20"/>
              </w:rPr>
              <w:t>4</w:t>
            </w:r>
          </w:p>
        </w:tc>
        <w:tc>
          <w:tcPr>
            <w:tcW w:w="1814" w:type="dxa"/>
            <w:vAlign w:val="center"/>
          </w:tcPr>
          <w:p>
            <w:pPr>
              <w:spacing w:line="240" w:lineRule="exact"/>
              <w:jc w:val="center"/>
              <w:rPr>
                <w:rFonts w:ascii="宋体" w:hAnsi="宋体"/>
                <w:color w:val="FF0000"/>
                <w:sz w:val="20"/>
                <w:szCs w:val="20"/>
              </w:rPr>
            </w:pPr>
            <w:r>
              <w:rPr>
                <w:rFonts w:hint="eastAsia" w:ascii="宋体" w:hAnsi="宋体" w:cs="宋体"/>
                <w:sz w:val="20"/>
                <w:szCs w:val="20"/>
              </w:rPr>
              <w:t>项目效果图设计实施方案</w:t>
            </w:r>
          </w:p>
        </w:tc>
        <w:tc>
          <w:tcPr>
            <w:tcW w:w="720" w:type="dxa"/>
            <w:vAlign w:val="center"/>
          </w:tcPr>
          <w:p>
            <w:pPr>
              <w:spacing w:line="240" w:lineRule="exact"/>
              <w:jc w:val="center"/>
              <w:rPr>
                <w:rFonts w:ascii="宋体" w:hAnsi="宋体"/>
                <w:sz w:val="20"/>
                <w:szCs w:val="20"/>
              </w:rPr>
            </w:pPr>
            <w:r>
              <w:rPr>
                <w:rFonts w:hint="eastAsia" w:ascii="宋体" w:hAnsi="宋体" w:cs="宋体"/>
                <w:sz w:val="20"/>
                <w:szCs w:val="20"/>
              </w:rPr>
              <w:t>12</w:t>
            </w:r>
          </w:p>
        </w:tc>
        <w:tc>
          <w:tcPr>
            <w:tcW w:w="755" w:type="dxa"/>
            <w:vAlign w:val="center"/>
          </w:tcPr>
          <w:p>
            <w:pPr>
              <w:spacing w:line="240" w:lineRule="exact"/>
              <w:jc w:val="center"/>
              <w:rPr>
                <w:rFonts w:ascii="宋体" w:hAnsi="宋体"/>
                <w:sz w:val="20"/>
                <w:szCs w:val="20"/>
              </w:rPr>
            </w:pPr>
            <w:r>
              <w:rPr>
                <w:rFonts w:hint="eastAsia" w:ascii="宋体" w:hAnsi="宋体"/>
                <w:sz w:val="20"/>
                <w:szCs w:val="20"/>
              </w:rPr>
              <w:t>专家打分</w:t>
            </w:r>
          </w:p>
        </w:tc>
        <w:tc>
          <w:tcPr>
            <w:tcW w:w="4328" w:type="dxa"/>
            <w:vAlign w:val="center"/>
          </w:tcPr>
          <w:p>
            <w:pPr>
              <w:widowControl/>
              <w:jc w:val="left"/>
              <w:rPr>
                <w:rFonts w:hint="eastAsia" w:ascii="宋体" w:hAnsi="宋体" w:eastAsia="宋体" w:cs="宋体"/>
                <w:kern w:val="0"/>
                <w:sz w:val="20"/>
                <w:szCs w:val="20"/>
              </w:rPr>
            </w:pPr>
            <w:r>
              <w:rPr>
                <w:rFonts w:hint="eastAsia" w:ascii="宋体" w:hAnsi="宋体" w:eastAsia="宋体" w:cs="宋体"/>
                <w:kern w:val="0"/>
                <w:sz w:val="20"/>
                <w:szCs w:val="20"/>
              </w:rPr>
              <w:t>1.根据招标文件中的图纸，结合产品技术参数及所在空间进行规划设计，投标人提供以下空间的平面布局图和效果图，要求如下：</w:t>
            </w:r>
          </w:p>
          <w:p>
            <w:pPr>
              <w:widowControl/>
              <w:jc w:val="left"/>
              <w:rPr>
                <w:rFonts w:hint="eastAsia" w:ascii="宋体" w:hAnsi="宋体" w:eastAsia="宋体" w:cs="宋体"/>
                <w:kern w:val="0"/>
                <w:sz w:val="20"/>
                <w:szCs w:val="20"/>
              </w:rPr>
            </w:pPr>
            <w:r>
              <w:rPr>
                <w:rFonts w:hint="eastAsia" w:ascii="宋体" w:hAnsi="宋体" w:eastAsia="宋体" w:cs="宋体"/>
                <w:kern w:val="0"/>
                <w:sz w:val="20"/>
                <w:szCs w:val="20"/>
              </w:rPr>
              <w:t>①教师办公室：需体现出序号1（屏风工作位）；以上货物所在的空间进行设计布局，提供平面布局图（1张）、俯视图（1张）及效果图（2张、不同角度展示）。</w:t>
            </w:r>
          </w:p>
          <w:p>
            <w:pPr>
              <w:widowControl/>
              <w:jc w:val="left"/>
              <w:rPr>
                <w:rFonts w:hint="eastAsia" w:ascii="宋体" w:hAnsi="宋体" w:eastAsia="宋体" w:cs="宋体"/>
                <w:kern w:val="0"/>
                <w:sz w:val="20"/>
                <w:szCs w:val="20"/>
              </w:rPr>
            </w:pPr>
            <w:r>
              <w:rPr>
                <w:rFonts w:hint="eastAsia" w:ascii="宋体" w:hAnsi="宋体" w:eastAsia="宋体" w:cs="宋体"/>
                <w:kern w:val="0"/>
                <w:sz w:val="20"/>
                <w:szCs w:val="20"/>
              </w:rPr>
              <w:t>②考务室：需体现出序号15（课桌）、序号16（课椅）；以上货物所在的空间进行设计布局，提供平面布局图（1张）、俯视图（1张）及效果图（2张、不同角度展示）。</w:t>
            </w:r>
          </w:p>
          <w:p>
            <w:pPr>
              <w:widowControl/>
              <w:jc w:val="left"/>
              <w:rPr>
                <w:rFonts w:hint="eastAsia" w:ascii="宋体" w:hAnsi="宋体" w:eastAsia="宋体" w:cs="宋体"/>
                <w:kern w:val="0"/>
                <w:sz w:val="20"/>
                <w:szCs w:val="20"/>
              </w:rPr>
            </w:pPr>
            <w:r>
              <w:rPr>
                <w:rFonts w:hint="eastAsia" w:ascii="宋体" w:hAnsi="宋体" w:eastAsia="宋体" w:cs="宋体"/>
                <w:kern w:val="0"/>
                <w:sz w:val="20"/>
                <w:szCs w:val="20"/>
              </w:rPr>
              <w:t>③团委活动室：需体现出序号53（会议学习桌（团委））、序号54（学习椅）；以上货物所在的空间进行设计布局，提供平面布局图（1张）、俯视图（1张）及效果图（2张、不同角度展示）。</w:t>
            </w:r>
          </w:p>
          <w:p>
            <w:pPr>
              <w:widowControl/>
              <w:jc w:val="left"/>
              <w:rPr>
                <w:rFonts w:hint="eastAsia" w:ascii="宋体" w:hAnsi="宋体" w:eastAsia="宋体" w:cs="宋体"/>
                <w:kern w:val="0"/>
                <w:sz w:val="20"/>
                <w:szCs w:val="20"/>
              </w:rPr>
            </w:pPr>
            <w:r>
              <w:rPr>
                <w:rFonts w:hint="eastAsia" w:ascii="宋体" w:hAnsi="宋体" w:eastAsia="宋体" w:cs="宋体"/>
                <w:kern w:val="0"/>
                <w:sz w:val="20"/>
                <w:szCs w:val="20"/>
              </w:rPr>
              <w:t>④教职工宿舍：需体现出序号55（1.5米单人床）、序号57（床头柜）、序号58（衣柜）、序号59（桌子）、序号60（椅子）；以上货物所在的空间进行设计布局，提供平面布局图（1张）、俯视图（1张）及效果图（2张、不同角度展示）。</w:t>
            </w:r>
          </w:p>
          <w:p>
            <w:pPr>
              <w:widowControl/>
              <w:jc w:val="left"/>
              <w:rPr>
                <w:rFonts w:hint="eastAsia" w:ascii="宋体" w:hAnsi="宋体" w:eastAsia="宋体" w:cs="宋体"/>
                <w:kern w:val="0"/>
                <w:sz w:val="20"/>
                <w:szCs w:val="20"/>
              </w:rPr>
            </w:pPr>
            <w:r>
              <w:rPr>
                <w:rFonts w:hint="eastAsia" w:ascii="宋体" w:hAnsi="宋体" w:eastAsia="宋体" w:cs="宋体"/>
                <w:kern w:val="0"/>
                <w:sz w:val="20"/>
                <w:szCs w:val="20"/>
              </w:rPr>
              <w:t>每完整提供上述四点中一点的得2.5分，本项最高得10分；其他不得分。</w:t>
            </w:r>
          </w:p>
          <w:p>
            <w:pPr>
              <w:widowControl/>
              <w:jc w:val="left"/>
              <w:rPr>
                <w:rFonts w:hint="eastAsia" w:ascii="宋体" w:hAnsi="宋体" w:eastAsia="宋体" w:cs="宋体"/>
                <w:kern w:val="0"/>
                <w:sz w:val="20"/>
                <w:szCs w:val="20"/>
              </w:rPr>
            </w:pPr>
            <w:r>
              <w:rPr>
                <w:rFonts w:hint="eastAsia" w:ascii="宋体" w:hAnsi="宋体" w:eastAsia="宋体" w:cs="宋体"/>
                <w:kern w:val="0"/>
                <w:sz w:val="20"/>
                <w:szCs w:val="20"/>
              </w:rPr>
              <w:t>2.在上述基础上，专家根据具体响应内容进一步评审:</w:t>
            </w:r>
          </w:p>
          <w:p>
            <w:pPr>
              <w:widowControl/>
              <w:jc w:val="left"/>
              <w:rPr>
                <w:rFonts w:hint="eastAsia" w:ascii="宋体" w:hAnsi="宋体" w:eastAsia="宋体" w:cs="宋体"/>
                <w:kern w:val="0"/>
                <w:sz w:val="20"/>
                <w:szCs w:val="20"/>
              </w:rPr>
            </w:pPr>
            <w:r>
              <w:rPr>
                <w:rFonts w:hint="eastAsia" w:ascii="宋体" w:hAnsi="宋体" w:eastAsia="宋体" w:cs="宋体"/>
                <w:kern w:val="0"/>
                <w:sz w:val="20"/>
                <w:szCs w:val="20"/>
              </w:rPr>
              <w:t>①内容完全符合功能室实际需求的评价为优，得90分；</w:t>
            </w:r>
          </w:p>
          <w:p>
            <w:pPr>
              <w:widowControl/>
              <w:jc w:val="left"/>
              <w:rPr>
                <w:rFonts w:hint="eastAsia" w:ascii="宋体" w:hAnsi="宋体" w:eastAsia="宋体" w:cs="宋体"/>
                <w:kern w:val="0"/>
                <w:sz w:val="20"/>
                <w:szCs w:val="20"/>
              </w:rPr>
            </w:pPr>
            <w:r>
              <w:rPr>
                <w:rFonts w:hint="eastAsia" w:ascii="宋体" w:hAnsi="宋体" w:eastAsia="宋体" w:cs="宋体"/>
                <w:kern w:val="0"/>
                <w:sz w:val="20"/>
                <w:szCs w:val="20"/>
              </w:rPr>
              <w:t>②内容完整，设计较为合理、实用性一般，图片清晰、整体效果基本符合功能室实际需求的评价为良，得30分；</w:t>
            </w:r>
          </w:p>
          <w:p>
            <w:pPr>
              <w:widowControl/>
              <w:jc w:val="left"/>
              <w:rPr>
                <w:rFonts w:hint="eastAsia" w:ascii="宋体" w:hAnsi="宋体" w:eastAsia="宋体" w:cs="宋体"/>
                <w:kern w:val="0"/>
                <w:sz w:val="20"/>
                <w:szCs w:val="20"/>
              </w:rPr>
            </w:pPr>
            <w:r>
              <w:rPr>
                <w:rFonts w:hint="eastAsia" w:ascii="宋体" w:hAnsi="宋体" w:eastAsia="宋体" w:cs="宋体"/>
                <w:kern w:val="0"/>
                <w:sz w:val="20"/>
                <w:szCs w:val="20"/>
              </w:rPr>
              <w:t>③内容基本完整，设计合理性较差、实用性较差，图片清晰、整体效果不符合功能室实际需求的评价为中，得10分；</w:t>
            </w:r>
          </w:p>
          <w:p>
            <w:pPr>
              <w:widowControl/>
              <w:jc w:val="left"/>
              <w:rPr>
                <w:rFonts w:hint="eastAsia" w:ascii="宋体" w:hAnsi="宋体" w:eastAsia="宋体" w:cs="宋体"/>
                <w:kern w:val="0"/>
                <w:sz w:val="20"/>
                <w:szCs w:val="20"/>
              </w:rPr>
            </w:pPr>
            <w:r>
              <w:rPr>
                <w:rFonts w:hint="eastAsia" w:ascii="宋体" w:hAnsi="宋体" w:eastAsia="宋体" w:cs="宋体"/>
                <w:kern w:val="0"/>
                <w:sz w:val="20"/>
                <w:szCs w:val="20"/>
              </w:rPr>
              <w:t>④未按要求提供或提供的材料不能证明相关情况的或提供不清晰导致专家无法判断的不得分。</w:t>
            </w:r>
          </w:p>
          <w:p>
            <w:pPr>
              <w:widowControl/>
              <w:jc w:val="left"/>
              <w:rPr>
                <w:rFonts w:hint="eastAsia" w:ascii="宋体" w:hAnsi="宋体" w:eastAsia="宋体" w:cs="宋体"/>
                <w:kern w:val="0"/>
                <w:sz w:val="20"/>
                <w:szCs w:val="20"/>
              </w:rPr>
            </w:pPr>
            <w:ins w:id="23" w:author="王秀子" w:date="2023-07-06T12:53:31Z">
              <w:r>
                <w:rPr>
                  <w:rFonts w:hint="eastAsia" w:ascii="宋体" w:hAnsi="宋体" w:eastAsia="宋体" w:cs="宋体"/>
                  <w:kern w:val="0"/>
                  <w:sz w:val="20"/>
                  <w:szCs w:val="20"/>
                </w:rPr>
                <w:t>如果评审为差，要求专家书面说明理由，并记录在档。</w:t>
              </w:r>
            </w:ins>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jc w:val="center"/>
        </w:trPr>
        <w:tc>
          <w:tcPr>
            <w:tcW w:w="416" w:type="dxa"/>
            <w:vMerge w:val="continue"/>
            <w:vAlign w:val="center"/>
          </w:tcPr>
          <w:p>
            <w:pPr>
              <w:keepNext/>
              <w:keepLines/>
              <w:spacing w:before="260" w:after="160" w:line="240" w:lineRule="exact"/>
              <w:jc w:val="center"/>
              <w:outlineLvl w:val="2"/>
              <w:rPr>
                <w:rFonts w:ascii="宋体" w:hAnsi="宋体" w:eastAsia="仿宋_GB2312"/>
                <w:sz w:val="20"/>
                <w:szCs w:val="20"/>
              </w:rPr>
            </w:pPr>
          </w:p>
        </w:tc>
        <w:tc>
          <w:tcPr>
            <w:tcW w:w="416" w:type="dxa"/>
            <w:vAlign w:val="center"/>
          </w:tcPr>
          <w:p>
            <w:pPr>
              <w:spacing w:line="240" w:lineRule="exact"/>
              <w:jc w:val="center"/>
              <w:rPr>
                <w:rFonts w:ascii="宋体" w:hAnsi="宋体"/>
                <w:sz w:val="20"/>
                <w:szCs w:val="20"/>
              </w:rPr>
            </w:pPr>
            <w:r>
              <w:rPr>
                <w:rFonts w:hint="eastAsia" w:ascii="宋体" w:hAnsi="宋体"/>
                <w:sz w:val="20"/>
                <w:szCs w:val="20"/>
              </w:rPr>
              <w:t>5</w:t>
            </w:r>
          </w:p>
        </w:tc>
        <w:tc>
          <w:tcPr>
            <w:tcW w:w="1814" w:type="dxa"/>
            <w:vAlign w:val="center"/>
          </w:tcPr>
          <w:p>
            <w:pPr>
              <w:spacing w:line="240" w:lineRule="exact"/>
              <w:jc w:val="center"/>
              <w:rPr>
                <w:rFonts w:ascii="宋体" w:hAnsi="宋体"/>
                <w:color w:val="FF0000"/>
                <w:sz w:val="20"/>
                <w:szCs w:val="20"/>
              </w:rPr>
            </w:pPr>
            <w:r>
              <w:rPr>
                <w:rFonts w:hint="eastAsia" w:ascii="宋体" w:hAnsi="宋体" w:cs="宋体"/>
                <w:sz w:val="20"/>
                <w:szCs w:val="20"/>
              </w:rPr>
              <w:t>样品要求</w:t>
            </w:r>
          </w:p>
        </w:tc>
        <w:tc>
          <w:tcPr>
            <w:tcW w:w="720" w:type="dxa"/>
            <w:vAlign w:val="center"/>
          </w:tcPr>
          <w:p>
            <w:pPr>
              <w:spacing w:line="240" w:lineRule="exact"/>
              <w:jc w:val="center"/>
              <w:rPr>
                <w:rFonts w:ascii="宋体" w:hAnsi="宋体"/>
                <w:sz w:val="20"/>
                <w:szCs w:val="20"/>
              </w:rPr>
            </w:pPr>
            <w:r>
              <w:rPr>
                <w:rFonts w:hint="eastAsia" w:ascii="宋体" w:hAnsi="宋体" w:cs="宋体"/>
                <w:sz w:val="20"/>
                <w:szCs w:val="20"/>
              </w:rPr>
              <w:t>6</w:t>
            </w:r>
          </w:p>
        </w:tc>
        <w:tc>
          <w:tcPr>
            <w:tcW w:w="755" w:type="dxa"/>
            <w:vAlign w:val="center"/>
          </w:tcPr>
          <w:p>
            <w:pPr>
              <w:spacing w:line="240" w:lineRule="exact"/>
              <w:jc w:val="center"/>
              <w:rPr>
                <w:rFonts w:ascii="宋体" w:hAnsi="宋体"/>
                <w:sz w:val="20"/>
                <w:szCs w:val="20"/>
              </w:rPr>
            </w:pPr>
            <w:r>
              <w:rPr>
                <w:rFonts w:hint="eastAsia" w:ascii="宋体" w:hAnsi="宋体"/>
                <w:sz w:val="20"/>
                <w:szCs w:val="20"/>
              </w:rPr>
              <w:t>专家打分</w:t>
            </w:r>
          </w:p>
        </w:tc>
        <w:tc>
          <w:tcPr>
            <w:tcW w:w="4328" w:type="dxa"/>
            <w:vAlign w:val="center"/>
          </w:tcPr>
          <w:p>
            <w:pPr>
              <w:rPr>
                <w:rFonts w:hint="eastAsia"/>
              </w:rPr>
            </w:pPr>
            <w:r>
              <w:rPr>
                <w:rFonts w:hint="eastAsia"/>
              </w:rPr>
              <w:t>评审委员会根据“用户需求书/样品要求”进行打分：</w:t>
            </w:r>
          </w:p>
          <w:p>
            <w:pPr>
              <w:rPr>
                <w:rFonts w:hint="eastAsia"/>
              </w:rPr>
            </w:pPr>
            <w:r>
              <w:rPr>
                <w:rFonts w:hint="eastAsia"/>
              </w:rPr>
              <w:t>1、样品提供齐全得10分，“规格要求”全部满足的得60分，每项规格不满足的扣70分。</w:t>
            </w:r>
          </w:p>
          <w:p>
            <w:pPr>
              <w:rPr>
                <w:rFonts w:hint="eastAsia"/>
              </w:rPr>
            </w:pPr>
            <w:r>
              <w:rPr>
                <w:rFonts w:hint="eastAsia"/>
              </w:rPr>
              <w:t>2、在此基础上，专家根据各投标人提供的样品具体响应内容（材质、工艺、性能等）进一步评审：</w:t>
            </w:r>
          </w:p>
          <w:p>
            <w:pPr>
              <w:rPr>
                <w:rFonts w:hint="eastAsia"/>
              </w:rPr>
            </w:pPr>
            <w:r>
              <w:rPr>
                <w:rFonts w:hint="eastAsia"/>
              </w:rPr>
              <w:t>（1）优：样品材质和工艺质量好，且制作工艺和设计合理精美的，加30分；</w:t>
            </w:r>
          </w:p>
          <w:p>
            <w:pPr>
              <w:rPr>
                <w:rFonts w:hint="eastAsia"/>
              </w:rPr>
            </w:pPr>
            <w:r>
              <w:rPr>
                <w:rFonts w:hint="eastAsia"/>
              </w:rPr>
              <w:t>（2）良：样品材质和工艺质量较好，且制作工艺和设计较合理精美的，加10分；</w:t>
            </w:r>
          </w:p>
          <w:p>
            <w:pPr>
              <w:rPr>
                <w:rFonts w:hint="eastAsia"/>
              </w:rPr>
            </w:pPr>
            <w:r>
              <w:rPr>
                <w:rFonts w:hint="eastAsia"/>
              </w:rPr>
              <w:t>（3）中：样品材质和工艺质量一般，且制作工艺和设计基本合理精美的，加5分；</w:t>
            </w:r>
          </w:p>
          <w:p>
            <w:pPr>
              <w:rPr>
                <w:rFonts w:ascii="宋体" w:hAnsi="宋体" w:cs="宋体"/>
                <w:sz w:val="20"/>
                <w:szCs w:val="20"/>
              </w:rPr>
            </w:pPr>
            <w:r>
              <w:rPr>
                <w:rFonts w:hint="eastAsia"/>
              </w:rPr>
              <w:t>（4）差：样品材质和工艺质量差，且制作工艺和设计不合理精美的不加分。若评审为差，需书面说明理由并记录在档。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jc w:val="center"/>
        </w:trPr>
        <w:tc>
          <w:tcPr>
            <w:tcW w:w="416" w:type="dxa"/>
            <w:vAlign w:val="center"/>
          </w:tcPr>
          <w:p>
            <w:pPr>
              <w:keepNext/>
              <w:keepLines/>
              <w:spacing w:before="260" w:after="160" w:line="240" w:lineRule="exact"/>
              <w:jc w:val="center"/>
              <w:outlineLvl w:val="2"/>
              <w:rPr>
                <w:rFonts w:ascii="宋体" w:hAnsi="宋体" w:eastAsia="仿宋_GB2312"/>
                <w:sz w:val="20"/>
                <w:szCs w:val="20"/>
              </w:rPr>
            </w:pPr>
          </w:p>
        </w:tc>
        <w:tc>
          <w:tcPr>
            <w:tcW w:w="416" w:type="dxa"/>
            <w:vAlign w:val="center"/>
          </w:tcPr>
          <w:p>
            <w:pPr>
              <w:spacing w:line="240" w:lineRule="exact"/>
              <w:jc w:val="center"/>
              <w:rPr>
                <w:rFonts w:hint="eastAsia" w:ascii="宋体" w:hAnsi="宋体" w:eastAsia="宋体"/>
                <w:strike/>
                <w:dstrike w:val="0"/>
                <w:sz w:val="20"/>
                <w:szCs w:val="20"/>
                <w:lang w:val="en-US" w:eastAsia="zh-CN"/>
              </w:rPr>
            </w:pPr>
            <w:r>
              <w:rPr>
                <w:rFonts w:hint="eastAsia" w:ascii="宋体" w:hAnsi="宋体"/>
                <w:strike/>
                <w:dstrike w:val="0"/>
                <w:sz w:val="20"/>
                <w:szCs w:val="20"/>
                <w:lang w:val="en-US" w:eastAsia="zh-CN"/>
              </w:rPr>
              <w:t>6</w:t>
            </w:r>
          </w:p>
        </w:tc>
        <w:tc>
          <w:tcPr>
            <w:tcW w:w="1814" w:type="dxa"/>
            <w:vAlign w:val="center"/>
          </w:tcPr>
          <w:p>
            <w:pPr>
              <w:spacing w:line="240" w:lineRule="exact"/>
              <w:jc w:val="center"/>
              <w:rPr>
                <w:rFonts w:hint="eastAsia" w:ascii="宋体" w:hAnsi="宋体" w:cs="宋体"/>
                <w:strike/>
                <w:dstrike w:val="0"/>
                <w:sz w:val="20"/>
                <w:szCs w:val="20"/>
              </w:rPr>
            </w:pPr>
            <w:commentRangeStart w:id="3"/>
            <w:r>
              <w:rPr>
                <w:rFonts w:hint="eastAsia" w:ascii="宋体" w:hAnsi="宋体" w:cs="宋体"/>
                <w:strike/>
                <w:dstrike w:val="0"/>
                <w:sz w:val="20"/>
                <w:szCs w:val="20"/>
              </w:rPr>
              <w:t>政府采购品目清单产品</w:t>
            </w:r>
            <w:commentRangeEnd w:id="3"/>
            <w:r>
              <w:rPr>
                <w:strike/>
                <w:dstrike w:val="0"/>
              </w:rPr>
              <w:commentReference w:id="3"/>
            </w:r>
          </w:p>
        </w:tc>
        <w:tc>
          <w:tcPr>
            <w:tcW w:w="720" w:type="dxa"/>
            <w:vAlign w:val="center"/>
          </w:tcPr>
          <w:p>
            <w:pPr>
              <w:spacing w:line="240" w:lineRule="exact"/>
              <w:jc w:val="center"/>
              <w:rPr>
                <w:rFonts w:hint="eastAsia" w:ascii="宋体" w:hAnsi="宋体" w:eastAsia="宋体" w:cs="宋体"/>
                <w:strike/>
                <w:dstrike w:val="0"/>
                <w:sz w:val="20"/>
                <w:szCs w:val="20"/>
                <w:lang w:val="en-US" w:eastAsia="zh-CN"/>
              </w:rPr>
            </w:pPr>
            <w:r>
              <w:rPr>
                <w:rFonts w:hint="eastAsia" w:ascii="宋体" w:hAnsi="宋体" w:cs="宋体"/>
                <w:strike/>
                <w:dstrike w:val="0"/>
                <w:sz w:val="20"/>
                <w:szCs w:val="20"/>
                <w:lang w:val="en-US" w:eastAsia="zh-CN"/>
              </w:rPr>
              <w:t>1</w:t>
            </w:r>
          </w:p>
        </w:tc>
        <w:tc>
          <w:tcPr>
            <w:tcW w:w="755" w:type="dxa"/>
            <w:vAlign w:val="center"/>
          </w:tcPr>
          <w:p>
            <w:pPr>
              <w:spacing w:line="240" w:lineRule="exact"/>
              <w:jc w:val="center"/>
              <w:rPr>
                <w:rFonts w:hint="eastAsia" w:ascii="宋体" w:hAnsi="宋体"/>
                <w:strike/>
                <w:dstrike w:val="0"/>
                <w:sz w:val="20"/>
                <w:szCs w:val="20"/>
              </w:rPr>
            </w:pPr>
            <w:r>
              <w:rPr>
                <w:rFonts w:hint="eastAsia" w:ascii="宋体" w:hAnsi="宋体"/>
                <w:strike/>
                <w:dstrike w:val="0"/>
                <w:sz w:val="20"/>
                <w:szCs w:val="20"/>
              </w:rPr>
              <w:t>专家打分</w:t>
            </w:r>
          </w:p>
        </w:tc>
        <w:tc>
          <w:tcPr>
            <w:tcW w:w="4328" w:type="dxa"/>
            <w:vAlign w:val="center"/>
          </w:tcPr>
          <w:p>
            <w:pPr>
              <w:rPr>
                <w:rFonts w:hint="eastAsia"/>
                <w:strike/>
                <w:dstrike w:val="0"/>
              </w:rPr>
            </w:pPr>
            <w:r>
              <w:rPr>
                <w:rFonts w:hint="eastAsia"/>
                <w:strike/>
                <w:dstrike w:val="0"/>
              </w:rPr>
              <w:t>（一）评分内容：</w:t>
            </w:r>
          </w:p>
          <w:p>
            <w:pPr>
              <w:rPr>
                <w:rFonts w:hint="eastAsia"/>
                <w:strike/>
                <w:dstrike w:val="0"/>
              </w:rPr>
            </w:pPr>
            <w:r>
              <w:rPr>
                <w:rFonts w:hint="eastAsia"/>
                <w:strike/>
                <w:dstrike w:val="0"/>
              </w:rPr>
              <w:t>投标人所投的任意产品，获得</w:t>
            </w:r>
            <w:ins w:id="24" w:author="王秀子" w:date="2023-07-06T12:58:04Z">
              <w:r>
                <w:rPr>
                  <w:rFonts w:hint="eastAsia"/>
                  <w:strike/>
                  <w:dstrike w:val="0"/>
                </w:rPr>
                <w:t>依据《市场监管总局关于发布参与实施政府采购节能产品、环境标志产品认证机构名录的公告》（2019年第16号 ）确定的认证机构</w:t>
              </w:r>
            </w:ins>
            <w:del w:id="25" w:author="王秀子" w:date="2023-07-06T12:58:04Z">
              <w:r>
                <w:rPr>
                  <w:rFonts w:hint="eastAsia"/>
                  <w:strike/>
                  <w:dstrike w:val="0"/>
                </w:rPr>
                <w:delText>国家确定的认证机构</w:delText>
              </w:r>
            </w:del>
            <w:r>
              <w:rPr>
                <w:rFonts w:hint="eastAsia"/>
                <w:strike/>
                <w:dstrike w:val="0"/>
              </w:rPr>
              <w:t>出具的处于有效期内的节能产品或环境标志产品认证证书的，每提供一项得100分，最高得100分。</w:t>
            </w:r>
          </w:p>
          <w:p>
            <w:pPr>
              <w:rPr>
                <w:rFonts w:hint="eastAsia"/>
                <w:strike/>
                <w:dstrike w:val="0"/>
              </w:rPr>
            </w:pPr>
            <w:r>
              <w:rPr>
                <w:rFonts w:hint="eastAsia"/>
                <w:strike/>
                <w:dstrike w:val="0"/>
              </w:rPr>
              <w:t>（二）评审标准:</w:t>
            </w:r>
          </w:p>
          <w:p>
            <w:pPr>
              <w:rPr>
                <w:rFonts w:hint="eastAsia"/>
                <w:strike/>
                <w:dstrike w:val="0"/>
              </w:rPr>
            </w:pPr>
            <w:r>
              <w:rPr>
                <w:rFonts w:hint="eastAsia"/>
                <w:strike/>
                <w:dstrike w:val="0"/>
              </w:rPr>
              <w:t>同时提供以下证明材料：</w:t>
            </w:r>
          </w:p>
          <w:p>
            <w:pPr>
              <w:rPr>
                <w:rFonts w:hint="eastAsia"/>
                <w:strike/>
                <w:dstrike w:val="0"/>
              </w:rPr>
            </w:pPr>
            <w:r>
              <w:rPr>
                <w:rFonts w:hint="eastAsia"/>
                <w:strike/>
                <w:dstrike w:val="0"/>
              </w:rPr>
              <w:t>1、提供财库[2019]18号《环境标志产品政府采购品目清单》或财库[2019]19号《节能产品政府采购品目清单》截图并对所投产品对应的品目作明显标识，未作明显标识不得分；</w:t>
            </w:r>
          </w:p>
          <w:p>
            <w:pPr>
              <w:rPr>
                <w:rFonts w:hint="default" w:eastAsia="宋体"/>
                <w:strike/>
                <w:dstrike w:val="0"/>
                <w:lang w:val="en-US" w:eastAsia="zh-CN"/>
              </w:rPr>
            </w:pPr>
            <w:r>
              <w:rPr>
                <w:rFonts w:hint="eastAsia"/>
                <w:strike/>
                <w:dstrike w:val="0"/>
              </w:rPr>
              <w:t>2、提供所投产品</w:t>
            </w:r>
            <w:ins w:id="26" w:author="王秀子" w:date="2023-07-06T12:58:13Z">
              <w:r>
                <w:rPr>
                  <w:rFonts w:hint="eastAsia"/>
                  <w:strike/>
                  <w:dstrike w:val="0"/>
                </w:rPr>
                <w:t>依据《市场监管总局关于发布参与实施政府采购节能产品、环境标志产品认证机构名录的公告》（2019年第16号 ）确定的认证机构</w:t>
              </w:r>
            </w:ins>
            <w:del w:id="27" w:author="王秀子" w:date="2023-07-06T12:58:13Z">
              <w:r>
                <w:rPr>
                  <w:rFonts w:hint="eastAsia"/>
                  <w:strike/>
                  <w:dstrike w:val="0"/>
                </w:rPr>
                <w:delText>依据国家确定的认证机构</w:delText>
              </w:r>
            </w:del>
            <w:r>
              <w:rPr>
                <w:rFonts w:hint="eastAsia"/>
                <w:strike/>
                <w:dstrike w:val="0"/>
              </w:rPr>
              <w:t>出具的、处于有效期之内的节能产品或环境标志产品认证证书，认证证书上的品牌型号（如有）须与所投产品品牌型号一致。</w:t>
            </w:r>
            <w:ins w:id="28" w:author="王秀子" w:date="2023-07-06T14:06:48Z">
              <w:r>
                <w:rPr>
                  <w:rFonts w:hint="eastAsia"/>
                  <w:strike/>
                  <w:dstrike w:val="0"/>
                  <w:lang w:val="en-US" w:eastAsia="zh-CN"/>
                </w:rPr>
                <w:t>还需</w:t>
              </w:r>
            </w:ins>
            <w:ins w:id="29" w:author="王秀子" w:date="2023-07-06T14:06:49Z">
              <w:r>
                <w:rPr>
                  <w:rFonts w:hint="eastAsia"/>
                  <w:strike/>
                  <w:dstrike w:val="0"/>
                  <w:lang w:val="en-US" w:eastAsia="zh-CN"/>
                </w:rPr>
                <w:t>同时</w:t>
              </w:r>
            </w:ins>
            <w:ins w:id="30" w:author="王秀子" w:date="2023-07-06T14:06:50Z">
              <w:r>
                <w:rPr>
                  <w:rFonts w:hint="eastAsia"/>
                  <w:strike/>
                  <w:dstrike w:val="0"/>
                  <w:lang w:val="en-US" w:eastAsia="zh-CN"/>
                </w:rPr>
                <w:t>提供提供该</w:t>
              </w:r>
            </w:ins>
            <w:ins w:id="31" w:author="王秀子" w:date="2023-07-06T14:07:08Z">
              <w:r>
                <w:rPr>
                  <w:rFonts w:hint="eastAsia"/>
                  <w:strike/>
                  <w:dstrike w:val="0"/>
                  <w:lang w:val="en-US" w:eastAsia="zh-CN"/>
                </w:rPr>
                <w:t>证书</w:t>
              </w:r>
            </w:ins>
            <w:ins w:id="32" w:author="王秀子" w:date="2023-07-06T14:06:50Z">
              <w:r>
                <w:rPr>
                  <w:rFonts w:hint="eastAsia"/>
                  <w:strike/>
                  <w:dstrike w:val="0"/>
                  <w:lang w:val="en-US" w:eastAsia="zh-CN"/>
                </w:rPr>
                <w:t>在中国政府采购网（http://www.ccgp.gov.cn/）或全国认证认可信息公共服务平台（http://cx.cnca.cn//）上的节能产品</w:t>
              </w:r>
            </w:ins>
            <w:ins w:id="33" w:author="王秀子" w:date="2023-07-06T14:07:22Z">
              <w:r>
                <w:rPr>
                  <w:rFonts w:hint="eastAsia"/>
                  <w:strike/>
                  <w:dstrike w:val="0"/>
                  <w:lang w:val="en-US" w:eastAsia="zh-CN"/>
                </w:rPr>
                <w:t>或</w:t>
              </w:r>
            </w:ins>
            <w:ins w:id="34" w:author="王秀子" w:date="2023-07-06T14:07:23Z">
              <w:r>
                <w:rPr>
                  <w:rFonts w:hint="eastAsia"/>
                  <w:strike/>
                  <w:dstrike w:val="0"/>
                  <w:lang w:val="en-US" w:eastAsia="zh-CN"/>
                </w:rPr>
                <w:t>环境标志产品</w:t>
              </w:r>
            </w:ins>
            <w:ins w:id="35" w:author="王秀子" w:date="2023-07-06T14:06:50Z">
              <w:r>
                <w:rPr>
                  <w:rFonts w:hint="eastAsia"/>
                  <w:strike/>
                  <w:dstrike w:val="0"/>
                  <w:lang w:val="en-US" w:eastAsia="zh-CN"/>
                </w:rPr>
                <w:t>查询截图。</w:t>
              </w:r>
            </w:ins>
          </w:p>
          <w:p>
            <w:pPr>
              <w:rPr>
                <w:rFonts w:hint="eastAsia"/>
                <w:strike/>
                <w:dstrike w:val="0"/>
              </w:rPr>
            </w:pPr>
            <w:r>
              <w:rPr>
                <w:rFonts w:hint="eastAsia"/>
                <w:strike/>
                <w:dstrike w:val="0"/>
              </w:rPr>
              <w:t>未按要求提供或扫描件不清晰导致无法识别的不得分，原件备查。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jc w:val="center"/>
        </w:trPr>
        <w:tc>
          <w:tcPr>
            <w:tcW w:w="416" w:type="dxa"/>
            <w:vAlign w:val="center"/>
          </w:tcPr>
          <w:p>
            <w:pPr>
              <w:spacing w:line="240" w:lineRule="exact"/>
              <w:jc w:val="center"/>
              <w:rPr>
                <w:rFonts w:ascii="宋体" w:hAnsi="宋体"/>
                <w:sz w:val="20"/>
                <w:szCs w:val="20"/>
              </w:rPr>
            </w:pPr>
            <w:r>
              <w:rPr>
                <w:rFonts w:ascii="宋体" w:hAnsi="宋体"/>
                <w:sz w:val="20"/>
                <w:szCs w:val="20"/>
              </w:rPr>
              <w:t>3</w:t>
            </w:r>
          </w:p>
        </w:tc>
        <w:tc>
          <w:tcPr>
            <w:tcW w:w="3705" w:type="dxa"/>
            <w:gridSpan w:val="4"/>
            <w:vAlign w:val="center"/>
          </w:tcPr>
          <w:p>
            <w:pPr>
              <w:spacing w:line="240" w:lineRule="exact"/>
              <w:jc w:val="center"/>
              <w:rPr>
                <w:rFonts w:ascii="宋体" w:hAnsi="宋体"/>
                <w:sz w:val="20"/>
                <w:szCs w:val="20"/>
              </w:rPr>
            </w:pPr>
            <w:r>
              <w:rPr>
                <w:rFonts w:hint="eastAsia" w:ascii="宋体" w:hAnsi="宋体"/>
                <w:sz w:val="20"/>
                <w:szCs w:val="20"/>
              </w:rPr>
              <w:t>商务部分</w:t>
            </w:r>
          </w:p>
        </w:tc>
        <w:tc>
          <w:tcPr>
            <w:tcW w:w="4328" w:type="dxa"/>
            <w:vAlign w:val="center"/>
          </w:tcPr>
          <w:p>
            <w:pPr>
              <w:spacing w:line="240" w:lineRule="exact"/>
              <w:jc w:val="center"/>
              <w:rPr>
                <w:rFonts w:hint="eastAsia" w:ascii="宋体" w:hAnsi="宋体" w:eastAsia="宋体"/>
                <w:sz w:val="20"/>
                <w:szCs w:val="20"/>
                <w:lang w:eastAsia="zh-CN"/>
              </w:rPr>
            </w:pPr>
            <w:r>
              <w:rPr>
                <w:rFonts w:hint="eastAsia" w:ascii="宋体" w:hAnsi="宋体"/>
                <w:sz w:val="20"/>
                <w:szCs w:val="20"/>
                <w:lang w:val="en-US" w:eastAsia="zh-CN"/>
              </w:rPr>
              <w:t>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jc w:val="center"/>
        </w:trPr>
        <w:tc>
          <w:tcPr>
            <w:tcW w:w="416" w:type="dxa"/>
            <w:vMerge w:val="restart"/>
            <w:vAlign w:val="center"/>
          </w:tcPr>
          <w:p>
            <w:pPr>
              <w:keepNext/>
              <w:keepLines/>
              <w:spacing w:before="340" w:after="330" w:line="240" w:lineRule="exact"/>
              <w:jc w:val="center"/>
              <w:outlineLvl w:val="0"/>
              <w:rPr>
                <w:rFonts w:ascii="宋体" w:hAnsi="宋体"/>
                <w:sz w:val="20"/>
                <w:szCs w:val="20"/>
              </w:rPr>
            </w:pPr>
          </w:p>
        </w:tc>
        <w:tc>
          <w:tcPr>
            <w:tcW w:w="416" w:type="dxa"/>
            <w:vAlign w:val="center"/>
          </w:tcPr>
          <w:p>
            <w:pPr>
              <w:spacing w:line="240" w:lineRule="exact"/>
              <w:jc w:val="center"/>
              <w:rPr>
                <w:rFonts w:ascii="宋体" w:hAnsi="宋体"/>
                <w:sz w:val="20"/>
                <w:szCs w:val="20"/>
              </w:rPr>
            </w:pPr>
            <w:r>
              <w:rPr>
                <w:rFonts w:hint="eastAsia" w:ascii="宋体" w:hAnsi="宋体"/>
                <w:sz w:val="20"/>
                <w:szCs w:val="20"/>
              </w:rPr>
              <w:t>序号</w:t>
            </w:r>
          </w:p>
        </w:tc>
        <w:tc>
          <w:tcPr>
            <w:tcW w:w="1814" w:type="dxa"/>
            <w:vAlign w:val="center"/>
          </w:tcPr>
          <w:p>
            <w:pPr>
              <w:spacing w:line="240" w:lineRule="exact"/>
              <w:jc w:val="center"/>
              <w:rPr>
                <w:rFonts w:ascii="宋体" w:hAnsi="宋体"/>
                <w:sz w:val="20"/>
                <w:szCs w:val="20"/>
              </w:rPr>
            </w:pPr>
            <w:r>
              <w:rPr>
                <w:rFonts w:hint="eastAsia" w:ascii="宋体" w:hAnsi="宋体"/>
                <w:sz w:val="20"/>
                <w:szCs w:val="20"/>
              </w:rPr>
              <w:t>评审因素</w:t>
            </w:r>
          </w:p>
        </w:tc>
        <w:tc>
          <w:tcPr>
            <w:tcW w:w="720" w:type="dxa"/>
            <w:vAlign w:val="center"/>
          </w:tcPr>
          <w:p>
            <w:pPr>
              <w:spacing w:line="240" w:lineRule="exact"/>
              <w:jc w:val="center"/>
              <w:rPr>
                <w:rFonts w:ascii="宋体" w:hAnsi="宋体"/>
                <w:sz w:val="20"/>
                <w:szCs w:val="20"/>
              </w:rPr>
            </w:pPr>
            <w:r>
              <w:rPr>
                <w:rFonts w:hint="eastAsia" w:ascii="宋体" w:hAnsi="宋体"/>
                <w:sz w:val="20"/>
                <w:szCs w:val="20"/>
              </w:rPr>
              <w:t>权重</w:t>
            </w:r>
          </w:p>
        </w:tc>
        <w:tc>
          <w:tcPr>
            <w:tcW w:w="755" w:type="dxa"/>
            <w:vAlign w:val="center"/>
          </w:tcPr>
          <w:p>
            <w:pPr>
              <w:spacing w:line="240" w:lineRule="exact"/>
              <w:jc w:val="center"/>
              <w:rPr>
                <w:rFonts w:ascii="宋体" w:hAnsi="宋体"/>
                <w:sz w:val="20"/>
                <w:szCs w:val="20"/>
              </w:rPr>
            </w:pPr>
            <w:r>
              <w:rPr>
                <w:rFonts w:hint="eastAsia" w:ascii="宋体" w:hAnsi="宋体"/>
                <w:sz w:val="20"/>
                <w:szCs w:val="20"/>
              </w:rPr>
              <w:t>评分方式</w:t>
            </w:r>
          </w:p>
        </w:tc>
        <w:tc>
          <w:tcPr>
            <w:tcW w:w="4328" w:type="dxa"/>
            <w:vAlign w:val="center"/>
          </w:tcPr>
          <w:p>
            <w:pPr>
              <w:spacing w:line="240" w:lineRule="exact"/>
              <w:jc w:val="center"/>
              <w:rPr>
                <w:rFonts w:ascii="宋体" w:hAnsi="宋体"/>
                <w:sz w:val="20"/>
                <w:szCs w:val="20"/>
              </w:rPr>
            </w:pPr>
            <w:r>
              <w:rPr>
                <w:rFonts w:hint="eastAsia" w:ascii="宋体" w:hAnsi="宋体"/>
                <w:sz w:val="20"/>
                <w:szCs w:val="20"/>
              </w:rPr>
              <w:t>评分准则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jc w:val="center"/>
        </w:trPr>
        <w:tc>
          <w:tcPr>
            <w:tcW w:w="416" w:type="dxa"/>
            <w:vMerge w:val="continue"/>
            <w:vAlign w:val="center"/>
          </w:tcPr>
          <w:p>
            <w:pPr>
              <w:keepNext/>
              <w:keepLines/>
              <w:spacing w:before="340" w:after="330" w:line="240" w:lineRule="exact"/>
              <w:jc w:val="center"/>
              <w:outlineLvl w:val="0"/>
              <w:rPr>
                <w:rFonts w:ascii="宋体" w:hAnsi="宋体"/>
                <w:sz w:val="20"/>
                <w:szCs w:val="20"/>
              </w:rPr>
            </w:pPr>
          </w:p>
        </w:tc>
        <w:tc>
          <w:tcPr>
            <w:tcW w:w="416" w:type="dxa"/>
            <w:vAlign w:val="center"/>
          </w:tcPr>
          <w:p>
            <w:pPr>
              <w:spacing w:line="240" w:lineRule="exact"/>
              <w:jc w:val="center"/>
              <w:rPr>
                <w:rFonts w:ascii="宋体" w:hAnsi="宋体"/>
                <w:sz w:val="20"/>
                <w:szCs w:val="20"/>
              </w:rPr>
            </w:pPr>
            <w:r>
              <w:rPr>
                <w:rFonts w:ascii="宋体" w:hAnsi="宋体"/>
                <w:sz w:val="20"/>
                <w:szCs w:val="20"/>
              </w:rPr>
              <w:t>1</w:t>
            </w:r>
          </w:p>
        </w:tc>
        <w:tc>
          <w:tcPr>
            <w:tcW w:w="1814" w:type="dxa"/>
            <w:vAlign w:val="center"/>
          </w:tcPr>
          <w:p>
            <w:pPr>
              <w:spacing w:line="240" w:lineRule="exact"/>
              <w:jc w:val="center"/>
              <w:rPr>
                <w:rFonts w:ascii="宋体" w:hAnsi="宋体"/>
                <w:sz w:val="20"/>
                <w:szCs w:val="20"/>
              </w:rPr>
            </w:pPr>
            <w:r>
              <w:rPr>
                <w:rFonts w:hint="eastAsia" w:ascii="宋体" w:hAnsi="宋体"/>
                <w:sz w:val="20"/>
                <w:szCs w:val="20"/>
              </w:rPr>
              <w:t>商务条款偏离情况</w:t>
            </w:r>
          </w:p>
        </w:tc>
        <w:tc>
          <w:tcPr>
            <w:tcW w:w="720" w:type="dxa"/>
            <w:vAlign w:val="center"/>
          </w:tcPr>
          <w:p>
            <w:pPr>
              <w:spacing w:line="240" w:lineRule="exact"/>
              <w:jc w:val="center"/>
              <w:rPr>
                <w:rFonts w:hint="eastAsia" w:ascii="宋体" w:hAnsi="宋体" w:eastAsia="宋体"/>
                <w:sz w:val="20"/>
                <w:szCs w:val="20"/>
                <w:lang w:eastAsia="zh-CN"/>
              </w:rPr>
            </w:pPr>
            <w:r>
              <w:rPr>
                <w:rFonts w:hint="eastAsia" w:ascii="宋体" w:hAnsi="宋体" w:cs="宋体"/>
                <w:sz w:val="20"/>
                <w:szCs w:val="20"/>
                <w:lang w:val="en-US" w:eastAsia="zh-CN"/>
              </w:rPr>
              <w:t>3</w:t>
            </w:r>
          </w:p>
        </w:tc>
        <w:tc>
          <w:tcPr>
            <w:tcW w:w="755" w:type="dxa"/>
            <w:vAlign w:val="center"/>
          </w:tcPr>
          <w:p>
            <w:pPr>
              <w:spacing w:line="240" w:lineRule="exact"/>
              <w:jc w:val="center"/>
              <w:rPr>
                <w:rFonts w:ascii="宋体" w:hAnsi="宋体"/>
                <w:sz w:val="20"/>
                <w:szCs w:val="20"/>
              </w:rPr>
            </w:pPr>
            <w:r>
              <w:rPr>
                <w:rFonts w:hint="eastAsia" w:ascii="宋体" w:hAnsi="宋体"/>
                <w:sz w:val="20"/>
                <w:szCs w:val="20"/>
              </w:rPr>
              <w:t>专家评分</w:t>
            </w:r>
          </w:p>
        </w:tc>
        <w:tc>
          <w:tcPr>
            <w:tcW w:w="4328" w:type="dxa"/>
            <w:vAlign w:val="center"/>
          </w:tcPr>
          <w:p>
            <w:pPr>
              <w:rPr>
                <w:rFonts w:hint="eastAsia"/>
              </w:rPr>
            </w:pPr>
            <w:r>
              <w:rPr>
                <w:rFonts w:hint="eastAsia"/>
              </w:rPr>
              <w:t>(一)评分内容：</w:t>
            </w:r>
          </w:p>
          <w:p>
            <w:pPr>
              <w:rPr>
                <w:rFonts w:hint="eastAsia"/>
              </w:rPr>
            </w:pPr>
            <w:r>
              <w:rPr>
                <w:rFonts w:hint="eastAsia"/>
              </w:rPr>
              <w:t>投标人应如实填写《商务要求偏离表》，评审委员会根据响应情况进行打分，全部满足要求的得满分，每负偏离一项扣8分，扣完为止。</w:t>
            </w:r>
          </w:p>
          <w:p>
            <w:pPr>
              <w:rPr>
                <w:rFonts w:hint="eastAsia"/>
              </w:rPr>
            </w:pPr>
            <w:r>
              <w:rPr>
                <w:rFonts w:hint="eastAsia"/>
              </w:rPr>
              <w:t>（二）评审标准:</w:t>
            </w:r>
          </w:p>
          <w:p>
            <w:pPr>
              <w:rPr>
                <w:rFonts w:cs="宋体"/>
                <w:sz w:val="20"/>
                <w:szCs w:val="20"/>
              </w:rPr>
            </w:pPr>
            <w:r>
              <w:rPr>
                <w:rFonts w:hint="eastAsia"/>
              </w:rPr>
              <w:t>投标人须如实填写《商务要求偏离表》</w:t>
            </w:r>
            <w:commentRangeStart w:id="4"/>
            <w:r>
              <w:rPr>
                <w:rFonts w:hint="eastAsia"/>
              </w:rPr>
              <w:t>，并按照招标文件的要求提供相关证明资料。投标人未提供相关证明材料或者提供的证明材料不符合要求的或提供的证明材料不清晰评审专家无法辨认的，该项参数按照负偏离处理，扣除相应分值。</w:t>
            </w:r>
            <w:commentRangeEnd w:id="4"/>
            <w:r>
              <w:commentReference w:id="4"/>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jc w:val="center"/>
        </w:trPr>
        <w:tc>
          <w:tcPr>
            <w:tcW w:w="416" w:type="dxa"/>
            <w:vAlign w:val="center"/>
          </w:tcPr>
          <w:p>
            <w:pPr>
              <w:spacing w:line="240" w:lineRule="exact"/>
              <w:jc w:val="center"/>
              <w:rPr>
                <w:rFonts w:ascii="宋体" w:hAnsi="宋体"/>
                <w:sz w:val="20"/>
                <w:szCs w:val="20"/>
              </w:rPr>
            </w:pPr>
            <w:r>
              <w:rPr>
                <w:rFonts w:hint="eastAsia" w:ascii="宋体" w:hAnsi="宋体"/>
                <w:sz w:val="20"/>
                <w:szCs w:val="20"/>
              </w:rPr>
              <w:t>4</w:t>
            </w:r>
          </w:p>
        </w:tc>
        <w:tc>
          <w:tcPr>
            <w:tcW w:w="3705" w:type="dxa"/>
            <w:gridSpan w:val="4"/>
            <w:vAlign w:val="center"/>
          </w:tcPr>
          <w:p>
            <w:pPr>
              <w:spacing w:line="240" w:lineRule="exact"/>
              <w:jc w:val="center"/>
              <w:rPr>
                <w:rFonts w:ascii="宋体" w:hAnsi="宋体"/>
                <w:sz w:val="20"/>
                <w:szCs w:val="20"/>
              </w:rPr>
            </w:pPr>
            <w:r>
              <w:rPr>
                <w:rFonts w:hint="eastAsia" w:ascii="宋体" w:hAnsi="宋体"/>
                <w:sz w:val="20"/>
                <w:szCs w:val="20"/>
              </w:rPr>
              <w:t>诚信情况</w:t>
            </w:r>
          </w:p>
        </w:tc>
        <w:tc>
          <w:tcPr>
            <w:tcW w:w="4328" w:type="dxa"/>
            <w:vAlign w:val="center"/>
          </w:tcPr>
          <w:p>
            <w:pPr>
              <w:pStyle w:val="29"/>
              <w:pBdr>
                <w:bottom w:val="none" w:color="auto" w:sz="0" w:space="0"/>
              </w:pBdr>
              <w:tabs>
                <w:tab w:val="clear" w:pos="4153"/>
                <w:tab w:val="clear" w:pos="8306"/>
              </w:tabs>
              <w:spacing w:line="300" w:lineRule="auto"/>
              <w:rPr>
                <w:rFonts w:ascii="宋体" w:hAnsi="宋体"/>
                <w:sz w:val="20"/>
                <w:szCs w:val="20"/>
              </w:rPr>
            </w:pPr>
            <w:r>
              <w:rPr>
                <w:rFonts w:hint="eastAsia" w:ascii="宋体" w:hAnsi="宋体"/>
                <w:sz w:val="20"/>
                <w:szCs w:val="20"/>
              </w:rPr>
              <w:t>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jc w:val="center"/>
        </w:trPr>
        <w:tc>
          <w:tcPr>
            <w:tcW w:w="416" w:type="dxa"/>
            <w:vMerge w:val="restart"/>
            <w:vAlign w:val="center"/>
          </w:tcPr>
          <w:p>
            <w:pPr>
              <w:spacing w:line="240" w:lineRule="exact"/>
              <w:jc w:val="center"/>
              <w:rPr>
                <w:rFonts w:ascii="宋体" w:hAnsi="宋体"/>
                <w:sz w:val="20"/>
                <w:szCs w:val="20"/>
              </w:rPr>
            </w:pPr>
          </w:p>
        </w:tc>
        <w:tc>
          <w:tcPr>
            <w:tcW w:w="416" w:type="dxa"/>
            <w:vAlign w:val="center"/>
          </w:tcPr>
          <w:p>
            <w:pPr>
              <w:spacing w:line="240" w:lineRule="exact"/>
              <w:jc w:val="center"/>
              <w:rPr>
                <w:rFonts w:ascii="宋体" w:hAnsi="宋体"/>
                <w:sz w:val="20"/>
                <w:szCs w:val="20"/>
              </w:rPr>
            </w:pPr>
            <w:r>
              <w:rPr>
                <w:rFonts w:hint="eastAsia" w:ascii="宋体" w:hAnsi="宋体"/>
                <w:sz w:val="20"/>
                <w:szCs w:val="20"/>
              </w:rPr>
              <w:t>序号</w:t>
            </w:r>
          </w:p>
        </w:tc>
        <w:tc>
          <w:tcPr>
            <w:tcW w:w="1814" w:type="dxa"/>
            <w:vAlign w:val="center"/>
          </w:tcPr>
          <w:p>
            <w:pPr>
              <w:spacing w:line="240" w:lineRule="exact"/>
              <w:jc w:val="center"/>
              <w:rPr>
                <w:rFonts w:ascii="宋体" w:hAnsi="宋体"/>
                <w:sz w:val="20"/>
                <w:szCs w:val="20"/>
              </w:rPr>
            </w:pPr>
            <w:r>
              <w:rPr>
                <w:rFonts w:hint="eastAsia" w:ascii="宋体" w:hAnsi="宋体"/>
                <w:sz w:val="20"/>
                <w:szCs w:val="20"/>
              </w:rPr>
              <w:t>评审因素</w:t>
            </w:r>
          </w:p>
        </w:tc>
        <w:tc>
          <w:tcPr>
            <w:tcW w:w="720" w:type="dxa"/>
            <w:vAlign w:val="center"/>
          </w:tcPr>
          <w:p>
            <w:pPr>
              <w:spacing w:line="240" w:lineRule="exact"/>
              <w:jc w:val="center"/>
              <w:rPr>
                <w:rFonts w:ascii="宋体" w:hAnsi="宋体"/>
                <w:sz w:val="20"/>
                <w:szCs w:val="20"/>
              </w:rPr>
            </w:pPr>
            <w:r>
              <w:rPr>
                <w:rFonts w:hint="eastAsia" w:ascii="宋体" w:hAnsi="宋体"/>
                <w:sz w:val="20"/>
                <w:szCs w:val="20"/>
              </w:rPr>
              <w:t>权重</w:t>
            </w:r>
          </w:p>
        </w:tc>
        <w:tc>
          <w:tcPr>
            <w:tcW w:w="755" w:type="dxa"/>
            <w:vAlign w:val="center"/>
          </w:tcPr>
          <w:p>
            <w:pPr>
              <w:spacing w:line="240" w:lineRule="exact"/>
              <w:jc w:val="center"/>
              <w:rPr>
                <w:rFonts w:ascii="宋体" w:hAnsi="宋体"/>
                <w:sz w:val="20"/>
                <w:szCs w:val="20"/>
              </w:rPr>
            </w:pPr>
            <w:r>
              <w:rPr>
                <w:rFonts w:hint="eastAsia" w:ascii="宋体" w:hAnsi="宋体"/>
                <w:sz w:val="20"/>
                <w:szCs w:val="20"/>
              </w:rPr>
              <w:t>评分方式</w:t>
            </w:r>
          </w:p>
        </w:tc>
        <w:tc>
          <w:tcPr>
            <w:tcW w:w="4328" w:type="dxa"/>
            <w:vAlign w:val="center"/>
          </w:tcPr>
          <w:p>
            <w:pPr>
              <w:spacing w:line="240" w:lineRule="exact"/>
              <w:jc w:val="center"/>
              <w:rPr>
                <w:rFonts w:ascii="宋体" w:hAnsi="宋体"/>
                <w:sz w:val="20"/>
                <w:szCs w:val="20"/>
              </w:rPr>
            </w:pPr>
            <w:r>
              <w:rPr>
                <w:rFonts w:hint="eastAsia" w:ascii="宋体" w:hAnsi="宋体"/>
                <w:sz w:val="20"/>
                <w:szCs w:val="20"/>
              </w:rPr>
              <w:t>评分准则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416" w:type="dxa"/>
            <w:vMerge w:val="continue"/>
            <w:vAlign w:val="center"/>
          </w:tcPr>
          <w:p>
            <w:pPr>
              <w:keepNext/>
              <w:keepLines/>
              <w:spacing w:before="340" w:after="330" w:line="240" w:lineRule="exact"/>
              <w:jc w:val="center"/>
              <w:outlineLvl w:val="0"/>
              <w:rPr>
                <w:rFonts w:ascii="宋体" w:hAnsi="宋体"/>
                <w:sz w:val="20"/>
                <w:szCs w:val="20"/>
              </w:rPr>
            </w:pPr>
          </w:p>
        </w:tc>
        <w:tc>
          <w:tcPr>
            <w:tcW w:w="416" w:type="dxa"/>
            <w:vAlign w:val="center"/>
          </w:tcPr>
          <w:p>
            <w:pPr>
              <w:spacing w:line="240" w:lineRule="exact"/>
              <w:jc w:val="center"/>
              <w:rPr>
                <w:rFonts w:ascii="宋体" w:hAnsi="宋体"/>
                <w:sz w:val="20"/>
                <w:szCs w:val="20"/>
              </w:rPr>
            </w:pPr>
            <w:r>
              <w:rPr>
                <w:rFonts w:ascii="宋体" w:hAnsi="宋体"/>
                <w:sz w:val="20"/>
                <w:szCs w:val="20"/>
              </w:rPr>
              <w:t>1</w:t>
            </w:r>
          </w:p>
        </w:tc>
        <w:tc>
          <w:tcPr>
            <w:tcW w:w="1814" w:type="dxa"/>
            <w:vAlign w:val="center"/>
          </w:tcPr>
          <w:p>
            <w:pPr>
              <w:spacing w:line="240" w:lineRule="exact"/>
              <w:jc w:val="center"/>
              <w:rPr>
                <w:rFonts w:ascii="宋体" w:hAnsi="宋体"/>
                <w:sz w:val="20"/>
                <w:szCs w:val="20"/>
              </w:rPr>
            </w:pPr>
            <w:r>
              <w:rPr>
                <w:rFonts w:hint="eastAsia" w:ascii="宋体" w:hAnsi="宋体"/>
                <w:sz w:val="20"/>
                <w:szCs w:val="20"/>
              </w:rPr>
              <w:t>诚信</w:t>
            </w:r>
          </w:p>
        </w:tc>
        <w:tc>
          <w:tcPr>
            <w:tcW w:w="720" w:type="dxa"/>
            <w:vAlign w:val="center"/>
          </w:tcPr>
          <w:p>
            <w:pPr>
              <w:spacing w:line="240" w:lineRule="exact"/>
              <w:jc w:val="center"/>
              <w:rPr>
                <w:rFonts w:ascii="宋体" w:hAnsi="宋体"/>
                <w:sz w:val="20"/>
                <w:szCs w:val="20"/>
              </w:rPr>
            </w:pPr>
            <w:r>
              <w:rPr>
                <w:rFonts w:ascii="宋体" w:hAnsi="宋体"/>
                <w:sz w:val="20"/>
                <w:szCs w:val="20"/>
              </w:rPr>
              <w:t>5</w:t>
            </w:r>
          </w:p>
        </w:tc>
        <w:tc>
          <w:tcPr>
            <w:tcW w:w="755" w:type="dxa"/>
            <w:vAlign w:val="center"/>
          </w:tcPr>
          <w:p>
            <w:pPr>
              <w:spacing w:line="240" w:lineRule="exact"/>
              <w:jc w:val="center"/>
              <w:rPr>
                <w:rFonts w:ascii="宋体" w:hAnsi="宋体"/>
                <w:sz w:val="20"/>
                <w:szCs w:val="20"/>
              </w:rPr>
            </w:pPr>
            <w:r>
              <w:rPr>
                <w:rFonts w:hint="eastAsia" w:ascii="宋体" w:hAnsi="宋体"/>
                <w:sz w:val="20"/>
                <w:szCs w:val="20"/>
              </w:rPr>
              <w:t>专家评分</w:t>
            </w:r>
          </w:p>
        </w:tc>
        <w:tc>
          <w:tcPr>
            <w:tcW w:w="4328" w:type="dxa"/>
          </w:tcPr>
          <w:p>
            <w:pPr>
              <w:rPr>
                <w:rFonts w:ascii="宋体" w:hAnsi="宋体"/>
                <w:sz w:val="20"/>
                <w:szCs w:val="20"/>
              </w:rPr>
            </w:pPr>
            <w:r>
              <w:rPr>
                <w:rFonts w:hint="eastAsia" w:ascii="宋体" w:hAnsi="宋体" w:cs="宋体"/>
                <w:sz w:val="20"/>
                <w:szCs w:val="20"/>
              </w:rPr>
              <w:t>投标人在参与政府采购活动中存在诚信相关问题且在主管部门相关处理措施实施期限内的，本项不得分，否则得满分。投标人无需提供任何证明材料，由工作人员向评审委员会提供相关信息。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jc w:val="center"/>
        </w:trPr>
        <w:tc>
          <w:tcPr>
            <w:tcW w:w="416" w:type="dxa"/>
            <w:vAlign w:val="center"/>
          </w:tcPr>
          <w:p>
            <w:pPr>
              <w:spacing w:line="240" w:lineRule="exact"/>
              <w:jc w:val="center"/>
              <w:rPr>
                <w:rFonts w:ascii="宋体" w:hAnsi="宋体"/>
                <w:sz w:val="20"/>
                <w:szCs w:val="20"/>
              </w:rPr>
            </w:pPr>
            <w:r>
              <w:rPr>
                <w:rFonts w:hint="eastAsia" w:ascii="宋体" w:hAnsi="宋体"/>
                <w:sz w:val="20"/>
                <w:szCs w:val="20"/>
              </w:rPr>
              <w:t>5</w:t>
            </w:r>
          </w:p>
        </w:tc>
        <w:tc>
          <w:tcPr>
            <w:tcW w:w="3705" w:type="dxa"/>
            <w:gridSpan w:val="4"/>
            <w:vAlign w:val="center"/>
          </w:tcPr>
          <w:p>
            <w:pPr>
              <w:spacing w:line="240" w:lineRule="exact"/>
              <w:jc w:val="center"/>
              <w:rPr>
                <w:rFonts w:ascii="宋体" w:hAnsi="宋体"/>
                <w:sz w:val="20"/>
                <w:szCs w:val="20"/>
              </w:rPr>
            </w:pPr>
            <w:r>
              <w:rPr>
                <w:rFonts w:hint="eastAsia" w:ascii="宋体" w:hAnsi="宋体"/>
                <w:sz w:val="20"/>
                <w:szCs w:val="20"/>
              </w:rPr>
              <w:t>综合实力</w:t>
            </w:r>
          </w:p>
        </w:tc>
        <w:tc>
          <w:tcPr>
            <w:tcW w:w="4328" w:type="dxa"/>
            <w:vAlign w:val="center"/>
          </w:tcPr>
          <w:p>
            <w:pPr>
              <w:pStyle w:val="29"/>
              <w:pBdr>
                <w:bottom w:val="none" w:color="auto" w:sz="0" w:space="0"/>
              </w:pBdr>
              <w:tabs>
                <w:tab w:val="clear" w:pos="4153"/>
                <w:tab w:val="clear" w:pos="8306"/>
              </w:tabs>
              <w:spacing w:line="300" w:lineRule="auto"/>
              <w:rPr>
                <w:rFonts w:hint="eastAsia" w:ascii="宋体" w:hAnsi="宋体" w:eastAsia="宋体"/>
                <w:sz w:val="20"/>
                <w:szCs w:val="20"/>
                <w:lang w:eastAsia="zh-CN"/>
              </w:rPr>
            </w:pPr>
            <w:r>
              <w:rPr>
                <w:rFonts w:hint="eastAsia" w:ascii="宋体" w:hAnsi="宋体"/>
                <w:sz w:val="16"/>
                <w:szCs w:val="20"/>
                <w:lang w:val="en-US" w:eastAsia="zh-CN"/>
              </w:rPr>
              <w:t>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jc w:val="center"/>
        </w:trPr>
        <w:tc>
          <w:tcPr>
            <w:tcW w:w="416" w:type="dxa"/>
            <w:vMerge w:val="restart"/>
            <w:vAlign w:val="center"/>
          </w:tcPr>
          <w:p>
            <w:pPr>
              <w:keepNext/>
              <w:keepLines/>
              <w:spacing w:before="260" w:after="260" w:line="240" w:lineRule="exact"/>
              <w:jc w:val="center"/>
              <w:outlineLvl w:val="2"/>
              <w:rPr>
                <w:rFonts w:ascii="宋体" w:hAnsi="宋体"/>
                <w:sz w:val="20"/>
                <w:szCs w:val="20"/>
              </w:rPr>
            </w:pPr>
          </w:p>
        </w:tc>
        <w:tc>
          <w:tcPr>
            <w:tcW w:w="416" w:type="dxa"/>
            <w:vAlign w:val="center"/>
          </w:tcPr>
          <w:p>
            <w:pPr>
              <w:spacing w:line="240" w:lineRule="exact"/>
              <w:jc w:val="center"/>
              <w:rPr>
                <w:rFonts w:ascii="宋体" w:hAnsi="宋体"/>
                <w:sz w:val="20"/>
                <w:szCs w:val="20"/>
              </w:rPr>
            </w:pPr>
            <w:r>
              <w:rPr>
                <w:rFonts w:hint="eastAsia" w:ascii="宋体" w:hAnsi="宋体"/>
                <w:sz w:val="20"/>
                <w:szCs w:val="20"/>
              </w:rPr>
              <w:t>序号</w:t>
            </w:r>
          </w:p>
        </w:tc>
        <w:tc>
          <w:tcPr>
            <w:tcW w:w="1814" w:type="dxa"/>
            <w:vAlign w:val="center"/>
          </w:tcPr>
          <w:p>
            <w:pPr>
              <w:spacing w:line="240" w:lineRule="exact"/>
              <w:jc w:val="center"/>
              <w:rPr>
                <w:rFonts w:ascii="宋体" w:hAnsi="宋体"/>
                <w:szCs w:val="21"/>
              </w:rPr>
            </w:pPr>
            <w:r>
              <w:rPr>
                <w:rFonts w:hint="eastAsia" w:ascii="宋体" w:hAnsi="宋体"/>
                <w:sz w:val="20"/>
                <w:szCs w:val="20"/>
              </w:rPr>
              <w:t>评审因素</w:t>
            </w:r>
          </w:p>
        </w:tc>
        <w:tc>
          <w:tcPr>
            <w:tcW w:w="720" w:type="dxa"/>
            <w:vAlign w:val="center"/>
          </w:tcPr>
          <w:p>
            <w:pPr>
              <w:spacing w:line="240" w:lineRule="exact"/>
              <w:jc w:val="center"/>
              <w:rPr>
                <w:rFonts w:ascii="宋体" w:hAnsi="宋体" w:cs="宋体"/>
                <w:sz w:val="20"/>
                <w:szCs w:val="20"/>
              </w:rPr>
            </w:pPr>
            <w:r>
              <w:rPr>
                <w:rFonts w:hint="eastAsia" w:ascii="宋体" w:hAnsi="宋体"/>
                <w:sz w:val="20"/>
                <w:szCs w:val="20"/>
              </w:rPr>
              <w:t>权重</w:t>
            </w:r>
          </w:p>
        </w:tc>
        <w:tc>
          <w:tcPr>
            <w:tcW w:w="755" w:type="dxa"/>
            <w:vAlign w:val="center"/>
          </w:tcPr>
          <w:p>
            <w:pPr>
              <w:spacing w:line="240" w:lineRule="exact"/>
              <w:jc w:val="center"/>
              <w:rPr>
                <w:rFonts w:ascii="宋体" w:hAnsi="宋体"/>
                <w:sz w:val="20"/>
                <w:szCs w:val="20"/>
              </w:rPr>
            </w:pPr>
            <w:r>
              <w:rPr>
                <w:rFonts w:hint="eastAsia" w:ascii="宋体" w:hAnsi="宋体"/>
                <w:sz w:val="20"/>
                <w:szCs w:val="20"/>
              </w:rPr>
              <w:t>评分方式</w:t>
            </w:r>
          </w:p>
        </w:tc>
        <w:tc>
          <w:tcPr>
            <w:tcW w:w="4328" w:type="dxa"/>
            <w:vAlign w:val="center"/>
          </w:tcPr>
          <w:p>
            <w:pPr>
              <w:spacing w:line="240" w:lineRule="exact"/>
              <w:jc w:val="center"/>
              <w:rPr>
                <w:rFonts w:ascii="宋体" w:hAnsi="宋体"/>
                <w:szCs w:val="21"/>
              </w:rPr>
            </w:pPr>
            <w:r>
              <w:rPr>
                <w:rFonts w:hint="eastAsia" w:ascii="宋体" w:hAnsi="宋体"/>
                <w:sz w:val="20"/>
                <w:szCs w:val="20"/>
              </w:rPr>
              <w:t>评分准则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jc w:val="center"/>
        </w:trPr>
        <w:tc>
          <w:tcPr>
            <w:tcW w:w="416" w:type="dxa"/>
            <w:vMerge w:val="continue"/>
            <w:vAlign w:val="center"/>
          </w:tcPr>
          <w:p>
            <w:pPr>
              <w:keepNext/>
              <w:keepLines/>
              <w:spacing w:before="260" w:after="260" w:line="240" w:lineRule="exact"/>
              <w:jc w:val="center"/>
              <w:outlineLvl w:val="2"/>
              <w:rPr>
                <w:rFonts w:ascii="宋体" w:hAnsi="宋体"/>
                <w:sz w:val="20"/>
                <w:szCs w:val="20"/>
              </w:rPr>
            </w:pPr>
          </w:p>
        </w:tc>
        <w:tc>
          <w:tcPr>
            <w:tcW w:w="416" w:type="dxa"/>
            <w:vAlign w:val="center"/>
          </w:tcPr>
          <w:p>
            <w:pPr>
              <w:spacing w:line="240" w:lineRule="exact"/>
              <w:jc w:val="center"/>
              <w:rPr>
                <w:rFonts w:ascii="宋体" w:hAnsi="宋体"/>
                <w:sz w:val="20"/>
                <w:szCs w:val="20"/>
              </w:rPr>
            </w:pPr>
            <w:r>
              <w:rPr>
                <w:rFonts w:hint="eastAsia" w:ascii="宋体" w:hAnsi="宋体"/>
                <w:sz w:val="20"/>
                <w:szCs w:val="20"/>
              </w:rPr>
              <w:t>1</w:t>
            </w:r>
          </w:p>
        </w:tc>
        <w:tc>
          <w:tcPr>
            <w:tcW w:w="1814" w:type="dxa"/>
            <w:vAlign w:val="center"/>
          </w:tcPr>
          <w:p>
            <w:pPr>
              <w:spacing w:line="240" w:lineRule="exact"/>
              <w:jc w:val="center"/>
              <w:rPr>
                <w:rFonts w:ascii="宋体" w:hAnsi="宋体"/>
                <w:color w:val="FF0000"/>
                <w:sz w:val="20"/>
                <w:szCs w:val="20"/>
              </w:rPr>
            </w:pPr>
            <w:r>
              <w:rPr>
                <w:rFonts w:hint="eastAsia" w:ascii="宋体" w:hAnsi="宋体"/>
                <w:szCs w:val="21"/>
              </w:rPr>
              <w:t>投标人认证情况</w:t>
            </w:r>
          </w:p>
        </w:tc>
        <w:tc>
          <w:tcPr>
            <w:tcW w:w="720" w:type="dxa"/>
            <w:vAlign w:val="center"/>
          </w:tcPr>
          <w:p>
            <w:pPr>
              <w:spacing w:line="240" w:lineRule="exact"/>
              <w:jc w:val="center"/>
              <w:rPr>
                <w:rFonts w:ascii="宋体" w:hAnsi="宋体"/>
                <w:sz w:val="20"/>
                <w:szCs w:val="20"/>
              </w:rPr>
            </w:pPr>
            <w:r>
              <w:rPr>
                <w:rFonts w:ascii="宋体" w:hAnsi="宋体" w:cs="宋体"/>
                <w:sz w:val="20"/>
                <w:szCs w:val="20"/>
              </w:rPr>
              <w:t>3</w:t>
            </w:r>
          </w:p>
        </w:tc>
        <w:tc>
          <w:tcPr>
            <w:tcW w:w="755" w:type="dxa"/>
            <w:vAlign w:val="center"/>
          </w:tcPr>
          <w:p>
            <w:pPr>
              <w:spacing w:line="240" w:lineRule="exact"/>
              <w:jc w:val="center"/>
              <w:rPr>
                <w:rFonts w:ascii="宋体" w:hAnsi="宋体"/>
                <w:sz w:val="20"/>
                <w:szCs w:val="20"/>
              </w:rPr>
            </w:pPr>
            <w:r>
              <w:rPr>
                <w:rFonts w:hint="eastAsia" w:ascii="宋体" w:hAnsi="宋体"/>
                <w:sz w:val="20"/>
                <w:szCs w:val="20"/>
              </w:rPr>
              <w:t>专家打分</w:t>
            </w:r>
          </w:p>
        </w:tc>
        <w:tc>
          <w:tcPr>
            <w:tcW w:w="4328" w:type="dxa"/>
          </w:tcPr>
          <w:p>
            <w:pPr>
              <w:pStyle w:val="19"/>
              <w:rPr>
                <w:rFonts w:hint="eastAsia" w:ascii="宋体" w:hAnsi="宋体" w:eastAsia="宋体" w:cs="宋体"/>
                <w:kern w:val="2"/>
                <w:sz w:val="20"/>
                <w:szCs w:val="20"/>
                <w:lang w:val="en-US" w:eastAsia="zh-CN" w:bidi="ar-SA"/>
              </w:rPr>
            </w:pPr>
            <w:r>
              <w:rPr>
                <w:rFonts w:hint="eastAsia" w:ascii="宋体" w:hAnsi="宋体" w:eastAsia="宋体" w:cs="宋体"/>
                <w:kern w:val="2"/>
                <w:sz w:val="20"/>
                <w:szCs w:val="20"/>
                <w:lang w:val="en-US" w:eastAsia="zh-CN" w:bidi="ar-SA"/>
              </w:rPr>
              <w:t>(一)评分内容：</w:t>
            </w:r>
          </w:p>
          <w:p>
            <w:pPr>
              <w:pStyle w:val="19"/>
              <w:rPr>
                <w:rFonts w:hint="eastAsia" w:ascii="宋体" w:hAnsi="宋体" w:eastAsia="宋体" w:cs="宋体"/>
                <w:kern w:val="2"/>
                <w:sz w:val="20"/>
                <w:szCs w:val="20"/>
                <w:lang w:val="en-US" w:eastAsia="zh-CN" w:bidi="ar-SA"/>
              </w:rPr>
            </w:pPr>
            <w:r>
              <w:rPr>
                <w:rFonts w:hint="eastAsia" w:ascii="宋体" w:hAnsi="宋体" w:eastAsia="宋体" w:cs="宋体"/>
                <w:kern w:val="2"/>
                <w:sz w:val="20"/>
                <w:szCs w:val="20"/>
                <w:lang w:val="en-US" w:eastAsia="zh-CN" w:bidi="ar-SA"/>
              </w:rPr>
              <w:t>投标人或所投产品制造商具有有效期内的：</w:t>
            </w:r>
          </w:p>
          <w:p>
            <w:pPr>
              <w:pStyle w:val="19"/>
              <w:rPr>
                <w:rFonts w:hint="eastAsia" w:ascii="宋体" w:hAnsi="宋体" w:eastAsia="宋体" w:cs="宋体"/>
                <w:kern w:val="2"/>
                <w:sz w:val="20"/>
                <w:szCs w:val="20"/>
                <w:lang w:val="en-US" w:eastAsia="zh-CN" w:bidi="ar-SA"/>
              </w:rPr>
            </w:pPr>
            <w:r>
              <w:rPr>
                <w:rFonts w:hint="eastAsia" w:ascii="宋体" w:hAnsi="宋体" w:eastAsia="宋体" w:cs="宋体"/>
                <w:kern w:val="2"/>
                <w:sz w:val="20"/>
                <w:szCs w:val="20"/>
                <w:lang w:val="en-US" w:eastAsia="zh-CN" w:bidi="ar-SA"/>
              </w:rPr>
              <w:t>1.家具产品环保卫士认证证书，认证单元包括木家具、金属家具、软体家具，每包含一项得10分，三项全部包含得30分；</w:t>
            </w:r>
          </w:p>
          <w:p>
            <w:pPr>
              <w:pStyle w:val="19"/>
              <w:rPr>
                <w:rFonts w:hint="eastAsia" w:ascii="宋体" w:hAnsi="宋体" w:eastAsia="宋体" w:cs="宋体"/>
                <w:kern w:val="2"/>
                <w:sz w:val="20"/>
                <w:szCs w:val="20"/>
                <w:lang w:val="en-US" w:eastAsia="zh-CN" w:bidi="ar-SA"/>
              </w:rPr>
            </w:pPr>
            <w:r>
              <w:rPr>
                <w:rFonts w:hint="eastAsia" w:ascii="宋体" w:hAnsi="宋体" w:eastAsia="宋体" w:cs="宋体"/>
                <w:kern w:val="2"/>
                <w:sz w:val="20"/>
                <w:szCs w:val="20"/>
                <w:lang w:val="en-US" w:eastAsia="zh-CN" w:bidi="ar-SA"/>
              </w:rPr>
              <w:t>2.人类工效学产品认证证书，认证单元包括桌台类、柜架类、床类，每包含一项得10分，三项全部包含得30分；</w:t>
            </w:r>
          </w:p>
          <w:p>
            <w:pPr>
              <w:pStyle w:val="19"/>
              <w:rPr>
                <w:rFonts w:hint="eastAsia" w:ascii="宋体" w:hAnsi="宋体" w:eastAsia="宋体" w:cs="宋体"/>
                <w:kern w:val="2"/>
                <w:sz w:val="20"/>
                <w:szCs w:val="20"/>
                <w:lang w:val="en-US" w:eastAsia="zh-CN" w:bidi="ar-SA"/>
              </w:rPr>
            </w:pPr>
            <w:r>
              <w:rPr>
                <w:rFonts w:hint="eastAsia" w:ascii="宋体" w:hAnsi="宋体" w:eastAsia="宋体" w:cs="宋体"/>
                <w:kern w:val="2"/>
                <w:sz w:val="20"/>
                <w:szCs w:val="20"/>
                <w:lang w:val="en-US" w:eastAsia="zh-CN" w:bidi="ar-SA"/>
              </w:rPr>
              <w:t>3.低VOCs家具产品认证证书，认证单元包括木家具、金属家具、软体家具，每包含一项得10分，三项全部包含得30分；</w:t>
            </w:r>
          </w:p>
          <w:p>
            <w:pPr>
              <w:pStyle w:val="19"/>
              <w:rPr>
                <w:rFonts w:hint="eastAsia" w:ascii="宋体" w:hAnsi="宋体" w:eastAsia="宋体" w:cs="宋体"/>
                <w:kern w:val="2"/>
                <w:sz w:val="20"/>
                <w:szCs w:val="20"/>
                <w:lang w:val="en-US" w:eastAsia="zh-CN" w:bidi="ar-SA"/>
              </w:rPr>
            </w:pPr>
            <w:r>
              <w:rPr>
                <w:rFonts w:hint="eastAsia" w:ascii="宋体" w:hAnsi="宋体" w:eastAsia="宋体" w:cs="宋体"/>
                <w:kern w:val="2"/>
                <w:sz w:val="20"/>
                <w:szCs w:val="20"/>
                <w:lang w:val="en-US" w:eastAsia="zh-CN" w:bidi="ar-SA"/>
              </w:rPr>
              <w:t>4.</w:t>
            </w:r>
            <w:commentRangeStart w:id="5"/>
            <w:r>
              <w:rPr>
                <w:rFonts w:hint="eastAsia" w:ascii="宋体" w:hAnsi="宋体" w:eastAsia="宋体" w:cs="宋体"/>
                <w:kern w:val="2"/>
                <w:sz w:val="20"/>
                <w:szCs w:val="20"/>
                <w:lang w:val="en-US" w:eastAsia="zh-CN" w:bidi="ar-SA"/>
              </w:rPr>
              <w:t>绿色供应链评价证书（五星）</w:t>
            </w:r>
            <w:commentRangeEnd w:id="5"/>
            <w:r>
              <w:commentReference w:id="5"/>
            </w:r>
            <w:r>
              <w:rPr>
                <w:rFonts w:hint="eastAsia" w:ascii="宋体" w:hAnsi="宋体" w:eastAsia="宋体" w:cs="宋体"/>
                <w:kern w:val="2"/>
                <w:sz w:val="20"/>
                <w:szCs w:val="20"/>
                <w:lang w:val="en-US" w:eastAsia="zh-CN" w:bidi="ar-SA"/>
              </w:rPr>
              <w:t>，满足CEC 006-2016《绿色供应链评价技术规范 家具》五星级评价要求，提供满足要求的得10分。</w:t>
            </w:r>
          </w:p>
          <w:p>
            <w:pPr>
              <w:pStyle w:val="19"/>
              <w:rPr>
                <w:rFonts w:hint="eastAsia" w:ascii="宋体" w:hAnsi="宋体" w:eastAsia="宋体" w:cs="宋体"/>
                <w:kern w:val="2"/>
                <w:sz w:val="20"/>
                <w:szCs w:val="20"/>
                <w:lang w:val="en-US" w:eastAsia="zh-CN" w:bidi="ar-SA"/>
              </w:rPr>
            </w:pPr>
            <w:r>
              <w:rPr>
                <w:rFonts w:hint="eastAsia" w:ascii="宋体" w:hAnsi="宋体" w:eastAsia="宋体" w:cs="宋体"/>
                <w:kern w:val="2"/>
                <w:sz w:val="20"/>
                <w:szCs w:val="20"/>
                <w:lang w:val="en-US" w:eastAsia="zh-CN" w:bidi="ar-SA"/>
              </w:rPr>
              <w:t>累计最高得100分。</w:t>
            </w:r>
            <w:commentRangeStart w:id="6"/>
            <w:r>
              <w:rPr>
                <w:rFonts w:hint="eastAsia" w:ascii="宋体" w:hAnsi="宋体" w:eastAsia="宋体" w:cs="宋体"/>
                <w:kern w:val="2"/>
                <w:sz w:val="20"/>
                <w:szCs w:val="20"/>
                <w:lang w:val="en-US" w:eastAsia="zh-CN" w:bidi="ar-SA"/>
              </w:rPr>
              <w:t>认证产品类别名称不完全一致的需提供说明证明是同种产品。</w:t>
            </w:r>
            <w:commentRangeEnd w:id="6"/>
            <w:r>
              <w:commentReference w:id="6"/>
            </w:r>
          </w:p>
          <w:p>
            <w:pPr>
              <w:pStyle w:val="19"/>
              <w:rPr>
                <w:rFonts w:hint="eastAsia" w:ascii="宋体" w:hAnsi="宋体" w:eastAsia="宋体" w:cs="宋体"/>
                <w:kern w:val="2"/>
                <w:sz w:val="20"/>
                <w:szCs w:val="20"/>
                <w:lang w:val="en-US" w:eastAsia="zh-CN" w:bidi="ar-SA"/>
              </w:rPr>
            </w:pPr>
            <w:r>
              <w:rPr>
                <w:rFonts w:hint="eastAsia" w:ascii="宋体" w:hAnsi="宋体" w:eastAsia="宋体" w:cs="宋体"/>
                <w:kern w:val="2"/>
                <w:sz w:val="20"/>
                <w:szCs w:val="20"/>
                <w:lang w:val="en-US" w:eastAsia="zh-CN" w:bidi="ar-SA"/>
              </w:rPr>
              <w:t>（二）评审标准:</w:t>
            </w:r>
          </w:p>
          <w:p>
            <w:pPr>
              <w:pStyle w:val="19"/>
              <w:rPr>
                <w:rFonts w:hint="eastAsia" w:ascii="宋体" w:hAnsi="宋体" w:eastAsia="宋体" w:cs="宋体"/>
                <w:kern w:val="2"/>
                <w:sz w:val="20"/>
                <w:szCs w:val="20"/>
                <w:lang w:val="en-US" w:eastAsia="zh-CN" w:bidi="ar-SA"/>
              </w:rPr>
            </w:pPr>
            <w:r>
              <w:rPr>
                <w:rFonts w:hint="eastAsia" w:ascii="宋体" w:hAnsi="宋体" w:eastAsia="宋体" w:cs="宋体"/>
                <w:kern w:val="2"/>
                <w:sz w:val="20"/>
                <w:szCs w:val="20"/>
                <w:lang w:val="en-US" w:eastAsia="zh-CN" w:bidi="ar-SA"/>
              </w:rPr>
              <w:t>1、提供认证证书扫描件作为得分依据；</w:t>
            </w:r>
          </w:p>
          <w:p>
            <w:pPr>
              <w:pStyle w:val="19"/>
              <w:rPr>
                <w:rFonts w:hint="eastAsia" w:ascii="宋体" w:hAnsi="宋体" w:eastAsia="宋体" w:cs="宋体"/>
                <w:kern w:val="2"/>
                <w:sz w:val="20"/>
                <w:szCs w:val="20"/>
                <w:lang w:val="en-US" w:eastAsia="zh-CN" w:bidi="ar-SA"/>
              </w:rPr>
            </w:pPr>
            <w:r>
              <w:rPr>
                <w:rFonts w:hint="eastAsia" w:ascii="宋体" w:hAnsi="宋体" w:eastAsia="宋体" w:cs="宋体"/>
                <w:kern w:val="2"/>
                <w:sz w:val="20"/>
                <w:szCs w:val="20"/>
                <w:lang w:val="en-US" w:eastAsia="zh-CN" w:bidi="ar-SA"/>
              </w:rPr>
              <w:t>2、认证证书需同时提供在全国认证认可信息公共服务平台（认e云）查询截图且显示有效（http://cx.cnca.cn）及编号一致；</w:t>
            </w:r>
          </w:p>
          <w:p>
            <w:pPr>
              <w:pStyle w:val="19"/>
              <w:rPr>
                <w:rFonts w:hint="eastAsia" w:ascii="宋体" w:hAnsi="宋体" w:eastAsia="宋体" w:cs="宋体"/>
                <w:kern w:val="2"/>
                <w:sz w:val="20"/>
                <w:szCs w:val="20"/>
                <w:lang w:val="en-US" w:eastAsia="zh-CN" w:bidi="ar-SA"/>
              </w:rPr>
            </w:pPr>
            <w:r>
              <w:rPr>
                <w:rFonts w:hint="eastAsia" w:ascii="宋体" w:hAnsi="宋体" w:eastAsia="宋体" w:cs="宋体"/>
                <w:kern w:val="2"/>
                <w:sz w:val="20"/>
                <w:szCs w:val="20"/>
                <w:lang w:val="en-US" w:eastAsia="zh-CN" w:bidi="ar-SA"/>
              </w:rPr>
              <w:t>3、以上资料原件备查。评分中出现无证明资料或专家无法凭所提供资料判断是否得分的情况，一律作不得分处理。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jc w:val="center"/>
        </w:trPr>
        <w:tc>
          <w:tcPr>
            <w:tcW w:w="416" w:type="dxa"/>
            <w:vMerge w:val="continue"/>
            <w:vAlign w:val="center"/>
          </w:tcPr>
          <w:p>
            <w:pPr>
              <w:keepNext/>
              <w:keepLines/>
              <w:spacing w:before="260" w:after="260" w:line="240" w:lineRule="exact"/>
              <w:jc w:val="center"/>
              <w:outlineLvl w:val="2"/>
              <w:rPr>
                <w:rFonts w:ascii="宋体" w:hAnsi="宋体"/>
                <w:sz w:val="20"/>
                <w:szCs w:val="20"/>
              </w:rPr>
            </w:pPr>
          </w:p>
        </w:tc>
        <w:tc>
          <w:tcPr>
            <w:tcW w:w="416" w:type="dxa"/>
            <w:vAlign w:val="center"/>
          </w:tcPr>
          <w:p>
            <w:pPr>
              <w:spacing w:line="240" w:lineRule="exact"/>
              <w:jc w:val="center"/>
              <w:rPr>
                <w:rFonts w:hint="eastAsia" w:ascii="宋体" w:hAnsi="宋体" w:eastAsia="宋体"/>
                <w:sz w:val="20"/>
                <w:szCs w:val="20"/>
                <w:lang w:eastAsia="zh-CN"/>
              </w:rPr>
            </w:pPr>
            <w:r>
              <w:rPr>
                <w:rFonts w:hint="eastAsia" w:ascii="宋体" w:hAnsi="宋体"/>
                <w:sz w:val="20"/>
                <w:szCs w:val="20"/>
                <w:lang w:val="en-US" w:eastAsia="zh-CN"/>
              </w:rPr>
              <w:t>2</w:t>
            </w:r>
          </w:p>
        </w:tc>
        <w:tc>
          <w:tcPr>
            <w:tcW w:w="1814" w:type="dxa"/>
            <w:vAlign w:val="center"/>
          </w:tcPr>
          <w:p>
            <w:pPr>
              <w:pStyle w:val="29"/>
              <w:pBdr>
                <w:bottom w:val="none" w:color="auto" w:sz="0" w:space="0"/>
              </w:pBdr>
              <w:tabs>
                <w:tab w:val="clear" w:pos="4153"/>
                <w:tab w:val="clear" w:pos="8306"/>
              </w:tabs>
              <w:spacing w:line="300" w:lineRule="auto"/>
              <w:rPr>
                <w:rFonts w:ascii="宋体" w:hAnsi="宋体"/>
                <w:szCs w:val="21"/>
              </w:rPr>
            </w:pPr>
            <w:r>
              <w:rPr>
                <w:rFonts w:hint="eastAsia" w:ascii="宋体" w:hAnsi="宋体" w:cs="宋体"/>
                <w:sz w:val="20"/>
                <w:szCs w:val="20"/>
              </w:rPr>
              <w:t>投标人同类业绩</w:t>
            </w:r>
          </w:p>
        </w:tc>
        <w:tc>
          <w:tcPr>
            <w:tcW w:w="720" w:type="dxa"/>
            <w:vAlign w:val="center"/>
          </w:tcPr>
          <w:p>
            <w:pPr>
              <w:spacing w:line="240" w:lineRule="exact"/>
              <w:jc w:val="center"/>
              <w:rPr>
                <w:rFonts w:hint="eastAsia" w:ascii="宋体" w:hAnsi="宋体" w:eastAsia="宋体"/>
                <w:sz w:val="20"/>
                <w:szCs w:val="20"/>
                <w:lang w:eastAsia="zh-CN"/>
              </w:rPr>
            </w:pPr>
            <w:r>
              <w:rPr>
                <w:rFonts w:hint="eastAsia" w:ascii="宋体" w:hAnsi="宋体"/>
                <w:sz w:val="20"/>
                <w:szCs w:val="20"/>
                <w:lang w:val="en-US" w:eastAsia="zh-CN"/>
              </w:rPr>
              <w:t>2</w:t>
            </w:r>
          </w:p>
        </w:tc>
        <w:tc>
          <w:tcPr>
            <w:tcW w:w="755" w:type="dxa"/>
            <w:vAlign w:val="center"/>
          </w:tcPr>
          <w:p>
            <w:pPr>
              <w:spacing w:line="240" w:lineRule="exact"/>
              <w:jc w:val="center"/>
              <w:rPr>
                <w:rFonts w:ascii="宋体" w:hAnsi="宋体"/>
                <w:sz w:val="20"/>
                <w:szCs w:val="20"/>
              </w:rPr>
            </w:pPr>
            <w:r>
              <w:rPr>
                <w:rFonts w:hint="eastAsia" w:ascii="宋体" w:hAnsi="宋体"/>
                <w:sz w:val="20"/>
                <w:szCs w:val="20"/>
              </w:rPr>
              <w:t>专家打分</w:t>
            </w:r>
          </w:p>
        </w:tc>
        <w:tc>
          <w:tcPr>
            <w:tcW w:w="4328" w:type="dxa"/>
          </w:tcPr>
          <w:p>
            <w:pPr>
              <w:spacing w:line="240" w:lineRule="exact"/>
              <w:jc w:val="left"/>
              <w:rPr>
                <w:rFonts w:hint="eastAsia"/>
              </w:rPr>
            </w:pPr>
            <w:r>
              <w:rPr>
                <w:rFonts w:hint="eastAsia"/>
              </w:rPr>
              <w:t>(一)评分内容：</w:t>
            </w:r>
          </w:p>
          <w:p>
            <w:pPr>
              <w:spacing w:line="240" w:lineRule="exact"/>
              <w:jc w:val="left"/>
              <w:rPr>
                <w:rFonts w:hint="eastAsia"/>
              </w:rPr>
            </w:pPr>
            <w:r>
              <w:rPr>
                <w:rFonts w:hint="eastAsia"/>
              </w:rPr>
              <w:t>投标人提供自2020年1月1日起至本项目投标截止日止（以合同签订日期为准）的类似项目业绩情况（应是办公家具或宿舍家具的业绩，如是综合家具包，需在货物清单上标注出对应办公或宿舍家具类货物）。</w:t>
            </w:r>
          </w:p>
          <w:p>
            <w:pPr>
              <w:spacing w:line="240" w:lineRule="exact"/>
              <w:jc w:val="left"/>
              <w:rPr>
                <w:rFonts w:hint="eastAsia"/>
              </w:rPr>
            </w:pPr>
            <w:r>
              <w:rPr>
                <w:rFonts w:hint="eastAsia"/>
              </w:rPr>
              <w:t>每提供1个符合要求的业绩，得25分，本项最高100分。</w:t>
            </w:r>
          </w:p>
          <w:p>
            <w:pPr>
              <w:spacing w:line="240" w:lineRule="exact"/>
              <w:jc w:val="left"/>
              <w:rPr>
                <w:rFonts w:hint="eastAsia"/>
              </w:rPr>
            </w:pPr>
            <w:r>
              <w:rPr>
                <w:rFonts w:hint="eastAsia"/>
              </w:rPr>
              <w:t>（二）评审标准:</w:t>
            </w:r>
          </w:p>
          <w:p>
            <w:pPr>
              <w:spacing w:line="240" w:lineRule="exact"/>
              <w:jc w:val="left"/>
              <w:rPr>
                <w:rFonts w:hint="eastAsia"/>
              </w:rPr>
            </w:pPr>
            <w:r>
              <w:rPr>
                <w:rFonts w:hint="eastAsia"/>
              </w:rPr>
              <w:t>1、投标人提供的每项业绩须按以下要求提供完整准确的证明文件，如未按以下要求提供完整证明文件的业绩不计分，长期续签合同只计算一个业绩：</w:t>
            </w:r>
          </w:p>
          <w:p>
            <w:pPr>
              <w:spacing w:line="240" w:lineRule="exact"/>
              <w:jc w:val="left"/>
              <w:rPr>
                <w:rFonts w:hint="eastAsia"/>
              </w:rPr>
            </w:pPr>
            <w:r>
              <w:rPr>
                <w:rFonts w:hint="eastAsia"/>
              </w:rPr>
              <w:t>①中标通知书；</w:t>
            </w:r>
          </w:p>
          <w:p>
            <w:pPr>
              <w:spacing w:line="240" w:lineRule="exact"/>
              <w:jc w:val="left"/>
              <w:rPr>
                <w:rFonts w:hint="eastAsia"/>
              </w:rPr>
            </w:pPr>
            <w:r>
              <w:rPr>
                <w:rFonts w:hint="eastAsia"/>
              </w:rPr>
              <w:t>②提供合同关键页（应包含但不限于合同签约主体名称、项目（合同）名称、涉及业绩评分的内容、签订合同时间、签约主体公章、货物清单等关键信息）；</w:t>
            </w:r>
          </w:p>
          <w:p>
            <w:pPr>
              <w:spacing w:line="240" w:lineRule="exact"/>
              <w:jc w:val="left"/>
              <w:rPr>
                <w:rFonts w:ascii="宋体" w:hAnsi="宋体" w:cs="宋体"/>
                <w:sz w:val="20"/>
                <w:szCs w:val="20"/>
              </w:rPr>
            </w:pPr>
            <w:r>
              <w:rPr>
                <w:rFonts w:hint="eastAsia"/>
              </w:rPr>
              <w:t>2、以上资料原件备查。评分中出现无证明资料或专家无法凭所提供资料判断是否得分的情况，一律作不得分处理。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jc w:val="center"/>
        </w:trPr>
        <w:tc>
          <w:tcPr>
            <w:tcW w:w="416" w:type="dxa"/>
            <w:vMerge w:val="continue"/>
            <w:vAlign w:val="center"/>
          </w:tcPr>
          <w:p>
            <w:pPr>
              <w:keepNext/>
              <w:keepLines/>
              <w:spacing w:before="260" w:after="260" w:line="240" w:lineRule="exact"/>
              <w:jc w:val="center"/>
              <w:outlineLvl w:val="2"/>
              <w:rPr>
                <w:rFonts w:ascii="宋体" w:hAnsi="宋体"/>
                <w:sz w:val="20"/>
                <w:szCs w:val="20"/>
              </w:rPr>
            </w:pPr>
          </w:p>
        </w:tc>
        <w:tc>
          <w:tcPr>
            <w:tcW w:w="416" w:type="dxa"/>
            <w:vAlign w:val="center"/>
          </w:tcPr>
          <w:p>
            <w:pPr>
              <w:spacing w:line="240" w:lineRule="exact"/>
              <w:jc w:val="center"/>
              <w:rPr>
                <w:rFonts w:ascii="宋体" w:hAnsi="宋体"/>
                <w:sz w:val="20"/>
                <w:szCs w:val="20"/>
              </w:rPr>
            </w:pPr>
            <w:r>
              <w:rPr>
                <w:rFonts w:hint="eastAsia" w:ascii="宋体" w:hAnsi="宋体"/>
                <w:sz w:val="20"/>
                <w:szCs w:val="20"/>
              </w:rPr>
              <w:t>4</w:t>
            </w:r>
          </w:p>
        </w:tc>
        <w:tc>
          <w:tcPr>
            <w:tcW w:w="1814" w:type="dxa"/>
            <w:vAlign w:val="center"/>
          </w:tcPr>
          <w:p>
            <w:pPr>
              <w:pStyle w:val="2"/>
              <w:jc w:val="center"/>
              <w:rPr>
                <w:rFonts w:hint="eastAsia" w:ascii="宋体" w:hAnsi="宋体" w:eastAsia="宋体" w:cs="宋体"/>
                <w:b w:val="0"/>
                <w:bCs w:val="0"/>
                <w:kern w:val="2"/>
                <w:sz w:val="20"/>
                <w:szCs w:val="20"/>
                <w:lang w:val="en-US" w:eastAsia="zh-CN" w:bidi="ar-SA"/>
              </w:rPr>
            </w:pPr>
            <w:r>
              <w:rPr>
                <w:rFonts w:hint="eastAsia" w:ascii="宋体" w:hAnsi="宋体" w:eastAsia="宋体" w:cs="宋体"/>
                <w:b w:val="0"/>
                <w:bCs w:val="0"/>
                <w:kern w:val="2"/>
                <w:sz w:val="20"/>
                <w:szCs w:val="20"/>
                <w:lang w:val="en-US" w:eastAsia="zh-CN" w:bidi="ar-SA"/>
              </w:rPr>
              <w:t>节能、环保情况</w:t>
            </w:r>
          </w:p>
        </w:tc>
        <w:tc>
          <w:tcPr>
            <w:tcW w:w="720" w:type="dxa"/>
            <w:vAlign w:val="center"/>
          </w:tcPr>
          <w:p>
            <w:pPr>
              <w:wordWrap w:val="0"/>
              <w:jc w:val="center"/>
              <w:rPr>
                <w:rFonts w:hint="eastAsia" w:ascii="宋体" w:hAnsi="宋体" w:eastAsia="宋体"/>
                <w:sz w:val="20"/>
                <w:szCs w:val="20"/>
                <w:lang w:eastAsia="zh-CN"/>
              </w:rPr>
            </w:pPr>
            <w:r>
              <w:rPr>
                <w:rFonts w:hint="eastAsia" w:ascii="宋体" w:hAnsi="宋体"/>
                <w:szCs w:val="21"/>
                <w:lang w:val="en-US" w:eastAsia="zh-CN"/>
              </w:rPr>
              <w:t>1</w:t>
            </w:r>
          </w:p>
        </w:tc>
        <w:tc>
          <w:tcPr>
            <w:tcW w:w="755" w:type="dxa"/>
            <w:vAlign w:val="center"/>
          </w:tcPr>
          <w:p>
            <w:pPr>
              <w:spacing w:line="240" w:lineRule="exact"/>
              <w:jc w:val="center"/>
              <w:rPr>
                <w:rFonts w:ascii="宋体" w:hAnsi="宋体"/>
                <w:sz w:val="20"/>
                <w:szCs w:val="20"/>
              </w:rPr>
            </w:pPr>
            <w:r>
              <w:rPr>
                <w:rFonts w:hint="eastAsia" w:ascii="宋体" w:hAnsi="宋体"/>
                <w:sz w:val="20"/>
                <w:szCs w:val="20"/>
              </w:rPr>
              <w:t>专家打分</w:t>
            </w:r>
          </w:p>
        </w:tc>
        <w:tc>
          <w:tcPr>
            <w:tcW w:w="4328" w:type="dxa"/>
          </w:tcPr>
          <w:p>
            <w:pPr>
              <w:rPr>
                <w:rFonts w:hint="eastAsia" w:ascii="Times New Roman" w:hAnsi="Times New Roman" w:eastAsia="宋体" w:cs="Times New Roman"/>
              </w:rPr>
            </w:pPr>
            <w:r>
              <w:rPr>
                <w:rFonts w:hint="eastAsia" w:ascii="Times New Roman" w:hAnsi="Times New Roman" w:eastAsia="宋体" w:cs="Times New Roman"/>
              </w:rPr>
              <w:t>（一）评分内容：</w:t>
            </w:r>
          </w:p>
          <w:p>
            <w:pPr>
              <w:rPr>
                <w:rFonts w:hint="eastAsia" w:ascii="Times New Roman" w:hAnsi="Times New Roman" w:eastAsia="宋体" w:cs="Times New Roman"/>
              </w:rPr>
            </w:pPr>
            <w:r>
              <w:rPr>
                <w:rFonts w:hint="eastAsia" w:ascii="Times New Roman" w:hAnsi="Times New Roman" w:eastAsia="宋体" w:cs="Times New Roman"/>
              </w:rPr>
              <w:t>投标人所投的任意产品，获得</w:t>
            </w:r>
            <w:ins w:id="36" w:author="王秀子" w:date="2023-07-06T12:58:04Z">
              <w:r>
                <w:rPr>
                  <w:rFonts w:hint="eastAsia" w:ascii="Times New Roman" w:hAnsi="Times New Roman" w:eastAsia="宋体" w:cs="Times New Roman"/>
                </w:rPr>
                <w:t>依据《市场监管总局关于发布参与实施政府采购节能产品、环境标志产品认证机构名录的公告》（2019年第16号 ）确定的认证机构</w:t>
              </w:r>
            </w:ins>
            <w:del w:id="37" w:author="王秀子" w:date="2023-07-06T12:58:04Z">
              <w:r>
                <w:rPr>
                  <w:rFonts w:hint="eastAsia" w:ascii="Times New Roman" w:hAnsi="Times New Roman" w:eastAsia="宋体" w:cs="Times New Roman"/>
                </w:rPr>
                <w:delText>国家确定的认证机构</w:delText>
              </w:r>
            </w:del>
            <w:r>
              <w:rPr>
                <w:rFonts w:hint="eastAsia" w:ascii="Times New Roman" w:hAnsi="Times New Roman" w:eastAsia="宋体" w:cs="Times New Roman"/>
              </w:rPr>
              <w:t>出具的处于有效期内的节能产品或环境标志产品认证证书的，每提供一项得100分，最高得100分。</w:t>
            </w:r>
          </w:p>
          <w:p>
            <w:pPr>
              <w:rPr>
                <w:rFonts w:hint="eastAsia" w:ascii="Times New Roman" w:hAnsi="Times New Roman" w:eastAsia="宋体" w:cs="Times New Roman"/>
              </w:rPr>
            </w:pPr>
            <w:r>
              <w:rPr>
                <w:rFonts w:hint="eastAsia" w:ascii="Times New Roman" w:hAnsi="Times New Roman" w:eastAsia="宋体" w:cs="Times New Roman"/>
              </w:rPr>
              <w:t>（二）评审标准:</w:t>
            </w:r>
          </w:p>
          <w:p>
            <w:pPr>
              <w:rPr>
                <w:rFonts w:hint="eastAsia" w:ascii="Times New Roman" w:hAnsi="Times New Roman" w:eastAsia="宋体" w:cs="Times New Roman"/>
              </w:rPr>
            </w:pPr>
            <w:r>
              <w:rPr>
                <w:rFonts w:hint="eastAsia" w:ascii="Times New Roman" w:hAnsi="Times New Roman" w:eastAsia="宋体" w:cs="Times New Roman"/>
              </w:rPr>
              <w:t>同时提供以下证明材料：</w:t>
            </w:r>
          </w:p>
          <w:p>
            <w:pPr>
              <w:rPr>
                <w:rFonts w:hint="eastAsia" w:ascii="Times New Roman" w:hAnsi="Times New Roman" w:eastAsia="宋体" w:cs="Times New Roman"/>
              </w:rPr>
            </w:pPr>
            <w:r>
              <w:rPr>
                <w:rFonts w:hint="eastAsia" w:ascii="Times New Roman" w:hAnsi="Times New Roman" w:eastAsia="宋体" w:cs="Times New Roman"/>
              </w:rPr>
              <w:t>1、提供财库[2019]18号《环境标志产品政府采购品目清单》或财库[2019]19号《节能产品政府采购品目清单》截图并对所投产品对应的品目作明显标识，未作明显标识不得分；</w:t>
            </w:r>
          </w:p>
          <w:p>
            <w:pPr>
              <w:rPr>
                <w:rFonts w:hint="default" w:ascii="Times New Roman" w:hAnsi="Times New Roman" w:eastAsia="宋体" w:cs="Times New Roman"/>
                <w:lang w:val="en-US" w:eastAsia="zh-CN"/>
              </w:rPr>
            </w:pPr>
            <w:r>
              <w:rPr>
                <w:rFonts w:hint="eastAsia" w:ascii="Times New Roman" w:hAnsi="Times New Roman" w:eastAsia="宋体" w:cs="Times New Roman"/>
              </w:rPr>
              <w:t>2、提供所投产品</w:t>
            </w:r>
            <w:ins w:id="38" w:author="王秀子" w:date="2023-07-06T12:58:13Z">
              <w:r>
                <w:rPr>
                  <w:rFonts w:hint="eastAsia" w:ascii="Times New Roman" w:hAnsi="Times New Roman" w:eastAsia="宋体" w:cs="Times New Roman"/>
                </w:rPr>
                <w:t>依据《市场监管总局关于发布参与实施政府采购节能产品、环境标志产品认证机构名录的公告》（2019年第16号 ）确定的认证机构</w:t>
              </w:r>
            </w:ins>
            <w:del w:id="39" w:author="王秀子" w:date="2023-07-06T12:58:13Z">
              <w:r>
                <w:rPr>
                  <w:rFonts w:hint="eastAsia" w:ascii="Times New Roman" w:hAnsi="Times New Roman" w:eastAsia="宋体" w:cs="Times New Roman"/>
                </w:rPr>
                <w:delText>依据国家确定的认证机构</w:delText>
              </w:r>
            </w:del>
            <w:r>
              <w:rPr>
                <w:rFonts w:hint="eastAsia" w:ascii="Times New Roman" w:hAnsi="Times New Roman" w:eastAsia="宋体" w:cs="Times New Roman"/>
              </w:rPr>
              <w:t>出具的、处于有效期之内的节能产品或环境标志产品认证证书，认证证书上的品牌型号（如有）须与所投产品品牌型号一致。</w:t>
            </w:r>
            <w:ins w:id="40" w:author="王秀子" w:date="2023-07-06T14:06:48Z">
              <w:r>
                <w:rPr>
                  <w:rFonts w:hint="eastAsia" w:ascii="Times New Roman" w:hAnsi="Times New Roman" w:eastAsia="宋体" w:cs="Times New Roman"/>
                  <w:lang w:val="en-US" w:eastAsia="zh-CN"/>
                </w:rPr>
                <w:t>还需</w:t>
              </w:r>
            </w:ins>
            <w:ins w:id="41" w:author="王秀子" w:date="2023-07-06T14:06:49Z">
              <w:r>
                <w:rPr>
                  <w:rFonts w:hint="eastAsia" w:ascii="Times New Roman" w:hAnsi="Times New Roman" w:eastAsia="宋体" w:cs="Times New Roman"/>
                  <w:lang w:val="en-US" w:eastAsia="zh-CN"/>
                </w:rPr>
                <w:t>同时</w:t>
              </w:r>
            </w:ins>
            <w:ins w:id="42" w:author="王秀子" w:date="2023-07-06T14:06:50Z">
              <w:r>
                <w:rPr>
                  <w:rFonts w:hint="eastAsia" w:ascii="Times New Roman" w:hAnsi="Times New Roman" w:eastAsia="宋体" w:cs="Times New Roman"/>
                  <w:lang w:val="en-US" w:eastAsia="zh-CN"/>
                </w:rPr>
                <w:t>提供提供该</w:t>
              </w:r>
            </w:ins>
            <w:ins w:id="43" w:author="王秀子" w:date="2023-07-06T14:07:08Z">
              <w:r>
                <w:rPr>
                  <w:rFonts w:hint="eastAsia" w:ascii="Times New Roman" w:hAnsi="Times New Roman" w:eastAsia="宋体" w:cs="Times New Roman"/>
                  <w:lang w:val="en-US" w:eastAsia="zh-CN"/>
                </w:rPr>
                <w:t>证书</w:t>
              </w:r>
            </w:ins>
            <w:ins w:id="44" w:author="王秀子" w:date="2023-07-06T14:06:50Z">
              <w:r>
                <w:rPr>
                  <w:rFonts w:hint="eastAsia" w:ascii="Times New Roman" w:hAnsi="Times New Roman" w:eastAsia="宋体" w:cs="Times New Roman"/>
                  <w:lang w:val="en-US" w:eastAsia="zh-CN"/>
                </w:rPr>
                <w:t>在中国政府采购网（http://www.ccgp.gov.cn/）或全国认证认可信息公共服务平台（http://cx.cnca.cn//）上的节能产品</w:t>
              </w:r>
            </w:ins>
            <w:ins w:id="45" w:author="王秀子" w:date="2023-07-06T14:07:22Z">
              <w:r>
                <w:rPr>
                  <w:rFonts w:hint="eastAsia" w:ascii="Times New Roman" w:hAnsi="Times New Roman" w:eastAsia="宋体" w:cs="Times New Roman"/>
                  <w:lang w:val="en-US" w:eastAsia="zh-CN"/>
                </w:rPr>
                <w:t>或</w:t>
              </w:r>
            </w:ins>
            <w:ins w:id="46" w:author="王秀子" w:date="2023-07-06T14:07:23Z">
              <w:r>
                <w:rPr>
                  <w:rFonts w:hint="eastAsia" w:ascii="Times New Roman" w:hAnsi="Times New Roman" w:eastAsia="宋体" w:cs="Times New Roman"/>
                  <w:lang w:val="en-US" w:eastAsia="zh-CN"/>
                </w:rPr>
                <w:t>环境标志产品</w:t>
              </w:r>
            </w:ins>
            <w:ins w:id="47" w:author="王秀子" w:date="2023-07-06T14:06:50Z">
              <w:r>
                <w:rPr>
                  <w:rFonts w:hint="eastAsia" w:ascii="Times New Roman" w:hAnsi="Times New Roman" w:eastAsia="宋体" w:cs="Times New Roman"/>
                  <w:lang w:val="en-US" w:eastAsia="zh-CN"/>
                </w:rPr>
                <w:t>查询截图。</w:t>
              </w:r>
            </w:ins>
          </w:p>
          <w:p>
            <w:pPr>
              <w:spacing w:line="240" w:lineRule="exact"/>
              <w:jc w:val="left"/>
              <w:rPr>
                <w:rFonts w:ascii="宋体" w:hAnsi="宋体" w:cs="宋体"/>
                <w:sz w:val="20"/>
                <w:szCs w:val="20"/>
              </w:rPr>
            </w:pPr>
            <w:r>
              <w:rPr>
                <w:rFonts w:hint="eastAsia" w:ascii="Times New Roman" w:hAnsi="Times New Roman" w:eastAsia="宋体" w:cs="Times New Roman"/>
              </w:rPr>
              <w:t>未按要求提供或扫描件不清晰导致无法识别的不得分，原件备查。</w:t>
            </w:r>
          </w:p>
        </w:tc>
      </w:tr>
      <w:bookmarkEnd w:id="2"/>
    </w:tbl>
    <w:p>
      <w:pPr>
        <w:sectPr>
          <w:footerReference r:id="rId5" w:type="default"/>
          <w:footerReference r:id="rId6" w:type="even"/>
          <w:pgSz w:w="11907" w:h="16840"/>
          <w:pgMar w:top="1440" w:right="1418" w:bottom="1440" w:left="1418" w:header="851" w:footer="992" w:gutter="0"/>
          <w:cols w:space="425" w:num="1"/>
          <w:titlePg/>
          <w:docGrid w:linePitch="462" w:charSpace="0"/>
        </w:sectPr>
      </w:pPr>
    </w:p>
    <w:p/>
    <w:p/>
    <w:p>
      <w:pPr>
        <w:jc w:val="center"/>
        <w:rPr>
          <w:b/>
          <w:sz w:val="84"/>
          <w:szCs w:val="84"/>
        </w:rPr>
      </w:pPr>
    </w:p>
    <w:p>
      <w:pPr>
        <w:jc w:val="center"/>
        <w:rPr>
          <w:b/>
          <w:sz w:val="84"/>
          <w:szCs w:val="84"/>
        </w:rPr>
      </w:pPr>
    </w:p>
    <w:p>
      <w:pPr>
        <w:jc w:val="center"/>
        <w:rPr>
          <w:b/>
          <w:sz w:val="84"/>
          <w:szCs w:val="84"/>
        </w:rPr>
      </w:pPr>
    </w:p>
    <w:p>
      <w:pPr>
        <w:jc w:val="center"/>
        <w:rPr>
          <w:b/>
          <w:sz w:val="120"/>
          <w:szCs w:val="120"/>
        </w:rPr>
      </w:pPr>
      <w:r>
        <w:rPr>
          <w:rFonts w:hint="eastAsia"/>
          <w:b/>
          <w:sz w:val="120"/>
          <w:szCs w:val="120"/>
        </w:rPr>
        <w:t>政府采购</w:t>
      </w:r>
    </w:p>
    <w:p>
      <w:pPr>
        <w:jc w:val="center"/>
        <w:rPr>
          <w:b/>
          <w:sz w:val="120"/>
          <w:szCs w:val="120"/>
        </w:rPr>
      </w:pPr>
      <w:r>
        <w:rPr>
          <w:rFonts w:hint="eastAsia"/>
          <w:b/>
          <w:sz w:val="120"/>
          <w:szCs w:val="120"/>
        </w:rPr>
        <w:t>招标文件</w:t>
      </w:r>
    </w:p>
    <w:p>
      <w:pPr>
        <w:jc w:val="center"/>
        <w:rPr>
          <w:b/>
          <w:sz w:val="52"/>
          <w:szCs w:val="52"/>
        </w:rPr>
      </w:pPr>
      <w:r>
        <w:rPr>
          <w:rFonts w:hint="eastAsia"/>
          <w:b/>
          <w:sz w:val="52"/>
          <w:szCs w:val="52"/>
        </w:rPr>
        <w:t>（货物类）</w:t>
      </w:r>
    </w:p>
    <w:p/>
    <w:p/>
    <w:p/>
    <w:p/>
    <w:p/>
    <w:p/>
    <w:p/>
    <w:p/>
    <w:p/>
    <w:p/>
    <w:p/>
    <w:p/>
    <w:p/>
    <w:p/>
    <w:p/>
    <w:p/>
    <w:p/>
    <w:p/>
    <w:p/>
    <w:p>
      <w:pPr>
        <w:jc w:val="center"/>
        <w:rPr>
          <w:b/>
          <w:sz w:val="44"/>
          <w:szCs w:val="44"/>
        </w:rPr>
      </w:pPr>
      <w:bookmarkStart w:id="3" w:name="_Hlk71465316"/>
      <w:r>
        <w:rPr>
          <w:rFonts w:hint="eastAsia"/>
          <w:b/>
          <w:sz w:val="44"/>
          <w:szCs w:val="44"/>
        </w:rPr>
        <w:t>深圳公共资源交易中心</w:t>
      </w:r>
    </w:p>
    <w:p>
      <w:pPr>
        <w:jc w:val="center"/>
        <w:rPr>
          <w:b/>
          <w:sz w:val="44"/>
          <w:szCs w:val="44"/>
        </w:rPr>
      </w:pPr>
      <w:r>
        <w:rPr>
          <w:rFonts w:hint="eastAsia"/>
          <w:b/>
          <w:sz w:val="44"/>
          <w:szCs w:val="44"/>
        </w:rPr>
        <w:t>（2023年）</w:t>
      </w:r>
      <w:bookmarkEnd w:id="3"/>
    </w:p>
    <w:p>
      <w:pPr>
        <w:ind w:firstLine="435"/>
        <w:jc w:val="left"/>
      </w:pPr>
    </w:p>
    <w:p>
      <w:pPr>
        <w:widowControl/>
        <w:jc w:val="left"/>
      </w:pPr>
      <w:r>
        <w:br w:type="page"/>
      </w:r>
    </w:p>
    <w:p>
      <w:pPr>
        <w:ind w:firstLine="4216" w:firstLineChars="1500"/>
        <w:rPr>
          <w:rFonts w:ascii="宋体" w:hAnsi="宋体"/>
          <w:color w:val="FF0000"/>
          <w:szCs w:val="21"/>
        </w:rPr>
      </w:pPr>
      <w:bookmarkStart w:id="4" w:name="_Hlk72218009"/>
      <w:r>
        <w:rPr>
          <w:rFonts w:hint="eastAsia" w:ascii="宋体" w:hAnsi="宋体" w:eastAsia="黑体"/>
          <w:b/>
          <w:bCs/>
          <w:color w:val="FF0000"/>
          <w:kern w:val="44"/>
          <w:sz w:val="28"/>
          <w:szCs w:val="44"/>
        </w:rPr>
        <w:t>警示条款</w:t>
      </w:r>
    </w:p>
    <w:p>
      <w:pPr>
        <w:ind w:firstLine="400" w:firstLineChars="200"/>
        <w:rPr>
          <w:rFonts w:ascii="宋体" w:hAnsi="宋体"/>
          <w:color w:val="FF0000"/>
          <w:sz w:val="20"/>
          <w:szCs w:val="20"/>
        </w:rPr>
      </w:pPr>
    </w:p>
    <w:p>
      <w:pPr>
        <w:ind w:firstLine="400" w:firstLineChars="200"/>
        <w:rPr>
          <w:rFonts w:ascii="宋体" w:hAnsi="宋体"/>
          <w:color w:val="FF0000"/>
          <w:sz w:val="20"/>
          <w:szCs w:val="20"/>
        </w:rPr>
      </w:pPr>
      <w:r>
        <w:rPr>
          <w:rFonts w:hint="eastAsia" w:ascii="宋体" w:hAnsi="宋体"/>
          <w:color w:val="FF0000"/>
          <w:sz w:val="20"/>
          <w:szCs w:val="20"/>
        </w:rPr>
        <w:t>一、</w:t>
      </w:r>
      <w:r>
        <w:rPr>
          <w:rFonts w:hint="eastAsia" w:ascii="宋体" w:hAnsi="宋体"/>
          <w:b/>
          <w:bCs/>
          <w:color w:val="FF0000"/>
          <w:sz w:val="20"/>
          <w:szCs w:val="20"/>
        </w:rPr>
        <w:t>《深圳经济特区政府采购条例》第五十七条</w:t>
      </w:r>
      <w:r>
        <w:rPr>
          <w:rFonts w:hint="eastAsia" w:ascii="宋体" w:hAnsi="宋体"/>
          <w:color w:val="FF0000"/>
          <w:sz w:val="20"/>
          <w:szCs w:val="20"/>
        </w:rPr>
        <w:t xml:space="preserve"> 供应商在政府采购中，有下列行为之一的，一至三年内禁止其参与本市政府采购，并由主管部门记入供应商诚信档案，处以采购金额千分之十以上千分之二十以下的罚款；情节严重的，取消其参与本市政府采购资格，处以采购金额千分之二十以上千分之三十以下的罚款，并由市场监管部门依法吊销其营业执照；给他人造成损失的，依法承担赔偿责任；构成犯罪的，依法追究刑事责任：</w:t>
      </w:r>
    </w:p>
    <w:p>
      <w:pPr>
        <w:ind w:firstLine="400" w:firstLineChars="200"/>
        <w:rPr>
          <w:rFonts w:ascii="宋体" w:hAnsi="宋体"/>
          <w:color w:val="FF0000"/>
          <w:sz w:val="20"/>
          <w:szCs w:val="20"/>
        </w:rPr>
      </w:pPr>
      <w:r>
        <w:rPr>
          <w:rFonts w:hint="eastAsia" w:ascii="宋体" w:hAnsi="宋体"/>
          <w:color w:val="FF0000"/>
          <w:sz w:val="20"/>
          <w:szCs w:val="20"/>
        </w:rPr>
        <w:t>（一）在采购活动中应当回避而未回避的；</w:t>
      </w:r>
    </w:p>
    <w:p>
      <w:pPr>
        <w:ind w:firstLine="400" w:firstLineChars="200"/>
        <w:rPr>
          <w:rFonts w:ascii="宋体" w:hAnsi="宋体"/>
          <w:color w:val="FF0000"/>
          <w:sz w:val="20"/>
          <w:szCs w:val="20"/>
        </w:rPr>
      </w:pPr>
      <w:r>
        <w:rPr>
          <w:rFonts w:hint="eastAsia" w:ascii="宋体" w:hAnsi="宋体"/>
          <w:color w:val="FF0000"/>
          <w:sz w:val="20"/>
          <w:szCs w:val="20"/>
        </w:rPr>
        <w:t>（二）未按本条例规定签订、履行采购合同，造成严重后果的；</w:t>
      </w:r>
    </w:p>
    <w:p>
      <w:pPr>
        <w:ind w:firstLine="400" w:firstLineChars="200"/>
        <w:rPr>
          <w:rFonts w:ascii="宋体" w:hAnsi="宋体"/>
          <w:color w:val="FF0000"/>
          <w:sz w:val="20"/>
          <w:szCs w:val="20"/>
        </w:rPr>
      </w:pPr>
      <w:r>
        <w:rPr>
          <w:rFonts w:hint="eastAsia" w:ascii="宋体" w:hAnsi="宋体"/>
          <w:color w:val="FF0000"/>
          <w:sz w:val="20"/>
          <w:szCs w:val="20"/>
        </w:rPr>
        <w:t>（三）隐瞒真实情况，提供虚假资料的；</w:t>
      </w:r>
    </w:p>
    <w:p>
      <w:pPr>
        <w:ind w:firstLine="400" w:firstLineChars="200"/>
        <w:rPr>
          <w:rFonts w:ascii="宋体" w:hAnsi="宋体"/>
          <w:color w:val="FF0000"/>
          <w:sz w:val="20"/>
          <w:szCs w:val="20"/>
        </w:rPr>
      </w:pPr>
      <w:r>
        <w:rPr>
          <w:rFonts w:hint="eastAsia" w:ascii="宋体" w:hAnsi="宋体"/>
          <w:color w:val="FF0000"/>
          <w:sz w:val="20"/>
          <w:szCs w:val="20"/>
        </w:rPr>
        <w:t>（四）以非法手段排斥其他供应商参与竞争的；</w:t>
      </w:r>
    </w:p>
    <w:p>
      <w:pPr>
        <w:ind w:firstLine="400" w:firstLineChars="200"/>
        <w:rPr>
          <w:rFonts w:ascii="宋体" w:hAnsi="宋体"/>
          <w:color w:val="FF0000"/>
          <w:sz w:val="20"/>
          <w:szCs w:val="20"/>
        </w:rPr>
      </w:pPr>
      <w:r>
        <w:rPr>
          <w:rFonts w:hint="eastAsia" w:ascii="宋体" w:hAnsi="宋体"/>
          <w:color w:val="FF0000"/>
          <w:sz w:val="20"/>
          <w:szCs w:val="20"/>
        </w:rPr>
        <w:t>（五）与其他采购参加人串通投标的；</w:t>
      </w:r>
    </w:p>
    <w:p>
      <w:pPr>
        <w:ind w:firstLine="400" w:firstLineChars="200"/>
        <w:rPr>
          <w:rFonts w:ascii="宋体" w:hAnsi="宋体"/>
          <w:color w:val="FF0000"/>
          <w:sz w:val="20"/>
          <w:szCs w:val="20"/>
        </w:rPr>
      </w:pPr>
      <w:r>
        <w:rPr>
          <w:rFonts w:hint="eastAsia" w:ascii="宋体" w:hAnsi="宋体"/>
          <w:color w:val="FF0000"/>
          <w:sz w:val="20"/>
          <w:szCs w:val="20"/>
        </w:rPr>
        <w:t>（六）恶意投诉的；</w:t>
      </w:r>
    </w:p>
    <w:p>
      <w:pPr>
        <w:ind w:firstLine="400" w:firstLineChars="200"/>
        <w:rPr>
          <w:rFonts w:ascii="宋体" w:hAnsi="宋体"/>
          <w:color w:val="FF0000"/>
          <w:sz w:val="20"/>
          <w:szCs w:val="20"/>
        </w:rPr>
      </w:pPr>
      <w:r>
        <w:rPr>
          <w:rFonts w:hint="eastAsia" w:ascii="宋体" w:hAnsi="宋体"/>
          <w:color w:val="FF0000"/>
          <w:sz w:val="20"/>
          <w:szCs w:val="20"/>
        </w:rPr>
        <w:t>（七）向采购项目相关人行贿或者提供其他不当利益的；</w:t>
      </w:r>
    </w:p>
    <w:p>
      <w:pPr>
        <w:ind w:firstLine="400" w:firstLineChars="200"/>
        <w:rPr>
          <w:rFonts w:ascii="宋体" w:hAnsi="宋体"/>
          <w:color w:val="FF0000"/>
          <w:sz w:val="20"/>
          <w:szCs w:val="20"/>
        </w:rPr>
      </w:pPr>
      <w:r>
        <w:rPr>
          <w:rFonts w:hint="eastAsia" w:ascii="宋体" w:hAnsi="宋体"/>
          <w:color w:val="FF0000"/>
          <w:sz w:val="20"/>
          <w:szCs w:val="20"/>
        </w:rPr>
        <w:t>（八）阻碍、抗拒主管部门监督检查的；</w:t>
      </w:r>
    </w:p>
    <w:p>
      <w:pPr>
        <w:ind w:firstLine="400" w:firstLineChars="200"/>
        <w:rPr>
          <w:rFonts w:ascii="宋体" w:hAnsi="宋体"/>
          <w:color w:val="FF0000"/>
          <w:sz w:val="20"/>
          <w:szCs w:val="20"/>
        </w:rPr>
      </w:pPr>
      <w:r>
        <w:rPr>
          <w:rFonts w:hint="eastAsia" w:ascii="宋体" w:hAnsi="宋体"/>
          <w:color w:val="FF0000"/>
          <w:sz w:val="20"/>
          <w:szCs w:val="20"/>
        </w:rPr>
        <w:t>（九）其他违反本条例规定的行为。</w:t>
      </w:r>
    </w:p>
    <w:p>
      <w:pPr>
        <w:ind w:firstLine="402" w:firstLineChars="200"/>
        <w:rPr>
          <w:rFonts w:ascii="宋体" w:hAnsi="宋体"/>
          <w:color w:val="FF0000"/>
          <w:sz w:val="20"/>
          <w:szCs w:val="20"/>
        </w:rPr>
      </w:pPr>
      <w:r>
        <w:rPr>
          <w:rFonts w:hint="eastAsia" w:ascii="宋体" w:hAnsi="宋体"/>
          <w:b/>
          <w:bCs/>
          <w:color w:val="FF0000"/>
          <w:sz w:val="20"/>
          <w:szCs w:val="20"/>
        </w:rPr>
        <w:t>二、《深圳经济特区政府采购条例实施细则》第七十五条 </w:t>
      </w:r>
      <w:r>
        <w:rPr>
          <w:rFonts w:hint="eastAsia" w:ascii="宋体" w:hAnsi="宋体"/>
          <w:color w:val="FF0000"/>
          <w:sz w:val="20"/>
          <w:szCs w:val="20"/>
        </w:rPr>
        <w:t>供应商有下列情形的，属于采购条例所称的串通投标行为，按照采购条例第五十七条有关规定处理：（一）投标供应商之间相互约定给予未中标的供应商利益补偿；（二）不同投标供应商的法定代表人、主要经营负责人、项目投标授权代表人、项目负责人、主要技术人员为同一人、属同一单位或者在同一单位缴纳社会保险；（三）不同投标供应商的投标文件由同一单位或者同一人编制，或者由同一人分阶段参与编制的；（四）不同投标供应商的投标文件或部分投标文件相互混装；（五）不同投标供应商的投标文件内容存在非正常一致；（六）由同一单位工作人员为两家以上（含两家）供应商进行同一项投标活动的；（七）主管部门依照法律、法规认定的其他情形。</w:t>
      </w:r>
    </w:p>
    <w:p>
      <w:pPr>
        <w:ind w:firstLine="402" w:firstLineChars="200"/>
        <w:rPr>
          <w:rFonts w:ascii="宋体" w:hAnsi="宋体"/>
          <w:color w:val="FF0000"/>
          <w:sz w:val="20"/>
          <w:szCs w:val="20"/>
        </w:rPr>
      </w:pPr>
      <w:r>
        <w:rPr>
          <w:rFonts w:hint="eastAsia" w:ascii="宋体" w:hAnsi="宋体"/>
          <w:b/>
          <w:bCs/>
          <w:color w:val="FF0000"/>
          <w:sz w:val="20"/>
          <w:szCs w:val="20"/>
        </w:rPr>
        <w:t>三、《深圳经济特区政府采购条例实施细则》第七十七条 </w:t>
      </w:r>
      <w:r>
        <w:rPr>
          <w:rFonts w:hint="eastAsia" w:ascii="宋体" w:hAnsi="宋体"/>
          <w:color w:val="FF0000"/>
          <w:sz w:val="20"/>
          <w:szCs w:val="20"/>
        </w:rPr>
        <w:t>供应商有下列情形之一的，属于隐瞒真实情况，提供虚假资料，按照采购条例第五十七的有关规定处理：（一）通过转让或者租借等方式从其他单位获取资格或者资质证书投标的；（二）由其他单位或者其他单位负责人在投标供应商编制的投标文件上加盖印章或者签字的；（三）项目负责人或者主要技术人员不是本单位人员的；（四）投标保证金不是从投标供应商基本账户转出的；（五）其他隐瞒真实情况、提供虚假资料的行为。</w:t>
      </w:r>
    </w:p>
    <w:p>
      <w:pPr>
        <w:ind w:firstLine="400" w:firstLineChars="200"/>
        <w:rPr>
          <w:rFonts w:ascii="宋体" w:hAnsi="宋体"/>
          <w:color w:val="FF0000"/>
          <w:sz w:val="20"/>
          <w:szCs w:val="20"/>
        </w:rPr>
      </w:pPr>
      <w:r>
        <w:rPr>
          <w:rFonts w:hint="eastAsia" w:ascii="宋体" w:hAnsi="宋体"/>
          <w:color w:val="FF0000"/>
          <w:sz w:val="20"/>
          <w:szCs w:val="20"/>
        </w:rPr>
        <w:t>投标供应商不能提供项目负责人或者主要技术人员的劳动合同、社会保险等劳动关系证明材料的，视为存在前款第（三）项规定的情形。</w:t>
      </w:r>
    </w:p>
    <w:p>
      <w:pPr>
        <w:ind w:firstLine="400" w:firstLineChars="200"/>
        <w:rPr>
          <w:rFonts w:ascii="宋体" w:hAnsi="宋体"/>
          <w:color w:val="FF0000"/>
          <w:sz w:val="20"/>
          <w:szCs w:val="20"/>
        </w:rPr>
      </w:pPr>
      <w:r>
        <w:rPr>
          <w:rFonts w:hint="eastAsia" w:ascii="宋体" w:hAnsi="宋体"/>
          <w:color w:val="FF0000"/>
          <w:sz w:val="20"/>
          <w:szCs w:val="20"/>
        </w:rPr>
        <w:t>四、请投标供应商阅读《政府采购违法行为风险知悉确认书》（内容详见“投标文件附件（信息不公开部分）”中节点“投标人认为需要加以说明的其他内容（格式自定）”），并经各投标供应商负责人或投标授权代表签字并加盖单位公章后，扫描上传至投标文件一并提交。</w:t>
      </w:r>
      <w:r>
        <w:rPr>
          <w:rFonts w:hint="eastAsia" w:ascii="宋体" w:hAnsi="宋体"/>
          <w:color w:val="FF0000"/>
          <w:sz w:val="20"/>
          <w:szCs w:val="20"/>
        </w:rPr>
        <w:br w:type="textWrapping"/>
      </w:r>
      <w:r>
        <w:rPr>
          <w:rFonts w:hint="eastAsia" w:ascii="宋体" w:hAnsi="宋体"/>
          <w:color w:val="FF0000"/>
          <w:sz w:val="20"/>
          <w:szCs w:val="20"/>
        </w:rPr>
        <w:t>注：该风险知悉确认书用于对供应商违法行为的警示，不作为供应商资格性审查及符合性审查条件。</w:t>
      </w:r>
    </w:p>
    <w:p>
      <w:pPr>
        <w:ind w:firstLine="400" w:firstLineChars="200"/>
      </w:pPr>
      <w:r>
        <w:rPr>
          <w:rFonts w:hint="eastAsia" w:ascii="宋体" w:hAnsi="宋体"/>
          <w:color w:val="FF0000"/>
          <w:sz w:val="20"/>
          <w:szCs w:val="20"/>
        </w:rPr>
        <w:t>五、</w:t>
      </w:r>
      <w:r>
        <w:rPr>
          <w:rFonts w:ascii="宋体" w:hAnsi="宋体"/>
          <w:color w:val="FF0000"/>
          <w:sz w:val="20"/>
          <w:szCs w:val="20"/>
        </w:rPr>
        <w:t>供应商在使用深圳政府采购智慧平台的投标文件制作工具创建投标文件时，该工具将自动在投标文件中记录文件创建标识码，同时提取投标文件制作电脑的网卡MAC地址、硬盘序列号、CPU 序列号、主板序列号和工具标识号，经加密生成文件制作机器码并在投标文件中记录。文件制作机器码一致表明不同供应商使用了同一设备编制投标文件，文件创建标识码一致表明不同供应商的投标文件为同一份文件，IP 地址一致表明上传投标文件时使用了相同的网络。</w:t>
      </w:r>
      <w:r>
        <w:rPr>
          <w:rFonts w:ascii="宋体" w:hAnsi="宋体"/>
          <w:color w:val="FF0000"/>
          <w:sz w:val="20"/>
          <w:szCs w:val="20"/>
        </w:rPr>
        <w:br w:type="textWrapping"/>
      </w:r>
      <w:r>
        <w:rPr>
          <w:rFonts w:hint="eastAsia" w:ascii="宋体" w:hAnsi="宋体"/>
          <w:color w:val="FF0000"/>
          <w:sz w:val="20"/>
          <w:szCs w:val="20"/>
        </w:rPr>
        <w:t xml:space="preserve"> </w:t>
      </w:r>
      <w:r>
        <w:rPr>
          <w:rFonts w:ascii="宋体" w:hAnsi="宋体"/>
          <w:color w:val="FF0000"/>
          <w:sz w:val="20"/>
          <w:szCs w:val="20"/>
        </w:rPr>
        <w:t xml:space="preserve">   </w:t>
      </w:r>
      <w:r>
        <w:rPr>
          <w:rFonts w:hint="eastAsia" w:ascii="宋体" w:hAnsi="宋体"/>
          <w:color w:val="FF0000"/>
          <w:sz w:val="20"/>
          <w:szCs w:val="20"/>
        </w:rPr>
        <w:t>六、</w:t>
      </w:r>
      <w:r>
        <w:rPr>
          <w:rFonts w:ascii="宋体" w:hAnsi="宋体"/>
          <w:color w:val="FF0000"/>
          <w:sz w:val="20"/>
          <w:szCs w:val="20"/>
        </w:rPr>
        <w:t>为避免出现不同供应商投标文件的文件制作机器码、文件创建标识码、IP 地址一致的异常情况，建议各供应商编制、上传投标文件时不要使用公共电脑设备或公共网络。</w:t>
      </w:r>
      <w:r>
        <w:rPr>
          <w:rFonts w:ascii="宋体" w:hAnsi="宋体"/>
          <w:color w:val="FF0000"/>
          <w:sz w:val="20"/>
          <w:szCs w:val="20"/>
        </w:rPr>
        <w:br w:type="textWrapping"/>
      </w:r>
      <w:r>
        <w:rPr>
          <w:rFonts w:hint="eastAsia" w:ascii="宋体" w:hAnsi="宋体"/>
          <w:color w:val="FF0000"/>
          <w:sz w:val="20"/>
          <w:szCs w:val="20"/>
        </w:rPr>
        <w:t xml:space="preserve"> </w:t>
      </w:r>
      <w:r>
        <w:rPr>
          <w:rFonts w:ascii="宋体" w:hAnsi="宋体"/>
          <w:color w:val="FF0000"/>
          <w:sz w:val="20"/>
          <w:szCs w:val="20"/>
        </w:rPr>
        <w:t xml:space="preserve">   </w:t>
      </w:r>
      <w:r>
        <w:rPr>
          <w:rFonts w:hint="eastAsia" w:ascii="宋体" w:hAnsi="宋体"/>
          <w:color w:val="FF0000"/>
          <w:sz w:val="20"/>
          <w:szCs w:val="20"/>
        </w:rPr>
        <w:t>七、</w:t>
      </w:r>
      <w:r>
        <w:rPr>
          <w:rFonts w:ascii="宋体" w:hAnsi="宋体"/>
          <w:color w:val="FF0000"/>
          <w:sz w:val="20"/>
          <w:szCs w:val="20"/>
        </w:rPr>
        <w:t>根据《深圳经济特区政府采购条例实施细则》第七十五条规定，不同投标供应商的投标文件由同一单位或者同一人编制，或者由同一人分阶段参与编制的，或者由同一单位工作人员为两家以上（含两家）供应商进行同一项投标活动的，属于串通投标行为。一经查实，供应商将面临罚款、一定年限内禁止参与政府采购活动的行政处罚，请各供应商独立编制、上传投标文件，妥善保管和使用电子秘钥。</w:t>
      </w:r>
      <w:r>
        <w:br w:type="textWrapping"/>
      </w:r>
    </w:p>
    <w:p>
      <w:pPr>
        <w:widowControl/>
        <w:jc w:val="left"/>
        <w:rPr>
          <w:rFonts w:ascii="宋体" w:hAnsi="宋体" w:eastAsia="黑体"/>
          <w:b/>
          <w:bCs/>
          <w:kern w:val="44"/>
          <w:sz w:val="28"/>
          <w:szCs w:val="44"/>
        </w:rPr>
      </w:pPr>
      <w:r>
        <w:br w:type="page"/>
      </w:r>
    </w:p>
    <w:p>
      <w:pPr>
        <w:pStyle w:val="4"/>
      </w:pPr>
      <w:r>
        <w:rPr>
          <w:rFonts w:hint="eastAsia"/>
        </w:rPr>
        <w:t>目   录</w:t>
      </w:r>
    </w:p>
    <w:p>
      <w:pPr>
        <w:outlineLvl w:val="0"/>
        <w:rPr>
          <w:b/>
          <w:sz w:val="24"/>
        </w:rPr>
      </w:pPr>
      <w:r>
        <w:rPr>
          <w:rFonts w:hint="eastAsia"/>
          <w:b/>
          <w:sz w:val="24"/>
        </w:rPr>
        <w:t>第一册  专用条款</w:t>
      </w:r>
    </w:p>
    <w:p>
      <w:pPr>
        <w:rPr>
          <w:sz w:val="24"/>
        </w:rPr>
      </w:pPr>
      <w:r>
        <w:rPr>
          <w:rFonts w:hint="eastAsia"/>
          <w:sz w:val="24"/>
        </w:rPr>
        <w:t xml:space="preserve">          关键信息</w:t>
      </w:r>
    </w:p>
    <w:p>
      <w:pPr>
        <w:ind w:left="630" w:leftChars="300" w:firstLine="630" w:firstLineChars="300"/>
        <w:outlineLvl w:val="0"/>
        <w:rPr>
          <w:rFonts w:ascii="宋体" w:hAnsi="宋体"/>
          <w:szCs w:val="21"/>
        </w:rPr>
      </w:pPr>
      <w:r>
        <w:rPr>
          <w:rFonts w:hint="eastAsia" w:ascii="宋体" w:hAnsi="宋体"/>
          <w:szCs w:val="21"/>
        </w:rPr>
        <w:t>第一章  招标公告</w:t>
      </w:r>
    </w:p>
    <w:p>
      <w:pPr>
        <w:ind w:left="630" w:leftChars="300" w:firstLine="630" w:firstLineChars="300"/>
        <w:outlineLvl w:val="0"/>
        <w:rPr>
          <w:rFonts w:ascii="宋体" w:hAnsi="宋体"/>
          <w:szCs w:val="21"/>
        </w:rPr>
      </w:pPr>
      <w:r>
        <w:rPr>
          <w:rFonts w:hint="eastAsia" w:ascii="宋体" w:hAnsi="宋体"/>
          <w:szCs w:val="21"/>
        </w:rPr>
        <w:t xml:space="preserve">第二章  </w:t>
      </w:r>
      <w:bookmarkStart w:id="5" w:name="_Hlk71994379"/>
      <w:r>
        <w:rPr>
          <w:rFonts w:hint="eastAsia" w:ascii="宋体" w:hAnsi="宋体"/>
          <w:szCs w:val="21"/>
        </w:rPr>
        <w:t>对通用条款的补充内容及其他关键信息</w:t>
      </w:r>
      <w:bookmarkEnd w:id="5"/>
    </w:p>
    <w:p>
      <w:pPr>
        <w:ind w:left="630" w:leftChars="300" w:firstLine="630" w:firstLineChars="300"/>
        <w:outlineLvl w:val="0"/>
        <w:rPr>
          <w:rFonts w:ascii="宋体" w:hAnsi="宋体"/>
          <w:szCs w:val="21"/>
        </w:rPr>
      </w:pPr>
      <w:r>
        <w:rPr>
          <w:rFonts w:hint="eastAsia" w:ascii="宋体" w:hAnsi="宋体"/>
          <w:szCs w:val="21"/>
        </w:rPr>
        <w:t>第三章 用户需求书</w:t>
      </w:r>
    </w:p>
    <w:p>
      <w:pPr>
        <w:ind w:left="630" w:leftChars="300" w:firstLine="630" w:firstLineChars="300"/>
        <w:outlineLvl w:val="0"/>
        <w:rPr>
          <w:rFonts w:ascii="宋体" w:hAnsi="宋体"/>
          <w:szCs w:val="21"/>
        </w:rPr>
      </w:pPr>
      <w:r>
        <w:rPr>
          <w:rFonts w:hint="eastAsia" w:ascii="宋体" w:hAnsi="宋体"/>
          <w:szCs w:val="21"/>
        </w:rPr>
        <w:t>第四章 投标文件组成要求及格式</w:t>
      </w:r>
    </w:p>
    <w:p>
      <w:pPr>
        <w:ind w:left="630" w:leftChars="300" w:firstLine="630" w:firstLineChars="300"/>
        <w:outlineLvl w:val="0"/>
        <w:rPr>
          <w:rFonts w:ascii="宋体" w:hAnsi="宋体"/>
          <w:szCs w:val="21"/>
        </w:rPr>
      </w:pPr>
      <w:r>
        <w:rPr>
          <w:rFonts w:hint="eastAsia" w:ascii="宋体" w:hAnsi="宋体"/>
          <w:szCs w:val="21"/>
        </w:rPr>
        <w:t>第五章  合同条款及格式</w:t>
      </w:r>
    </w:p>
    <w:p>
      <w:pPr>
        <w:rPr>
          <w:b/>
          <w:sz w:val="24"/>
        </w:rPr>
      </w:pPr>
    </w:p>
    <w:p>
      <w:pPr>
        <w:outlineLvl w:val="0"/>
        <w:rPr>
          <w:b/>
          <w:sz w:val="24"/>
        </w:rPr>
      </w:pPr>
      <w:r>
        <w:rPr>
          <w:rFonts w:hint="eastAsia"/>
          <w:b/>
          <w:sz w:val="24"/>
        </w:rPr>
        <w:t>第二册  通用条款</w:t>
      </w:r>
    </w:p>
    <w:p>
      <w:pPr>
        <w:ind w:left="630" w:leftChars="300" w:firstLine="411" w:firstLineChars="196"/>
        <w:outlineLvl w:val="0"/>
        <w:rPr>
          <w:rFonts w:ascii="宋体" w:hAnsi="宋体"/>
          <w:szCs w:val="21"/>
        </w:rPr>
      </w:pPr>
      <w:r>
        <w:rPr>
          <w:rFonts w:hint="eastAsia" w:ascii="宋体" w:hAnsi="宋体"/>
          <w:szCs w:val="21"/>
        </w:rPr>
        <w:t>第一章  总则</w:t>
      </w:r>
    </w:p>
    <w:p>
      <w:pPr>
        <w:ind w:left="630" w:leftChars="300" w:firstLine="411" w:firstLineChars="196"/>
        <w:outlineLvl w:val="0"/>
        <w:rPr>
          <w:rFonts w:ascii="宋体" w:hAnsi="宋体"/>
          <w:szCs w:val="21"/>
        </w:rPr>
      </w:pPr>
      <w:r>
        <w:rPr>
          <w:rFonts w:hint="eastAsia" w:ascii="宋体" w:hAnsi="宋体"/>
          <w:szCs w:val="21"/>
        </w:rPr>
        <w:t>第二章  招标文件</w:t>
      </w:r>
    </w:p>
    <w:p>
      <w:pPr>
        <w:ind w:left="630" w:leftChars="300" w:firstLine="411" w:firstLineChars="196"/>
        <w:outlineLvl w:val="0"/>
        <w:rPr>
          <w:rFonts w:ascii="宋体" w:hAnsi="宋体"/>
          <w:szCs w:val="21"/>
        </w:rPr>
      </w:pPr>
      <w:r>
        <w:rPr>
          <w:rFonts w:hint="eastAsia" w:ascii="宋体" w:hAnsi="宋体"/>
          <w:szCs w:val="21"/>
        </w:rPr>
        <w:t>第三章  投标文件的编制</w:t>
      </w:r>
    </w:p>
    <w:p>
      <w:pPr>
        <w:ind w:left="630" w:leftChars="300" w:firstLine="411" w:firstLineChars="196"/>
        <w:outlineLvl w:val="0"/>
        <w:rPr>
          <w:rFonts w:ascii="宋体" w:hAnsi="宋体"/>
          <w:szCs w:val="21"/>
        </w:rPr>
      </w:pPr>
      <w:r>
        <w:rPr>
          <w:rFonts w:hint="eastAsia" w:ascii="宋体" w:hAnsi="宋体"/>
          <w:szCs w:val="21"/>
        </w:rPr>
        <w:t>第四章  投标文件的递交</w:t>
      </w:r>
    </w:p>
    <w:p>
      <w:pPr>
        <w:ind w:left="630" w:leftChars="300" w:firstLine="411" w:firstLineChars="196"/>
        <w:outlineLvl w:val="0"/>
        <w:rPr>
          <w:rFonts w:ascii="宋体" w:hAnsi="宋体"/>
          <w:szCs w:val="21"/>
        </w:rPr>
      </w:pPr>
      <w:r>
        <w:rPr>
          <w:rFonts w:hint="eastAsia" w:ascii="宋体" w:hAnsi="宋体"/>
          <w:szCs w:val="21"/>
        </w:rPr>
        <w:t>第五章  开标</w:t>
      </w:r>
    </w:p>
    <w:p>
      <w:pPr>
        <w:ind w:left="630" w:leftChars="300" w:firstLine="411" w:firstLineChars="196"/>
        <w:outlineLvl w:val="0"/>
        <w:rPr>
          <w:rFonts w:ascii="宋体" w:hAnsi="宋体"/>
          <w:szCs w:val="21"/>
        </w:rPr>
      </w:pPr>
      <w:r>
        <w:rPr>
          <w:rFonts w:hint="eastAsia" w:ascii="宋体" w:hAnsi="宋体"/>
          <w:szCs w:val="21"/>
        </w:rPr>
        <w:t>第六章  评审要求</w:t>
      </w:r>
    </w:p>
    <w:p>
      <w:pPr>
        <w:ind w:left="630" w:leftChars="300" w:firstLine="411" w:firstLineChars="196"/>
        <w:outlineLvl w:val="0"/>
        <w:rPr>
          <w:rFonts w:ascii="宋体" w:hAnsi="宋体"/>
          <w:szCs w:val="21"/>
        </w:rPr>
      </w:pPr>
      <w:r>
        <w:rPr>
          <w:rFonts w:hint="eastAsia" w:ascii="宋体" w:hAnsi="宋体"/>
          <w:szCs w:val="21"/>
        </w:rPr>
        <w:t>第七章  评审程序及评审方法</w:t>
      </w:r>
    </w:p>
    <w:p>
      <w:pPr>
        <w:ind w:left="630" w:leftChars="300" w:firstLine="411" w:firstLineChars="196"/>
        <w:outlineLvl w:val="0"/>
        <w:rPr>
          <w:rFonts w:ascii="宋体" w:hAnsi="宋体"/>
          <w:szCs w:val="21"/>
        </w:rPr>
      </w:pPr>
      <w:r>
        <w:rPr>
          <w:rFonts w:hint="eastAsia" w:ascii="宋体" w:hAnsi="宋体"/>
          <w:szCs w:val="21"/>
        </w:rPr>
        <w:t>第八章  定标及公示</w:t>
      </w:r>
    </w:p>
    <w:p>
      <w:pPr>
        <w:ind w:left="630" w:leftChars="300" w:firstLine="411" w:firstLineChars="196"/>
        <w:outlineLvl w:val="0"/>
        <w:rPr>
          <w:rFonts w:ascii="宋体" w:hAnsi="宋体"/>
          <w:szCs w:val="21"/>
        </w:rPr>
      </w:pPr>
      <w:r>
        <w:rPr>
          <w:rFonts w:hint="eastAsia" w:ascii="宋体" w:hAnsi="宋体"/>
          <w:szCs w:val="21"/>
        </w:rPr>
        <w:t>第九章  公开招标失败的后续处理</w:t>
      </w:r>
    </w:p>
    <w:p>
      <w:pPr>
        <w:ind w:left="630" w:leftChars="300" w:firstLine="411" w:firstLineChars="196"/>
        <w:outlineLvl w:val="0"/>
        <w:rPr>
          <w:rFonts w:ascii="宋体" w:hAnsi="宋体"/>
          <w:szCs w:val="21"/>
        </w:rPr>
      </w:pPr>
      <w:r>
        <w:rPr>
          <w:rFonts w:hint="eastAsia" w:ascii="宋体" w:hAnsi="宋体"/>
          <w:szCs w:val="21"/>
        </w:rPr>
        <w:t>第十章  合同的授予与备案</w:t>
      </w:r>
    </w:p>
    <w:p>
      <w:pPr>
        <w:ind w:left="630" w:leftChars="300" w:firstLine="411" w:firstLineChars="196"/>
        <w:outlineLvl w:val="0"/>
        <w:rPr>
          <w:rFonts w:ascii="宋体" w:hAnsi="宋体"/>
          <w:szCs w:val="21"/>
        </w:rPr>
      </w:pPr>
      <w:r>
        <w:rPr>
          <w:rFonts w:hint="eastAsia" w:ascii="宋体" w:hAnsi="宋体"/>
          <w:szCs w:val="21"/>
        </w:rPr>
        <w:t>第十一章  质疑处理</w:t>
      </w:r>
    </w:p>
    <w:bookmarkEnd w:id="4"/>
    <w:p>
      <w:pPr>
        <w:widowControl/>
        <w:jc w:val="left"/>
        <w:rPr>
          <w:rFonts w:ascii="宋体" w:hAnsi="宋体" w:eastAsia="黑体"/>
          <w:b/>
          <w:bCs/>
          <w:kern w:val="44"/>
          <w:sz w:val="28"/>
          <w:szCs w:val="44"/>
        </w:rPr>
      </w:pPr>
      <w:bookmarkStart w:id="6" w:name="bt合同条款"/>
      <w:bookmarkEnd w:id="6"/>
      <w:bookmarkStart w:id="7" w:name="bt投标人须知"/>
      <w:bookmarkEnd w:id="7"/>
      <w:bookmarkStart w:id="8" w:name="bt技术标投标文件格式"/>
      <w:bookmarkEnd w:id="8"/>
      <w:bookmarkStart w:id="9" w:name="bt项目管理班子配备情况"/>
      <w:bookmarkEnd w:id="9"/>
      <w:bookmarkStart w:id="10" w:name="bt商务标投标文件格式"/>
      <w:bookmarkEnd w:id="10"/>
      <w:bookmarkStart w:id="11" w:name="bt合同条款及格式"/>
      <w:bookmarkEnd w:id="11"/>
      <w:bookmarkStart w:id="12" w:name="bt投标文件签署授权委托书"/>
      <w:bookmarkEnd w:id="12"/>
      <w:bookmarkStart w:id="13" w:name="bt投标函"/>
      <w:bookmarkEnd w:id="13"/>
      <w:bookmarkStart w:id="14" w:name="bt其他资料由投标人自定"/>
      <w:bookmarkEnd w:id="14"/>
      <w:bookmarkStart w:id="15" w:name="bt本工程承诺书"/>
      <w:bookmarkEnd w:id="15"/>
      <w:bookmarkStart w:id="16" w:name="bt合同格式"/>
      <w:bookmarkEnd w:id="16"/>
      <w:bookmarkStart w:id="17" w:name="bt开标一览表"/>
      <w:bookmarkEnd w:id="17"/>
      <w:bookmarkStart w:id="18" w:name="合同格式"/>
      <w:bookmarkEnd w:id="18"/>
      <w:bookmarkStart w:id="19" w:name="bt其他资料2"/>
      <w:bookmarkEnd w:id="19"/>
      <w:bookmarkStart w:id="20" w:name="bt说明"/>
      <w:bookmarkEnd w:id="20"/>
      <w:bookmarkStart w:id="21" w:name="bt投标人情况介绍"/>
      <w:bookmarkEnd w:id="21"/>
      <w:bookmarkStart w:id="22" w:name="bt投标报价汇总表"/>
      <w:bookmarkEnd w:id="22"/>
      <w:r>
        <w:br w:type="page"/>
      </w:r>
    </w:p>
    <w:p>
      <w:pPr>
        <w:pStyle w:val="4"/>
        <w:rPr>
          <w:color w:val="FF0000"/>
          <w:sz w:val="24"/>
        </w:rPr>
      </w:pPr>
      <w:r>
        <w:rPr>
          <w:rFonts w:hint="eastAsia"/>
        </w:rPr>
        <w:t>第一册  专用条款</w:t>
      </w:r>
    </w:p>
    <w:p>
      <w:pPr>
        <w:pStyle w:val="7"/>
        <w:rPr>
          <w:sz w:val="28"/>
          <w:szCs w:val="28"/>
        </w:rPr>
      </w:pPr>
      <w:r>
        <w:rPr>
          <w:rFonts w:hint="eastAsia"/>
          <w:sz w:val="28"/>
          <w:szCs w:val="28"/>
        </w:rPr>
        <w:t>第一章  招标公告</w:t>
      </w:r>
    </w:p>
    <w:p>
      <w:pPr>
        <w:spacing w:line="360" w:lineRule="auto"/>
        <w:rPr>
          <w:rFonts w:ascii="宋体" w:hAnsi="宋体" w:cs="宋体"/>
          <w:kern w:val="0"/>
          <w:sz w:val="18"/>
          <w:szCs w:val="18"/>
        </w:rPr>
      </w:pPr>
      <w:r>
        <w:rPr>
          <w:rFonts w:hint="eastAsia" w:ascii="宋体" w:hAnsi="宋体" w:cs="宋体"/>
          <w:b/>
          <w:bCs/>
          <w:kern w:val="0"/>
          <w:szCs w:val="21"/>
        </w:rPr>
        <w:t>申请人的资格要求</w:t>
      </w:r>
    </w:p>
    <w:p>
      <w:pPr>
        <w:ind w:firstLine="630" w:firstLineChars="300"/>
      </w:pPr>
      <w:r>
        <w:rPr>
          <w:rFonts w:hint="eastAsia"/>
        </w:rPr>
        <w:t>1</w:t>
      </w:r>
      <w:r>
        <w:t>.</w:t>
      </w:r>
      <w:bookmarkStart w:id="23" w:name="_Hlk72162904"/>
      <w:r>
        <w:rPr>
          <w:rFonts w:hint="eastAsia"/>
        </w:rPr>
        <w:t>具有独立法人资格或是具有独立承担民事责任能力的其它组织（提供营业执照或事业单位法人证书等证明资料扫描件，原件备查）；</w:t>
      </w:r>
      <w:bookmarkEnd w:id="23"/>
    </w:p>
    <w:p>
      <w:pPr>
        <w:ind w:firstLine="630" w:firstLineChars="300"/>
        <w:rPr>
          <w:color w:val="FF0000"/>
        </w:rPr>
      </w:pPr>
      <w:r>
        <w:rPr>
          <w:rFonts w:hint="eastAsia"/>
          <w:color w:val="FF0000"/>
        </w:rPr>
        <w:t>2</w:t>
      </w:r>
      <w:r>
        <w:rPr>
          <w:color w:val="FF0000"/>
        </w:rPr>
        <w:t>.</w:t>
      </w:r>
      <w:r>
        <w:rPr>
          <w:rFonts w:hint="eastAsia"/>
          <w:color w:val="FF0000"/>
        </w:rPr>
        <w:t>本项目不接受联合体投标（由供应商在《政府采购投标及履约承诺函》中作出声明），是否接受投标人选用进口产品参与投标详见招标文件“货物需求明细”表；</w:t>
      </w:r>
    </w:p>
    <w:p>
      <w:pPr>
        <w:ind w:firstLine="630" w:firstLineChars="300"/>
      </w:pPr>
      <w:r>
        <w:rPr>
          <w:rFonts w:hint="eastAsia"/>
        </w:rPr>
        <w:t>3</w:t>
      </w:r>
      <w:r>
        <w:t>.</w:t>
      </w:r>
      <w:r>
        <w:rPr>
          <w:rFonts w:hint="eastAsia"/>
        </w:rPr>
        <w:t>参与本项目政府采购活动时不存在被有关部门禁止参与政府采购活动且在有效期内的情况（由供应商在《政府采购投标及履约承诺函》中作出声明）；</w:t>
      </w:r>
    </w:p>
    <w:p>
      <w:pPr>
        <w:ind w:firstLine="630" w:firstLineChars="300"/>
      </w:pPr>
      <w:r>
        <w:rPr>
          <w:rFonts w:hint="eastAsia"/>
        </w:rPr>
        <w:t>4</w:t>
      </w:r>
      <w:r>
        <w:t>.</w:t>
      </w:r>
      <w:r>
        <w:rPr>
          <w:rFonts w:hint="eastAsia"/>
        </w:rPr>
        <w:t>具备《中华人民共和国政府采购法》第二十二条的条件（由供应商在《政府采购投标及履约承诺函》中作出声明）；</w:t>
      </w:r>
    </w:p>
    <w:p>
      <w:pPr>
        <w:ind w:firstLine="630" w:firstLineChars="300"/>
      </w:pPr>
      <w:r>
        <w:rPr>
          <w:rFonts w:hint="eastAsia"/>
        </w:rPr>
        <w:t>5</w:t>
      </w:r>
      <w:r>
        <w:t>.</w:t>
      </w:r>
      <w:r>
        <w:rPr>
          <w:rFonts w:hint="eastAsia"/>
        </w:rPr>
        <w:t>未被列入失信被执行人、重大税收违法案件当事人名单、政府采购严重违法失信行为记录名单（由供应商在《政府采购投标及履约承诺函》中作出声明）。</w:t>
      </w:r>
    </w:p>
    <w:p>
      <w:pPr>
        <w:ind w:firstLine="630" w:firstLineChars="300"/>
        <w:rPr>
          <w:rFonts w:hint="eastAsia" w:ascii="Times New Roman" w:hAnsi="Times New Roman" w:eastAsia="宋体" w:cs="Times New Roman"/>
        </w:rPr>
      </w:pPr>
      <w:r>
        <w:rPr>
          <w:rFonts w:hint="eastAsia"/>
        </w:rPr>
        <w:t>6. 单位负责人为同一人或者存在直接控股、管理关系的不同供应商，不得参加同一合同项下的政府采购活动；为采购项目提供整体设计、规范编制或者项目管理、监理、检测等服务的供应商，不得再参加该采购项目的其他采购活动（由供应商在《政府采购投标及履约承诺函》中作出声明）。</w:t>
      </w:r>
    </w:p>
    <w:p>
      <w:pPr>
        <w:ind w:firstLine="630" w:firstLineChars="300"/>
        <w:rPr>
          <w:rFonts w:hint="eastAsia" w:ascii="Times New Roman" w:hAnsi="Times New Roman" w:eastAsia="宋体" w:cs="Times New Roman"/>
          <w:lang w:val="en-US" w:eastAsia="zh-CN"/>
        </w:rPr>
      </w:pPr>
      <w:commentRangeStart w:id="7"/>
      <w:r>
        <w:rPr>
          <w:rFonts w:hint="eastAsia" w:ascii="Times New Roman" w:hAnsi="Times New Roman" w:eastAsia="宋体" w:cs="Times New Roman"/>
          <w:lang w:val="en-US" w:eastAsia="zh-CN"/>
        </w:rPr>
        <w:t>7.本项目属于专门面向中小微企业采购：根据《财政部 工业和信息化部关于印发&lt;政府采购促进中小企业发展管理办法&gt;的通知》（财库〔2020〕46号）的规定在《中小企业声明函、残疾人福利性单位声明函及监狱企业声明函》中作出声明，未提供声明函或声明函内容不符合中小企业声明函“填写指引”要求的做资格审查不通过处理）。</w:t>
      </w:r>
      <w:commentRangeEnd w:id="7"/>
      <w:r>
        <w:commentReference w:id="7"/>
      </w:r>
    </w:p>
    <w:p>
      <w:pPr>
        <w:ind w:firstLine="630" w:firstLineChars="300"/>
        <w:rPr>
          <w:rFonts w:ascii="宋体" w:hAnsi="宋体" w:cs="宋体"/>
          <w:kern w:val="0"/>
          <w:szCs w:val="21"/>
        </w:rPr>
      </w:pPr>
      <w:r>
        <w:rPr>
          <w:rFonts w:hint="eastAsia" w:ascii="宋体" w:hAnsi="宋体" w:cs="宋体"/>
          <w:kern w:val="0"/>
          <w:szCs w:val="21"/>
        </w:rPr>
        <w:t>注：（1）“信用中国”、“中国政府采购网”、“深圳信用网”以及“深圳市政府采购监管网”为供应商信用信息的查询渠道，相关信息以开标当日的查询结果为准；</w:t>
      </w:r>
    </w:p>
    <w:p>
      <w:pPr>
        <w:ind w:firstLine="420" w:firstLineChars="200"/>
        <w:rPr>
          <w:rFonts w:ascii="宋体" w:hAnsi="宋体" w:cs="宋体"/>
          <w:kern w:val="0"/>
          <w:szCs w:val="21"/>
        </w:rPr>
      </w:pPr>
      <w:r>
        <w:rPr>
          <w:rFonts w:hint="eastAsia" w:ascii="宋体" w:hAnsi="宋体"/>
        </w:rPr>
        <w:t>（2）供应商投标（上传投标文件）必须先行办理注册手续，具体请按照本公告“六、其他补充事宜</w:t>
      </w:r>
      <w:r>
        <w:rPr>
          <w:rFonts w:ascii="宋体" w:hAnsi="宋体"/>
        </w:rPr>
        <w:t>”</w:t>
      </w:r>
      <w:r>
        <w:rPr>
          <w:rFonts w:hint="eastAsia" w:ascii="宋体" w:hAnsi="宋体"/>
        </w:rPr>
        <w:t>相关内容指引办理。</w:t>
      </w:r>
    </w:p>
    <w:p>
      <w:pPr>
        <w:pStyle w:val="7"/>
        <w:jc w:val="left"/>
        <w:rPr>
          <w:sz w:val="22"/>
          <w:szCs w:val="18"/>
        </w:rPr>
      </w:pPr>
      <w:r>
        <w:rPr>
          <w:rFonts w:hint="eastAsia"/>
          <w:sz w:val="22"/>
          <w:szCs w:val="18"/>
        </w:rPr>
        <w:t>完整公告内容详见：深圳市政府采购监管网（中国政府采购网深圳分网）（http://zfcg.sz.gov.cn/）、</w:t>
      </w:r>
      <w:r>
        <w:rPr>
          <w:rFonts w:hint="eastAsia"/>
          <w:szCs w:val="24"/>
        </w:rPr>
        <w:t>深圳政府采购智慧平台（http://zfcg.szggzy.com:8081）</w:t>
      </w:r>
    </w:p>
    <w:p>
      <w:pPr>
        <w:widowControl/>
        <w:jc w:val="left"/>
        <w:rPr>
          <w:rFonts w:ascii="宋体" w:hAnsi="宋体"/>
          <w:b/>
          <w:bCs/>
          <w:kern w:val="0"/>
          <w:sz w:val="28"/>
          <w:szCs w:val="28"/>
        </w:rPr>
      </w:pPr>
      <w:r>
        <w:rPr>
          <w:sz w:val="28"/>
          <w:szCs w:val="28"/>
        </w:rPr>
        <w:br w:type="page"/>
      </w:r>
    </w:p>
    <w:p>
      <w:pPr>
        <w:pStyle w:val="7"/>
        <w:rPr>
          <w:sz w:val="28"/>
          <w:szCs w:val="28"/>
        </w:rPr>
      </w:pPr>
      <w:r>
        <w:rPr>
          <w:rFonts w:hint="eastAsia"/>
          <w:sz w:val="28"/>
          <w:szCs w:val="28"/>
        </w:rPr>
        <w:t xml:space="preserve">第二章 </w:t>
      </w:r>
      <w:bookmarkStart w:id="24" w:name="_Hlk71926094"/>
      <w:r>
        <w:rPr>
          <w:rFonts w:hint="eastAsia"/>
          <w:sz w:val="28"/>
          <w:szCs w:val="28"/>
        </w:rPr>
        <w:t>对通用条款的补充内容及其他关键信息</w:t>
      </w:r>
      <w:bookmarkEnd w:id="24"/>
    </w:p>
    <w:p>
      <w:pPr>
        <w:pStyle w:val="7"/>
        <w:spacing w:before="120" w:beforeLines="50" w:after="120" w:afterLines="50"/>
        <w:rPr>
          <w:szCs w:val="24"/>
        </w:rPr>
      </w:pPr>
      <w:bookmarkStart w:id="25" w:name="_Toc100052364"/>
      <w:bookmarkStart w:id="26" w:name="_Toc73518117"/>
      <w:bookmarkStart w:id="27" w:name="_Toc101074876"/>
      <w:bookmarkStart w:id="28" w:name="_Toc60631620"/>
      <w:bookmarkStart w:id="29" w:name="_Toc60560625"/>
      <w:bookmarkStart w:id="30" w:name="_Toc73521547"/>
      <w:bookmarkStart w:id="31" w:name="_Toc73521635"/>
      <w:bookmarkStart w:id="32" w:name="_Toc73517639"/>
      <w:r>
        <w:rPr>
          <w:rFonts w:hint="eastAsia"/>
          <w:szCs w:val="24"/>
        </w:rPr>
        <w:t>一、对通用条款的补充内容</w:t>
      </w:r>
    </w:p>
    <w:bookmarkEnd w:id="25"/>
    <w:bookmarkEnd w:id="26"/>
    <w:bookmarkEnd w:id="27"/>
    <w:bookmarkEnd w:id="28"/>
    <w:bookmarkEnd w:id="29"/>
    <w:bookmarkEnd w:id="30"/>
    <w:bookmarkEnd w:id="31"/>
    <w:bookmarkEnd w:id="32"/>
    <w:tbl>
      <w:tblPr>
        <w:tblStyle w:val="43"/>
        <w:tblW w:w="8367" w:type="dxa"/>
        <w:jc w:val="center"/>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autofit"/>
        <w:tblCellMar>
          <w:top w:w="0" w:type="dxa"/>
          <w:left w:w="108" w:type="dxa"/>
          <w:bottom w:w="0" w:type="dxa"/>
          <w:right w:w="108" w:type="dxa"/>
        </w:tblCellMar>
      </w:tblPr>
      <w:tblGrid>
        <w:gridCol w:w="978"/>
        <w:gridCol w:w="2409"/>
        <w:gridCol w:w="4980"/>
      </w:tblGrid>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pPr>
              <w:jc w:val="center"/>
              <w:rPr>
                <w:rFonts w:ascii="宋体" w:hAnsi="宋体"/>
                <w:b/>
                <w:bCs/>
              </w:rPr>
            </w:pPr>
            <w:bookmarkStart w:id="33" w:name="_Hlk72218097"/>
            <w:r>
              <w:rPr>
                <w:rFonts w:hint="eastAsia" w:ascii="宋体" w:hAnsi="宋体"/>
                <w:b/>
                <w:bCs/>
              </w:rPr>
              <w:t>通用条款序号</w:t>
            </w:r>
          </w:p>
        </w:tc>
        <w:tc>
          <w:tcPr>
            <w:tcW w:w="2409" w:type="dxa"/>
            <w:vAlign w:val="center"/>
          </w:tcPr>
          <w:p>
            <w:pPr>
              <w:jc w:val="center"/>
              <w:rPr>
                <w:rFonts w:ascii="宋体" w:hAnsi="宋体"/>
                <w:b/>
                <w:bCs/>
              </w:rPr>
            </w:pPr>
            <w:r>
              <w:rPr>
                <w:rFonts w:hint="eastAsia" w:ascii="宋体" w:hAnsi="宋体"/>
                <w:b/>
                <w:bCs/>
              </w:rPr>
              <w:t>涉及事项</w:t>
            </w:r>
          </w:p>
        </w:tc>
        <w:tc>
          <w:tcPr>
            <w:tcW w:w="4980" w:type="dxa"/>
            <w:vAlign w:val="center"/>
          </w:tcPr>
          <w:p>
            <w:pPr>
              <w:jc w:val="center"/>
              <w:rPr>
                <w:rFonts w:ascii="宋体" w:hAnsi="宋体"/>
                <w:b/>
                <w:bCs/>
              </w:rPr>
            </w:pPr>
            <w:r>
              <w:rPr>
                <w:rFonts w:hint="eastAsia" w:ascii="宋体" w:hAnsi="宋体"/>
                <w:b/>
                <w:bCs/>
              </w:rPr>
              <w:t>具 体 补 充 内 容</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pPr>
              <w:jc w:val="center"/>
              <w:rPr>
                <w:rFonts w:ascii="宋体" w:hAnsi="宋体"/>
              </w:rPr>
            </w:pPr>
            <w:r>
              <w:rPr>
                <w:rFonts w:hint="eastAsia" w:ascii="宋体" w:hAnsi="宋体"/>
              </w:rPr>
              <w:t>3</w:t>
            </w:r>
            <w:r>
              <w:rPr>
                <w:rFonts w:ascii="宋体" w:hAnsi="宋体"/>
              </w:rPr>
              <w:t>.1</w:t>
            </w:r>
          </w:p>
        </w:tc>
        <w:tc>
          <w:tcPr>
            <w:tcW w:w="2409" w:type="dxa"/>
            <w:vAlign w:val="center"/>
          </w:tcPr>
          <w:p>
            <w:pPr>
              <w:jc w:val="center"/>
            </w:pPr>
            <w:r>
              <w:rPr>
                <w:rFonts w:hint="eastAsia"/>
              </w:rPr>
              <w:t>采购人</w:t>
            </w:r>
          </w:p>
        </w:tc>
        <w:tc>
          <w:tcPr>
            <w:tcW w:w="4980" w:type="dxa"/>
            <w:vAlign w:val="center"/>
          </w:tcPr>
          <w:p>
            <w:pPr>
              <w:jc w:val="center"/>
              <w:rPr>
                <w:rFonts w:ascii="宋体" w:hAnsi="宋体"/>
              </w:rPr>
            </w:pPr>
            <w:r>
              <w:rPr>
                <w:rFonts w:hint="eastAsia" w:ascii="宋体" w:hAnsi="宋体"/>
              </w:rPr>
              <w:t>深圳市第二实验学校</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pPr>
              <w:jc w:val="center"/>
              <w:rPr>
                <w:rFonts w:ascii="宋体" w:hAnsi="宋体"/>
              </w:rPr>
            </w:pPr>
            <w:r>
              <w:rPr>
                <w:rFonts w:hint="eastAsia" w:ascii="宋体" w:hAnsi="宋体"/>
              </w:rPr>
              <w:t>3</w:t>
            </w:r>
            <w:r>
              <w:rPr>
                <w:rFonts w:ascii="宋体" w:hAnsi="宋体"/>
              </w:rPr>
              <w:t>.2</w:t>
            </w:r>
          </w:p>
        </w:tc>
        <w:tc>
          <w:tcPr>
            <w:tcW w:w="2409" w:type="dxa"/>
            <w:vAlign w:val="center"/>
          </w:tcPr>
          <w:p>
            <w:pPr>
              <w:jc w:val="center"/>
              <w:rPr>
                <w:rFonts w:ascii="宋体" w:hAnsi="宋体"/>
              </w:rPr>
            </w:pPr>
            <w:r>
              <w:rPr>
                <w:rFonts w:hint="eastAsia" w:ascii="宋体" w:hAnsi="宋体"/>
              </w:rPr>
              <w:t>政府集中采购机构</w:t>
            </w:r>
          </w:p>
        </w:tc>
        <w:tc>
          <w:tcPr>
            <w:tcW w:w="4980" w:type="dxa"/>
            <w:vAlign w:val="center"/>
          </w:tcPr>
          <w:p>
            <w:pPr>
              <w:jc w:val="center"/>
              <w:rPr>
                <w:rFonts w:ascii="宋体" w:hAnsi="宋体"/>
              </w:rPr>
            </w:pPr>
            <w:r>
              <w:rPr>
                <w:rFonts w:hint="eastAsia" w:ascii="宋体" w:hAnsi="宋体"/>
              </w:rPr>
              <w:t>深圳公共资源交易中心</w:t>
            </w:r>
          </w:p>
          <w:p>
            <w:pPr>
              <w:jc w:val="center"/>
              <w:rPr>
                <w:rFonts w:ascii="宋体" w:hAnsi="宋体"/>
              </w:rPr>
            </w:pPr>
            <w:r>
              <w:rPr>
                <w:rFonts w:hint="eastAsia" w:ascii="宋体" w:hAnsi="宋体"/>
              </w:rPr>
              <w:t>（深圳交易集团有限公司政府采购业务分公司）</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pPr>
              <w:jc w:val="center"/>
              <w:rPr>
                <w:rFonts w:ascii="宋体" w:hAnsi="宋体"/>
              </w:rPr>
            </w:pPr>
            <w:r>
              <w:rPr>
                <w:rFonts w:hint="eastAsia" w:ascii="宋体" w:hAnsi="宋体"/>
              </w:rPr>
              <w:t>9</w:t>
            </w:r>
          </w:p>
        </w:tc>
        <w:tc>
          <w:tcPr>
            <w:tcW w:w="2409" w:type="dxa"/>
            <w:vAlign w:val="center"/>
          </w:tcPr>
          <w:p>
            <w:pPr>
              <w:jc w:val="center"/>
              <w:rPr>
                <w:rFonts w:ascii="宋体" w:hAnsi="宋体"/>
              </w:rPr>
            </w:pPr>
            <w:r>
              <w:rPr>
                <w:rFonts w:hint="eastAsia" w:ascii="宋体" w:hAnsi="宋体"/>
              </w:rPr>
              <w:t>踏勘现场</w:t>
            </w:r>
          </w:p>
        </w:tc>
        <w:tc>
          <w:tcPr>
            <w:tcW w:w="4980" w:type="dxa"/>
            <w:vAlign w:val="center"/>
          </w:tcPr>
          <w:p>
            <w:pPr>
              <w:jc w:val="center"/>
              <w:rPr>
                <w:rFonts w:ascii="宋体" w:hAnsi="宋体"/>
              </w:rPr>
            </w:pPr>
            <w:r>
              <w:rPr>
                <w:rFonts w:hint="eastAsia" w:ascii="宋体" w:hAnsi="宋体"/>
              </w:rPr>
              <w:t>不组织</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pPr>
              <w:jc w:val="center"/>
              <w:rPr>
                <w:rFonts w:ascii="宋体" w:hAnsi="宋体"/>
              </w:rPr>
            </w:pPr>
            <w:r>
              <w:rPr>
                <w:rFonts w:hint="eastAsia" w:ascii="宋体" w:hAnsi="宋体"/>
              </w:rPr>
              <w:t>1</w:t>
            </w:r>
            <w:r>
              <w:rPr>
                <w:rFonts w:ascii="宋体" w:hAnsi="宋体"/>
              </w:rPr>
              <w:t>0</w:t>
            </w:r>
          </w:p>
        </w:tc>
        <w:tc>
          <w:tcPr>
            <w:tcW w:w="2409" w:type="dxa"/>
            <w:vAlign w:val="center"/>
          </w:tcPr>
          <w:p>
            <w:pPr>
              <w:jc w:val="center"/>
              <w:rPr>
                <w:rFonts w:ascii="宋体" w:hAnsi="宋体"/>
              </w:rPr>
            </w:pPr>
            <w:r>
              <w:rPr>
                <w:rFonts w:hint="eastAsia" w:ascii="宋体" w:hAnsi="宋体"/>
              </w:rPr>
              <w:t>标前会议</w:t>
            </w:r>
          </w:p>
        </w:tc>
        <w:tc>
          <w:tcPr>
            <w:tcW w:w="4980" w:type="dxa"/>
            <w:vAlign w:val="center"/>
          </w:tcPr>
          <w:p>
            <w:pPr>
              <w:jc w:val="center"/>
              <w:rPr>
                <w:rFonts w:ascii="宋体" w:hAnsi="宋体"/>
              </w:rPr>
            </w:pPr>
            <w:r>
              <w:rPr>
                <w:rFonts w:hint="eastAsia" w:ascii="宋体" w:hAnsi="宋体"/>
              </w:rPr>
              <w:t>不组织</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pPr>
              <w:jc w:val="center"/>
              <w:rPr>
                <w:rFonts w:ascii="宋体" w:hAnsi="宋体"/>
              </w:rPr>
            </w:pPr>
            <w:r>
              <w:rPr>
                <w:rFonts w:hint="eastAsia" w:ascii="宋体" w:hAnsi="宋体"/>
              </w:rPr>
              <w:t>1</w:t>
            </w:r>
            <w:r>
              <w:rPr>
                <w:rFonts w:ascii="宋体" w:hAnsi="宋体"/>
              </w:rPr>
              <w:t>2</w:t>
            </w:r>
            <w:r>
              <w:rPr>
                <w:rFonts w:hint="eastAsia" w:ascii="宋体" w:hAnsi="宋体"/>
              </w:rPr>
              <w:t>/1</w:t>
            </w:r>
            <w:r>
              <w:rPr>
                <w:rFonts w:ascii="宋体" w:hAnsi="宋体"/>
              </w:rPr>
              <w:t>3</w:t>
            </w:r>
          </w:p>
        </w:tc>
        <w:tc>
          <w:tcPr>
            <w:tcW w:w="2409" w:type="dxa"/>
            <w:vAlign w:val="center"/>
          </w:tcPr>
          <w:p>
            <w:pPr>
              <w:jc w:val="center"/>
              <w:rPr>
                <w:rFonts w:ascii="宋体" w:hAnsi="宋体"/>
              </w:rPr>
            </w:pPr>
            <w:r>
              <w:rPr>
                <w:rFonts w:hint="eastAsia" w:ascii="宋体" w:hAnsi="宋体"/>
              </w:rPr>
              <w:t>招标文件的澄清和修改</w:t>
            </w:r>
          </w:p>
        </w:tc>
        <w:tc>
          <w:tcPr>
            <w:tcW w:w="4980" w:type="dxa"/>
            <w:vAlign w:val="center"/>
          </w:tcPr>
          <w:p>
            <w:pPr>
              <w:jc w:val="left"/>
              <w:rPr>
                <w:rFonts w:ascii="宋体" w:hAnsi="宋体"/>
              </w:rPr>
            </w:pPr>
            <w:r>
              <w:rPr>
                <w:rFonts w:hint="eastAsia" w:ascii="宋体" w:hAnsi="宋体"/>
              </w:rPr>
              <w:t>投标截止日三日前，投标人有义务在招标期间在政府集中采购机构网站浏览与本项目有关的澄清和修改信息</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pPr>
              <w:jc w:val="center"/>
              <w:rPr>
                <w:rFonts w:ascii="宋体" w:hAnsi="宋体"/>
              </w:rPr>
            </w:pPr>
            <w:r>
              <w:rPr>
                <w:rFonts w:hint="eastAsia" w:ascii="宋体" w:hAnsi="宋体"/>
              </w:rPr>
              <w:t>2</w:t>
            </w:r>
            <w:r>
              <w:rPr>
                <w:rFonts w:ascii="宋体" w:hAnsi="宋体"/>
              </w:rPr>
              <w:t>0</w:t>
            </w:r>
          </w:p>
        </w:tc>
        <w:tc>
          <w:tcPr>
            <w:tcW w:w="2409" w:type="dxa"/>
            <w:vAlign w:val="center"/>
          </w:tcPr>
          <w:p>
            <w:pPr>
              <w:jc w:val="center"/>
              <w:rPr>
                <w:rFonts w:ascii="宋体" w:hAnsi="宋体"/>
              </w:rPr>
            </w:pPr>
            <w:r>
              <w:rPr>
                <w:rFonts w:hint="eastAsia" w:ascii="宋体" w:hAnsi="宋体"/>
              </w:rPr>
              <w:t>投标有效期</w:t>
            </w:r>
          </w:p>
        </w:tc>
        <w:tc>
          <w:tcPr>
            <w:tcW w:w="4980" w:type="dxa"/>
            <w:vAlign w:val="center"/>
          </w:tcPr>
          <w:p>
            <w:pPr>
              <w:jc w:val="center"/>
              <w:rPr>
                <w:rFonts w:ascii="宋体" w:hAnsi="宋体"/>
              </w:rPr>
            </w:pPr>
            <w:r>
              <w:rPr>
                <w:rFonts w:hint="eastAsia" w:ascii="宋体" w:hAnsi="宋体"/>
              </w:rPr>
              <w:t>1</w:t>
            </w:r>
            <w:r>
              <w:rPr>
                <w:rFonts w:ascii="宋体" w:hAnsi="宋体"/>
              </w:rPr>
              <w:t>20</w:t>
            </w:r>
            <w:r>
              <w:rPr>
                <w:rFonts w:hint="eastAsia" w:ascii="宋体" w:hAnsi="宋体"/>
              </w:rPr>
              <w:t>个日历日</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pPr>
              <w:jc w:val="center"/>
              <w:rPr>
                <w:rFonts w:ascii="宋体" w:hAnsi="宋体"/>
              </w:rPr>
            </w:pPr>
            <w:r>
              <w:rPr>
                <w:rFonts w:hint="eastAsia" w:ascii="宋体" w:hAnsi="宋体"/>
              </w:rPr>
              <w:t>2</w:t>
            </w:r>
            <w:r>
              <w:rPr>
                <w:rFonts w:ascii="宋体" w:hAnsi="宋体"/>
              </w:rPr>
              <w:t>2</w:t>
            </w:r>
          </w:p>
        </w:tc>
        <w:tc>
          <w:tcPr>
            <w:tcW w:w="2409" w:type="dxa"/>
            <w:vAlign w:val="center"/>
          </w:tcPr>
          <w:p>
            <w:pPr>
              <w:jc w:val="center"/>
              <w:rPr>
                <w:rFonts w:ascii="宋体" w:hAnsi="宋体"/>
              </w:rPr>
            </w:pPr>
            <w:r>
              <w:rPr>
                <w:rFonts w:hint="eastAsia" w:ascii="宋体" w:hAnsi="宋体"/>
              </w:rPr>
              <w:t>投标人的替代方案</w:t>
            </w:r>
          </w:p>
        </w:tc>
        <w:tc>
          <w:tcPr>
            <w:tcW w:w="4980" w:type="dxa"/>
            <w:vAlign w:val="center"/>
          </w:tcPr>
          <w:p>
            <w:pPr>
              <w:jc w:val="center"/>
              <w:rPr>
                <w:rFonts w:ascii="宋体" w:hAnsi="宋体"/>
              </w:rPr>
            </w:pPr>
            <w:r>
              <w:rPr>
                <w:rFonts w:hint="eastAsia" w:ascii="宋体" w:hAnsi="宋体"/>
              </w:rPr>
              <w:t>不接受</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pPr>
              <w:jc w:val="center"/>
              <w:rPr>
                <w:rFonts w:ascii="宋体" w:hAnsi="宋体"/>
              </w:rPr>
            </w:pPr>
            <w:r>
              <w:rPr>
                <w:rFonts w:hint="eastAsia" w:ascii="宋体" w:hAnsi="宋体"/>
              </w:rPr>
              <w:t>2</w:t>
            </w:r>
            <w:r>
              <w:rPr>
                <w:rFonts w:ascii="宋体" w:hAnsi="宋体"/>
              </w:rPr>
              <w:t>5</w:t>
            </w:r>
          </w:p>
        </w:tc>
        <w:tc>
          <w:tcPr>
            <w:tcW w:w="2409" w:type="dxa"/>
            <w:vAlign w:val="center"/>
          </w:tcPr>
          <w:p>
            <w:pPr>
              <w:jc w:val="center"/>
              <w:rPr>
                <w:rFonts w:ascii="宋体" w:hAnsi="宋体"/>
              </w:rPr>
            </w:pPr>
            <w:r>
              <w:rPr>
                <w:rFonts w:hint="eastAsia" w:ascii="宋体" w:hAnsi="宋体"/>
              </w:rPr>
              <w:t>投标文件的大小</w:t>
            </w:r>
          </w:p>
        </w:tc>
        <w:tc>
          <w:tcPr>
            <w:tcW w:w="4980" w:type="dxa"/>
            <w:vAlign w:val="center"/>
          </w:tcPr>
          <w:p>
            <w:pPr>
              <w:jc w:val="center"/>
              <w:rPr>
                <w:rFonts w:ascii="宋体" w:hAnsi="宋体"/>
              </w:rPr>
            </w:pPr>
            <w:r>
              <w:rPr>
                <w:rFonts w:hint="eastAsia" w:ascii="宋体" w:hAnsi="宋体"/>
              </w:rPr>
              <w:t>投标文件大小不得超过100MB</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pPr>
              <w:jc w:val="center"/>
              <w:rPr>
                <w:rFonts w:ascii="宋体" w:hAnsi="宋体"/>
              </w:rPr>
            </w:pPr>
            <w:r>
              <w:rPr>
                <w:rFonts w:hint="eastAsia" w:ascii="宋体" w:hAnsi="宋体"/>
              </w:rPr>
              <w:t>2</w:t>
            </w:r>
            <w:r>
              <w:rPr>
                <w:rFonts w:ascii="宋体" w:hAnsi="宋体"/>
              </w:rPr>
              <w:t>6</w:t>
            </w:r>
          </w:p>
        </w:tc>
        <w:tc>
          <w:tcPr>
            <w:tcW w:w="2409" w:type="dxa"/>
            <w:vAlign w:val="center"/>
          </w:tcPr>
          <w:p>
            <w:pPr>
              <w:jc w:val="center"/>
              <w:rPr>
                <w:rFonts w:ascii="宋体" w:hAnsi="宋体"/>
              </w:rPr>
            </w:pPr>
            <w:bookmarkStart w:id="34" w:name="_Hlk71664860"/>
            <w:r>
              <w:rPr>
                <w:rFonts w:hint="eastAsia" w:ascii="宋体" w:hAnsi="宋体"/>
              </w:rPr>
              <w:t>样品、演示、方案讲解</w:t>
            </w:r>
            <w:bookmarkEnd w:id="34"/>
          </w:p>
        </w:tc>
        <w:tc>
          <w:tcPr>
            <w:tcW w:w="4980" w:type="dxa"/>
            <w:vAlign w:val="center"/>
          </w:tcPr>
          <w:p>
            <w:pPr>
              <w:jc w:val="left"/>
              <w:rPr>
                <w:rFonts w:ascii="宋体" w:hAnsi="宋体"/>
              </w:rPr>
            </w:pPr>
            <w:r>
              <w:rPr>
                <w:rFonts w:hint="eastAsia" w:ascii="宋体" w:hAnsi="宋体"/>
              </w:rPr>
              <w:t>如有样品、演示、方案讲解，具体安排见第三章 用户需求书相关要求</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pPr>
              <w:jc w:val="center"/>
              <w:rPr>
                <w:rFonts w:ascii="宋体" w:hAnsi="宋体"/>
              </w:rPr>
            </w:pPr>
            <w:r>
              <w:rPr>
                <w:rFonts w:hint="eastAsia" w:ascii="宋体" w:hAnsi="宋体"/>
              </w:rPr>
              <w:t>3</w:t>
            </w:r>
            <w:r>
              <w:rPr>
                <w:rFonts w:ascii="宋体" w:hAnsi="宋体"/>
              </w:rPr>
              <w:t>7</w:t>
            </w:r>
          </w:p>
        </w:tc>
        <w:tc>
          <w:tcPr>
            <w:tcW w:w="2409" w:type="dxa"/>
            <w:vAlign w:val="center"/>
          </w:tcPr>
          <w:p>
            <w:pPr>
              <w:jc w:val="center"/>
              <w:rPr>
                <w:rFonts w:ascii="宋体" w:hAnsi="宋体"/>
              </w:rPr>
            </w:pPr>
            <w:r>
              <w:rPr>
                <w:rFonts w:hint="eastAsia" w:ascii="宋体" w:hAnsi="宋体"/>
              </w:rPr>
              <w:t>评审方法</w:t>
            </w:r>
          </w:p>
        </w:tc>
        <w:tc>
          <w:tcPr>
            <w:tcW w:w="4980" w:type="dxa"/>
            <w:vAlign w:val="center"/>
          </w:tcPr>
          <w:p>
            <w:pPr>
              <w:jc w:val="center"/>
              <w:rPr>
                <w:rFonts w:ascii="宋体" w:hAnsi="宋体"/>
              </w:rPr>
            </w:pPr>
            <w:r>
              <w:rPr>
                <w:rFonts w:hint="eastAsia" w:ascii="宋体" w:hAnsi="宋体"/>
              </w:rPr>
              <w:t>综合评分法</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pPr>
              <w:jc w:val="center"/>
              <w:rPr>
                <w:rFonts w:ascii="宋体" w:hAnsi="宋体"/>
              </w:rPr>
            </w:pPr>
            <w:r>
              <w:rPr>
                <w:rFonts w:hint="eastAsia" w:ascii="宋体" w:hAnsi="宋体"/>
              </w:rPr>
              <w:t>3</w:t>
            </w:r>
            <w:r>
              <w:rPr>
                <w:rFonts w:ascii="宋体" w:hAnsi="宋体"/>
              </w:rPr>
              <w:t>8</w:t>
            </w:r>
          </w:p>
        </w:tc>
        <w:tc>
          <w:tcPr>
            <w:tcW w:w="2409" w:type="dxa"/>
            <w:vAlign w:val="center"/>
          </w:tcPr>
          <w:p>
            <w:pPr>
              <w:jc w:val="center"/>
              <w:rPr>
                <w:rFonts w:ascii="宋体" w:hAnsi="宋体"/>
              </w:rPr>
            </w:pPr>
            <w:r>
              <w:rPr>
                <w:rFonts w:hint="eastAsia" w:ascii="宋体" w:hAnsi="宋体"/>
              </w:rPr>
              <w:t>定标方法</w:t>
            </w:r>
          </w:p>
        </w:tc>
        <w:tc>
          <w:tcPr>
            <w:tcW w:w="4980" w:type="dxa"/>
            <w:vAlign w:val="center"/>
          </w:tcPr>
          <w:p>
            <w:pPr>
              <w:jc w:val="center"/>
              <w:rPr>
                <w:rFonts w:ascii="宋体" w:hAnsi="宋体"/>
              </w:rPr>
            </w:pPr>
            <w:r>
              <w:rPr>
                <w:rFonts w:hint="eastAsia" w:ascii="宋体" w:hAnsi="宋体"/>
              </w:rPr>
              <w:t>非评定分离</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90" w:hRule="atLeast"/>
          <w:jc w:val="center"/>
        </w:trPr>
        <w:tc>
          <w:tcPr>
            <w:tcW w:w="978" w:type="dxa"/>
            <w:vAlign w:val="center"/>
          </w:tcPr>
          <w:p>
            <w:pPr>
              <w:jc w:val="center"/>
              <w:rPr>
                <w:rFonts w:ascii="宋体" w:hAnsi="宋体"/>
              </w:rPr>
            </w:pPr>
            <w:r>
              <w:rPr>
                <w:rFonts w:hint="eastAsia" w:ascii="宋体" w:hAnsi="宋体"/>
              </w:rPr>
              <w:t>4</w:t>
            </w:r>
            <w:r>
              <w:rPr>
                <w:rFonts w:ascii="宋体" w:hAnsi="宋体"/>
              </w:rPr>
              <w:t>6</w:t>
            </w:r>
          </w:p>
        </w:tc>
        <w:tc>
          <w:tcPr>
            <w:tcW w:w="2409" w:type="dxa"/>
            <w:vAlign w:val="center"/>
          </w:tcPr>
          <w:p>
            <w:pPr>
              <w:jc w:val="center"/>
              <w:rPr>
                <w:rFonts w:ascii="宋体" w:hAnsi="宋体"/>
              </w:rPr>
            </w:pPr>
            <w:r>
              <w:rPr>
                <w:rFonts w:hint="eastAsia" w:ascii="宋体" w:hAnsi="宋体"/>
              </w:rPr>
              <w:t>履约担保</w:t>
            </w:r>
          </w:p>
        </w:tc>
        <w:tc>
          <w:tcPr>
            <w:tcW w:w="4980" w:type="dxa"/>
            <w:vAlign w:val="center"/>
          </w:tcPr>
          <w:p>
            <w:pPr>
              <w:jc w:val="center"/>
              <w:rPr>
                <w:rFonts w:ascii="宋体" w:hAnsi="宋体"/>
              </w:rPr>
            </w:pPr>
            <w:r>
              <w:rPr>
                <w:rFonts w:hint="eastAsia" w:ascii="宋体" w:hAnsi="宋体"/>
              </w:rPr>
              <w:t>不需要</w:t>
            </w:r>
          </w:p>
        </w:tc>
      </w:tr>
    </w:tbl>
    <w:p>
      <w:pPr>
        <w:rPr>
          <w:b/>
        </w:rPr>
      </w:pPr>
      <w:r>
        <w:rPr>
          <w:rFonts w:hint="eastAsia"/>
          <w:szCs w:val="21"/>
        </w:rPr>
        <w:t>备注：本表是通用条款相关条款的补充和明确，如与通用条款内容相冲突的，以本表为准。</w:t>
      </w:r>
    </w:p>
    <w:bookmarkEnd w:id="33"/>
    <w:p>
      <w:pPr>
        <w:pStyle w:val="7"/>
        <w:spacing w:before="120" w:beforeLines="50" w:after="120" w:afterLines="50"/>
        <w:rPr>
          <w:szCs w:val="24"/>
        </w:rPr>
      </w:pPr>
      <w:bookmarkStart w:id="35" w:name="_Hlk72218117"/>
      <w:r>
        <w:rPr>
          <w:rFonts w:hint="eastAsia"/>
          <w:szCs w:val="24"/>
        </w:rPr>
        <w:t>二、其他关键信息</w:t>
      </w:r>
    </w:p>
    <w:p>
      <w:pPr>
        <w:ind w:firstLine="422" w:firstLineChars="200"/>
        <w:rPr>
          <w:b/>
          <w:bCs/>
        </w:rPr>
      </w:pPr>
      <w:bookmarkStart w:id="36" w:name="_Hlk72579427"/>
      <w:r>
        <w:rPr>
          <w:rFonts w:hint="eastAsia"/>
          <w:b/>
          <w:bCs/>
        </w:rPr>
        <w:t>（一）评标定标信息</w:t>
      </w:r>
    </w:p>
    <w:p>
      <w:pPr>
        <w:jc w:val="center"/>
        <w:rPr>
          <w:b/>
        </w:rPr>
      </w:pPr>
    </w:p>
    <w:p>
      <w:pPr>
        <w:jc w:val="center"/>
      </w:pPr>
      <w:r>
        <w:rPr>
          <w:rFonts w:hint="eastAsia"/>
          <w:b/>
        </w:rPr>
        <w:t>非评定分离项目</w:t>
      </w:r>
    </w:p>
    <w:tbl>
      <w:tblPr>
        <w:tblStyle w:val="4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4"/>
        <w:gridCol w:w="426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4" w:type="dxa"/>
          </w:tcPr>
          <w:p>
            <w:pPr>
              <w:jc w:val="center"/>
            </w:pPr>
            <w:bookmarkStart w:id="37" w:name="_Hlk74239733"/>
            <w:r>
              <w:rPr>
                <w:rFonts w:hint="eastAsia"/>
              </w:rPr>
              <w:t>评标方法</w:t>
            </w:r>
          </w:p>
        </w:tc>
        <w:tc>
          <w:tcPr>
            <w:tcW w:w="4265" w:type="dxa"/>
          </w:tcPr>
          <w:p>
            <w:pPr>
              <w:jc w:val="center"/>
            </w:pPr>
            <w:r>
              <w:rPr>
                <w:rFonts w:hint="eastAsia"/>
              </w:rPr>
              <w:t>综合评分法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4" w:type="dxa"/>
          </w:tcPr>
          <w:p>
            <w:pPr>
              <w:jc w:val="center"/>
            </w:pPr>
            <w:r>
              <w:rPr>
                <w:rFonts w:hint="eastAsia"/>
              </w:rPr>
              <w:t>候选中标供应商家数</w:t>
            </w:r>
          </w:p>
        </w:tc>
        <w:tc>
          <w:tcPr>
            <w:tcW w:w="4265" w:type="dxa"/>
          </w:tcPr>
          <w:p>
            <w:pPr>
              <w:jc w:val="center"/>
            </w:pPr>
            <w:r>
              <w:rPr>
                <w:rFonts w:hint="eastAsia"/>
              </w:rPr>
              <w:t>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4" w:type="dxa"/>
          </w:tcPr>
          <w:p>
            <w:pPr>
              <w:jc w:val="center"/>
            </w:pPr>
            <w:r>
              <w:rPr>
                <w:rFonts w:hint="eastAsia"/>
              </w:rPr>
              <w:t>中标供应商家数</w:t>
            </w:r>
          </w:p>
        </w:tc>
        <w:tc>
          <w:tcPr>
            <w:tcW w:w="4265" w:type="dxa"/>
          </w:tcPr>
          <w:p>
            <w:pPr>
              <w:jc w:val="center"/>
            </w:pPr>
            <w:r>
              <w:rPr>
                <w:rFonts w:hint="eastAsia"/>
              </w:rPr>
              <w:t>1</w:t>
            </w:r>
          </w:p>
        </w:tc>
      </w:tr>
      <w:bookmarkEnd w:id="37"/>
    </w:tbl>
    <w:p>
      <w:pPr>
        <w:ind w:firstLine="422" w:firstLineChars="200"/>
        <w:rPr>
          <w:b/>
        </w:rPr>
      </w:pPr>
    </w:p>
    <w:p>
      <w:pPr>
        <w:ind w:firstLine="422" w:firstLineChars="200"/>
        <w:rPr>
          <w:b/>
        </w:rPr>
      </w:pPr>
      <w:r>
        <w:rPr>
          <w:rFonts w:hint="eastAsia"/>
          <w:b/>
        </w:rPr>
        <w:t>（二）其他事项</w:t>
      </w:r>
      <w:bookmarkEnd w:id="36"/>
    </w:p>
    <w:p>
      <w:pPr>
        <w:ind w:firstLine="422" w:firstLineChars="200"/>
        <w:rPr>
          <w:rFonts w:ascii="宋体" w:hAnsi="宋体" w:eastAsia="宋体" w:cs="Times New Roman"/>
          <w:b/>
          <w:bCs/>
          <w:szCs w:val="21"/>
        </w:rPr>
      </w:pPr>
      <w:r>
        <w:rPr>
          <w:rFonts w:hint="eastAsia" w:ascii="宋体" w:hAnsi="宋体" w:eastAsia="宋体" w:cs="Times New Roman"/>
          <w:b/>
          <w:bCs/>
          <w:szCs w:val="21"/>
        </w:rPr>
        <w:t>1、关于专门面向中小企业采购的说明</w:t>
      </w:r>
    </w:p>
    <w:p>
      <w:pPr>
        <w:ind w:firstLine="420" w:firstLineChars="200"/>
        <w:rPr>
          <w:rFonts w:hint="eastAsia" w:ascii="Times New Roman" w:hAnsi="Times New Roman" w:eastAsia="宋体" w:cs="Times New Roman"/>
        </w:rPr>
      </w:pPr>
      <w:r>
        <w:rPr>
          <w:rFonts w:hint="eastAsia" w:ascii="Times New Roman" w:hAnsi="Times New Roman" w:eastAsia="宋体" w:cs="Times New Roman"/>
        </w:rPr>
        <w:t>（1）本项目为专门面向中小企业采购的项目，不再执行价格评审优惠的扶持政策</w:t>
      </w:r>
      <w:r>
        <w:rPr>
          <w:rFonts w:hint="eastAsia" w:ascii="Times New Roman" w:hAnsi="Times New Roman" w:eastAsia="宋体" w:cs="Times New Roman"/>
          <w:lang w:eastAsia="zh-CN"/>
        </w:rPr>
        <w:t>。</w:t>
      </w:r>
      <w:r>
        <w:rPr>
          <w:rFonts w:hint="eastAsia" w:ascii="Times New Roman" w:hAnsi="Times New Roman" w:eastAsia="宋体" w:cs="Times New Roman"/>
        </w:rPr>
        <w:t>小依据《政府采购促进中小企业发展管理办法》（财库〔2020〕46号）规定享受扶持政策获得政府采购合同的，小微企业不得将合同分包给大中型企业，中型企业不得将合同分包给大型企业。投标人提供货物全部均应由中小企业制造，即货物由中小企业生产且使用该中小企业商号或者注册商标。</w:t>
      </w:r>
    </w:p>
    <w:p>
      <w:pPr>
        <w:ind w:firstLine="420" w:firstLineChars="200"/>
        <w:rPr>
          <w:rFonts w:hint="eastAsia" w:ascii="Times New Roman" w:hAnsi="Times New Roman" w:eastAsia="宋体" w:cs="Times New Roman"/>
        </w:rPr>
      </w:pPr>
      <w:r>
        <w:rPr>
          <w:rFonts w:hint="eastAsia" w:ascii="Times New Roman" w:hAnsi="Times New Roman" w:eastAsia="宋体" w:cs="Times New Roman"/>
        </w:rPr>
        <w:t>备注：（a）中小企业是指在中华人民共和国境内依法设立，依据国务院批准的中小企业划分标准确定的中型企业、小型企业、微型企业，但与大企业的负责人为同一人，或者与大企业存在直接控股、管理关系的除外；符合中小企业划分标准的个体工商户，在政府采购活动中视同中小企业；(b) 中小企业制造是指货物由中小企业生产且使用该中小企业商号或者注册商标；投标人提供的货物既有中小企业制造货物，又有非中小企业制造货物的，作无效投标处理。</w:t>
      </w:r>
    </w:p>
    <w:p>
      <w:pPr>
        <w:ind w:firstLine="420" w:firstLineChars="200"/>
        <w:rPr>
          <w:rFonts w:hint="eastAsia" w:ascii="Times New Roman" w:hAnsi="Times New Roman" w:eastAsia="宋体" w:cs="Times New Roman"/>
        </w:rPr>
      </w:pPr>
      <w:r>
        <w:rPr>
          <w:rFonts w:hint="eastAsia" w:ascii="Times New Roman" w:hAnsi="Times New Roman" w:eastAsia="宋体" w:cs="Times New Roman"/>
        </w:rPr>
        <w:t>（2）根据《工业和信息化部、国家统计局、国家发展和改革委员会、财政部关于印发中小企业划型标准规定的通知》（工信部联企业〔2011〕300 号），本项目采购标的（货物）对应的中小企业划分标准所属行业为</w:t>
      </w:r>
      <w:commentRangeStart w:id="8"/>
      <w:r>
        <w:rPr>
          <w:rFonts w:hint="eastAsia" w:ascii="Times New Roman" w:hAnsi="Times New Roman" w:eastAsia="宋体" w:cs="Times New Roman"/>
        </w:rPr>
        <w:t xml:space="preserve">          业</w:t>
      </w:r>
      <w:commentRangeEnd w:id="8"/>
      <w:r>
        <w:commentReference w:id="8"/>
      </w:r>
      <w:r>
        <w:rPr>
          <w:rFonts w:hint="eastAsia" w:ascii="Times New Roman" w:hAnsi="Times New Roman" w:eastAsia="宋体" w:cs="Times New Roman"/>
        </w:rPr>
        <w:t>。</w:t>
      </w:r>
    </w:p>
    <w:p>
      <w:pPr>
        <w:ind w:firstLine="420" w:firstLineChars="200"/>
        <w:rPr>
          <w:rFonts w:hint="eastAsia" w:ascii="Times New Roman" w:hAnsi="Times New Roman" w:eastAsia="宋体" w:cs="Times New Roman"/>
        </w:rPr>
      </w:pPr>
      <w:r>
        <w:rPr>
          <w:rFonts w:hint="eastAsia" w:ascii="Times New Roman" w:hAnsi="Times New Roman" w:eastAsia="宋体" w:cs="Times New Roman"/>
        </w:rPr>
        <w:t>（3）中型企业、小型企业、微型企业、残疾人福利性单位的认定资料为《中小企业声明函》、《残疾人福利性单位声明函》；监狱企业的认定资料为省级以上监狱管理局、戒毒管理局出具的监狱企业证明文件。声明函样式见本招标文件第一册专用条款第三章“投标文件格式、附件”中“四、投标人情况及资格证明文件”章节提供的格式）。</w:t>
      </w:r>
    </w:p>
    <w:p>
      <w:pPr>
        <w:ind w:firstLine="560" w:firstLineChars="200"/>
        <w:rPr>
          <w:rFonts w:ascii="仿宋" w:hAnsi="仿宋" w:eastAsia="仿宋"/>
          <w:sz w:val="28"/>
          <w:szCs w:val="28"/>
        </w:rPr>
      </w:pPr>
    </w:p>
    <w:p>
      <w:pPr>
        <w:rPr>
          <w:b/>
        </w:rPr>
      </w:pPr>
    </w:p>
    <w:p>
      <w:pPr>
        <w:ind w:firstLine="422" w:firstLineChars="200"/>
        <w:rPr>
          <w:b/>
          <w:bCs/>
        </w:rPr>
      </w:pPr>
      <w:r>
        <w:rPr>
          <w:b/>
          <w:bCs/>
        </w:rPr>
        <w:t>2、</w:t>
      </w:r>
      <w:r>
        <w:rPr>
          <w:rFonts w:hint="eastAsia"/>
          <w:b/>
          <w:bCs/>
        </w:rPr>
        <w:t>关于订单融资</w:t>
      </w:r>
    </w:p>
    <w:p>
      <w:pPr>
        <w:ind w:firstLine="420" w:firstLineChars="200"/>
      </w:pPr>
      <w:r>
        <w:rPr>
          <w:rFonts w:hint="eastAsia"/>
        </w:rPr>
        <w:t>关于政府采购订单融资政策：为进一步拓宽企业融资渠道，降低企业融资成本，我市推出政府采购订单融资服务，中标（成交）供应商可以凭借中标（成交）通知书或政府采购合同向金融机构提出融资申请。订单融资具体流程可登录深圳交易集团融资服务平台（http://zfcg.szggzy.com:8081/financeplatform/），相关政策法规参阅深圳市政府采购监管网（http://zfcg.sz.gov.cn/）信息公开栏目。咨询电话：0755­88653386。</w:t>
      </w:r>
    </w:p>
    <w:p>
      <w:pPr>
        <w:pStyle w:val="2"/>
        <w:rPr>
          <w:color w:val="auto"/>
        </w:rPr>
      </w:pPr>
    </w:p>
    <w:p>
      <w:pPr>
        <w:ind w:firstLine="422" w:firstLineChars="200"/>
        <w:jc w:val="left"/>
        <w:rPr>
          <w:rFonts w:ascii="宋体" w:hAnsi="宋体" w:cs="宋体"/>
          <w:b/>
          <w:color w:val="auto"/>
          <w:szCs w:val="21"/>
        </w:rPr>
      </w:pPr>
      <w:r>
        <w:rPr>
          <w:rFonts w:hint="eastAsia"/>
          <w:b/>
          <w:color w:val="auto"/>
        </w:rPr>
        <w:t>3、代理服务费</w:t>
      </w:r>
    </w:p>
    <w:p>
      <w:pPr>
        <w:spacing w:before="50" w:after="50"/>
        <w:ind w:firstLine="420" w:firstLineChars="200"/>
        <w:rPr>
          <w:rFonts w:hint="eastAsia" w:ascii="宋体" w:hAnsi="宋体" w:eastAsia="宋体" w:cs="宋体"/>
          <w:color w:val="auto"/>
          <w:szCs w:val="21"/>
          <w:lang w:eastAsia="zh-CN"/>
        </w:rPr>
      </w:pPr>
      <w:r>
        <w:rPr>
          <w:rFonts w:hint="eastAsia" w:ascii="宋体" w:hAnsi="宋体" w:cs="宋体"/>
          <w:color w:val="auto"/>
          <w:szCs w:val="21"/>
        </w:rPr>
        <w:t>本项目不向中标供应商收取代理服务费</w:t>
      </w:r>
      <w:r>
        <w:rPr>
          <w:rFonts w:hint="eastAsia" w:ascii="宋体" w:hAnsi="宋体" w:cs="宋体"/>
          <w:color w:val="auto"/>
          <w:szCs w:val="21"/>
          <w:lang w:eastAsia="zh-CN"/>
        </w:rPr>
        <w:t>。</w:t>
      </w:r>
    </w:p>
    <w:p>
      <w:pPr>
        <w:spacing w:after="160" w:line="259" w:lineRule="auto"/>
        <w:ind w:firstLine="422" w:firstLineChars="200"/>
        <w:jc w:val="left"/>
        <w:rPr>
          <w:b/>
          <w:color w:val="000000" w:themeColor="text1"/>
          <w14:textFill>
            <w14:solidFill>
              <w14:schemeClr w14:val="tx1"/>
            </w14:solidFill>
          </w14:textFill>
        </w:rPr>
      </w:pPr>
    </w:p>
    <w:p>
      <w:pPr>
        <w:spacing w:after="160" w:line="259" w:lineRule="auto"/>
        <w:ind w:firstLine="422" w:firstLineChars="200"/>
        <w:jc w:val="left"/>
        <w:rPr>
          <w:rFonts w:ascii="宋体" w:hAnsi="宋体" w:cs="宋体"/>
          <w:b/>
          <w:color w:val="000000" w:themeColor="text1"/>
          <w:szCs w:val="21"/>
          <w14:textFill>
            <w14:solidFill>
              <w14:schemeClr w14:val="tx1"/>
            </w14:solidFill>
          </w14:textFill>
        </w:rPr>
      </w:pPr>
      <w:r>
        <w:rPr>
          <w:b/>
          <w:color w:val="000000" w:themeColor="text1"/>
          <w14:textFill>
            <w14:solidFill>
              <w14:schemeClr w14:val="tx1"/>
            </w14:solidFill>
          </w14:textFill>
        </w:rPr>
        <w:t>4</w:t>
      </w:r>
      <w:r>
        <w:rPr>
          <w:rFonts w:hint="eastAsia"/>
          <w:b/>
          <w:color w:val="000000" w:themeColor="text1"/>
          <w14:textFill>
            <w14:solidFill>
              <w14:schemeClr w14:val="tx1"/>
            </w14:solidFill>
          </w14:textFill>
        </w:rPr>
        <w:t>、其他说明</w:t>
      </w:r>
    </w:p>
    <w:p>
      <w:pPr>
        <w:wordWrap w:val="0"/>
        <w:spacing w:after="160" w:line="360" w:lineRule="auto"/>
        <w:ind w:firstLine="420" w:firstLineChars="200"/>
      </w:pPr>
      <w:r>
        <w:t>本项目允许使用电子营业执照加、解密，投标（应答）供应商在使用“投标文件制作专用软件”制作投标（应答）文件时，可以通过微信扫码功能调用“电子营业执照”小程序制作、加密、解密投标（应答）响应文件。供应商加密投标（应答）响应文件与开标解密必须使用同一种方式，否则解密失败，导致投标无效（即：使用电子执照加密的，后续开标只能使用电子执照解密）。</w:t>
      </w:r>
    </w:p>
    <w:p>
      <w:pPr>
        <w:wordWrap w:val="0"/>
        <w:spacing w:after="160" w:line="360" w:lineRule="auto"/>
        <w:ind w:firstLine="422" w:firstLineChars="200"/>
        <w:rPr>
          <w:b/>
          <w:bCs/>
        </w:rPr>
      </w:pPr>
      <w:r>
        <w:rPr>
          <w:b/>
          <w:bCs/>
        </w:rPr>
        <w:t>重要提示：</w:t>
      </w:r>
    </w:p>
    <w:p>
      <w:pPr>
        <w:wordWrap w:val="0"/>
        <w:spacing w:after="160" w:line="360" w:lineRule="auto"/>
        <w:ind w:firstLine="420" w:firstLineChars="200"/>
      </w:pPr>
      <w:r>
        <w:rPr>
          <w:rFonts w:hint="eastAsia"/>
          <w:lang w:eastAsia="zh-CN"/>
        </w:rPr>
        <w:t>（</w:t>
      </w:r>
      <w:r>
        <w:rPr>
          <w:rFonts w:hint="eastAsia"/>
          <w:lang w:val="en-US" w:eastAsia="zh-CN"/>
        </w:rPr>
        <w:t>1</w:t>
      </w:r>
      <w:r>
        <w:rPr>
          <w:rFonts w:hint="eastAsia"/>
          <w:lang w:eastAsia="zh-CN"/>
        </w:rPr>
        <w:t>）</w:t>
      </w:r>
      <w:r>
        <w:t>使用电子营业执照功能时，请确保已经在手机微信安装 “电子营业执照”小程序，或已安装了“电子营业执照”APP，并且在 “电子营业执照”小程序/app中完成相应的下载电子营业执照、法人授权、备份密钥等操作（具体详见国家工商总局网站），电子投标地区必须选择 “广东省-深圳市-深圳政府采购智慧平台”（请根据手机小程序/app提示进行设置，或拨打电子营业执照平台技术支持电话010-86355313，15921122750）。</w:t>
      </w:r>
    </w:p>
    <w:p>
      <w:pPr>
        <w:wordWrap w:val="0"/>
        <w:spacing w:after="160" w:line="360" w:lineRule="auto"/>
        <w:ind w:firstLine="420" w:firstLineChars="200"/>
      </w:pPr>
      <w:r>
        <w:rPr>
          <w:rFonts w:hint="eastAsia"/>
          <w:lang w:eastAsia="zh-CN"/>
        </w:rPr>
        <w:t>（</w:t>
      </w:r>
      <w:r>
        <w:rPr>
          <w:rFonts w:hint="eastAsia"/>
          <w:lang w:val="en-US" w:eastAsia="zh-CN"/>
        </w:rPr>
        <w:t>2</w:t>
      </w:r>
      <w:r>
        <w:rPr>
          <w:rFonts w:hint="eastAsia"/>
          <w:lang w:eastAsia="zh-CN"/>
        </w:rPr>
        <w:t>）</w:t>
      </w:r>
      <w:r>
        <w:t>电子营业执照应用于投标文件制作和加解密属于创新应用场景，如不熟悉操作可能导致错过投标截止时间，系统已提供加密、测试解密和撤回重新上传的功能，各投标人须预留充足时间，提前制作和加密上传投标文件。</w:t>
      </w:r>
    </w:p>
    <w:p>
      <w:pPr>
        <w:wordWrap w:val="0"/>
        <w:spacing w:after="160" w:line="360" w:lineRule="auto"/>
        <w:ind w:firstLine="420" w:firstLineChars="200"/>
      </w:pPr>
      <w:r>
        <w:rPr>
          <w:rFonts w:hint="eastAsia"/>
          <w:lang w:eastAsia="zh-CN"/>
        </w:rPr>
        <w:t>（</w:t>
      </w:r>
      <w:r>
        <w:rPr>
          <w:rFonts w:hint="eastAsia"/>
          <w:lang w:val="en-US" w:eastAsia="zh-CN"/>
        </w:rPr>
        <w:t>3</w:t>
      </w:r>
      <w:r>
        <w:rPr>
          <w:rFonts w:hint="eastAsia"/>
          <w:lang w:eastAsia="zh-CN"/>
        </w:rPr>
        <w:t>）</w:t>
      </w:r>
      <w:r>
        <w:t>已办理数字证书（电子密钥）的用户，可以继续使用数字证书完成投标活动。未申请电子营业执照或无法通过电子营业执照完成投标文件制作和加解密的用户，必须使用电子密钥进行投标文件制作和加解密，咨询电话0755-83948165，4008301330（CA办理指引详见链接https://www.szzfcg.cn/portal/documentView.do?method=view&amp;id=597167584）。</w:t>
      </w:r>
    </w:p>
    <w:p>
      <w:pPr>
        <w:pStyle w:val="3"/>
      </w:pPr>
    </w:p>
    <w:bookmarkEnd w:id="35"/>
    <w:p>
      <w:pPr>
        <w:pStyle w:val="7"/>
        <w:rPr>
          <w:sz w:val="28"/>
          <w:szCs w:val="28"/>
        </w:rPr>
      </w:pPr>
      <w:r>
        <w:rPr>
          <w:rFonts w:hint="eastAsia"/>
          <w:sz w:val="28"/>
          <w:szCs w:val="28"/>
        </w:rPr>
        <w:t>第三章 用户需求书</w:t>
      </w:r>
    </w:p>
    <w:p>
      <w:pPr>
        <w:pStyle w:val="7"/>
        <w:spacing w:before="120" w:beforeLines="50" w:after="120" w:afterLines="50"/>
        <w:rPr>
          <w:szCs w:val="24"/>
        </w:rPr>
      </w:pPr>
      <w:r>
        <w:rPr>
          <w:rFonts w:hint="eastAsia"/>
          <w:szCs w:val="24"/>
        </w:rPr>
        <w:t>一、项目基本信息</w:t>
      </w:r>
    </w:p>
    <w:p>
      <w:pPr>
        <w:rPr>
          <w:rFonts w:ascii="宋体" w:hAnsi="宋体"/>
          <w:b/>
          <w:color w:val="FF0000"/>
          <w:szCs w:val="21"/>
        </w:rPr>
      </w:pPr>
    </w:p>
    <w:tbl>
      <w:tblPr>
        <w:tblStyle w:val="43"/>
        <w:tblpPr w:leftFromText="180" w:rightFromText="180" w:vertAnchor="text" w:horzAnchor="margin" w:tblpY="173"/>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41"/>
        <w:gridCol w:w="2560"/>
        <w:gridCol w:w="3114"/>
        <w:gridCol w:w="231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4" w:hRule="atLeast"/>
        </w:trPr>
        <w:tc>
          <w:tcPr>
            <w:tcW w:w="317" w:type="pct"/>
            <w:vAlign w:val="center"/>
          </w:tcPr>
          <w:p>
            <w:pPr>
              <w:jc w:val="center"/>
              <w:rPr>
                <w:bCs/>
                <w:szCs w:val="21"/>
              </w:rPr>
            </w:pPr>
            <w:r>
              <w:rPr>
                <w:rFonts w:hint="eastAsia"/>
                <w:bCs/>
                <w:szCs w:val="21"/>
              </w:rPr>
              <w:t>序号</w:t>
            </w:r>
          </w:p>
        </w:tc>
        <w:tc>
          <w:tcPr>
            <w:tcW w:w="1501" w:type="pct"/>
            <w:vAlign w:val="center"/>
          </w:tcPr>
          <w:p>
            <w:pPr>
              <w:jc w:val="center"/>
              <w:rPr>
                <w:bCs/>
                <w:szCs w:val="21"/>
              </w:rPr>
            </w:pPr>
            <w:r>
              <w:rPr>
                <w:rFonts w:hint="eastAsia"/>
                <w:szCs w:val="21"/>
              </w:rPr>
              <w:t>采购计划编号</w:t>
            </w:r>
          </w:p>
        </w:tc>
        <w:tc>
          <w:tcPr>
            <w:tcW w:w="1825" w:type="pct"/>
            <w:vAlign w:val="center"/>
          </w:tcPr>
          <w:p>
            <w:pPr>
              <w:jc w:val="center"/>
              <w:rPr>
                <w:bCs/>
                <w:szCs w:val="21"/>
              </w:rPr>
            </w:pPr>
            <w:r>
              <w:rPr>
                <w:rFonts w:hint="eastAsia"/>
                <w:bCs/>
                <w:szCs w:val="21"/>
              </w:rPr>
              <w:t>采购项目名称</w:t>
            </w:r>
          </w:p>
        </w:tc>
        <w:tc>
          <w:tcPr>
            <w:tcW w:w="1355" w:type="pct"/>
            <w:vAlign w:val="center"/>
          </w:tcPr>
          <w:p>
            <w:pPr>
              <w:rPr>
                <w:b/>
                <w:bCs/>
                <w:color w:val="FF0000"/>
                <w:szCs w:val="21"/>
              </w:rPr>
            </w:pPr>
            <w:r>
              <w:rPr>
                <w:rFonts w:hint="eastAsia"/>
                <w:b/>
                <w:bCs/>
                <w:color w:val="FF0000"/>
                <w:szCs w:val="21"/>
              </w:rPr>
              <w:t>预算金额（元）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trPr>
        <w:tc>
          <w:tcPr>
            <w:tcW w:w="317" w:type="pct"/>
            <w:vAlign w:val="center"/>
          </w:tcPr>
          <w:p>
            <w:pPr>
              <w:jc w:val="center"/>
              <w:rPr>
                <w:bCs/>
                <w:color w:val="FF0000"/>
                <w:szCs w:val="21"/>
              </w:rPr>
            </w:pPr>
            <w:r>
              <w:rPr>
                <w:rFonts w:hint="eastAsia"/>
                <w:bCs/>
                <w:color w:val="FF0000"/>
                <w:szCs w:val="21"/>
              </w:rPr>
              <w:t>1</w:t>
            </w:r>
          </w:p>
        </w:tc>
        <w:tc>
          <w:tcPr>
            <w:tcW w:w="1501" w:type="pct"/>
            <w:vAlign w:val="center"/>
          </w:tcPr>
          <w:p>
            <w:pPr>
              <w:jc w:val="center"/>
              <w:rPr>
                <w:bCs/>
                <w:color w:val="FF0000"/>
                <w:szCs w:val="21"/>
              </w:rPr>
            </w:pPr>
            <w:r>
              <w:rPr>
                <w:rFonts w:hint="eastAsia"/>
                <w:bCs/>
                <w:color w:val="FF0000"/>
                <w:szCs w:val="21"/>
              </w:rPr>
              <w:t>PLAN-2023-440300000-103070-12067</w:t>
            </w:r>
          </w:p>
        </w:tc>
        <w:tc>
          <w:tcPr>
            <w:tcW w:w="1825" w:type="pct"/>
            <w:vMerge w:val="restart"/>
            <w:vAlign w:val="center"/>
          </w:tcPr>
          <w:p>
            <w:pPr>
              <w:jc w:val="center"/>
              <w:rPr>
                <w:b/>
                <w:bCs/>
                <w:color w:val="FF0000"/>
                <w:szCs w:val="21"/>
              </w:rPr>
            </w:pPr>
            <w:r>
              <w:rPr>
                <w:rFonts w:hint="eastAsia"/>
                <w:b/>
                <w:bCs/>
                <w:color w:val="FF0000"/>
                <w:szCs w:val="21"/>
              </w:rPr>
              <w:t>深圳市第二实验学校明远高中办公家具、教职工宿舍家具采购</w:t>
            </w:r>
          </w:p>
        </w:tc>
        <w:tc>
          <w:tcPr>
            <w:tcW w:w="1355" w:type="pct"/>
            <w:vAlign w:val="center"/>
          </w:tcPr>
          <w:p>
            <w:pPr>
              <w:jc w:val="center"/>
              <w:rPr>
                <w:bCs/>
                <w:color w:val="FF0000"/>
                <w:szCs w:val="21"/>
              </w:rPr>
            </w:pPr>
            <w:r>
              <w:rPr>
                <w:rFonts w:hint="eastAsia"/>
                <w:bCs/>
                <w:color w:val="FF0000"/>
                <w:szCs w:val="21"/>
              </w:rPr>
              <w:t>2429900.00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0" w:hRule="atLeast"/>
        </w:trPr>
        <w:tc>
          <w:tcPr>
            <w:tcW w:w="317" w:type="pct"/>
            <w:vAlign w:val="center"/>
          </w:tcPr>
          <w:p>
            <w:pPr>
              <w:jc w:val="center"/>
              <w:rPr>
                <w:bCs/>
                <w:color w:val="FF0000"/>
                <w:szCs w:val="21"/>
              </w:rPr>
            </w:pPr>
            <w:r>
              <w:rPr>
                <w:rFonts w:hint="eastAsia"/>
                <w:bCs/>
                <w:color w:val="FF0000"/>
                <w:szCs w:val="21"/>
              </w:rPr>
              <w:t>2</w:t>
            </w:r>
          </w:p>
        </w:tc>
        <w:tc>
          <w:tcPr>
            <w:tcW w:w="1501" w:type="pct"/>
            <w:vAlign w:val="center"/>
          </w:tcPr>
          <w:p>
            <w:pPr>
              <w:jc w:val="center"/>
              <w:rPr>
                <w:bCs/>
                <w:color w:val="FF0000"/>
                <w:szCs w:val="21"/>
              </w:rPr>
            </w:pPr>
            <w:r>
              <w:rPr>
                <w:rFonts w:hint="eastAsia"/>
                <w:bCs/>
                <w:color w:val="FF0000"/>
                <w:szCs w:val="21"/>
              </w:rPr>
              <w:t>PLAN-2023-440300000-103070-12068</w:t>
            </w:r>
          </w:p>
        </w:tc>
        <w:tc>
          <w:tcPr>
            <w:tcW w:w="1825" w:type="pct"/>
            <w:vMerge w:val="continue"/>
            <w:vAlign w:val="center"/>
          </w:tcPr>
          <w:p>
            <w:pPr>
              <w:jc w:val="center"/>
              <w:rPr>
                <w:b/>
                <w:bCs/>
                <w:color w:val="FF0000"/>
                <w:szCs w:val="21"/>
              </w:rPr>
            </w:pPr>
          </w:p>
        </w:tc>
        <w:tc>
          <w:tcPr>
            <w:tcW w:w="1355" w:type="pct"/>
            <w:vAlign w:val="center"/>
          </w:tcPr>
          <w:p>
            <w:pPr>
              <w:jc w:val="center"/>
              <w:rPr>
                <w:bCs/>
                <w:color w:val="FF0000"/>
                <w:szCs w:val="21"/>
              </w:rPr>
            </w:pPr>
            <w:r>
              <w:rPr>
                <w:rFonts w:hint="eastAsia"/>
                <w:bCs/>
                <w:color w:val="FF0000"/>
                <w:szCs w:val="21"/>
              </w:rPr>
              <w:t>1111700.00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0" w:hRule="atLeast"/>
        </w:trPr>
        <w:tc>
          <w:tcPr>
            <w:tcW w:w="3644" w:type="pct"/>
            <w:gridSpan w:val="3"/>
            <w:vAlign w:val="center"/>
          </w:tcPr>
          <w:p>
            <w:pPr>
              <w:jc w:val="center"/>
              <w:rPr>
                <w:rFonts w:hint="eastAsia" w:eastAsia="宋体"/>
                <w:b/>
                <w:bCs/>
                <w:color w:val="FF0000"/>
                <w:szCs w:val="21"/>
                <w:lang w:val="en-US" w:eastAsia="zh-CN"/>
              </w:rPr>
            </w:pPr>
            <w:r>
              <w:rPr>
                <w:rFonts w:hint="eastAsia"/>
                <w:b/>
                <w:bCs/>
                <w:color w:val="FF0000"/>
                <w:szCs w:val="21"/>
                <w:lang w:val="en-US" w:eastAsia="zh-CN"/>
              </w:rPr>
              <w:t>合计</w:t>
            </w:r>
          </w:p>
        </w:tc>
        <w:tc>
          <w:tcPr>
            <w:tcW w:w="1355" w:type="pct"/>
            <w:vAlign w:val="center"/>
          </w:tcPr>
          <w:p>
            <w:pPr>
              <w:jc w:val="center"/>
              <w:rPr>
                <w:rFonts w:hint="default" w:eastAsia="宋体"/>
                <w:bCs/>
                <w:color w:val="FF0000"/>
                <w:szCs w:val="21"/>
                <w:lang w:val="en-US" w:eastAsia="zh-CN"/>
              </w:rPr>
            </w:pPr>
            <w:r>
              <w:rPr>
                <w:rFonts w:hint="eastAsia"/>
                <w:bCs/>
                <w:color w:val="FF0000"/>
                <w:szCs w:val="21"/>
                <w:lang w:val="en-US" w:eastAsia="zh-CN"/>
              </w:rPr>
              <w:t>3541600.00</w:t>
            </w:r>
          </w:p>
        </w:tc>
      </w:tr>
    </w:tbl>
    <w:p>
      <w:pPr>
        <w:rPr>
          <w:rFonts w:ascii="宋体" w:hAnsi="宋体"/>
          <w:b/>
          <w:color w:val="FF0000"/>
          <w:szCs w:val="21"/>
        </w:rPr>
      </w:pPr>
    </w:p>
    <w:p>
      <w:pPr>
        <w:pStyle w:val="7"/>
        <w:spacing w:before="120" w:beforeLines="50" w:after="120" w:afterLines="50"/>
        <w:rPr>
          <w:szCs w:val="24"/>
        </w:rPr>
      </w:pPr>
      <w:bookmarkStart w:id="38" w:name="_Hlk72258617"/>
      <w:r>
        <w:rPr>
          <w:rFonts w:hint="eastAsia"/>
          <w:szCs w:val="24"/>
        </w:rPr>
        <w:t>二、</w:t>
      </w:r>
      <w:bookmarkStart w:id="39" w:name="_Hlk72073432"/>
      <w:r>
        <w:rPr>
          <w:rFonts w:hint="eastAsia"/>
          <w:szCs w:val="24"/>
        </w:rPr>
        <w:t>货物需求明细</w:t>
      </w:r>
      <w:bookmarkEnd w:id="39"/>
    </w:p>
    <w:tbl>
      <w:tblPr>
        <w:tblStyle w:val="43"/>
        <w:tblpPr w:leftFromText="180" w:rightFromText="180" w:vertAnchor="text" w:horzAnchor="margin" w:tblpY="17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31"/>
        <w:gridCol w:w="1231"/>
        <w:gridCol w:w="2549"/>
        <w:gridCol w:w="531"/>
        <w:gridCol w:w="487"/>
        <w:gridCol w:w="1600"/>
        <w:gridCol w:w="16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311" w:type="pct"/>
            <w:vAlign w:val="center"/>
          </w:tcPr>
          <w:p>
            <w:pPr>
              <w:jc w:val="center"/>
              <w:rPr>
                <w:bCs/>
                <w:szCs w:val="21"/>
              </w:rPr>
            </w:pPr>
            <w:r>
              <w:rPr>
                <w:rFonts w:hint="eastAsia"/>
                <w:bCs/>
                <w:szCs w:val="21"/>
              </w:rPr>
              <w:t>序号</w:t>
            </w:r>
          </w:p>
        </w:tc>
        <w:tc>
          <w:tcPr>
            <w:tcW w:w="721" w:type="pct"/>
            <w:vAlign w:val="center"/>
          </w:tcPr>
          <w:p>
            <w:pPr>
              <w:jc w:val="center"/>
              <w:rPr>
                <w:bCs/>
                <w:szCs w:val="21"/>
              </w:rPr>
            </w:pPr>
            <w:r>
              <w:rPr>
                <w:rFonts w:hint="eastAsia"/>
                <w:szCs w:val="21"/>
              </w:rPr>
              <w:t>采购计划编号</w:t>
            </w:r>
          </w:p>
        </w:tc>
        <w:tc>
          <w:tcPr>
            <w:tcW w:w="1493" w:type="pct"/>
            <w:vAlign w:val="center"/>
          </w:tcPr>
          <w:p>
            <w:pPr>
              <w:jc w:val="center"/>
              <w:rPr>
                <w:bCs/>
                <w:szCs w:val="21"/>
              </w:rPr>
            </w:pPr>
            <w:r>
              <w:rPr>
                <w:rFonts w:hint="eastAsia"/>
                <w:bCs/>
                <w:szCs w:val="21"/>
              </w:rPr>
              <w:t>货物名称（标的名称）</w:t>
            </w:r>
          </w:p>
        </w:tc>
        <w:tc>
          <w:tcPr>
            <w:tcW w:w="311" w:type="pct"/>
            <w:vAlign w:val="center"/>
          </w:tcPr>
          <w:p>
            <w:pPr>
              <w:jc w:val="center"/>
              <w:rPr>
                <w:bCs/>
                <w:szCs w:val="21"/>
              </w:rPr>
            </w:pPr>
            <w:r>
              <w:rPr>
                <w:rFonts w:hint="eastAsia"/>
                <w:bCs/>
                <w:szCs w:val="21"/>
              </w:rPr>
              <w:t>数量</w:t>
            </w:r>
          </w:p>
        </w:tc>
        <w:tc>
          <w:tcPr>
            <w:tcW w:w="285" w:type="pct"/>
            <w:vAlign w:val="center"/>
          </w:tcPr>
          <w:p>
            <w:pPr>
              <w:jc w:val="center"/>
              <w:rPr>
                <w:bCs/>
                <w:szCs w:val="21"/>
              </w:rPr>
            </w:pPr>
            <w:r>
              <w:rPr>
                <w:rFonts w:hint="eastAsia"/>
                <w:bCs/>
                <w:szCs w:val="21"/>
              </w:rPr>
              <w:t>单位</w:t>
            </w:r>
          </w:p>
        </w:tc>
        <w:tc>
          <w:tcPr>
            <w:tcW w:w="937" w:type="pct"/>
            <w:vAlign w:val="center"/>
          </w:tcPr>
          <w:p>
            <w:pPr>
              <w:jc w:val="center"/>
              <w:rPr>
                <w:b/>
                <w:bCs/>
                <w:color w:val="FF0000"/>
                <w:szCs w:val="21"/>
              </w:rPr>
            </w:pPr>
            <w:r>
              <w:rPr>
                <w:rFonts w:hint="eastAsia"/>
                <w:b/>
                <w:bCs/>
                <w:color w:val="FF0000"/>
                <w:szCs w:val="21"/>
              </w:rPr>
              <w:t>备注</w:t>
            </w:r>
          </w:p>
        </w:tc>
        <w:tc>
          <w:tcPr>
            <w:tcW w:w="937" w:type="pct"/>
            <w:vAlign w:val="center"/>
          </w:tcPr>
          <w:p>
            <w:pPr>
              <w:jc w:val="center"/>
              <w:rPr>
                <w:b/>
                <w:bCs/>
                <w:color w:val="FF0000"/>
                <w:szCs w:val="21"/>
              </w:rPr>
            </w:pPr>
            <w:r>
              <w:rPr>
                <w:rFonts w:hint="eastAsia"/>
                <w:b/>
                <w:bCs/>
                <w:color w:val="FF0000"/>
                <w:szCs w:val="21"/>
              </w:rPr>
              <w:t>预算金额（元）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311" w:type="pct"/>
            <w:vAlign w:val="center"/>
          </w:tcPr>
          <w:p>
            <w:pPr>
              <w:jc w:val="center"/>
              <w:rPr>
                <w:bCs/>
                <w:szCs w:val="21"/>
              </w:rPr>
            </w:pPr>
            <w:r>
              <w:rPr>
                <w:rFonts w:hint="eastAsia"/>
                <w:bCs/>
                <w:szCs w:val="21"/>
              </w:rPr>
              <w:t>1</w:t>
            </w:r>
          </w:p>
        </w:tc>
        <w:tc>
          <w:tcPr>
            <w:tcW w:w="721" w:type="pct"/>
            <w:vAlign w:val="center"/>
          </w:tcPr>
          <w:p>
            <w:pPr>
              <w:jc w:val="center"/>
              <w:rPr>
                <w:bCs/>
                <w:szCs w:val="21"/>
              </w:rPr>
            </w:pPr>
            <w:r>
              <w:rPr>
                <w:rFonts w:hint="eastAsia"/>
                <w:bCs/>
                <w:szCs w:val="21"/>
              </w:rPr>
              <w:t>PLAN-2023-440300000-103070-12067</w:t>
            </w:r>
          </w:p>
        </w:tc>
        <w:tc>
          <w:tcPr>
            <w:tcW w:w="1493" w:type="pct"/>
            <w:vAlign w:val="center"/>
          </w:tcPr>
          <w:p>
            <w:pPr>
              <w:jc w:val="center"/>
              <w:rPr>
                <w:bCs/>
                <w:szCs w:val="21"/>
              </w:rPr>
            </w:pPr>
            <w:r>
              <w:rPr>
                <w:rFonts w:hint="eastAsia"/>
                <w:bCs/>
                <w:szCs w:val="21"/>
              </w:rPr>
              <w:t xml:space="preserve"> 办公家具 </w:t>
            </w:r>
          </w:p>
        </w:tc>
        <w:tc>
          <w:tcPr>
            <w:tcW w:w="311" w:type="pct"/>
            <w:vAlign w:val="center"/>
          </w:tcPr>
          <w:p>
            <w:pPr>
              <w:jc w:val="center"/>
              <w:rPr>
                <w:bCs/>
                <w:szCs w:val="21"/>
              </w:rPr>
            </w:pPr>
            <w:r>
              <w:t>***</w:t>
            </w:r>
          </w:p>
        </w:tc>
        <w:tc>
          <w:tcPr>
            <w:tcW w:w="285" w:type="pct"/>
            <w:vAlign w:val="center"/>
          </w:tcPr>
          <w:p>
            <w:pPr>
              <w:jc w:val="center"/>
              <w:rPr>
                <w:bCs/>
                <w:szCs w:val="21"/>
              </w:rPr>
            </w:pPr>
          </w:p>
        </w:tc>
        <w:tc>
          <w:tcPr>
            <w:tcW w:w="937" w:type="pct"/>
            <w:vAlign w:val="center"/>
          </w:tcPr>
          <w:p>
            <w:pPr>
              <w:jc w:val="center"/>
              <w:rPr>
                <w:b/>
                <w:bCs/>
                <w:color w:val="FF0000"/>
                <w:szCs w:val="21"/>
              </w:rPr>
            </w:pPr>
          </w:p>
        </w:tc>
        <w:tc>
          <w:tcPr>
            <w:tcW w:w="937" w:type="pct"/>
            <w:vAlign w:val="center"/>
          </w:tcPr>
          <w:p>
            <w:pPr>
              <w:jc w:val="center"/>
              <w:rPr>
                <w:b/>
                <w:bCs/>
                <w:color w:val="FF0000"/>
                <w:szCs w:val="21"/>
              </w:rPr>
            </w:pPr>
            <w:r>
              <w:rPr>
                <w:rFonts w:hint="eastAsia"/>
                <w:b/>
                <w:bCs/>
                <w:color w:val="FF0000"/>
                <w:szCs w:val="21"/>
              </w:rPr>
              <w:t>2429900.00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311" w:type="pct"/>
            <w:vAlign w:val="center"/>
          </w:tcPr>
          <w:p>
            <w:pPr>
              <w:jc w:val="center"/>
              <w:rPr>
                <w:rFonts w:hint="eastAsia" w:eastAsia="宋体"/>
                <w:bCs/>
                <w:szCs w:val="21"/>
                <w:lang w:eastAsia="zh-CN"/>
              </w:rPr>
            </w:pPr>
            <w:r>
              <w:rPr>
                <w:rFonts w:hint="eastAsia"/>
                <w:bCs/>
                <w:szCs w:val="21"/>
                <w:lang w:val="en-US" w:eastAsia="zh-CN"/>
              </w:rPr>
              <w:t>2</w:t>
            </w:r>
          </w:p>
        </w:tc>
        <w:tc>
          <w:tcPr>
            <w:tcW w:w="721" w:type="pct"/>
            <w:vAlign w:val="center"/>
          </w:tcPr>
          <w:p>
            <w:pPr>
              <w:jc w:val="center"/>
              <w:rPr>
                <w:bCs/>
                <w:szCs w:val="21"/>
              </w:rPr>
            </w:pPr>
            <w:r>
              <w:rPr>
                <w:rFonts w:hint="eastAsia"/>
                <w:bCs/>
                <w:szCs w:val="21"/>
              </w:rPr>
              <w:t>PLAN-2023-440300000-103070-12068</w:t>
            </w:r>
          </w:p>
        </w:tc>
        <w:tc>
          <w:tcPr>
            <w:tcW w:w="1493" w:type="pct"/>
            <w:vAlign w:val="center"/>
          </w:tcPr>
          <w:p>
            <w:pPr>
              <w:jc w:val="center"/>
              <w:rPr>
                <w:bCs/>
                <w:szCs w:val="21"/>
              </w:rPr>
            </w:pPr>
            <w:r>
              <w:rPr>
                <w:rFonts w:hint="eastAsia"/>
                <w:bCs/>
                <w:szCs w:val="21"/>
              </w:rPr>
              <w:t xml:space="preserve"> 教职工宿舍家具 </w:t>
            </w:r>
          </w:p>
        </w:tc>
        <w:tc>
          <w:tcPr>
            <w:tcW w:w="311" w:type="pct"/>
            <w:vAlign w:val="center"/>
          </w:tcPr>
          <w:p>
            <w:pPr>
              <w:jc w:val="center"/>
              <w:rPr>
                <w:bCs/>
                <w:szCs w:val="21"/>
              </w:rPr>
            </w:pPr>
          </w:p>
        </w:tc>
        <w:tc>
          <w:tcPr>
            <w:tcW w:w="285" w:type="pct"/>
            <w:vAlign w:val="center"/>
          </w:tcPr>
          <w:p>
            <w:pPr>
              <w:jc w:val="center"/>
              <w:rPr>
                <w:bCs/>
                <w:szCs w:val="21"/>
              </w:rPr>
            </w:pPr>
          </w:p>
        </w:tc>
        <w:tc>
          <w:tcPr>
            <w:tcW w:w="937" w:type="pct"/>
            <w:vAlign w:val="center"/>
          </w:tcPr>
          <w:p>
            <w:pPr>
              <w:jc w:val="center"/>
              <w:rPr>
                <w:b/>
                <w:bCs/>
                <w:szCs w:val="21"/>
              </w:rPr>
            </w:pPr>
          </w:p>
        </w:tc>
        <w:tc>
          <w:tcPr>
            <w:tcW w:w="937" w:type="pct"/>
            <w:vAlign w:val="center"/>
          </w:tcPr>
          <w:p>
            <w:pPr>
              <w:jc w:val="center"/>
              <w:rPr>
                <w:rFonts w:hint="eastAsia"/>
                <w:b/>
                <w:bCs/>
                <w:color w:val="FF0000"/>
                <w:szCs w:val="21"/>
              </w:rPr>
            </w:pPr>
            <w:r>
              <w:rPr>
                <w:rFonts w:hint="eastAsia"/>
                <w:b/>
                <w:bCs/>
                <w:color w:val="FF0000"/>
                <w:szCs w:val="21"/>
              </w:rPr>
              <w:t>1111700.00</w:t>
            </w:r>
          </w:p>
        </w:tc>
      </w:tr>
    </w:tbl>
    <w:p>
      <w:pPr>
        <w:ind w:firstLine="422" w:firstLineChars="200"/>
        <w:rPr>
          <w:rFonts w:hint="eastAsia" w:ascii="宋体" w:hAnsi="宋体"/>
          <w:b/>
          <w:color w:val="FF0000"/>
          <w:szCs w:val="21"/>
        </w:rPr>
      </w:pPr>
    </w:p>
    <w:tbl>
      <w:tblPr>
        <w:tblStyle w:val="43"/>
        <w:tblpPr w:leftFromText="180" w:rightFromText="180" w:vertAnchor="text" w:horzAnchor="page" w:tblpX="1402" w:tblpY="278"/>
        <w:tblW w:w="4997"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6"/>
        <w:gridCol w:w="1143"/>
        <w:gridCol w:w="1293"/>
        <w:gridCol w:w="989"/>
        <w:gridCol w:w="969"/>
        <w:gridCol w:w="1221"/>
        <w:gridCol w:w="1221"/>
        <w:gridCol w:w="12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273" w:type="pct"/>
            <w:vAlign w:val="center"/>
          </w:tcPr>
          <w:p>
            <w:pPr>
              <w:jc w:val="center"/>
              <w:rPr>
                <w:rFonts w:hint="eastAsia" w:ascii="宋体" w:hAnsi="宋体" w:eastAsia="宋体" w:cs="宋体"/>
                <w:bCs/>
                <w:sz w:val="21"/>
                <w:szCs w:val="21"/>
              </w:rPr>
            </w:pPr>
            <w:r>
              <w:rPr>
                <w:rFonts w:hint="eastAsia" w:ascii="宋体" w:hAnsi="宋体" w:eastAsia="宋体" w:cs="宋体"/>
                <w:bCs/>
                <w:sz w:val="21"/>
                <w:szCs w:val="21"/>
              </w:rPr>
              <w:t>序号</w:t>
            </w:r>
          </w:p>
        </w:tc>
        <w:tc>
          <w:tcPr>
            <w:tcW w:w="670" w:type="pct"/>
            <w:vAlign w:val="center"/>
          </w:tcPr>
          <w:p>
            <w:pPr>
              <w:jc w:val="center"/>
              <w:rPr>
                <w:rFonts w:hint="eastAsia" w:ascii="宋体" w:hAnsi="宋体" w:eastAsia="宋体" w:cs="宋体"/>
                <w:bCs/>
                <w:sz w:val="21"/>
                <w:szCs w:val="21"/>
              </w:rPr>
            </w:pPr>
            <w:r>
              <w:rPr>
                <w:rFonts w:hint="eastAsia" w:ascii="宋体" w:hAnsi="宋体" w:eastAsia="宋体" w:cs="宋体"/>
                <w:sz w:val="21"/>
                <w:szCs w:val="21"/>
              </w:rPr>
              <w:t>采购计划编号</w:t>
            </w:r>
          </w:p>
        </w:tc>
        <w:tc>
          <w:tcPr>
            <w:tcW w:w="758" w:type="pct"/>
            <w:vAlign w:val="center"/>
          </w:tcPr>
          <w:p>
            <w:pPr>
              <w:jc w:val="center"/>
              <w:rPr>
                <w:rFonts w:hint="eastAsia" w:ascii="宋体" w:hAnsi="宋体" w:eastAsia="宋体" w:cs="宋体"/>
                <w:bCs/>
                <w:sz w:val="21"/>
                <w:szCs w:val="21"/>
              </w:rPr>
            </w:pPr>
            <w:r>
              <w:rPr>
                <w:rFonts w:hint="eastAsia" w:ascii="宋体" w:hAnsi="宋体" w:eastAsia="宋体" w:cs="宋体"/>
                <w:bCs/>
                <w:sz w:val="21"/>
                <w:szCs w:val="21"/>
              </w:rPr>
              <w:t>货物名称（标的名称）</w:t>
            </w:r>
          </w:p>
        </w:tc>
        <w:tc>
          <w:tcPr>
            <w:tcW w:w="580" w:type="pct"/>
            <w:vAlign w:val="center"/>
          </w:tcPr>
          <w:p>
            <w:pPr>
              <w:jc w:val="center"/>
              <w:rPr>
                <w:rFonts w:hint="eastAsia" w:ascii="宋体" w:hAnsi="宋体" w:eastAsia="宋体" w:cs="宋体"/>
                <w:bCs/>
                <w:sz w:val="21"/>
                <w:szCs w:val="21"/>
              </w:rPr>
            </w:pPr>
            <w:r>
              <w:rPr>
                <w:rFonts w:hint="eastAsia" w:ascii="宋体" w:hAnsi="宋体" w:eastAsia="宋体" w:cs="宋体"/>
                <w:bCs/>
                <w:sz w:val="21"/>
                <w:szCs w:val="21"/>
              </w:rPr>
              <w:t>数量</w:t>
            </w:r>
          </w:p>
        </w:tc>
        <w:tc>
          <w:tcPr>
            <w:tcW w:w="568" w:type="pct"/>
            <w:vAlign w:val="center"/>
          </w:tcPr>
          <w:p>
            <w:pPr>
              <w:jc w:val="center"/>
              <w:rPr>
                <w:rFonts w:hint="eastAsia" w:ascii="宋体" w:hAnsi="宋体" w:eastAsia="宋体" w:cs="宋体"/>
                <w:bCs/>
                <w:sz w:val="21"/>
                <w:szCs w:val="21"/>
              </w:rPr>
            </w:pPr>
            <w:r>
              <w:rPr>
                <w:rFonts w:hint="eastAsia" w:ascii="宋体" w:hAnsi="宋体" w:eastAsia="宋体" w:cs="宋体"/>
                <w:bCs/>
                <w:sz w:val="21"/>
                <w:szCs w:val="21"/>
              </w:rPr>
              <w:t>单位</w:t>
            </w:r>
          </w:p>
        </w:tc>
        <w:tc>
          <w:tcPr>
            <w:tcW w:w="716" w:type="pct"/>
            <w:vAlign w:val="center"/>
          </w:tcPr>
          <w:p>
            <w:pPr>
              <w:jc w:val="center"/>
              <w:rPr>
                <w:rFonts w:hint="default" w:ascii="Times New Roman" w:hAnsi="Times New Roman" w:eastAsia="宋体" w:cs="Times New Roman"/>
                <w:b/>
                <w:bCs/>
                <w:color w:val="FF0000"/>
                <w:szCs w:val="21"/>
                <w:lang w:val="en-US" w:eastAsia="zh-CN"/>
              </w:rPr>
            </w:pPr>
            <w:commentRangeStart w:id="9"/>
            <w:r>
              <w:rPr>
                <w:rFonts w:hint="eastAsia" w:ascii="Times New Roman" w:hAnsi="Times New Roman" w:eastAsia="宋体" w:cs="Times New Roman"/>
                <w:b/>
                <w:bCs/>
                <w:color w:val="FF0000"/>
                <w:szCs w:val="21"/>
                <w:lang w:val="en-US" w:eastAsia="zh-CN"/>
              </w:rPr>
              <w:t>单价最高限价（元）</w:t>
            </w:r>
            <w:commentRangeEnd w:id="9"/>
            <w:r>
              <w:commentReference w:id="9"/>
            </w:r>
          </w:p>
        </w:tc>
        <w:tc>
          <w:tcPr>
            <w:tcW w:w="716" w:type="pct"/>
            <w:vAlign w:val="center"/>
          </w:tcPr>
          <w:p>
            <w:pPr>
              <w:jc w:val="center"/>
              <w:rPr>
                <w:rFonts w:hint="eastAsia" w:ascii="宋体" w:hAnsi="宋体" w:eastAsia="宋体" w:cs="宋体"/>
                <w:bCs/>
                <w:sz w:val="21"/>
                <w:szCs w:val="21"/>
              </w:rPr>
            </w:pPr>
            <w:commentRangeStart w:id="10"/>
            <w:r>
              <w:rPr>
                <w:rFonts w:hint="eastAsia" w:ascii="Times New Roman" w:hAnsi="Times New Roman" w:eastAsia="宋体" w:cs="Times New Roman"/>
                <w:b/>
                <w:bCs/>
                <w:color w:val="FF0000"/>
                <w:szCs w:val="21"/>
              </w:rPr>
              <w:t>预算金额（元）</w:t>
            </w:r>
            <w:commentRangeEnd w:id="10"/>
            <w:r>
              <w:commentReference w:id="10"/>
            </w:r>
          </w:p>
        </w:tc>
        <w:tc>
          <w:tcPr>
            <w:tcW w:w="716" w:type="pct"/>
            <w:vAlign w:val="center"/>
          </w:tcPr>
          <w:p>
            <w:pPr>
              <w:jc w:val="center"/>
              <w:rPr>
                <w:rFonts w:hint="eastAsia" w:ascii="宋体" w:hAnsi="宋体" w:eastAsia="宋体" w:cs="宋体"/>
                <w:b/>
                <w:bCs/>
                <w:color w:val="FF0000"/>
                <w:sz w:val="21"/>
                <w:szCs w:val="21"/>
              </w:rPr>
            </w:pPr>
            <w:r>
              <w:rPr>
                <w:rFonts w:hint="eastAsia" w:ascii="宋体" w:hAnsi="宋体" w:eastAsia="宋体" w:cs="宋体"/>
                <w:b/>
                <w:bCs/>
                <w:color w:val="FF0000"/>
                <w:sz w:val="21"/>
                <w:szCs w:val="21"/>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7" w:hRule="atLeast"/>
        </w:trPr>
        <w:tc>
          <w:tcPr>
            <w:tcW w:w="273" w:type="pct"/>
            <w:vAlign w:val="center"/>
          </w:tcPr>
          <w:p>
            <w:pPr>
              <w:widowControl/>
              <w:jc w:val="center"/>
              <w:textAlignment w:val="center"/>
              <w:rPr>
                <w:rFonts w:hint="eastAsia" w:ascii="宋体" w:hAnsi="宋体" w:eastAsia="宋体" w:cs="宋体"/>
                <w:bCs/>
                <w:sz w:val="21"/>
                <w:szCs w:val="21"/>
              </w:rPr>
            </w:pPr>
            <w:r>
              <w:rPr>
                <w:rFonts w:hint="eastAsia" w:ascii="宋体" w:hAnsi="宋体" w:eastAsia="宋体" w:cs="宋体"/>
                <w:color w:val="000000"/>
                <w:kern w:val="0"/>
                <w:sz w:val="21"/>
                <w:szCs w:val="21"/>
                <w:lang w:bidi="ar"/>
              </w:rPr>
              <w:t>1</w:t>
            </w:r>
          </w:p>
        </w:tc>
        <w:tc>
          <w:tcPr>
            <w:tcW w:w="670" w:type="pct"/>
            <w:vAlign w:val="center"/>
          </w:tcPr>
          <w:p>
            <w:pPr>
              <w:widowControl/>
              <w:jc w:val="center"/>
              <w:textAlignment w:val="center"/>
              <w:rPr>
                <w:rFonts w:hint="eastAsia" w:ascii="宋体" w:hAnsi="宋体" w:eastAsia="宋体" w:cs="宋体"/>
                <w:bCs/>
                <w:sz w:val="21"/>
                <w:szCs w:val="21"/>
              </w:rPr>
            </w:pPr>
          </w:p>
        </w:tc>
        <w:tc>
          <w:tcPr>
            <w:tcW w:w="758" w:type="pct"/>
            <w:vAlign w:val="center"/>
          </w:tcPr>
          <w:p>
            <w:pPr>
              <w:widowControl/>
              <w:jc w:val="center"/>
              <w:textAlignment w:val="center"/>
              <w:rPr>
                <w:rFonts w:hint="eastAsia" w:ascii="宋体" w:hAnsi="宋体" w:eastAsia="宋体" w:cs="宋体"/>
                <w:bCs/>
                <w:sz w:val="21"/>
                <w:szCs w:val="21"/>
              </w:rPr>
            </w:pPr>
            <w:r>
              <w:rPr>
                <w:rFonts w:hint="eastAsia" w:ascii="宋体" w:hAnsi="宋体" w:eastAsia="宋体" w:cs="宋体"/>
                <w:b w:val="0"/>
                <w:sz w:val="21"/>
                <w:szCs w:val="21"/>
              </w:rPr>
              <w:t>屏风</w:t>
            </w:r>
            <w:r>
              <w:rPr>
                <w:rFonts w:hint="eastAsia" w:ascii="宋体" w:hAnsi="宋体" w:eastAsia="宋体" w:cs="宋体"/>
                <w:b w:val="0"/>
                <w:sz w:val="21"/>
                <w:szCs w:val="21"/>
                <w:lang w:val="en-US" w:eastAsia="zh-CN"/>
              </w:rPr>
              <w:t>卡位</w:t>
            </w:r>
          </w:p>
        </w:tc>
        <w:tc>
          <w:tcPr>
            <w:tcW w:w="580" w:type="pct"/>
            <w:vAlign w:val="center"/>
          </w:tcPr>
          <w:p>
            <w:pPr>
              <w:widowControl/>
              <w:jc w:val="center"/>
              <w:textAlignment w:val="center"/>
              <w:rPr>
                <w:rFonts w:hint="eastAsia" w:ascii="宋体" w:hAnsi="宋体" w:eastAsia="宋体" w:cs="宋体"/>
                <w:bCs/>
                <w:sz w:val="21"/>
                <w:szCs w:val="21"/>
              </w:rPr>
            </w:pPr>
            <w:r>
              <w:rPr>
                <w:rFonts w:hint="eastAsia" w:ascii="宋体" w:hAnsi="宋体" w:eastAsia="宋体" w:cs="宋体"/>
                <w:color w:val="000000"/>
                <w:kern w:val="0"/>
                <w:sz w:val="21"/>
                <w:szCs w:val="21"/>
                <w:lang w:bidi="ar"/>
              </w:rPr>
              <w:t>145</w:t>
            </w:r>
          </w:p>
        </w:tc>
        <w:tc>
          <w:tcPr>
            <w:tcW w:w="568" w:type="pct"/>
            <w:vAlign w:val="center"/>
          </w:tcPr>
          <w:p>
            <w:pPr>
              <w:widowControl/>
              <w:jc w:val="center"/>
              <w:textAlignment w:val="center"/>
              <w:rPr>
                <w:rFonts w:hint="eastAsia" w:ascii="宋体" w:hAnsi="宋体" w:eastAsia="宋体" w:cs="宋体"/>
                <w:bCs/>
                <w:sz w:val="21"/>
                <w:szCs w:val="21"/>
              </w:rPr>
            </w:pPr>
            <w:r>
              <w:rPr>
                <w:rFonts w:hint="eastAsia" w:ascii="宋体" w:hAnsi="宋体" w:eastAsia="宋体" w:cs="宋体"/>
                <w:color w:val="000000"/>
                <w:kern w:val="0"/>
                <w:sz w:val="21"/>
                <w:szCs w:val="21"/>
                <w:lang w:bidi="ar"/>
              </w:rPr>
              <w:t>张</w:t>
            </w:r>
          </w:p>
        </w:tc>
        <w:tc>
          <w:tcPr>
            <w:tcW w:w="716" w:type="pct"/>
          </w:tcPr>
          <w:p>
            <w:pPr>
              <w:widowControl/>
              <w:jc w:val="center"/>
              <w:textAlignment w:val="center"/>
              <w:rPr>
                <w:rFonts w:hint="eastAsia" w:ascii="宋体" w:hAnsi="宋体" w:eastAsia="宋体" w:cs="宋体"/>
                <w:color w:val="000000"/>
                <w:kern w:val="0"/>
                <w:sz w:val="21"/>
                <w:szCs w:val="21"/>
                <w:lang w:bidi="ar"/>
              </w:rPr>
            </w:pPr>
          </w:p>
        </w:tc>
        <w:tc>
          <w:tcPr>
            <w:tcW w:w="716" w:type="pct"/>
          </w:tcPr>
          <w:p>
            <w:pPr>
              <w:widowControl/>
              <w:jc w:val="center"/>
              <w:textAlignment w:val="center"/>
              <w:rPr>
                <w:rFonts w:hint="eastAsia" w:ascii="宋体" w:hAnsi="宋体" w:eastAsia="宋体" w:cs="宋体"/>
                <w:color w:val="000000"/>
                <w:kern w:val="0"/>
                <w:sz w:val="21"/>
                <w:szCs w:val="21"/>
                <w:lang w:bidi="ar"/>
              </w:rPr>
            </w:pPr>
          </w:p>
        </w:tc>
        <w:tc>
          <w:tcPr>
            <w:tcW w:w="716" w:type="pct"/>
            <w:vMerge w:val="restart"/>
          </w:tcPr>
          <w:p>
            <w:pPr>
              <w:jc w:val="center"/>
              <w:rPr>
                <w:rFonts w:hint="eastAsia" w:ascii="宋体" w:hAnsi="宋体" w:eastAsia="宋体" w:cs="宋体"/>
                <w:kern w:val="2"/>
                <w:sz w:val="21"/>
                <w:szCs w:val="21"/>
                <w:lang w:val="en-US" w:eastAsia="zh-CN" w:bidi="ar-SA"/>
              </w:rPr>
            </w:pPr>
            <w:r>
              <w:rPr>
                <w:rFonts w:hint="eastAsia" w:ascii="宋体" w:hAnsi="宋体" w:eastAsia="宋体" w:cs="宋体"/>
                <w:sz w:val="21"/>
                <w:szCs w:val="21"/>
                <w:lang w:val="en-US" w:eastAsia="zh-CN"/>
              </w:rPr>
              <w:t>拒绝进口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273" w:type="pct"/>
            <w:vAlign w:val="center"/>
          </w:tcPr>
          <w:p>
            <w:pPr>
              <w:widowControl/>
              <w:jc w:val="center"/>
              <w:textAlignment w:val="center"/>
              <w:rPr>
                <w:rFonts w:hint="eastAsia" w:ascii="宋体" w:hAnsi="宋体" w:eastAsia="宋体" w:cs="宋体"/>
                <w:bCs/>
                <w:sz w:val="21"/>
                <w:szCs w:val="21"/>
              </w:rPr>
            </w:pPr>
            <w:r>
              <w:rPr>
                <w:rFonts w:hint="eastAsia" w:ascii="宋体" w:hAnsi="宋体" w:eastAsia="宋体" w:cs="宋体"/>
                <w:color w:val="000000"/>
                <w:kern w:val="0"/>
                <w:sz w:val="21"/>
                <w:szCs w:val="21"/>
                <w:lang w:bidi="ar"/>
              </w:rPr>
              <w:t>2</w:t>
            </w:r>
          </w:p>
        </w:tc>
        <w:tc>
          <w:tcPr>
            <w:tcW w:w="670" w:type="pct"/>
            <w:vAlign w:val="center"/>
          </w:tcPr>
          <w:p>
            <w:pPr>
              <w:widowControl/>
              <w:jc w:val="center"/>
              <w:textAlignment w:val="center"/>
              <w:rPr>
                <w:rFonts w:hint="eastAsia" w:ascii="宋体" w:hAnsi="宋体" w:eastAsia="宋体" w:cs="宋体"/>
                <w:bCs/>
                <w:sz w:val="21"/>
                <w:szCs w:val="21"/>
              </w:rPr>
            </w:pPr>
          </w:p>
        </w:tc>
        <w:tc>
          <w:tcPr>
            <w:tcW w:w="758" w:type="pct"/>
            <w:vAlign w:val="center"/>
          </w:tcPr>
          <w:p>
            <w:pPr>
              <w:widowControl/>
              <w:jc w:val="center"/>
              <w:textAlignment w:val="center"/>
              <w:rPr>
                <w:rFonts w:hint="eastAsia" w:ascii="宋体" w:hAnsi="宋体" w:eastAsia="宋体" w:cs="宋体"/>
                <w:bCs/>
                <w:sz w:val="21"/>
                <w:szCs w:val="21"/>
              </w:rPr>
            </w:pPr>
            <w:r>
              <w:rPr>
                <w:rFonts w:hint="eastAsia" w:ascii="宋体" w:hAnsi="宋体" w:eastAsia="宋体" w:cs="宋体"/>
                <w:color w:val="000000"/>
                <w:kern w:val="0"/>
                <w:sz w:val="21"/>
                <w:szCs w:val="21"/>
                <w:lang w:bidi="ar"/>
              </w:rPr>
              <w:t>办公椅</w:t>
            </w:r>
          </w:p>
        </w:tc>
        <w:tc>
          <w:tcPr>
            <w:tcW w:w="580" w:type="pct"/>
            <w:vAlign w:val="center"/>
          </w:tcPr>
          <w:p>
            <w:pPr>
              <w:widowControl/>
              <w:jc w:val="center"/>
              <w:textAlignment w:val="center"/>
              <w:rPr>
                <w:rFonts w:hint="eastAsia" w:ascii="宋体" w:hAnsi="宋体" w:eastAsia="宋体" w:cs="宋体"/>
                <w:bCs/>
                <w:sz w:val="21"/>
                <w:szCs w:val="21"/>
              </w:rPr>
            </w:pPr>
            <w:r>
              <w:rPr>
                <w:rFonts w:hint="eastAsia" w:ascii="宋体" w:hAnsi="宋体" w:eastAsia="宋体" w:cs="宋体"/>
                <w:color w:val="000000"/>
                <w:kern w:val="0"/>
                <w:sz w:val="21"/>
                <w:szCs w:val="21"/>
                <w:lang w:bidi="ar"/>
              </w:rPr>
              <w:t>145</w:t>
            </w:r>
          </w:p>
        </w:tc>
        <w:tc>
          <w:tcPr>
            <w:tcW w:w="568" w:type="pct"/>
            <w:vAlign w:val="center"/>
          </w:tcPr>
          <w:p>
            <w:pPr>
              <w:widowControl/>
              <w:jc w:val="center"/>
              <w:textAlignment w:val="center"/>
              <w:rPr>
                <w:rFonts w:hint="eastAsia" w:ascii="宋体" w:hAnsi="宋体" w:eastAsia="宋体" w:cs="宋体"/>
                <w:bCs/>
                <w:sz w:val="21"/>
                <w:szCs w:val="21"/>
              </w:rPr>
            </w:pPr>
            <w:r>
              <w:rPr>
                <w:rFonts w:hint="eastAsia" w:ascii="宋体" w:hAnsi="宋体" w:eastAsia="宋体" w:cs="宋体"/>
                <w:color w:val="000000"/>
                <w:kern w:val="0"/>
                <w:sz w:val="21"/>
                <w:szCs w:val="21"/>
                <w:lang w:bidi="ar"/>
              </w:rPr>
              <w:t>张</w:t>
            </w:r>
          </w:p>
        </w:tc>
        <w:tc>
          <w:tcPr>
            <w:tcW w:w="716" w:type="pct"/>
            <w:tcBorders/>
          </w:tcPr>
          <w:p>
            <w:pPr>
              <w:widowControl/>
              <w:jc w:val="center"/>
              <w:textAlignment w:val="center"/>
              <w:rPr>
                <w:rFonts w:hint="eastAsia" w:ascii="宋体" w:hAnsi="宋体" w:eastAsia="宋体" w:cs="宋体"/>
                <w:color w:val="000000"/>
                <w:kern w:val="0"/>
                <w:sz w:val="21"/>
                <w:szCs w:val="21"/>
                <w:lang w:bidi="ar"/>
              </w:rPr>
            </w:pPr>
          </w:p>
        </w:tc>
        <w:tc>
          <w:tcPr>
            <w:tcW w:w="716" w:type="pct"/>
            <w:tcBorders/>
          </w:tcPr>
          <w:p>
            <w:pPr>
              <w:widowControl/>
              <w:jc w:val="center"/>
              <w:textAlignment w:val="center"/>
              <w:rPr>
                <w:rFonts w:hint="eastAsia" w:ascii="宋体" w:hAnsi="宋体" w:eastAsia="宋体" w:cs="宋体"/>
                <w:color w:val="000000"/>
                <w:kern w:val="0"/>
                <w:sz w:val="21"/>
                <w:szCs w:val="21"/>
                <w:lang w:bidi="ar"/>
              </w:rPr>
            </w:pPr>
          </w:p>
        </w:tc>
        <w:tc>
          <w:tcPr>
            <w:tcW w:w="716" w:type="pct"/>
            <w:vMerge w:val="continue"/>
            <w:tcBorders/>
          </w:tcPr>
          <w:p>
            <w:pPr>
              <w:jc w:val="center"/>
              <w:rPr>
                <w:rFonts w:hint="eastAsia" w:ascii="宋体" w:hAnsi="宋体" w:eastAsia="宋体" w:cs="宋体"/>
                <w:bCs/>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73" w:type="pct"/>
            <w:vAlign w:val="center"/>
          </w:tcPr>
          <w:p>
            <w:pPr>
              <w:widowControl/>
              <w:jc w:val="center"/>
              <w:textAlignment w:val="center"/>
              <w:rPr>
                <w:rFonts w:hint="eastAsia" w:ascii="宋体" w:hAnsi="宋体" w:eastAsia="宋体" w:cs="宋体"/>
                <w:bCs/>
                <w:sz w:val="21"/>
                <w:szCs w:val="21"/>
              </w:rPr>
            </w:pPr>
            <w:r>
              <w:rPr>
                <w:rFonts w:hint="eastAsia" w:ascii="宋体" w:hAnsi="宋体" w:eastAsia="宋体" w:cs="宋体"/>
                <w:color w:val="000000"/>
                <w:kern w:val="0"/>
                <w:sz w:val="21"/>
                <w:szCs w:val="21"/>
                <w:lang w:bidi="ar"/>
              </w:rPr>
              <w:t>3</w:t>
            </w:r>
          </w:p>
        </w:tc>
        <w:tc>
          <w:tcPr>
            <w:tcW w:w="670" w:type="pct"/>
            <w:vAlign w:val="center"/>
          </w:tcPr>
          <w:p>
            <w:pPr>
              <w:widowControl/>
              <w:jc w:val="center"/>
              <w:textAlignment w:val="center"/>
              <w:rPr>
                <w:rFonts w:hint="eastAsia" w:ascii="宋体" w:hAnsi="宋体" w:eastAsia="宋体" w:cs="宋体"/>
                <w:bCs/>
                <w:sz w:val="21"/>
                <w:szCs w:val="21"/>
              </w:rPr>
            </w:pPr>
          </w:p>
        </w:tc>
        <w:tc>
          <w:tcPr>
            <w:tcW w:w="758" w:type="pct"/>
            <w:vAlign w:val="center"/>
          </w:tcPr>
          <w:p>
            <w:pPr>
              <w:widowControl/>
              <w:jc w:val="center"/>
              <w:textAlignment w:val="center"/>
              <w:rPr>
                <w:rFonts w:hint="eastAsia" w:ascii="宋体" w:hAnsi="宋体" w:eastAsia="宋体" w:cs="宋体"/>
                <w:bCs/>
                <w:sz w:val="21"/>
                <w:szCs w:val="21"/>
              </w:rPr>
            </w:pPr>
            <w:r>
              <w:rPr>
                <w:rFonts w:hint="eastAsia" w:ascii="宋体" w:hAnsi="宋体" w:eastAsia="宋体" w:cs="宋体"/>
                <w:color w:val="000000"/>
                <w:kern w:val="0"/>
                <w:sz w:val="21"/>
                <w:szCs w:val="21"/>
                <w:lang w:bidi="ar"/>
              </w:rPr>
              <w:t>档案柜</w:t>
            </w:r>
          </w:p>
        </w:tc>
        <w:tc>
          <w:tcPr>
            <w:tcW w:w="580" w:type="pct"/>
            <w:vAlign w:val="center"/>
          </w:tcPr>
          <w:p>
            <w:pPr>
              <w:widowControl/>
              <w:jc w:val="center"/>
              <w:textAlignment w:val="center"/>
              <w:rPr>
                <w:rFonts w:hint="eastAsia" w:ascii="宋体" w:hAnsi="宋体" w:eastAsia="宋体" w:cs="宋体"/>
                <w:bCs/>
                <w:sz w:val="21"/>
                <w:szCs w:val="21"/>
              </w:rPr>
            </w:pPr>
            <w:r>
              <w:rPr>
                <w:rFonts w:hint="eastAsia" w:ascii="宋体" w:hAnsi="宋体" w:eastAsia="宋体" w:cs="宋体"/>
                <w:color w:val="000000"/>
                <w:kern w:val="0"/>
                <w:sz w:val="21"/>
                <w:szCs w:val="21"/>
                <w:lang w:bidi="ar"/>
              </w:rPr>
              <w:t>6</w:t>
            </w:r>
          </w:p>
        </w:tc>
        <w:tc>
          <w:tcPr>
            <w:tcW w:w="568" w:type="pct"/>
            <w:vAlign w:val="center"/>
          </w:tcPr>
          <w:p>
            <w:pPr>
              <w:widowControl/>
              <w:jc w:val="center"/>
              <w:textAlignment w:val="center"/>
              <w:rPr>
                <w:rFonts w:hint="eastAsia" w:ascii="宋体" w:hAnsi="宋体" w:eastAsia="宋体" w:cs="宋体"/>
                <w:bCs/>
                <w:sz w:val="21"/>
                <w:szCs w:val="21"/>
              </w:rPr>
            </w:pPr>
            <w:r>
              <w:rPr>
                <w:rFonts w:hint="eastAsia" w:ascii="宋体" w:hAnsi="宋体" w:eastAsia="宋体" w:cs="宋体"/>
                <w:color w:val="000000"/>
                <w:kern w:val="0"/>
                <w:sz w:val="21"/>
                <w:szCs w:val="21"/>
                <w:lang w:bidi="ar"/>
              </w:rPr>
              <w:t>个</w:t>
            </w:r>
          </w:p>
        </w:tc>
        <w:tc>
          <w:tcPr>
            <w:tcW w:w="716" w:type="pct"/>
            <w:tcBorders/>
          </w:tcPr>
          <w:p>
            <w:pPr>
              <w:widowControl/>
              <w:jc w:val="center"/>
              <w:textAlignment w:val="center"/>
              <w:rPr>
                <w:rFonts w:hint="eastAsia" w:ascii="宋体" w:hAnsi="宋体" w:eastAsia="宋体" w:cs="宋体"/>
                <w:color w:val="000000"/>
                <w:kern w:val="0"/>
                <w:sz w:val="21"/>
                <w:szCs w:val="21"/>
                <w:lang w:bidi="ar"/>
              </w:rPr>
            </w:pPr>
          </w:p>
        </w:tc>
        <w:tc>
          <w:tcPr>
            <w:tcW w:w="716" w:type="pct"/>
            <w:tcBorders/>
          </w:tcPr>
          <w:p>
            <w:pPr>
              <w:widowControl/>
              <w:jc w:val="center"/>
              <w:textAlignment w:val="center"/>
              <w:rPr>
                <w:rFonts w:hint="eastAsia" w:ascii="宋体" w:hAnsi="宋体" w:eastAsia="宋体" w:cs="宋体"/>
                <w:color w:val="000000"/>
                <w:kern w:val="0"/>
                <w:sz w:val="21"/>
                <w:szCs w:val="21"/>
                <w:lang w:bidi="ar"/>
              </w:rPr>
            </w:pPr>
          </w:p>
        </w:tc>
        <w:tc>
          <w:tcPr>
            <w:tcW w:w="716" w:type="pct"/>
            <w:vMerge w:val="continue"/>
            <w:tcBorders/>
          </w:tcPr>
          <w:p>
            <w:pPr>
              <w:jc w:val="center"/>
              <w:rPr>
                <w:rFonts w:hint="eastAsia" w:ascii="宋体" w:hAnsi="宋体" w:eastAsia="宋体" w:cs="宋体"/>
                <w:bCs/>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273" w:type="pct"/>
            <w:vAlign w:val="center"/>
          </w:tcPr>
          <w:p>
            <w:pPr>
              <w:widowControl/>
              <w:jc w:val="center"/>
              <w:textAlignment w:val="center"/>
              <w:rPr>
                <w:rFonts w:hint="eastAsia" w:ascii="宋体" w:hAnsi="宋体" w:eastAsia="宋体" w:cs="宋体"/>
                <w:bCs/>
                <w:sz w:val="21"/>
                <w:szCs w:val="21"/>
              </w:rPr>
            </w:pPr>
            <w:r>
              <w:rPr>
                <w:rFonts w:hint="eastAsia" w:ascii="宋体" w:hAnsi="宋体" w:eastAsia="宋体" w:cs="宋体"/>
                <w:color w:val="000000"/>
                <w:kern w:val="0"/>
                <w:sz w:val="21"/>
                <w:szCs w:val="21"/>
                <w:lang w:bidi="ar"/>
              </w:rPr>
              <w:t>4</w:t>
            </w:r>
          </w:p>
        </w:tc>
        <w:tc>
          <w:tcPr>
            <w:tcW w:w="670" w:type="pct"/>
            <w:vAlign w:val="center"/>
          </w:tcPr>
          <w:p>
            <w:pPr>
              <w:widowControl/>
              <w:jc w:val="center"/>
              <w:textAlignment w:val="center"/>
              <w:rPr>
                <w:rFonts w:hint="eastAsia" w:ascii="宋体" w:hAnsi="宋体" w:eastAsia="宋体" w:cs="宋体"/>
                <w:bCs/>
                <w:sz w:val="21"/>
                <w:szCs w:val="21"/>
              </w:rPr>
            </w:pPr>
          </w:p>
        </w:tc>
        <w:tc>
          <w:tcPr>
            <w:tcW w:w="758" w:type="pct"/>
            <w:vAlign w:val="center"/>
          </w:tcPr>
          <w:p>
            <w:pPr>
              <w:widowControl/>
              <w:jc w:val="center"/>
              <w:textAlignment w:val="center"/>
              <w:rPr>
                <w:rFonts w:hint="eastAsia" w:ascii="宋体" w:hAnsi="宋体" w:eastAsia="宋体" w:cs="宋体"/>
                <w:bCs/>
                <w:sz w:val="21"/>
                <w:szCs w:val="21"/>
              </w:rPr>
            </w:pPr>
            <w:r>
              <w:rPr>
                <w:rFonts w:hint="eastAsia" w:ascii="宋体" w:hAnsi="宋体" w:eastAsia="宋体" w:cs="宋体"/>
                <w:color w:val="000000"/>
                <w:kern w:val="0"/>
                <w:sz w:val="21"/>
                <w:szCs w:val="21"/>
                <w:lang w:bidi="ar"/>
              </w:rPr>
              <w:t>货架</w:t>
            </w:r>
          </w:p>
        </w:tc>
        <w:tc>
          <w:tcPr>
            <w:tcW w:w="580" w:type="pct"/>
            <w:vAlign w:val="center"/>
          </w:tcPr>
          <w:p>
            <w:pPr>
              <w:widowControl/>
              <w:jc w:val="center"/>
              <w:textAlignment w:val="center"/>
              <w:rPr>
                <w:rFonts w:hint="eastAsia" w:ascii="宋体" w:hAnsi="宋体" w:eastAsia="宋体" w:cs="宋体"/>
                <w:bCs/>
                <w:sz w:val="21"/>
                <w:szCs w:val="21"/>
              </w:rPr>
            </w:pPr>
            <w:r>
              <w:rPr>
                <w:rFonts w:hint="eastAsia" w:ascii="宋体" w:hAnsi="宋体" w:eastAsia="宋体" w:cs="宋体"/>
                <w:color w:val="000000"/>
                <w:kern w:val="0"/>
                <w:sz w:val="21"/>
                <w:szCs w:val="21"/>
                <w:lang w:bidi="ar"/>
              </w:rPr>
              <w:t>30</w:t>
            </w:r>
          </w:p>
        </w:tc>
        <w:tc>
          <w:tcPr>
            <w:tcW w:w="568" w:type="pct"/>
            <w:vAlign w:val="center"/>
          </w:tcPr>
          <w:p>
            <w:pPr>
              <w:widowControl/>
              <w:jc w:val="center"/>
              <w:textAlignment w:val="center"/>
              <w:rPr>
                <w:rFonts w:hint="eastAsia" w:ascii="宋体" w:hAnsi="宋体" w:eastAsia="宋体" w:cs="宋体"/>
                <w:bCs/>
                <w:sz w:val="21"/>
                <w:szCs w:val="21"/>
              </w:rPr>
            </w:pPr>
            <w:r>
              <w:rPr>
                <w:rFonts w:hint="eastAsia" w:ascii="宋体" w:hAnsi="宋体" w:eastAsia="宋体" w:cs="宋体"/>
                <w:color w:val="000000"/>
                <w:kern w:val="0"/>
                <w:sz w:val="21"/>
                <w:szCs w:val="21"/>
                <w:lang w:bidi="ar"/>
              </w:rPr>
              <w:t>个</w:t>
            </w:r>
          </w:p>
        </w:tc>
        <w:tc>
          <w:tcPr>
            <w:tcW w:w="716" w:type="pct"/>
            <w:tcBorders/>
          </w:tcPr>
          <w:p>
            <w:pPr>
              <w:widowControl/>
              <w:jc w:val="center"/>
              <w:textAlignment w:val="center"/>
              <w:rPr>
                <w:rFonts w:hint="eastAsia" w:ascii="宋体" w:hAnsi="宋体" w:eastAsia="宋体" w:cs="宋体"/>
                <w:color w:val="000000"/>
                <w:kern w:val="0"/>
                <w:sz w:val="21"/>
                <w:szCs w:val="21"/>
                <w:lang w:bidi="ar"/>
              </w:rPr>
            </w:pPr>
          </w:p>
        </w:tc>
        <w:tc>
          <w:tcPr>
            <w:tcW w:w="716" w:type="pct"/>
            <w:tcBorders/>
          </w:tcPr>
          <w:p>
            <w:pPr>
              <w:widowControl/>
              <w:jc w:val="center"/>
              <w:textAlignment w:val="center"/>
              <w:rPr>
                <w:rFonts w:hint="eastAsia" w:ascii="宋体" w:hAnsi="宋体" w:eastAsia="宋体" w:cs="宋体"/>
                <w:color w:val="000000"/>
                <w:kern w:val="0"/>
                <w:sz w:val="21"/>
                <w:szCs w:val="21"/>
                <w:lang w:bidi="ar"/>
              </w:rPr>
            </w:pPr>
          </w:p>
        </w:tc>
        <w:tc>
          <w:tcPr>
            <w:tcW w:w="716" w:type="pct"/>
            <w:vMerge w:val="continue"/>
            <w:tcBorders/>
          </w:tcPr>
          <w:p>
            <w:pPr>
              <w:jc w:val="center"/>
              <w:rPr>
                <w:rFonts w:hint="eastAsia" w:ascii="宋体" w:hAnsi="宋体" w:eastAsia="宋体" w:cs="宋体"/>
                <w:bCs/>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273" w:type="pct"/>
            <w:vAlign w:val="center"/>
          </w:tcPr>
          <w:p>
            <w:pPr>
              <w:widowControl/>
              <w:jc w:val="center"/>
              <w:textAlignment w:val="center"/>
              <w:rPr>
                <w:rFonts w:hint="eastAsia" w:ascii="宋体" w:hAnsi="宋体" w:eastAsia="宋体" w:cs="宋体"/>
                <w:bCs/>
                <w:sz w:val="21"/>
                <w:szCs w:val="21"/>
              </w:rPr>
            </w:pPr>
            <w:r>
              <w:rPr>
                <w:rFonts w:hint="eastAsia" w:ascii="宋体" w:hAnsi="宋体" w:eastAsia="宋体" w:cs="宋体"/>
                <w:color w:val="000000"/>
                <w:kern w:val="0"/>
                <w:sz w:val="21"/>
                <w:szCs w:val="21"/>
                <w:lang w:bidi="ar"/>
              </w:rPr>
              <w:t>5</w:t>
            </w:r>
          </w:p>
        </w:tc>
        <w:tc>
          <w:tcPr>
            <w:tcW w:w="670" w:type="pct"/>
            <w:vAlign w:val="center"/>
          </w:tcPr>
          <w:p>
            <w:pPr>
              <w:widowControl/>
              <w:jc w:val="center"/>
              <w:textAlignment w:val="center"/>
              <w:rPr>
                <w:rFonts w:hint="eastAsia" w:ascii="宋体" w:hAnsi="宋体" w:eastAsia="宋体" w:cs="宋体"/>
                <w:bCs/>
                <w:sz w:val="21"/>
                <w:szCs w:val="21"/>
              </w:rPr>
            </w:pPr>
          </w:p>
        </w:tc>
        <w:tc>
          <w:tcPr>
            <w:tcW w:w="758" w:type="pct"/>
            <w:vAlign w:val="center"/>
          </w:tcPr>
          <w:p>
            <w:pPr>
              <w:widowControl/>
              <w:jc w:val="center"/>
              <w:textAlignment w:val="center"/>
              <w:rPr>
                <w:rFonts w:hint="eastAsia" w:ascii="宋体" w:hAnsi="宋体" w:eastAsia="宋体" w:cs="宋体"/>
                <w:bCs/>
                <w:sz w:val="21"/>
                <w:szCs w:val="21"/>
              </w:rPr>
            </w:pPr>
            <w:r>
              <w:rPr>
                <w:rFonts w:hint="eastAsia" w:ascii="宋体" w:hAnsi="宋体" w:eastAsia="宋体" w:cs="宋体"/>
                <w:color w:val="000000"/>
                <w:kern w:val="0"/>
                <w:sz w:val="21"/>
                <w:szCs w:val="21"/>
                <w:lang w:bidi="ar"/>
              </w:rPr>
              <w:t>文件柜1</w:t>
            </w:r>
          </w:p>
        </w:tc>
        <w:tc>
          <w:tcPr>
            <w:tcW w:w="580" w:type="pct"/>
            <w:vAlign w:val="center"/>
          </w:tcPr>
          <w:p>
            <w:pPr>
              <w:widowControl/>
              <w:jc w:val="center"/>
              <w:textAlignment w:val="center"/>
              <w:rPr>
                <w:rFonts w:hint="eastAsia" w:ascii="宋体" w:hAnsi="宋体" w:eastAsia="宋体" w:cs="宋体"/>
                <w:bCs/>
                <w:sz w:val="21"/>
                <w:szCs w:val="21"/>
              </w:rPr>
            </w:pPr>
            <w:r>
              <w:rPr>
                <w:rFonts w:hint="eastAsia" w:ascii="宋体" w:hAnsi="宋体" w:eastAsia="宋体" w:cs="宋体"/>
                <w:color w:val="000000"/>
                <w:kern w:val="0"/>
                <w:sz w:val="21"/>
                <w:szCs w:val="21"/>
                <w:lang w:bidi="ar"/>
              </w:rPr>
              <w:t>11</w:t>
            </w:r>
          </w:p>
        </w:tc>
        <w:tc>
          <w:tcPr>
            <w:tcW w:w="568" w:type="pct"/>
            <w:vAlign w:val="center"/>
          </w:tcPr>
          <w:p>
            <w:pPr>
              <w:widowControl/>
              <w:jc w:val="center"/>
              <w:textAlignment w:val="center"/>
              <w:rPr>
                <w:rFonts w:hint="eastAsia" w:ascii="宋体" w:hAnsi="宋体" w:eastAsia="宋体" w:cs="宋体"/>
                <w:bCs/>
                <w:sz w:val="21"/>
                <w:szCs w:val="21"/>
              </w:rPr>
            </w:pPr>
            <w:r>
              <w:rPr>
                <w:rFonts w:hint="eastAsia" w:ascii="宋体" w:hAnsi="宋体" w:eastAsia="宋体" w:cs="宋体"/>
                <w:color w:val="000000"/>
                <w:kern w:val="0"/>
                <w:sz w:val="21"/>
                <w:szCs w:val="21"/>
                <w:lang w:bidi="ar"/>
              </w:rPr>
              <w:t>个</w:t>
            </w:r>
          </w:p>
        </w:tc>
        <w:tc>
          <w:tcPr>
            <w:tcW w:w="716" w:type="pct"/>
            <w:tcBorders/>
          </w:tcPr>
          <w:p>
            <w:pPr>
              <w:widowControl/>
              <w:jc w:val="center"/>
              <w:textAlignment w:val="center"/>
              <w:rPr>
                <w:rFonts w:hint="eastAsia" w:ascii="宋体" w:hAnsi="宋体" w:eastAsia="宋体" w:cs="宋体"/>
                <w:color w:val="000000"/>
                <w:kern w:val="0"/>
                <w:sz w:val="21"/>
                <w:szCs w:val="21"/>
                <w:lang w:bidi="ar"/>
              </w:rPr>
            </w:pPr>
          </w:p>
        </w:tc>
        <w:tc>
          <w:tcPr>
            <w:tcW w:w="716" w:type="pct"/>
            <w:tcBorders/>
          </w:tcPr>
          <w:p>
            <w:pPr>
              <w:widowControl/>
              <w:jc w:val="center"/>
              <w:textAlignment w:val="center"/>
              <w:rPr>
                <w:rFonts w:hint="eastAsia" w:ascii="宋体" w:hAnsi="宋体" w:eastAsia="宋体" w:cs="宋体"/>
                <w:color w:val="000000"/>
                <w:kern w:val="0"/>
                <w:sz w:val="21"/>
                <w:szCs w:val="21"/>
                <w:lang w:bidi="ar"/>
              </w:rPr>
            </w:pPr>
          </w:p>
        </w:tc>
        <w:tc>
          <w:tcPr>
            <w:tcW w:w="716" w:type="pct"/>
            <w:vMerge w:val="continue"/>
            <w:tcBorders/>
          </w:tcPr>
          <w:p>
            <w:pPr>
              <w:jc w:val="center"/>
              <w:rPr>
                <w:rFonts w:hint="eastAsia" w:ascii="宋体" w:hAnsi="宋体" w:eastAsia="宋体" w:cs="宋体"/>
                <w:bCs/>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273" w:type="pct"/>
            <w:vAlign w:val="center"/>
          </w:tcPr>
          <w:p>
            <w:pPr>
              <w:widowControl/>
              <w:jc w:val="center"/>
              <w:textAlignment w:val="center"/>
              <w:rPr>
                <w:rFonts w:hint="eastAsia" w:ascii="宋体" w:hAnsi="宋体" w:eastAsia="宋体" w:cs="宋体"/>
                <w:bCs/>
                <w:sz w:val="21"/>
                <w:szCs w:val="21"/>
              </w:rPr>
            </w:pPr>
            <w:r>
              <w:rPr>
                <w:rFonts w:hint="eastAsia" w:ascii="宋体" w:hAnsi="宋体" w:eastAsia="宋体" w:cs="宋体"/>
                <w:color w:val="000000"/>
                <w:kern w:val="0"/>
                <w:sz w:val="21"/>
                <w:szCs w:val="21"/>
                <w:lang w:bidi="ar"/>
              </w:rPr>
              <w:t>6</w:t>
            </w:r>
          </w:p>
        </w:tc>
        <w:tc>
          <w:tcPr>
            <w:tcW w:w="670" w:type="pct"/>
            <w:vAlign w:val="center"/>
          </w:tcPr>
          <w:p>
            <w:pPr>
              <w:widowControl/>
              <w:jc w:val="center"/>
              <w:textAlignment w:val="center"/>
              <w:rPr>
                <w:rFonts w:hint="eastAsia" w:ascii="宋体" w:hAnsi="宋体" w:eastAsia="宋体" w:cs="宋体"/>
                <w:bCs/>
                <w:sz w:val="21"/>
                <w:szCs w:val="21"/>
              </w:rPr>
            </w:pPr>
          </w:p>
        </w:tc>
        <w:tc>
          <w:tcPr>
            <w:tcW w:w="758" w:type="pct"/>
            <w:vAlign w:val="center"/>
          </w:tcPr>
          <w:p>
            <w:pPr>
              <w:widowControl/>
              <w:jc w:val="center"/>
              <w:textAlignment w:val="center"/>
              <w:rPr>
                <w:rFonts w:hint="eastAsia" w:ascii="宋体" w:hAnsi="宋体" w:eastAsia="宋体" w:cs="宋体"/>
                <w:bCs/>
                <w:sz w:val="21"/>
                <w:szCs w:val="21"/>
              </w:rPr>
            </w:pPr>
            <w:r>
              <w:rPr>
                <w:rFonts w:hint="eastAsia" w:ascii="宋体" w:hAnsi="宋体" w:eastAsia="宋体" w:cs="宋体"/>
                <w:color w:val="000000"/>
                <w:kern w:val="0"/>
                <w:sz w:val="21"/>
                <w:szCs w:val="21"/>
                <w:lang w:bidi="ar"/>
              </w:rPr>
              <w:t>茶水柜1</w:t>
            </w:r>
          </w:p>
        </w:tc>
        <w:tc>
          <w:tcPr>
            <w:tcW w:w="580" w:type="pct"/>
            <w:vAlign w:val="center"/>
          </w:tcPr>
          <w:p>
            <w:pPr>
              <w:widowControl/>
              <w:jc w:val="center"/>
              <w:textAlignment w:val="center"/>
              <w:rPr>
                <w:rFonts w:hint="eastAsia" w:ascii="宋体" w:hAnsi="宋体" w:eastAsia="宋体" w:cs="宋体"/>
                <w:bCs/>
                <w:sz w:val="21"/>
                <w:szCs w:val="21"/>
              </w:rPr>
            </w:pPr>
            <w:r>
              <w:rPr>
                <w:rFonts w:hint="eastAsia" w:ascii="宋体" w:hAnsi="宋体" w:eastAsia="宋体" w:cs="宋体"/>
                <w:color w:val="000000"/>
                <w:kern w:val="0"/>
                <w:sz w:val="21"/>
                <w:szCs w:val="21"/>
                <w:lang w:bidi="ar"/>
              </w:rPr>
              <w:t>14</w:t>
            </w:r>
          </w:p>
        </w:tc>
        <w:tc>
          <w:tcPr>
            <w:tcW w:w="568" w:type="pct"/>
            <w:vAlign w:val="center"/>
          </w:tcPr>
          <w:p>
            <w:pPr>
              <w:widowControl/>
              <w:jc w:val="center"/>
              <w:textAlignment w:val="center"/>
              <w:rPr>
                <w:rFonts w:hint="eastAsia" w:ascii="宋体" w:hAnsi="宋体" w:eastAsia="宋体" w:cs="宋体"/>
                <w:bCs/>
                <w:sz w:val="21"/>
                <w:szCs w:val="21"/>
              </w:rPr>
            </w:pPr>
            <w:r>
              <w:rPr>
                <w:rFonts w:hint="eastAsia" w:ascii="宋体" w:hAnsi="宋体" w:eastAsia="宋体" w:cs="宋体"/>
                <w:color w:val="000000"/>
                <w:kern w:val="0"/>
                <w:sz w:val="21"/>
                <w:szCs w:val="21"/>
                <w:lang w:bidi="ar"/>
              </w:rPr>
              <w:t>个</w:t>
            </w:r>
          </w:p>
        </w:tc>
        <w:tc>
          <w:tcPr>
            <w:tcW w:w="716" w:type="pct"/>
            <w:tcBorders/>
          </w:tcPr>
          <w:p>
            <w:pPr>
              <w:widowControl/>
              <w:jc w:val="center"/>
              <w:textAlignment w:val="center"/>
              <w:rPr>
                <w:rFonts w:hint="eastAsia" w:ascii="宋体" w:hAnsi="宋体" w:eastAsia="宋体" w:cs="宋体"/>
                <w:color w:val="000000"/>
                <w:kern w:val="0"/>
                <w:sz w:val="21"/>
                <w:szCs w:val="21"/>
                <w:lang w:bidi="ar"/>
              </w:rPr>
            </w:pPr>
          </w:p>
        </w:tc>
        <w:tc>
          <w:tcPr>
            <w:tcW w:w="716" w:type="pct"/>
            <w:tcBorders/>
          </w:tcPr>
          <w:p>
            <w:pPr>
              <w:widowControl/>
              <w:jc w:val="center"/>
              <w:textAlignment w:val="center"/>
              <w:rPr>
                <w:rFonts w:hint="eastAsia" w:ascii="宋体" w:hAnsi="宋体" w:eastAsia="宋体" w:cs="宋体"/>
                <w:color w:val="000000"/>
                <w:kern w:val="0"/>
                <w:sz w:val="21"/>
                <w:szCs w:val="21"/>
                <w:lang w:bidi="ar"/>
              </w:rPr>
            </w:pPr>
          </w:p>
        </w:tc>
        <w:tc>
          <w:tcPr>
            <w:tcW w:w="716" w:type="pct"/>
            <w:vMerge w:val="continue"/>
            <w:tcBorders/>
          </w:tcPr>
          <w:p>
            <w:pPr>
              <w:jc w:val="center"/>
              <w:rPr>
                <w:rFonts w:hint="eastAsia" w:ascii="宋体" w:hAnsi="宋体" w:eastAsia="宋体" w:cs="宋体"/>
                <w:bCs/>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273" w:type="pct"/>
            <w:vAlign w:val="center"/>
          </w:tcPr>
          <w:p>
            <w:pPr>
              <w:widowControl/>
              <w:jc w:val="center"/>
              <w:textAlignment w:val="center"/>
              <w:rPr>
                <w:rFonts w:hint="eastAsia" w:ascii="宋体" w:hAnsi="宋体" w:eastAsia="宋体" w:cs="宋体"/>
                <w:bCs/>
                <w:sz w:val="21"/>
                <w:szCs w:val="21"/>
              </w:rPr>
            </w:pPr>
            <w:r>
              <w:rPr>
                <w:rFonts w:hint="eastAsia" w:ascii="宋体" w:hAnsi="宋体" w:eastAsia="宋体" w:cs="宋体"/>
                <w:color w:val="000000"/>
                <w:kern w:val="0"/>
                <w:sz w:val="21"/>
                <w:szCs w:val="21"/>
                <w:lang w:bidi="ar"/>
              </w:rPr>
              <w:t>7</w:t>
            </w:r>
          </w:p>
        </w:tc>
        <w:tc>
          <w:tcPr>
            <w:tcW w:w="670" w:type="pct"/>
            <w:vAlign w:val="center"/>
          </w:tcPr>
          <w:p>
            <w:pPr>
              <w:widowControl/>
              <w:jc w:val="center"/>
              <w:textAlignment w:val="center"/>
              <w:rPr>
                <w:rFonts w:hint="eastAsia" w:ascii="宋体" w:hAnsi="宋体" w:eastAsia="宋体" w:cs="宋体"/>
                <w:bCs/>
                <w:sz w:val="21"/>
                <w:szCs w:val="21"/>
              </w:rPr>
            </w:pPr>
          </w:p>
        </w:tc>
        <w:tc>
          <w:tcPr>
            <w:tcW w:w="758" w:type="pct"/>
            <w:vAlign w:val="center"/>
          </w:tcPr>
          <w:p>
            <w:pPr>
              <w:widowControl/>
              <w:jc w:val="center"/>
              <w:textAlignment w:val="center"/>
              <w:rPr>
                <w:rFonts w:hint="eastAsia" w:ascii="宋体" w:hAnsi="宋体" w:eastAsia="宋体" w:cs="宋体"/>
                <w:bCs/>
                <w:sz w:val="21"/>
                <w:szCs w:val="21"/>
              </w:rPr>
            </w:pPr>
            <w:r>
              <w:rPr>
                <w:rFonts w:hint="eastAsia" w:ascii="宋体" w:hAnsi="宋体" w:eastAsia="宋体" w:cs="宋体"/>
                <w:color w:val="000000"/>
                <w:kern w:val="0"/>
                <w:sz w:val="21"/>
                <w:szCs w:val="21"/>
                <w:lang w:bidi="ar"/>
              </w:rPr>
              <w:t>脚踏凳</w:t>
            </w:r>
          </w:p>
        </w:tc>
        <w:tc>
          <w:tcPr>
            <w:tcW w:w="580" w:type="pct"/>
            <w:vAlign w:val="center"/>
          </w:tcPr>
          <w:p>
            <w:pPr>
              <w:widowControl/>
              <w:jc w:val="center"/>
              <w:textAlignment w:val="center"/>
              <w:rPr>
                <w:rFonts w:hint="eastAsia" w:ascii="宋体" w:hAnsi="宋体" w:eastAsia="宋体" w:cs="宋体"/>
                <w:bCs/>
                <w:sz w:val="21"/>
                <w:szCs w:val="21"/>
              </w:rPr>
            </w:pPr>
            <w:r>
              <w:rPr>
                <w:rFonts w:hint="eastAsia" w:ascii="宋体" w:hAnsi="宋体" w:eastAsia="宋体" w:cs="宋体"/>
                <w:color w:val="000000"/>
                <w:kern w:val="0"/>
                <w:sz w:val="21"/>
                <w:szCs w:val="21"/>
                <w:lang w:bidi="ar"/>
              </w:rPr>
              <w:t>2</w:t>
            </w:r>
          </w:p>
        </w:tc>
        <w:tc>
          <w:tcPr>
            <w:tcW w:w="568" w:type="pct"/>
            <w:vAlign w:val="center"/>
          </w:tcPr>
          <w:p>
            <w:pPr>
              <w:widowControl/>
              <w:jc w:val="center"/>
              <w:textAlignment w:val="center"/>
              <w:rPr>
                <w:rFonts w:hint="eastAsia" w:ascii="宋体" w:hAnsi="宋体" w:eastAsia="宋体" w:cs="宋体"/>
                <w:bCs/>
                <w:sz w:val="21"/>
                <w:szCs w:val="21"/>
              </w:rPr>
            </w:pPr>
            <w:r>
              <w:rPr>
                <w:rFonts w:hint="eastAsia" w:ascii="宋体" w:hAnsi="宋体" w:eastAsia="宋体" w:cs="宋体"/>
                <w:color w:val="000000"/>
                <w:kern w:val="0"/>
                <w:sz w:val="21"/>
                <w:szCs w:val="21"/>
                <w:lang w:bidi="ar"/>
              </w:rPr>
              <w:t>张</w:t>
            </w:r>
          </w:p>
        </w:tc>
        <w:tc>
          <w:tcPr>
            <w:tcW w:w="716" w:type="pct"/>
            <w:tcBorders/>
          </w:tcPr>
          <w:p>
            <w:pPr>
              <w:widowControl/>
              <w:jc w:val="center"/>
              <w:textAlignment w:val="center"/>
              <w:rPr>
                <w:rFonts w:hint="eastAsia" w:ascii="宋体" w:hAnsi="宋体" w:eastAsia="宋体" w:cs="宋体"/>
                <w:color w:val="000000"/>
                <w:kern w:val="0"/>
                <w:sz w:val="21"/>
                <w:szCs w:val="21"/>
                <w:lang w:bidi="ar"/>
              </w:rPr>
            </w:pPr>
          </w:p>
        </w:tc>
        <w:tc>
          <w:tcPr>
            <w:tcW w:w="716" w:type="pct"/>
            <w:tcBorders/>
          </w:tcPr>
          <w:p>
            <w:pPr>
              <w:widowControl/>
              <w:jc w:val="center"/>
              <w:textAlignment w:val="center"/>
              <w:rPr>
                <w:rFonts w:hint="eastAsia" w:ascii="宋体" w:hAnsi="宋体" w:eastAsia="宋体" w:cs="宋体"/>
                <w:color w:val="000000"/>
                <w:kern w:val="0"/>
                <w:sz w:val="21"/>
                <w:szCs w:val="21"/>
                <w:lang w:bidi="ar"/>
              </w:rPr>
            </w:pPr>
          </w:p>
        </w:tc>
        <w:tc>
          <w:tcPr>
            <w:tcW w:w="716" w:type="pct"/>
            <w:vMerge w:val="continue"/>
            <w:tcBorders/>
          </w:tcPr>
          <w:p>
            <w:pPr>
              <w:jc w:val="center"/>
              <w:rPr>
                <w:rFonts w:hint="eastAsia" w:ascii="宋体" w:hAnsi="宋体" w:eastAsia="宋体" w:cs="宋体"/>
                <w:bCs/>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273" w:type="pct"/>
            <w:vAlign w:val="center"/>
          </w:tcPr>
          <w:p>
            <w:pPr>
              <w:widowControl/>
              <w:jc w:val="center"/>
              <w:textAlignment w:val="center"/>
              <w:rPr>
                <w:rFonts w:hint="eastAsia" w:ascii="宋体" w:hAnsi="宋体" w:eastAsia="宋体" w:cs="宋体"/>
                <w:bCs/>
                <w:sz w:val="21"/>
                <w:szCs w:val="21"/>
              </w:rPr>
            </w:pPr>
            <w:r>
              <w:rPr>
                <w:rFonts w:hint="eastAsia" w:ascii="宋体" w:hAnsi="宋体" w:eastAsia="宋体" w:cs="宋体"/>
                <w:color w:val="000000"/>
                <w:kern w:val="0"/>
                <w:sz w:val="21"/>
                <w:szCs w:val="21"/>
                <w:lang w:bidi="ar"/>
              </w:rPr>
              <w:t>8</w:t>
            </w:r>
          </w:p>
        </w:tc>
        <w:tc>
          <w:tcPr>
            <w:tcW w:w="670" w:type="pct"/>
            <w:vAlign w:val="center"/>
          </w:tcPr>
          <w:p>
            <w:pPr>
              <w:widowControl/>
              <w:jc w:val="center"/>
              <w:textAlignment w:val="center"/>
              <w:rPr>
                <w:rFonts w:hint="eastAsia" w:ascii="宋体" w:hAnsi="宋体" w:eastAsia="宋体" w:cs="宋体"/>
                <w:bCs/>
                <w:sz w:val="21"/>
                <w:szCs w:val="21"/>
              </w:rPr>
            </w:pPr>
          </w:p>
        </w:tc>
        <w:tc>
          <w:tcPr>
            <w:tcW w:w="758" w:type="pct"/>
            <w:vAlign w:val="center"/>
          </w:tcPr>
          <w:p>
            <w:pPr>
              <w:widowControl/>
              <w:jc w:val="center"/>
              <w:textAlignment w:val="center"/>
              <w:rPr>
                <w:rFonts w:hint="eastAsia" w:ascii="宋体" w:hAnsi="宋体" w:eastAsia="宋体" w:cs="宋体"/>
                <w:bCs/>
                <w:sz w:val="21"/>
                <w:szCs w:val="21"/>
              </w:rPr>
            </w:pPr>
            <w:r>
              <w:rPr>
                <w:rFonts w:hint="eastAsia" w:ascii="宋体" w:hAnsi="宋体" w:eastAsia="宋体" w:cs="宋体"/>
                <w:color w:val="000000"/>
                <w:kern w:val="0"/>
                <w:sz w:val="21"/>
                <w:szCs w:val="21"/>
                <w:lang w:bidi="ar"/>
              </w:rPr>
              <w:t>登记凳</w:t>
            </w:r>
          </w:p>
        </w:tc>
        <w:tc>
          <w:tcPr>
            <w:tcW w:w="580" w:type="pct"/>
            <w:vAlign w:val="center"/>
          </w:tcPr>
          <w:p>
            <w:pPr>
              <w:widowControl/>
              <w:jc w:val="center"/>
              <w:textAlignment w:val="center"/>
              <w:rPr>
                <w:rFonts w:hint="eastAsia" w:ascii="宋体" w:hAnsi="宋体" w:eastAsia="宋体" w:cs="宋体"/>
                <w:bCs/>
                <w:sz w:val="21"/>
                <w:szCs w:val="21"/>
              </w:rPr>
            </w:pPr>
            <w:r>
              <w:rPr>
                <w:rFonts w:hint="eastAsia" w:ascii="宋体" w:hAnsi="宋体" w:eastAsia="宋体" w:cs="宋体"/>
                <w:color w:val="000000"/>
                <w:kern w:val="0"/>
                <w:sz w:val="21"/>
                <w:szCs w:val="21"/>
                <w:lang w:bidi="ar"/>
              </w:rPr>
              <w:t>2</w:t>
            </w:r>
          </w:p>
        </w:tc>
        <w:tc>
          <w:tcPr>
            <w:tcW w:w="568" w:type="pct"/>
            <w:vAlign w:val="center"/>
          </w:tcPr>
          <w:p>
            <w:pPr>
              <w:widowControl/>
              <w:jc w:val="center"/>
              <w:textAlignment w:val="center"/>
              <w:rPr>
                <w:rFonts w:hint="eastAsia" w:ascii="宋体" w:hAnsi="宋体" w:eastAsia="宋体" w:cs="宋体"/>
                <w:bCs/>
                <w:sz w:val="21"/>
                <w:szCs w:val="21"/>
              </w:rPr>
            </w:pPr>
            <w:r>
              <w:rPr>
                <w:rFonts w:hint="eastAsia" w:ascii="宋体" w:hAnsi="宋体" w:eastAsia="宋体" w:cs="宋体"/>
                <w:color w:val="000000"/>
                <w:kern w:val="0"/>
                <w:sz w:val="21"/>
                <w:szCs w:val="21"/>
                <w:lang w:bidi="ar"/>
              </w:rPr>
              <w:t>张</w:t>
            </w:r>
          </w:p>
        </w:tc>
        <w:tc>
          <w:tcPr>
            <w:tcW w:w="716" w:type="pct"/>
            <w:tcBorders/>
          </w:tcPr>
          <w:p>
            <w:pPr>
              <w:widowControl/>
              <w:jc w:val="center"/>
              <w:textAlignment w:val="center"/>
              <w:rPr>
                <w:rFonts w:hint="eastAsia" w:ascii="宋体" w:hAnsi="宋体" w:eastAsia="宋体" w:cs="宋体"/>
                <w:color w:val="000000"/>
                <w:kern w:val="0"/>
                <w:sz w:val="21"/>
                <w:szCs w:val="21"/>
                <w:lang w:bidi="ar"/>
              </w:rPr>
            </w:pPr>
          </w:p>
        </w:tc>
        <w:tc>
          <w:tcPr>
            <w:tcW w:w="716" w:type="pct"/>
            <w:tcBorders/>
          </w:tcPr>
          <w:p>
            <w:pPr>
              <w:widowControl/>
              <w:jc w:val="center"/>
              <w:textAlignment w:val="center"/>
              <w:rPr>
                <w:rFonts w:hint="eastAsia" w:ascii="宋体" w:hAnsi="宋体" w:eastAsia="宋体" w:cs="宋体"/>
                <w:color w:val="000000"/>
                <w:kern w:val="0"/>
                <w:sz w:val="21"/>
                <w:szCs w:val="21"/>
                <w:lang w:bidi="ar"/>
              </w:rPr>
            </w:pPr>
          </w:p>
        </w:tc>
        <w:tc>
          <w:tcPr>
            <w:tcW w:w="716" w:type="pct"/>
            <w:vMerge w:val="continue"/>
            <w:tcBorders/>
          </w:tcPr>
          <w:p>
            <w:pPr>
              <w:jc w:val="center"/>
              <w:rPr>
                <w:rFonts w:hint="eastAsia" w:ascii="宋体" w:hAnsi="宋体" w:eastAsia="宋体" w:cs="宋体"/>
                <w:bCs/>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273" w:type="pct"/>
            <w:vAlign w:val="center"/>
          </w:tcPr>
          <w:p>
            <w:pPr>
              <w:widowControl/>
              <w:jc w:val="center"/>
              <w:textAlignment w:val="center"/>
              <w:rPr>
                <w:rFonts w:hint="eastAsia" w:ascii="宋体" w:hAnsi="宋体" w:eastAsia="宋体" w:cs="宋体"/>
                <w:bCs/>
                <w:sz w:val="21"/>
                <w:szCs w:val="21"/>
              </w:rPr>
            </w:pPr>
            <w:r>
              <w:rPr>
                <w:rFonts w:hint="eastAsia" w:ascii="宋体" w:hAnsi="宋体" w:eastAsia="宋体" w:cs="宋体"/>
                <w:color w:val="000000"/>
                <w:kern w:val="0"/>
                <w:sz w:val="21"/>
                <w:szCs w:val="21"/>
                <w:lang w:bidi="ar"/>
              </w:rPr>
              <w:t>9</w:t>
            </w:r>
          </w:p>
        </w:tc>
        <w:tc>
          <w:tcPr>
            <w:tcW w:w="670" w:type="pct"/>
            <w:vAlign w:val="center"/>
          </w:tcPr>
          <w:p>
            <w:pPr>
              <w:widowControl/>
              <w:jc w:val="center"/>
              <w:textAlignment w:val="center"/>
              <w:rPr>
                <w:rFonts w:hint="eastAsia" w:ascii="宋体" w:hAnsi="宋体" w:eastAsia="宋体" w:cs="宋体"/>
                <w:bCs/>
                <w:sz w:val="21"/>
                <w:szCs w:val="21"/>
              </w:rPr>
            </w:pPr>
          </w:p>
        </w:tc>
        <w:tc>
          <w:tcPr>
            <w:tcW w:w="758" w:type="pct"/>
            <w:vAlign w:val="center"/>
          </w:tcPr>
          <w:p>
            <w:pPr>
              <w:widowControl/>
              <w:jc w:val="center"/>
              <w:textAlignment w:val="center"/>
              <w:rPr>
                <w:rFonts w:hint="eastAsia" w:ascii="宋体" w:hAnsi="宋体" w:eastAsia="宋体" w:cs="宋体"/>
                <w:bCs/>
                <w:sz w:val="21"/>
                <w:szCs w:val="21"/>
              </w:rPr>
            </w:pPr>
            <w:r>
              <w:rPr>
                <w:rFonts w:hint="eastAsia" w:ascii="宋体" w:hAnsi="宋体" w:eastAsia="宋体" w:cs="宋体"/>
                <w:color w:val="000000"/>
                <w:kern w:val="0"/>
                <w:sz w:val="21"/>
                <w:szCs w:val="21"/>
                <w:lang w:bidi="ar"/>
              </w:rPr>
              <w:t>储物箱</w:t>
            </w:r>
          </w:p>
        </w:tc>
        <w:tc>
          <w:tcPr>
            <w:tcW w:w="580" w:type="pct"/>
            <w:vAlign w:val="center"/>
          </w:tcPr>
          <w:p>
            <w:pPr>
              <w:widowControl/>
              <w:jc w:val="center"/>
              <w:textAlignment w:val="center"/>
              <w:rPr>
                <w:rFonts w:hint="eastAsia" w:ascii="宋体" w:hAnsi="宋体" w:eastAsia="宋体" w:cs="宋体"/>
                <w:bCs/>
                <w:sz w:val="21"/>
                <w:szCs w:val="21"/>
              </w:rPr>
            </w:pPr>
            <w:r>
              <w:rPr>
                <w:rFonts w:hint="eastAsia" w:ascii="宋体" w:hAnsi="宋体" w:eastAsia="宋体" w:cs="宋体"/>
                <w:color w:val="000000"/>
                <w:kern w:val="0"/>
                <w:sz w:val="21"/>
                <w:szCs w:val="21"/>
                <w:lang w:bidi="ar"/>
              </w:rPr>
              <w:t>100</w:t>
            </w:r>
          </w:p>
        </w:tc>
        <w:tc>
          <w:tcPr>
            <w:tcW w:w="568" w:type="pct"/>
            <w:vAlign w:val="center"/>
          </w:tcPr>
          <w:p>
            <w:pPr>
              <w:widowControl/>
              <w:jc w:val="center"/>
              <w:textAlignment w:val="center"/>
              <w:rPr>
                <w:rFonts w:hint="eastAsia" w:ascii="宋体" w:hAnsi="宋体" w:eastAsia="宋体" w:cs="宋体"/>
                <w:bCs/>
                <w:sz w:val="21"/>
                <w:szCs w:val="21"/>
              </w:rPr>
            </w:pPr>
            <w:r>
              <w:rPr>
                <w:rFonts w:hint="eastAsia" w:ascii="宋体" w:hAnsi="宋体" w:eastAsia="宋体" w:cs="宋体"/>
                <w:color w:val="000000"/>
                <w:kern w:val="0"/>
                <w:sz w:val="21"/>
                <w:szCs w:val="21"/>
                <w:lang w:bidi="ar"/>
              </w:rPr>
              <w:t>个</w:t>
            </w:r>
          </w:p>
        </w:tc>
        <w:tc>
          <w:tcPr>
            <w:tcW w:w="716" w:type="pct"/>
            <w:tcBorders/>
          </w:tcPr>
          <w:p>
            <w:pPr>
              <w:widowControl/>
              <w:jc w:val="center"/>
              <w:textAlignment w:val="center"/>
              <w:rPr>
                <w:rFonts w:hint="eastAsia" w:ascii="宋体" w:hAnsi="宋体" w:eastAsia="宋体" w:cs="宋体"/>
                <w:color w:val="000000"/>
                <w:kern w:val="0"/>
                <w:sz w:val="21"/>
                <w:szCs w:val="21"/>
                <w:lang w:bidi="ar"/>
              </w:rPr>
            </w:pPr>
          </w:p>
        </w:tc>
        <w:tc>
          <w:tcPr>
            <w:tcW w:w="716" w:type="pct"/>
            <w:tcBorders/>
          </w:tcPr>
          <w:p>
            <w:pPr>
              <w:widowControl/>
              <w:jc w:val="center"/>
              <w:textAlignment w:val="center"/>
              <w:rPr>
                <w:rFonts w:hint="eastAsia" w:ascii="宋体" w:hAnsi="宋体" w:eastAsia="宋体" w:cs="宋体"/>
                <w:color w:val="000000"/>
                <w:kern w:val="0"/>
                <w:sz w:val="21"/>
                <w:szCs w:val="21"/>
                <w:lang w:bidi="ar"/>
              </w:rPr>
            </w:pPr>
          </w:p>
        </w:tc>
        <w:tc>
          <w:tcPr>
            <w:tcW w:w="716" w:type="pct"/>
            <w:vMerge w:val="continue"/>
            <w:tcBorders/>
          </w:tcPr>
          <w:p>
            <w:pPr>
              <w:jc w:val="center"/>
              <w:rPr>
                <w:rFonts w:hint="eastAsia" w:ascii="宋体" w:hAnsi="宋体" w:eastAsia="宋体" w:cs="宋体"/>
                <w:bCs/>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273" w:type="pct"/>
            <w:vAlign w:val="center"/>
          </w:tcPr>
          <w:p>
            <w:pPr>
              <w:widowControl/>
              <w:jc w:val="center"/>
              <w:textAlignment w:val="center"/>
              <w:rPr>
                <w:rFonts w:hint="eastAsia" w:ascii="宋体" w:hAnsi="宋体" w:eastAsia="宋体" w:cs="宋体"/>
                <w:bCs/>
                <w:sz w:val="21"/>
                <w:szCs w:val="21"/>
              </w:rPr>
            </w:pPr>
            <w:r>
              <w:rPr>
                <w:rFonts w:hint="eastAsia" w:ascii="宋体" w:hAnsi="宋体" w:eastAsia="宋体" w:cs="宋体"/>
                <w:color w:val="000000"/>
                <w:kern w:val="0"/>
                <w:sz w:val="21"/>
                <w:szCs w:val="21"/>
                <w:lang w:bidi="ar"/>
              </w:rPr>
              <w:t>10</w:t>
            </w:r>
          </w:p>
        </w:tc>
        <w:tc>
          <w:tcPr>
            <w:tcW w:w="670" w:type="pct"/>
            <w:vAlign w:val="center"/>
          </w:tcPr>
          <w:p>
            <w:pPr>
              <w:widowControl/>
              <w:jc w:val="center"/>
              <w:textAlignment w:val="center"/>
              <w:rPr>
                <w:rFonts w:hint="eastAsia" w:ascii="宋体" w:hAnsi="宋体" w:eastAsia="宋体" w:cs="宋体"/>
                <w:bCs/>
                <w:sz w:val="21"/>
                <w:szCs w:val="21"/>
              </w:rPr>
            </w:pPr>
          </w:p>
        </w:tc>
        <w:tc>
          <w:tcPr>
            <w:tcW w:w="758" w:type="pct"/>
            <w:vAlign w:val="center"/>
          </w:tcPr>
          <w:p>
            <w:pPr>
              <w:widowControl/>
              <w:jc w:val="center"/>
              <w:textAlignment w:val="center"/>
              <w:rPr>
                <w:rFonts w:hint="eastAsia" w:ascii="宋体" w:hAnsi="宋体" w:eastAsia="宋体" w:cs="宋体"/>
                <w:bCs/>
                <w:sz w:val="21"/>
                <w:szCs w:val="21"/>
              </w:rPr>
            </w:pPr>
            <w:r>
              <w:rPr>
                <w:rFonts w:hint="eastAsia" w:ascii="宋体" w:hAnsi="宋体" w:eastAsia="宋体" w:cs="宋体"/>
                <w:color w:val="000000"/>
                <w:kern w:val="0"/>
                <w:sz w:val="21"/>
                <w:szCs w:val="21"/>
                <w:lang w:bidi="ar"/>
              </w:rPr>
              <w:t>接待台</w:t>
            </w:r>
          </w:p>
        </w:tc>
        <w:tc>
          <w:tcPr>
            <w:tcW w:w="580" w:type="pct"/>
            <w:vAlign w:val="center"/>
          </w:tcPr>
          <w:p>
            <w:pPr>
              <w:widowControl/>
              <w:jc w:val="center"/>
              <w:textAlignment w:val="center"/>
              <w:rPr>
                <w:rFonts w:hint="eastAsia" w:ascii="宋体" w:hAnsi="宋体" w:eastAsia="宋体" w:cs="宋体"/>
                <w:bCs/>
                <w:sz w:val="21"/>
                <w:szCs w:val="21"/>
              </w:rPr>
            </w:pPr>
            <w:r>
              <w:rPr>
                <w:rFonts w:hint="eastAsia" w:ascii="宋体" w:hAnsi="宋体" w:eastAsia="宋体" w:cs="宋体"/>
                <w:color w:val="000000"/>
                <w:kern w:val="0"/>
                <w:sz w:val="21"/>
                <w:szCs w:val="21"/>
                <w:lang w:bidi="ar"/>
              </w:rPr>
              <w:t>2</w:t>
            </w:r>
          </w:p>
        </w:tc>
        <w:tc>
          <w:tcPr>
            <w:tcW w:w="568" w:type="pct"/>
            <w:vAlign w:val="center"/>
          </w:tcPr>
          <w:p>
            <w:pPr>
              <w:widowControl/>
              <w:jc w:val="center"/>
              <w:textAlignment w:val="center"/>
              <w:rPr>
                <w:rFonts w:hint="eastAsia" w:ascii="宋体" w:hAnsi="宋体" w:eastAsia="宋体" w:cs="宋体"/>
                <w:bCs/>
                <w:sz w:val="21"/>
                <w:szCs w:val="21"/>
              </w:rPr>
            </w:pPr>
            <w:r>
              <w:rPr>
                <w:rFonts w:hint="eastAsia" w:ascii="宋体" w:hAnsi="宋体" w:eastAsia="宋体" w:cs="宋体"/>
                <w:color w:val="000000"/>
                <w:kern w:val="0"/>
                <w:sz w:val="21"/>
                <w:szCs w:val="21"/>
                <w:lang w:bidi="ar"/>
              </w:rPr>
              <w:t>张</w:t>
            </w:r>
          </w:p>
        </w:tc>
        <w:tc>
          <w:tcPr>
            <w:tcW w:w="716" w:type="pct"/>
            <w:tcBorders/>
          </w:tcPr>
          <w:p>
            <w:pPr>
              <w:widowControl/>
              <w:jc w:val="center"/>
              <w:textAlignment w:val="center"/>
              <w:rPr>
                <w:rFonts w:hint="eastAsia" w:ascii="宋体" w:hAnsi="宋体" w:eastAsia="宋体" w:cs="宋体"/>
                <w:color w:val="000000"/>
                <w:kern w:val="0"/>
                <w:sz w:val="21"/>
                <w:szCs w:val="21"/>
                <w:lang w:bidi="ar"/>
              </w:rPr>
            </w:pPr>
          </w:p>
        </w:tc>
        <w:tc>
          <w:tcPr>
            <w:tcW w:w="716" w:type="pct"/>
            <w:tcBorders/>
          </w:tcPr>
          <w:p>
            <w:pPr>
              <w:widowControl/>
              <w:jc w:val="center"/>
              <w:textAlignment w:val="center"/>
              <w:rPr>
                <w:rFonts w:hint="eastAsia" w:ascii="宋体" w:hAnsi="宋体" w:eastAsia="宋体" w:cs="宋体"/>
                <w:color w:val="000000"/>
                <w:kern w:val="0"/>
                <w:sz w:val="21"/>
                <w:szCs w:val="21"/>
                <w:lang w:bidi="ar"/>
              </w:rPr>
            </w:pPr>
          </w:p>
        </w:tc>
        <w:tc>
          <w:tcPr>
            <w:tcW w:w="716" w:type="pct"/>
            <w:vMerge w:val="continue"/>
            <w:tcBorders/>
          </w:tcPr>
          <w:p>
            <w:pPr>
              <w:jc w:val="center"/>
              <w:rPr>
                <w:rFonts w:hint="eastAsia" w:ascii="宋体" w:hAnsi="宋体" w:eastAsia="宋体" w:cs="宋体"/>
                <w:bCs/>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273" w:type="pct"/>
            <w:vAlign w:val="center"/>
          </w:tcPr>
          <w:p>
            <w:pPr>
              <w:widowControl/>
              <w:jc w:val="center"/>
              <w:textAlignment w:val="center"/>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11</w:t>
            </w:r>
          </w:p>
        </w:tc>
        <w:tc>
          <w:tcPr>
            <w:tcW w:w="670" w:type="pct"/>
            <w:vAlign w:val="center"/>
          </w:tcPr>
          <w:p>
            <w:pPr>
              <w:widowControl/>
              <w:jc w:val="center"/>
              <w:textAlignment w:val="center"/>
              <w:rPr>
                <w:rFonts w:hint="eastAsia" w:ascii="宋体" w:hAnsi="宋体" w:eastAsia="宋体" w:cs="宋体"/>
                <w:bCs/>
                <w:sz w:val="21"/>
                <w:szCs w:val="21"/>
              </w:rPr>
            </w:pPr>
          </w:p>
        </w:tc>
        <w:tc>
          <w:tcPr>
            <w:tcW w:w="758" w:type="pct"/>
            <w:vAlign w:val="center"/>
          </w:tcPr>
          <w:p>
            <w:pPr>
              <w:widowControl/>
              <w:jc w:val="center"/>
              <w:textAlignment w:val="center"/>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工作台</w:t>
            </w:r>
          </w:p>
        </w:tc>
        <w:tc>
          <w:tcPr>
            <w:tcW w:w="580" w:type="pct"/>
            <w:vAlign w:val="center"/>
          </w:tcPr>
          <w:p>
            <w:pPr>
              <w:widowControl/>
              <w:jc w:val="center"/>
              <w:textAlignment w:val="center"/>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4</w:t>
            </w:r>
          </w:p>
        </w:tc>
        <w:tc>
          <w:tcPr>
            <w:tcW w:w="568" w:type="pct"/>
            <w:vAlign w:val="center"/>
          </w:tcPr>
          <w:p>
            <w:pPr>
              <w:widowControl/>
              <w:jc w:val="center"/>
              <w:textAlignment w:val="center"/>
              <w:rPr>
                <w:rFonts w:hint="eastAsia" w:ascii="宋体" w:hAnsi="宋体" w:eastAsia="宋体" w:cs="宋体"/>
                <w:bCs/>
                <w:sz w:val="21"/>
                <w:szCs w:val="21"/>
              </w:rPr>
            </w:pPr>
            <w:r>
              <w:rPr>
                <w:rFonts w:hint="eastAsia" w:ascii="宋体" w:hAnsi="宋体" w:eastAsia="宋体" w:cs="宋体"/>
                <w:color w:val="000000"/>
                <w:kern w:val="0"/>
                <w:sz w:val="21"/>
                <w:szCs w:val="21"/>
                <w:lang w:bidi="ar"/>
              </w:rPr>
              <w:t>张</w:t>
            </w:r>
          </w:p>
        </w:tc>
        <w:tc>
          <w:tcPr>
            <w:tcW w:w="716" w:type="pct"/>
            <w:tcBorders/>
          </w:tcPr>
          <w:p>
            <w:pPr>
              <w:widowControl/>
              <w:jc w:val="center"/>
              <w:textAlignment w:val="center"/>
              <w:rPr>
                <w:rFonts w:hint="eastAsia" w:ascii="宋体" w:hAnsi="宋体" w:eastAsia="宋体" w:cs="宋体"/>
                <w:color w:val="000000"/>
                <w:kern w:val="0"/>
                <w:sz w:val="21"/>
                <w:szCs w:val="21"/>
                <w:lang w:bidi="ar"/>
              </w:rPr>
            </w:pPr>
          </w:p>
        </w:tc>
        <w:tc>
          <w:tcPr>
            <w:tcW w:w="716" w:type="pct"/>
            <w:tcBorders/>
          </w:tcPr>
          <w:p>
            <w:pPr>
              <w:widowControl/>
              <w:jc w:val="center"/>
              <w:textAlignment w:val="center"/>
              <w:rPr>
                <w:rFonts w:hint="eastAsia" w:ascii="宋体" w:hAnsi="宋体" w:eastAsia="宋体" w:cs="宋体"/>
                <w:color w:val="000000"/>
                <w:kern w:val="0"/>
                <w:sz w:val="21"/>
                <w:szCs w:val="21"/>
                <w:lang w:bidi="ar"/>
              </w:rPr>
            </w:pPr>
          </w:p>
        </w:tc>
        <w:tc>
          <w:tcPr>
            <w:tcW w:w="716" w:type="pct"/>
            <w:vMerge w:val="continue"/>
            <w:tcBorders/>
          </w:tcPr>
          <w:p>
            <w:pPr>
              <w:jc w:val="center"/>
              <w:rPr>
                <w:rFonts w:hint="eastAsia" w:ascii="宋体" w:hAnsi="宋体" w:eastAsia="宋体" w:cs="宋体"/>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273" w:type="pct"/>
            <w:vAlign w:val="center"/>
          </w:tcPr>
          <w:p>
            <w:pPr>
              <w:widowControl/>
              <w:jc w:val="center"/>
              <w:textAlignment w:val="center"/>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12</w:t>
            </w:r>
          </w:p>
        </w:tc>
        <w:tc>
          <w:tcPr>
            <w:tcW w:w="670" w:type="pct"/>
            <w:vAlign w:val="center"/>
          </w:tcPr>
          <w:p>
            <w:pPr>
              <w:widowControl/>
              <w:jc w:val="center"/>
              <w:textAlignment w:val="center"/>
              <w:rPr>
                <w:rFonts w:hint="eastAsia" w:ascii="宋体" w:hAnsi="宋体" w:eastAsia="宋体" w:cs="宋体"/>
                <w:bCs/>
                <w:sz w:val="21"/>
                <w:szCs w:val="21"/>
              </w:rPr>
            </w:pPr>
          </w:p>
        </w:tc>
        <w:tc>
          <w:tcPr>
            <w:tcW w:w="758" w:type="pct"/>
            <w:vAlign w:val="center"/>
          </w:tcPr>
          <w:p>
            <w:pPr>
              <w:widowControl/>
              <w:jc w:val="center"/>
              <w:textAlignment w:val="center"/>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单人沙发1</w:t>
            </w:r>
          </w:p>
        </w:tc>
        <w:tc>
          <w:tcPr>
            <w:tcW w:w="580" w:type="pct"/>
            <w:vAlign w:val="center"/>
          </w:tcPr>
          <w:p>
            <w:pPr>
              <w:widowControl/>
              <w:jc w:val="center"/>
              <w:textAlignment w:val="center"/>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20</w:t>
            </w:r>
          </w:p>
        </w:tc>
        <w:tc>
          <w:tcPr>
            <w:tcW w:w="568" w:type="pct"/>
            <w:vAlign w:val="center"/>
          </w:tcPr>
          <w:p>
            <w:pPr>
              <w:widowControl/>
              <w:jc w:val="center"/>
              <w:textAlignment w:val="center"/>
              <w:rPr>
                <w:rFonts w:hint="eastAsia" w:ascii="宋体" w:hAnsi="宋体" w:eastAsia="宋体" w:cs="宋体"/>
                <w:bCs/>
                <w:sz w:val="21"/>
                <w:szCs w:val="21"/>
              </w:rPr>
            </w:pPr>
            <w:r>
              <w:rPr>
                <w:rFonts w:hint="eastAsia" w:ascii="宋体" w:hAnsi="宋体" w:eastAsia="宋体" w:cs="宋体"/>
                <w:color w:val="000000"/>
                <w:kern w:val="0"/>
                <w:sz w:val="21"/>
                <w:szCs w:val="21"/>
                <w:lang w:bidi="ar"/>
              </w:rPr>
              <w:t>张</w:t>
            </w:r>
          </w:p>
        </w:tc>
        <w:tc>
          <w:tcPr>
            <w:tcW w:w="716" w:type="pct"/>
            <w:tcBorders/>
          </w:tcPr>
          <w:p>
            <w:pPr>
              <w:widowControl/>
              <w:jc w:val="center"/>
              <w:textAlignment w:val="center"/>
              <w:rPr>
                <w:rFonts w:hint="eastAsia" w:ascii="宋体" w:hAnsi="宋体" w:eastAsia="宋体" w:cs="宋体"/>
                <w:color w:val="000000"/>
                <w:kern w:val="0"/>
                <w:sz w:val="21"/>
                <w:szCs w:val="21"/>
                <w:lang w:bidi="ar"/>
              </w:rPr>
            </w:pPr>
          </w:p>
        </w:tc>
        <w:tc>
          <w:tcPr>
            <w:tcW w:w="716" w:type="pct"/>
            <w:tcBorders/>
          </w:tcPr>
          <w:p>
            <w:pPr>
              <w:widowControl/>
              <w:jc w:val="center"/>
              <w:textAlignment w:val="center"/>
              <w:rPr>
                <w:rFonts w:hint="eastAsia" w:ascii="宋体" w:hAnsi="宋体" w:eastAsia="宋体" w:cs="宋体"/>
                <w:color w:val="000000"/>
                <w:kern w:val="0"/>
                <w:sz w:val="21"/>
                <w:szCs w:val="21"/>
                <w:lang w:bidi="ar"/>
              </w:rPr>
            </w:pPr>
          </w:p>
        </w:tc>
        <w:tc>
          <w:tcPr>
            <w:tcW w:w="716" w:type="pct"/>
            <w:vMerge w:val="continue"/>
            <w:tcBorders/>
          </w:tcPr>
          <w:p>
            <w:pPr>
              <w:jc w:val="center"/>
              <w:rPr>
                <w:rFonts w:hint="eastAsia" w:ascii="宋体" w:hAnsi="宋体" w:eastAsia="宋体" w:cs="宋体"/>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273" w:type="pct"/>
            <w:vAlign w:val="center"/>
          </w:tcPr>
          <w:p>
            <w:pPr>
              <w:widowControl/>
              <w:jc w:val="center"/>
              <w:textAlignment w:val="center"/>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13</w:t>
            </w:r>
          </w:p>
        </w:tc>
        <w:tc>
          <w:tcPr>
            <w:tcW w:w="670" w:type="pct"/>
            <w:vAlign w:val="center"/>
          </w:tcPr>
          <w:p>
            <w:pPr>
              <w:widowControl/>
              <w:jc w:val="center"/>
              <w:textAlignment w:val="center"/>
              <w:rPr>
                <w:rFonts w:hint="eastAsia" w:ascii="宋体" w:hAnsi="宋体" w:eastAsia="宋体" w:cs="宋体"/>
                <w:bCs/>
                <w:sz w:val="21"/>
                <w:szCs w:val="21"/>
              </w:rPr>
            </w:pPr>
          </w:p>
        </w:tc>
        <w:tc>
          <w:tcPr>
            <w:tcW w:w="758" w:type="pct"/>
            <w:vAlign w:val="center"/>
          </w:tcPr>
          <w:p>
            <w:pPr>
              <w:widowControl/>
              <w:jc w:val="center"/>
              <w:textAlignment w:val="center"/>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方几</w:t>
            </w:r>
          </w:p>
        </w:tc>
        <w:tc>
          <w:tcPr>
            <w:tcW w:w="580" w:type="pct"/>
            <w:vAlign w:val="center"/>
          </w:tcPr>
          <w:p>
            <w:pPr>
              <w:widowControl/>
              <w:jc w:val="center"/>
              <w:textAlignment w:val="center"/>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18</w:t>
            </w:r>
          </w:p>
        </w:tc>
        <w:tc>
          <w:tcPr>
            <w:tcW w:w="568" w:type="pct"/>
            <w:vAlign w:val="center"/>
          </w:tcPr>
          <w:p>
            <w:pPr>
              <w:widowControl/>
              <w:jc w:val="center"/>
              <w:textAlignment w:val="center"/>
              <w:rPr>
                <w:rFonts w:hint="eastAsia" w:ascii="宋体" w:hAnsi="宋体" w:eastAsia="宋体" w:cs="宋体"/>
                <w:bCs/>
                <w:sz w:val="21"/>
                <w:szCs w:val="21"/>
              </w:rPr>
            </w:pPr>
            <w:r>
              <w:rPr>
                <w:rFonts w:hint="eastAsia" w:ascii="宋体" w:hAnsi="宋体" w:eastAsia="宋体" w:cs="宋体"/>
                <w:color w:val="000000"/>
                <w:kern w:val="0"/>
                <w:sz w:val="21"/>
                <w:szCs w:val="21"/>
                <w:lang w:bidi="ar"/>
              </w:rPr>
              <w:t>张</w:t>
            </w:r>
          </w:p>
        </w:tc>
        <w:tc>
          <w:tcPr>
            <w:tcW w:w="716" w:type="pct"/>
            <w:tcBorders/>
          </w:tcPr>
          <w:p>
            <w:pPr>
              <w:widowControl/>
              <w:jc w:val="center"/>
              <w:textAlignment w:val="center"/>
              <w:rPr>
                <w:rFonts w:hint="eastAsia" w:ascii="宋体" w:hAnsi="宋体" w:eastAsia="宋体" w:cs="宋体"/>
                <w:color w:val="000000"/>
                <w:kern w:val="0"/>
                <w:sz w:val="21"/>
                <w:szCs w:val="21"/>
                <w:lang w:bidi="ar"/>
              </w:rPr>
            </w:pPr>
          </w:p>
        </w:tc>
        <w:tc>
          <w:tcPr>
            <w:tcW w:w="716" w:type="pct"/>
            <w:tcBorders/>
          </w:tcPr>
          <w:p>
            <w:pPr>
              <w:widowControl/>
              <w:jc w:val="center"/>
              <w:textAlignment w:val="center"/>
              <w:rPr>
                <w:rFonts w:hint="eastAsia" w:ascii="宋体" w:hAnsi="宋体" w:eastAsia="宋体" w:cs="宋体"/>
                <w:color w:val="000000"/>
                <w:kern w:val="0"/>
                <w:sz w:val="21"/>
                <w:szCs w:val="21"/>
                <w:lang w:bidi="ar"/>
              </w:rPr>
            </w:pPr>
          </w:p>
        </w:tc>
        <w:tc>
          <w:tcPr>
            <w:tcW w:w="716" w:type="pct"/>
            <w:vMerge w:val="continue"/>
            <w:tcBorders/>
          </w:tcPr>
          <w:p>
            <w:pPr>
              <w:jc w:val="center"/>
              <w:rPr>
                <w:rFonts w:hint="eastAsia" w:ascii="宋体" w:hAnsi="宋体" w:eastAsia="宋体" w:cs="宋体"/>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273" w:type="pct"/>
            <w:vAlign w:val="center"/>
          </w:tcPr>
          <w:p>
            <w:pPr>
              <w:widowControl/>
              <w:jc w:val="center"/>
              <w:textAlignment w:val="center"/>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14</w:t>
            </w:r>
          </w:p>
        </w:tc>
        <w:tc>
          <w:tcPr>
            <w:tcW w:w="670" w:type="pct"/>
            <w:vAlign w:val="center"/>
          </w:tcPr>
          <w:p>
            <w:pPr>
              <w:widowControl/>
              <w:jc w:val="center"/>
              <w:textAlignment w:val="center"/>
              <w:rPr>
                <w:rFonts w:hint="eastAsia" w:ascii="宋体" w:hAnsi="宋体" w:eastAsia="宋体" w:cs="宋体"/>
                <w:bCs/>
                <w:sz w:val="21"/>
                <w:szCs w:val="21"/>
              </w:rPr>
            </w:pPr>
          </w:p>
        </w:tc>
        <w:tc>
          <w:tcPr>
            <w:tcW w:w="758" w:type="pct"/>
            <w:vAlign w:val="center"/>
          </w:tcPr>
          <w:p>
            <w:pPr>
              <w:widowControl/>
              <w:jc w:val="center"/>
              <w:textAlignment w:val="center"/>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茶水柜2</w:t>
            </w:r>
          </w:p>
        </w:tc>
        <w:tc>
          <w:tcPr>
            <w:tcW w:w="580" w:type="pct"/>
            <w:vAlign w:val="center"/>
          </w:tcPr>
          <w:p>
            <w:pPr>
              <w:widowControl/>
              <w:jc w:val="center"/>
              <w:textAlignment w:val="center"/>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21</w:t>
            </w:r>
          </w:p>
        </w:tc>
        <w:tc>
          <w:tcPr>
            <w:tcW w:w="568" w:type="pct"/>
            <w:vAlign w:val="center"/>
          </w:tcPr>
          <w:p>
            <w:pPr>
              <w:widowControl/>
              <w:jc w:val="center"/>
              <w:textAlignment w:val="center"/>
              <w:rPr>
                <w:rFonts w:hint="eastAsia" w:ascii="宋体" w:hAnsi="宋体" w:eastAsia="宋体" w:cs="宋体"/>
                <w:bCs/>
                <w:sz w:val="21"/>
                <w:szCs w:val="21"/>
              </w:rPr>
            </w:pPr>
            <w:r>
              <w:rPr>
                <w:rFonts w:hint="eastAsia" w:ascii="宋体" w:hAnsi="宋体" w:eastAsia="宋体" w:cs="宋体"/>
                <w:color w:val="000000"/>
                <w:kern w:val="0"/>
                <w:sz w:val="21"/>
                <w:szCs w:val="21"/>
                <w:lang w:bidi="ar"/>
              </w:rPr>
              <w:t>个</w:t>
            </w:r>
          </w:p>
        </w:tc>
        <w:tc>
          <w:tcPr>
            <w:tcW w:w="716" w:type="pct"/>
            <w:tcBorders/>
          </w:tcPr>
          <w:p>
            <w:pPr>
              <w:widowControl/>
              <w:jc w:val="center"/>
              <w:textAlignment w:val="center"/>
              <w:rPr>
                <w:rFonts w:hint="eastAsia" w:ascii="宋体" w:hAnsi="宋体" w:eastAsia="宋体" w:cs="宋体"/>
                <w:color w:val="000000"/>
                <w:kern w:val="0"/>
                <w:sz w:val="21"/>
                <w:szCs w:val="21"/>
                <w:lang w:bidi="ar"/>
              </w:rPr>
            </w:pPr>
          </w:p>
        </w:tc>
        <w:tc>
          <w:tcPr>
            <w:tcW w:w="716" w:type="pct"/>
            <w:tcBorders/>
          </w:tcPr>
          <w:p>
            <w:pPr>
              <w:widowControl/>
              <w:jc w:val="center"/>
              <w:textAlignment w:val="center"/>
              <w:rPr>
                <w:rFonts w:hint="eastAsia" w:ascii="宋体" w:hAnsi="宋体" w:eastAsia="宋体" w:cs="宋体"/>
                <w:color w:val="000000"/>
                <w:kern w:val="0"/>
                <w:sz w:val="21"/>
                <w:szCs w:val="21"/>
                <w:lang w:bidi="ar"/>
              </w:rPr>
            </w:pPr>
          </w:p>
        </w:tc>
        <w:tc>
          <w:tcPr>
            <w:tcW w:w="716" w:type="pct"/>
            <w:vMerge w:val="continue"/>
            <w:tcBorders/>
          </w:tcPr>
          <w:p>
            <w:pPr>
              <w:jc w:val="center"/>
              <w:rPr>
                <w:rFonts w:hint="eastAsia" w:ascii="宋体" w:hAnsi="宋体" w:eastAsia="宋体" w:cs="宋体"/>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273" w:type="pct"/>
            <w:vAlign w:val="center"/>
          </w:tcPr>
          <w:p>
            <w:pPr>
              <w:widowControl/>
              <w:jc w:val="center"/>
              <w:textAlignment w:val="center"/>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15</w:t>
            </w:r>
          </w:p>
        </w:tc>
        <w:tc>
          <w:tcPr>
            <w:tcW w:w="670" w:type="pct"/>
            <w:vAlign w:val="center"/>
          </w:tcPr>
          <w:p>
            <w:pPr>
              <w:widowControl/>
              <w:jc w:val="center"/>
              <w:textAlignment w:val="center"/>
              <w:rPr>
                <w:rFonts w:hint="eastAsia" w:ascii="宋体" w:hAnsi="宋体" w:eastAsia="宋体" w:cs="宋体"/>
                <w:bCs/>
                <w:sz w:val="21"/>
                <w:szCs w:val="21"/>
              </w:rPr>
            </w:pPr>
          </w:p>
        </w:tc>
        <w:tc>
          <w:tcPr>
            <w:tcW w:w="758" w:type="pct"/>
            <w:vAlign w:val="center"/>
          </w:tcPr>
          <w:p>
            <w:pPr>
              <w:widowControl/>
              <w:jc w:val="center"/>
              <w:textAlignment w:val="center"/>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课桌</w:t>
            </w:r>
          </w:p>
        </w:tc>
        <w:tc>
          <w:tcPr>
            <w:tcW w:w="580" w:type="pct"/>
            <w:vAlign w:val="center"/>
          </w:tcPr>
          <w:p>
            <w:pPr>
              <w:widowControl/>
              <w:jc w:val="center"/>
              <w:textAlignment w:val="center"/>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30</w:t>
            </w:r>
          </w:p>
        </w:tc>
        <w:tc>
          <w:tcPr>
            <w:tcW w:w="568" w:type="pct"/>
            <w:vAlign w:val="center"/>
          </w:tcPr>
          <w:p>
            <w:pPr>
              <w:widowControl/>
              <w:jc w:val="center"/>
              <w:textAlignment w:val="center"/>
              <w:rPr>
                <w:rFonts w:hint="eastAsia" w:ascii="宋体" w:hAnsi="宋体" w:eastAsia="宋体" w:cs="宋体"/>
                <w:bCs/>
                <w:sz w:val="21"/>
                <w:szCs w:val="21"/>
              </w:rPr>
            </w:pPr>
            <w:r>
              <w:rPr>
                <w:rFonts w:hint="eastAsia" w:ascii="宋体" w:hAnsi="宋体" w:eastAsia="宋体" w:cs="宋体"/>
                <w:color w:val="000000"/>
                <w:kern w:val="0"/>
                <w:sz w:val="21"/>
                <w:szCs w:val="21"/>
                <w:lang w:bidi="ar"/>
              </w:rPr>
              <w:t>张</w:t>
            </w:r>
          </w:p>
        </w:tc>
        <w:tc>
          <w:tcPr>
            <w:tcW w:w="716" w:type="pct"/>
            <w:tcBorders/>
          </w:tcPr>
          <w:p>
            <w:pPr>
              <w:widowControl/>
              <w:jc w:val="center"/>
              <w:textAlignment w:val="center"/>
              <w:rPr>
                <w:rFonts w:hint="eastAsia" w:ascii="宋体" w:hAnsi="宋体" w:eastAsia="宋体" w:cs="宋体"/>
                <w:color w:val="000000"/>
                <w:kern w:val="0"/>
                <w:sz w:val="21"/>
                <w:szCs w:val="21"/>
                <w:lang w:bidi="ar"/>
              </w:rPr>
            </w:pPr>
          </w:p>
        </w:tc>
        <w:tc>
          <w:tcPr>
            <w:tcW w:w="716" w:type="pct"/>
            <w:tcBorders/>
          </w:tcPr>
          <w:p>
            <w:pPr>
              <w:widowControl/>
              <w:jc w:val="center"/>
              <w:textAlignment w:val="center"/>
              <w:rPr>
                <w:rFonts w:hint="eastAsia" w:ascii="宋体" w:hAnsi="宋体" w:eastAsia="宋体" w:cs="宋体"/>
                <w:color w:val="000000"/>
                <w:kern w:val="0"/>
                <w:sz w:val="21"/>
                <w:szCs w:val="21"/>
                <w:lang w:bidi="ar"/>
              </w:rPr>
            </w:pPr>
          </w:p>
        </w:tc>
        <w:tc>
          <w:tcPr>
            <w:tcW w:w="716" w:type="pct"/>
            <w:vMerge w:val="continue"/>
            <w:tcBorders/>
          </w:tcPr>
          <w:p>
            <w:pPr>
              <w:jc w:val="center"/>
              <w:rPr>
                <w:rFonts w:hint="eastAsia" w:ascii="宋体" w:hAnsi="宋体" w:eastAsia="宋体" w:cs="宋体"/>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273" w:type="pct"/>
            <w:vAlign w:val="center"/>
          </w:tcPr>
          <w:p>
            <w:pPr>
              <w:widowControl/>
              <w:jc w:val="center"/>
              <w:textAlignment w:val="center"/>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16</w:t>
            </w:r>
          </w:p>
        </w:tc>
        <w:tc>
          <w:tcPr>
            <w:tcW w:w="670" w:type="pct"/>
            <w:vAlign w:val="center"/>
          </w:tcPr>
          <w:p>
            <w:pPr>
              <w:widowControl/>
              <w:jc w:val="center"/>
              <w:textAlignment w:val="center"/>
              <w:rPr>
                <w:rFonts w:hint="eastAsia" w:ascii="宋体" w:hAnsi="宋体" w:eastAsia="宋体" w:cs="宋体"/>
                <w:bCs/>
                <w:sz w:val="21"/>
                <w:szCs w:val="21"/>
              </w:rPr>
            </w:pPr>
          </w:p>
        </w:tc>
        <w:tc>
          <w:tcPr>
            <w:tcW w:w="758" w:type="pct"/>
            <w:vAlign w:val="center"/>
          </w:tcPr>
          <w:p>
            <w:pPr>
              <w:widowControl/>
              <w:jc w:val="center"/>
              <w:textAlignment w:val="center"/>
              <w:rPr>
                <w:rFonts w:hint="eastAsia" w:ascii="宋体" w:hAnsi="宋体" w:eastAsia="宋体" w:cs="宋体"/>
                <w:color w:val="000000"/>
                <w:kern w:val="0"/>
                <w:sz w:val="21"/>
                <w:szCs w:val="21"/>
                <w:lang w:bidi="ar"/>
              </w:rPr>
            </w:pPr>
            <w:r>
              <w:rPr>
                <w:rFonts w:hint="eastAsia" w:ascii="宋体" w:hAnsi="宋体" w:eastAsia="宋体" w:cs="宋体"/>
                <w:sz w:val="21"/>
                <w:szCs w:val="21"/>
                <w:lang w:val="en-US" w:eastAsia="zh-CN"/>
              </w:rPr>
              <w:t>课椅</w:t>
            </w:r>
          </w:p>
        </w:tc>
        <w:tc>
          <w:tcPr>
            <w:tcW w:w="580" w:type="pct"/>
            <w:vAlign w:val="center"/>
          </w:tcPr>
          <w:p>
            <w:pPr>
              <w:widowControl/>
              <w:jc w:val="center"/>
              <w:textAlignment w:val="center"/>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60</w:t>
            </w:r>
          </w:p>
        </w:tc>
        <w:tc>
          <w:tcPr>
            <w:tcW w:w="568" w:type="pct"/>
            <w:vAlign w:val="center"/>
          </w:tcPr>
          <w:p>
            <w:pPr>
              <w:widowControl/>
              <w:jc w:val="center"/>
              <w:textAlignment w:val="center"/>
              <w:rPr>
                <w:rFonts w:hint="eastAsia" w:ascii="宋体" w:hAnsi="宋体" w:eastAsia="宋体" w:cs="宋体"/>
                <w:bCs/>
                <w:sz w:val="21"/>
                <w:szCs w:val="21"/>
              </w:rPr>
            </w:pPr>
            <w:r>
              <w:rPr>
                <w:rFonts w:hint="eastAsia" w:ascii="宋体" w:hAnsi="宋体" w:eastAsia="宋体" w:cs="宋体"/>
                <w:color w:val="000000"/>
                <w:kern w:val="0"/>
                <w:sz w:val="21"/>
                <w:szCs w:val="21"/>
                <w:lang w:bidi="ar"/>
              </w:rPr>
              <w:t>张</w:t>
            </w:r>
          </w:p>
        </w:tc>
        <w:tc>
          <w:tcPr>
            <w:tcW w:w="716" w:type="pct"/>
            <w:tcBorders/>
          </w:tcPr>
          <w:p>
            <w:pPr>
              <w:widowControl/>
              <w:jc w:val="center"/>
              <w:textAlignment w:val="center"/>
              <w:rPr>
                <w:rFonts w:hint="eastAsia" w:ascii="宋体" w:hAnsi="宋体" w:eastAsia="宋体" w:cs="宋体"/>
                <w:color w:val="000000"/>
                <w:kern w:val="0"/>
                <w:sz w:val="21"/>
                <w:szCs w:val="21"/>
                <w:lang w:bidi="ar"/>
              </w:rPr>
            </w:pPr>
          </w:p>
        </w:tc>
        <w:tc>
          <w:tcPr>
            <w:tcW w:w="716" w:type="pct"/>
            <w:tcBorders/>
          </w:tcPr>
          <w:p>
            <w:pPr>
              <w:widowControl/>
              <w:jc w:val="center"/>
              <w:textAlignment w:val="center"/>
              <w:rPr>
                <w:rFonts w:hint="eastAsia" w:ascii="宋体" w:hAnsi="宋体" w:eastAsia="宋体" w:cs="宋体"/>
                <w:color w:val="000000"/>
                <w:kern w:val="0"/>
                <w:sz w:val="21"/>
                <w:szCs w:val="21"/>
                <w:lang w:bidi="ar"/>
              </w:rPr>
            </w:pPr>
          </w:p>
        </w:tc>
        <w:tc>
          <w:tcPr>
            <w:tcW w:w="716" w:type="pct"/>
            <w:vMerge w:val="continue"/>
            <w:tcBorders/>
          </w:tcPr>
          <w:p>
            <w:pPr>
              <w:jc w:val="center"/>
              <w:rPr>
                <w:rFonts w:hint="eastAsia" w:ascii="宋体" w:hAnsi="宋体" w:eastAsia="宋体" w:cs="宋体"/>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273" w:type="pct"/>
            <w:vAlign w:val="center"/>
          </w:tcPr>
          <w:p>
            <w:pPr>
              <w:widowControl/>
              <w:jc w:val="center"/>
              <w:textAlignment w:val="center"/>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17</w:t>
            </w:r>
          </w:p>
        </w:tc>
        <w:tc>
          <w:tcPr>
            <w:tcW w:w="670" w:type="pct"/>
            <w:vAlign w:val="center"/>
          </w:tcPr>
          <w:p>
            <w:pPr>
              <w:widowControl/>
              <w:jc w:val="center"/>
              <w:textAlignment w:val="center"/>
              <w:rPr>
                <w:rFonts w:hint="eastAsia" w:ascii="宋体" w:hAnsi="宋体" w:eastAsia="宋体" w:cs="宋体"/>
                <w:bCs/>
                <w:sz w:val="21"/>
                <w:szCs w:val="21"/>
              </w:rPr>
            </w:pPr>
          </w:p>
        </w:tc>
        <w:tc>
          <w:tcPr>
            <w:tcW w:w="758" w:type="pct"/>
            <w:vAlign w:val="center"/>
          </w:tcPr>
          <w:p>
            <w:pPr>
              <w:widowControl/>
              <w:jc w:val="center"/>
              <w:textAlignment w:val="center"/>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班台1</w:t>
            </w:r>
          </w:p>
        </w:tc>
        <w:tc>
          <w:tcPr>
            <w:tcW w:w="580" w:type="pct"/>
            <w:vAlign w:val="center"/>
          </w:tcPr>
          <w:p>
            <w:pPr>
              <w:widowControl/>
              <w:jc w:val="center"/>
              <w:textAlignment w:val="center"/>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4</w:t>
            </w:r>
          </w:p>
        </w:tc>
        <w:tc>
          <w:tcPr>
            <w:tcW w:w="568" w:type="pct"/>
            <w:vAlign w:val="center"/>
          </w:tcPr>
          <w:p>
            <w:pPr>
              <w:widowControl/>
              <w:jc w:val="center"/>
              <w:textAlignment w:val="center"/>
              <w:rPr>
                <w:rFonts w:hint="eastAsia" w:ascii="宋体" w:hAnsi="宋体" w:eastAsia="宋体" w:cs="宋体"/>
                <w:bCs/>
                <w:sz w:val="21"/>
                <w:szCs w:val="21"/>
              </w:rPr>
            </w:pPr>
            <w:r>
              <w:rPr>
                <w:rFonts w:hint="eastAsia" w:ascii="宋体" w:hAnsi="宋体" w:eastAsia="宋体" w:cs="宋体"/>
                <w:color w:val="000000"/>
                <w:kern w:val="0"/>
                <w:sz w:val="21"/>
                <w:szCs w:val="21"/>
                <w:lang w:bidi="ar"/>
              </w:rPr>
              <w:t>张</w:t>
            </w:r>
          </w:p>
        </w:tc>
        <w:tc>
          <w:tcPr>
            <w:tcW w:w="716" w:type="pct"/>
            <w:tcBorders/>
          </w:tcPr>
          <w:p>
            <w:pPr>
              <w:widowControl/>
              <w:jc w:val="center"/>
              <w:textAlignment w:val="center"/>
              <w:rPr>
                <w:rFonts w:hint="eastAsia" w:ascii="宋体" w:hAnsi="宋体" w:eastAsia="宋体" w:cs="宋体"/>
                <w:color w:val="000000"/>
                <w:kern w:val="0"/>
                <w:sz w:val="21"/>
                <w:szCs w:val="21"/>
                <w:lang w:bidi="ar"/>
              </w:rPr>
            </w:pPr>
          </w:p>
        </w:tc>
        <w:tc>
          <w:tcPr>
            <w:tcW w:w="716" w:type="pct"/>
            <w:tcBorders/>
          </w:tcPr>
          <w:p>
            <w:pPr>
              <w:widowControl/>
              <w:jc w:val="center"/>
              <w:textAlignment w:val="center"/>
              <w:rPr>
                <w:rFonts w:hint="eastAsia" w:ascii="宋体" w:hAnsi="宋体" w:eastAsia="宋体" w:cs="宋体"/>
                <w:color w:val="000000"/>
                <w:kern w:val="0"/>
                <w:sz w:val="21"/>
                <w:szCs w:val="21"/>
                <w:lang w:bidi="ar"/>
              </w:rPr>
            </w:pPr>
          </w:p>
        </w:tc>
        <w:tc>
          <w:tcPr>
            <w:tcW w:w="716" w:type="pct"/>
            <w:vMerge w:val="continue"/>
            <w:tcBorders/>
          </w:tcPr>
          <w:p>
            <w:pPr>
              <w:jc w:val="center"/>
              <w:rPr>
                <w:rFonts w:hint="eastAsia" w:ascii="宋体" w:hAnsi="宋体" w:eastAsia="宋体" w:cs="宋体"/>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273" w:type="pct"/>
            <w:vAlign w:val="center"/>
          </w:tcPr>
          <w:p>
            <w:pPr>
              <w:widowControl/>
              <w:jc w:val="center"/>
              <w:textAlignment w:val="center"/>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18</w:t>
            </w:r>
          </w:p>
        </w:tc>
        <w:tc>
          <w:tcPr>
            <w:tcW w:w="670" w:type="pct"/>
            <w:vAlign w:val="center"/>
          </w:tcPr>
          <w:p>
            <w:pPr>
              <w:widowControl/>
              <w:jc w:val="center"/>
              <w:textAlignment w:val="center"/>
              <w:rPr>
                <w:rFonts w:hint="eastAsia" w:ascii="宋体" w:hAnsi="宋体" w:eastAsia="宋体" w:cs="宋体"/>
                <w:bCs/>
                <w:sz w:val="21"/>
                <w:szCs w:val="21"/>
              </w:rPr>
            </w:pPr>
          </w:p>
        </w:tc>
        <w:tc>
          <w:tcPr>
            <w:tcW w:w="758" w:type="pct"/>
            <w:vAlign w:val="center"/>
          </w:tcPr>
          <w:p>
            <w:pPr>
              <w:widowControl/>
              <w:jc w:val="center"/>
              <w:textAlignment w:val="center"/>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大班椅</w:t>
            </w:r>
          </w:p>
        </w:tc>
        <w:tc>
          <w:tcPr>
            <w:tcW w:w="580" w:type="pct"/>
            <w:vAlign w:val="center"/>
          </w:tcPr>
          <w:p>
            <w:pPr>
              <w:widowControl/>
              <w:jc w:val="center"/>
              <w:textAlignment w:val="center"/>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12</w:t>
            </w:r>
          </w:p>
        </w:tc>
        <w:tc>
          <w:tcPr>
            <w:tcW w:w="568" w:type="pct"/>
            <w:vAlign w:val="center"/>
          </w:tcPr>
          <w:p>
            <w:pPr>
              <w:widowControl/>
              <w:jc w:val="center"/>
              <w:textAlignment w:val="center"/>
              <w:rPr>
                <w:rFonts w:hint="eastAsia" w:ascii="宋体" w:hAnsi="宋体" w:eastAsia="宋体" w:cs="宋体"/>
                <w:bCs/>
                <w:sz w:val="21"/>
                <w:szCs w:val="21"/>
              </w:rPr>
            </w:pPr>
            <w:r>
              <w:rPr>
                <w:rFonts w:hint="eastAsia" w:ascii="宋体" w:hAnsi="宋体" w:eastAsia="宋体" w:cs="宋体"/>
                <w:color w:val="000000"/>
                <w:kern w:val="0"/>
                <w:sz w:val="21"/>
                <w:szCs w:val="21"/>
                <w:lang w:bidi="ar"/>
              </w:rPr>
              <w:t>张</w:t>
            </w:r>
          </w:p>
        </w:tc>
        <w:tc>
          <w:tcPr>
            <w:tcW w:w="716" w:type="pct"/>
            <w:tcBorders/>
          </w:tcPr>
          <w:p>
            <w:pPr>
              <w:widowControl/>
              <w:jc w:val="center"/>
              <w:textAlignment w:val="center"/>
              <w:rPr>
                <w:rFonts w:hint="eastAsia" w:ascii="宋体" w:hAnsi="宋体" w:eastAsia="宋体" w:cs="宋体"/>
                <w:color w:val="000000"/>
                <w:kern w:val="0"/>
                <w:sz w:val="21"/>
                <w:szCs w:val="21"/>
                <w:lang w:bidi="ar"/>
              </w:rPr>
            </w:pPr>
          </w:p>
        </w:tc>
        <w:tc>
          <w:tcPr>
            <w:tcW w:w="716" w:type="pct"/>
            <w:tcBorders/>
          </w:tcPr>
          <w:p>
            <w:pPr>
              <w:widowControl/>
              <w:jc w:val="center"/>
              <w:textAlignment w:val="center"/>
              <w:rPr>
                <w:rFonts w:hint="eastAsia" w:ascii="宋体" w:hAnsi="宋体" w:eastAsia="宋体" w:cs="宋体"/>
                <w:color w:val="000000"/>
                <w:kern w:val="0"/>
                <w:sz w:val="21"/>
                <w:szCs w:val="21"/>
                <w:lang w:bidi="ar"/>
              </w:rPr>
            </w:pPr>
          </w:p>
        </w:tc>
        <w:tc>
          <w:tcPr>
            <w:tcW w:w="716" w:type="pct"/>
            <w:vMerge w:val="continue"/>
            <w:tcBorders/>
          </w:tcPr>
          <w:p>
            <w:pPr>
              <w:jc w:val="center"/>
              <w:rPr>
                <w:rFonts w:hint="eastAsia" w:ascii="宋体" w:hAnsi="宋体" w:eastAsia="宋体" w:cs="宋体"/>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273" w:type="pct"/>
            <w:vAlign w:val="center"/>
          </w:tcPr>
          <w:p>
            <w:pPr>
              <w:widowControl/>
              <w:jc w:val="center"/>
              <w:textAlignment w:val="center"/>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19</w:t>
            </w:r>
          </w:p>
        </w:tc>
        <w:tc>
          <w:tcPr>
            <w:tcW w:w="670" w:type="pct"/>
            <w:vAlign w:val="center"/>
          </w:tcPr>
          <w:p>
            <w:pPr>
              <w:widowControl/>
              <w:jc w:val="center"/>
              <w:textAlignment w:val="center"/>
              <w:rPr>
                <w:rFonts w:hint="eastAsia" w:ascii="宋体" w:hAnsi="宋体" w:eastAsia="宋体" w:cs="宋体"/>
                <w:bCs/>
                <w:sz w:val="21"/>
                <w:szCs w:val="21"/>
              </w:rPr>
            </w:pPr>
          </w:p>
        </w:tc>
        <w:tc>
          <w:tcPr>
            <w:tcW w:w="758" w:type="pct"/>
            <w:vAlign w:val="center"/>
          </w:tcPr>
          <w:p>
            <w:pPr>
              <w:widowControl/>
              <w:jc w:val="center"/>
              <w:textAlignment w:val="center"/>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班前椅</w:t>
            </w:r>
          </w:p>
        </w:tc>
        <w:tc>
          <w:tcPr>
            <w:tcW w:w="580" w:type="pct"/>
            <w:vAlign w:val="center"/>
          </w:tcPr>
          <w:p>
            <w:pPr>
              <w:widowControl/>
              <w:jc w:val="center"/>
              <w:textAlignment w:val="center"/>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8</w:t>
            </w:r>
          </w:p>
        </w:tc>
        <w:tc>
          <w:tcPr>
            <w:tcW w:w="568" w:type="pct"/>
            <w:vAlign w:val="center"/>
          </w:tcPr>
          <w:p>
            <w:pPr>
              <w:widowControl/>
              <w:jc w:val="center"/>
              <w:textAlignment w:val="center"/>
              <w:rPr>
                <w:rFonts w:hint="eastAsia" w:ascii="宋体" w:hAnsi="宋体" w:eastAsia="宋体" w:cs="宋体"/>
                <w:bCs/>
                <w:sz w:val="21"/>
                <w:szCs w:val="21"/>
              </w:rPr>
            </w:pPr>
            <w:r>
              <w:rPr>
                <w:rFonts w:hint="eastAsia" w:ascii="宋体" w:hAnsi="宋体" w:eastAsia="宋体" w:cs="宋体"/>
                <w:color w:val="000000"/>
                <w:kern w:val="0"/>
                <w:sz w:val="21"/>
                <w:szCs w:val="21"/>
                <w:lang w:bidi="ar"/>
              </w:rPr>
              <w:t>张</w:t>
            </w:r>
          </w:p>
        </w:tc>
        <w:tc>
          <w:tcPr>
            <w:tcW w:w="716" w:type="pct"/>
            <w:tcBorders/>
          </w:tcPr>
          <w:p>
            <w:pPr>
              <w:widowControl/>
              <w:jc w:val="center"/>
              <w:textAlignment w:val="center"/>
              <w:rPr>
                <w:rFonts w:hint="eastAsia" w:ascii="宋体" w:hAnsi="宋体" w:eastAsia="宋体" w:cs="宋体"/>
                <w:color w:val="000000"/>
                <w:kern w:val="0"/>
                <w:sz w:val="21"/>
                <w:szCs w:val="21"/>
                <w:lang w:bidi="ar"/>
              </w:rPr>
            </w:pPr>
          </w:p>
        </w:tc>
        <w:tc>
          <w:tcPr>
            <w:tcW w:w="716" w:type="pct"/>
            <w:tcBorders/>
          </w:tcPr>
          <w:p>
            <w:pPr>
              <w:widowControl/>
              <w:jc w:val="center"/>
              <w:textAlignment w:val="center"/>
              <w:rPr>
                <w:rFonts w:hint="eastAsia" w:ascii="宋体" w:hAnsi="宋体" w:eastAsia="宋体" w:cs="宋体"/>
                <w:color w:val="000000"/>
                <w:kern w:val="0"/>
                <w:sz w:val="21"/>
                <w:szCs w:val="21"/>
                <w:lang w:bidi="ar"/>
              </w:rPr>
            </w:pPr>
          </w:p>
        </w:tc>
        <w:tc>
          <w:tcPr>
            <w:tcW w:w="716" w:type="pct"/>
            <w:vMerge w:val="continue"/>
            <w:tcBorders/>
          </w:tcPr>
          <w:p>
            <w:pPr>
              <w:jc w:val="center"/>
              <w:rPr>
                <w:rFonts w:hint="eastAsia" w:ascii="宋体" w:hAnsi="宋体" w:eastAsia="宋体" w:cs="宋体"/>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273" w:type="pct"/>
            <w:vAlign w:val="center"/>
          </w:tcPr>
          <w:p>
            <w:pPr>
              <w:widowControl/>
              <w:jc w:val="center"/>
              <w:textAlignment w:val="center"/>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20</w:t>
            </w:r>
          </w:p>
        </w:tc>
        <w:tc>
          <w:tcPr>
            <w:tcW w:w="670" w:type="pct"/>
            <w:vAlign w:val="center"/>
          </w:tcPr>
          <w:p>
            <w:pPr>
              <w:widowControl/>
              <w:jc w:val="center"/>
              <w:textAlignment w:val="center"/>
              <w:rPr>
                <w:rFonts w:hint="eastAsia" w:ascii="宋体" w:hAnsi="宋体" w:eastAsia="宋体" w:cs="宋体"/>
                <w:bCs/>
                <w:sz w:val="21"/>
                <w:szCs w:val="21"/>
              </w:rPr>
            </w:pPr>
          </w:p>
        </w:tc>
        <w:tc>
          <w:tcPr>
            <w:tcW w:w="758" w:type="pct"/>
            <w:vAlign w:val="center"/>
          </w:tcPr>
          <w:p>
            <w:pPr>
              <w:widowControl/>
              <w:jc w:val="center"/>
              <w:textAlignment w:val="center"/>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沙发1</w:t>
            </w:r>
          </w:p>
        </w:tc>
        <w:tc>
          <w:tcPr>
            <w:tcW w:w="580" w:type="pct"/>
            <w:vAlign w:val="center"/>
          </w:tcPr>
          <w:p>
            <w:pPr>
              <w:widowControl/>
              <w:jc w:val="center"/>
              <w:textAlignment w:val="center"/>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8</w:t>
            </w:r>
          </w:p>
        </w:tc>
        <w:tc>
          <w:tcPr>
            <w:tcW w:w="568" w:type="pct"/>
            <w:vAlign w:val="center"/>
          </w:tcPr>
          <w:p>
            <w:pPr>
              <w:widowControl/>
              <w:jc w:val="center"/>
              <w:textAlignment w:val="center"/>
              <w:rPr>
                <w:rFonts w:hint="eastAsia" w:ascii="宋体" w:hAnsi="宋体" w:eastAsia="宋体" w:cs="宋体"/>
                <w:bCs/>
                <w:sz w:val="21"/>
                <w:szCs w:val="21"/>
              </w:rPr>
            </w:pPr>
            <w:r>
              <w:rPr>
                <w:rFonts w:hint="eastAsia" w:ascii="宋体" w:hAnsi="宋体" w:eastAsia="宋体" w:cs="宋体"/>
                <w:color w:val="000000"/>
                <w:kern w:val="0"/>
                <w:sz w:val="21"/>
                <w:szCs w:val="21"/>
                <w:lang w:bidi="ar"/>
              </w:rPr>
              <w:t>张</w:t>
            </w:r>
          </w:p>
        </w:tc>
        <w:tc>
          <w:tcPr>
            <w:tcW w:w="716" w:type="pct"/>
            <w:tcBorders/>
          </w:tcPr>
          <w:p>
            <w:pPr>
              <w:widowControl/>
              <w:jc w:val="center"/>
              <w:textAlignment w:val="center"/>
              <w:rPr>
                <w:rFonts w:hint="eastAsia" w:ascii="宋体" w:hAnsi="宋体" w:eastAsia="宋体" w:cs="宋体"/>
                <w:color w:val="000000"/>
                <w:kern w:val="0"/>
                <w:sz w:val="21"/>
                <w:szCs w:val="21"/>
                <w:lang w:bidi="ar"/>
              </w:rPr>
            </w:pPr>
          </w:p>
        </w:tc>
        <w:tc>
          <w:tcPr>
            <w:tcW w:w="716" w:type="pct"/>
            <w:tcBorders/>
          </w:tcPr>
          <w:p>
            <w:pPr>
              <w:widowControl/>
              <w:jc w:val="center"/>
              <w:textAlignment w:val="center"/>
              <w:rPr>
                <w:rFonts w:hint="eastAsia" w:ascii="宋体" w:hAnsi="宋体" w:eastAsia="宋体" w:cs="宋体"/>
                <w:color w:val="000000"/>
                <w:kern w:val="0"/>
                <w:sz w:val="21"/>
                <w:szCs w:val="21"/>
                <w:lang w:bidi="ar"/>
              </w:rPr>
            </w:pPr>
          </w:p>
        </w:tc>
        <w:tc>
          <w:tcPr>
            <w:tcW w:w="716" w:type="pct"/>
            <w:vMerge w:val="continue"/>
            <w:tcBorders/>
          </w:tcPr>
          <w:p>
            <w:pPr>
              <w:jc w:val="center"/>
              <w:rPr>
                <w:rFonts w:hint="eastAsia" w:ascii="宋体" w:hAnsi="宋体" w:eastAsia="宋体" w:cs="宋体"/>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273" w:type="pct"/>
            <w:vAlign w:val="center"/>
          </w:tcPr>
          <w:p>
            <w:pPr>
              <w:widowControl/>
              <w:jc w:val="center"/>
              <w:textAlignment w:val="center"/>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21</w:t>
            </w:r>
          </w:p>
        </w:tc>
        <w:tc>
          <w:tcPr>
            <w:tcW w:w="670" w:type="pct"/>
            <w:vAlign w:val="center"/>
          </w:tcPr>
          <w:p>
            <w:pPr>
              <w:widowControl/>
              <w:jc w:val="center"/>
              <w:textAlignment w:val="center"/>
              <w:rPr>
                <w:rFonts w:hint="eastAsia" w:ascii="宋体" w:hAnsi="宋体" w:eastAsia="宋体" w:cs="宋体"/>
                <w:bCs/>
                <w:sz w:val="21"/>
                <w:szCs w:val="21"/>
              </w:rPr>
            </w:pPr>
          </w:p>
        </w:tc>
        <w:tc>
          <w:tcPr>
            <w:tcW w:w="758" w:type="pct"/>
            <w:vAlign w:val="center"/>
          </w:tcPr>
          <w:p>
            <w:pPr>
              <w:widowControl/>
              <w:jc w:val="center"/>
              <w:textAlignment w:val="center"/>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单人沙发2</w:t>
            </w:r>
          </w:p>
        </w:tc>
        <w:tc>
          <w:tcPr>
            <w:tcW w:w="580" w:type="pct"/>
            <w:vAlign w:val="center"/>
          </w:tcPr>
          <w:p>
            <w:pPr>
              <w:widowControl/>
              <w:jc w:val="center"/>
              <w:textAlignment w:val="center"/>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4</w:t>
            </w:r>
          </w:p>
        </w:tc>
        <w:tc>
          <w:tcPr>
            <w:tcW w:w="568" w:type="pct"/>
            <w:vAlign w:val="center"/>
          </w:tcPr>
          <w:p>
            <w:pPr>
              <w:widowControl/>
              <w:jc w:val="center"/>
              <w:textAlignment w:val="center"/>
              <w:rPr>
                <w:rFonts w:hint="eastAsia" w:ascii="宋体" w:hAnsi="宋体" w:eastAsia="宋体" w:cs="宋体"/>
                <w:bCs/>
                <w:sz w:val="21"/>
                <w:szCs w:val="21"/>
              </w:rPr>
            </w:pPr>
            <w:r>
              <w:rPr>
                <w:rFonts w:hint="eastAsia" w:ascii="宋体" w:hAnsi="宋体" w:eastAsia="宋体" w:cs="宋体"/>
                <w:color w:val="000000"/>
                <w:kern w:val="0"/>
                <w:sz w:val="21"/>
                <w:szCs w:val="21"/>
                <w:lang w:bidi="ar"/>
              </w:rPr>
              <w:t>张</w:t>
            </w:r>
          </w:p>
        </w:tc>
        <w:tc>
          <w:tcPr>
            <w:tcW w:w="716" w:type="pct"/>
            <w:tcBorders/>
          </w:tcPr>
          <w:p>
            <w:pPr>
              <w:widowControl/>
              <w:jc w:val="center"/>
              <w:textAlignment w:val="center"/>
              <w:rPr>
                <w:rFonts w:hint="eastAsia" w:ascii="宋体" w:hAnsi="宋体" w:eastAsia="宋体" w:cs="宋体"/>
                <w:color w:val="000000"/>
                <w:kern w:val="0"/>
                <w:sz w:val="21"/>
                <w:szCs w:val="21"/>
                <w:lang w:bidi="ar"/>
              </w:rPr>
            </w:pPr>
          </w:p>
        </w:tc>
        <w:tc>
          <w:tcPr>
            <w:tcW w:w="716" w:type="pct"/>
            <w:tcBorders/>
          </w:tcPr>
          <w:p>
            <w:pPr>
              <w:widowControl/>
              <w:jc w:val="center"/>
              <w:textAlignment w:val="center"/>
              <w:rPr>
                <w:rFonts w:hint="eastAsia" w:ascii="宋体" w:hAnsi="宋体" w:eastAsia="宋体" w:cs="宋体"/>
                <w:color w:val="000000"/>
                <w:kern w:val="0"/>
                <w:sz w:val="21"/>
                <w:szCs w:val="21"/>
                <w:lang w:bidi="ar"/>
              </w:rPr>
            </w:pPr>
          </w:p>
        </w:tc>
        <w:tc>
          <w:tcPr>
            <w:tcW w:w="716" w:type="pct"/>
            <w:vMerge w:val="continue"/>
            <w:tcBorders/>
          </w:tcPr>
          <w:p>
            <w:pPr>
              <w:jc w:val="center"/>
              <w:rPr>
                <w:rFonts w:hint="eastAsia" w:ascii="宋体" w:hAnsi="宋体" w:eastAsia="宋体" w:cs="宋体"/>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273" w:type="pct"/>
            <w:vAlign w:val="center"/>
          </w:tcPr>
          <w:p>
            <w:pPr>
              <w:widowControl/>
              <w:jc w:val="center"/>
              <w:textAlignment w:val="center"/>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22</w:t>
            </w:r>
          </w:p>
        </w:tc>
        <w:tc>
          <w:tcPr>
            <w:tcW w:w="670" w:type="pct"/>
            <w:vAlign w:val="center"/>
          </w:tcPr>
          <w:p>
            <w:pPr>
              <w:widowControl/>
              <w:jc w:val="center"/>
              <w:textAlignment w:val="center"/>
              <w:rPr>
                <w:rFonts w:hint="eastAsia" w:ascii="宋体" w:hAnsi="宋体" w:eastAsia="宋体" w:cs="宋体"/>
                <w:bCs/>
                <w:sz w:val="21"/>
                <w:szCs w:val="21"/>
              </w:rPr>
            </w:pPr>
          </w:p>
        </w:tc>
        <w:tc>
          <w:tcPr>
            <w:tcW w:w="758" w:type="pct"/>
            <w:vAlign w:val="center"/>
          </w:tcPr>
          <w:p>
            <w:pPr>
              <w:widowControl/>
              <w:jc w:val="center"/>
              <w:textAlignment w:val="center"/>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茶几1</w:t>
            </w:r>
          </w:p>
        </w:tc>
        <w:tc>
          <w:tcPr>
            <w:tcW w:w="580" w:type="pct"/>
            <w:vAlign w:val="center"/>
          </w:tcPr>
          <w:p>
            <w:pPr>
              <w:widowControl/>
              <w:jc w:val="center"/>
              <w:textAlignment w:val="center"/>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15</w:t>
            </w:r>
          </w:p>
        </w:tc>
        <w:tc>
          <w:tcPr>
            <w:tcW w:w="568" w:type="pct"/>
            <w:vAlign w:val="center"/>
          </w:tcPr>
          <w:p>
            <w:pPr>
              <w:widowControl/>
              <w:jc w:val="center"/>
              <w:textAlignment w:val="center"/>
              <w:rPr>
                <w:rFonts w:hint="eastAsia" w:ascii="宋体" w:hAnsi="宋体" w:eastAsia="宋体" w:cs="宋体"/>
                <w:bCs/>
                <w:sz w:val="21"/>
                <w:szCs w:val="21"/>
              </w:rPr>
            </w:pPr>
            <w:r>
              <w:rPr>
                <w:rFonts w:hint="eastAsia" w:ascii="宋体" w:hAnsi="宋体" w:eastAsia="宋体" w:cs="宋体"/>
                <w:color w:val="000000"/>
                <w:kern w:val="0"/>
                <w:sz w:val="21"/>
                <w:szCs w:val="21"/>
                <w:lang w:bidi="ar"/>
              </w:rPr>
              <w:t>张</w:t>
            </w:r>
          </w:p>
        </w:tc>
        <w:tc>
          <w:tcPr>
            <w:tcW w:w="716" w:type="pct"/>
            <w:tcBorders/>
          </w:tcPr>
          <w:p>
            <w:pPr>
              <w:widowControl/>
              <w:jc w:val="center"/>
              <w:textAlignment w:val="center"/>
              <w:rPr>
                <w:rFonts w:hint="eastAsia" w:ascii="宋体" w:hAnsi="宋体" w:eastAsia="宋体" w:cs="宋体"/>
                <w:color w:val="000000"/>
                <w:kern w:val="0"/>
                <w:sz w:val="21"/>
                <w:szCs w:val="21"/>
                <w:lang w:bidi="ar"/>
              </w:rPr>
            </w:pPr>
          </w:p>
        </w:tc>
        <w:tc>
          <w:tcPr>
            <w:tcW w:w="716" w:type="pct"/>
            <w:tcBorders/>
          </w:tcPr>
          <w:p>
            <w:pPr>
              <w:widowControl/>
              <w:jc w:val="center"/>
              <w:textAlignment w:val="center"/>
              <w:rPr>
                <w:rFonts w:hint="eastAsia" w:ascii="宋体" w:hAnsi="宋体" w:eastAsia="宋体" w:cs="宋体"/>
                <w:color w:val="000000"/>
                <w:kern w:val="0"/>
                <w:sz w:val="21"/>
                <w:szCs w:val="21"/>
                <w:lang w:bidi="ar"/>
              </w:rPr>
            </w:pPr>
          </w:p>
        </w:tc>
        <w:tc>
          <w:tcPr>
            <w:tcW w:w="716" w:type="pct"/>
            <w:vMerge w:val="continue"/>
            <w:tcBorders/>
          </w:tcPr>
          <w:p>
            <w:pPr>
              <w:jc w:val="center"/>
              <w:rPr>
                <w:rFonts w:hint="eastAsia" w:ascii="宋体" w:hAnsi="宋体" w:eastAsia="宋体" w:cs="宋体"/>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273" w:type="pct"/>
            <w:vAlign w:val="center"/>
          </w:tcPr>
          <w:p>
            <w:pPr>
              <w:widowControl/>
              <w:jc w:val="center"/>
              <w:textAlignment w:val="center"/>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23</w:t>
            </w:r>
          </w:p>
        </w:tc>
        <w:tc>
          <w:tcPr>
            <w:tcW w:w="670" w:type="pct"/>
            <w:vAlign w:val="center"/>
          </w:tcPr>
          <w:p>
            <w:pPr>
              <w:widowControl/>
              <w:jc w:val="center"/>
              <w:textAlignment w:val="center"/>
              <w:rPr>
                <w:rFonts w:hint="eastAsia" w:ascii="宋体" w:hAnsi="宋体" w:eastAsia="宋体" w:cs="宋体"/>
                <w:bCs/>
                <w:sz w:val="21"/>
                <w:szCs w:val="21"/>
              </w:rPr>
            </w:pPr>
          </w:p>
        </w:tc>
        <w:tc>
          <w:tcPr>
            <w:tcW w:w="758" w:type="pct"/>
            <w:vAlign w:val="center"/>
          </w:tcPr>
          <w:p>
            <w:pPr>
              <w:widowControl/>
              <w:jc w:val="center"/>
              <w:textAlignment w:val="center"/>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边几</w:t>
            </w:r>
          </w:p>
        </w:tc>
        <w:tc>
          <w:tcPr>
            <w:tcW w:w="580" w:type="pct"/>
            <w:vAlign w:val="center"/>
          </w:tcPr>
          <w:p>
            <w:pPr>
              <w:widowControl/>
              <w:jc w:val="center"/>
              <w:textAlignment w:val="center"/>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6</w:t>
            </w:r>
          </w:p>
        </w:tc>
        <w:tc>
          <w:tcPr>
            <w:tcW w:w="568" w:type="pct"/>
            <w:vAlign w:val="center"/>
          </w:tcPr>
          <w:p>
            <w:pPr>
              <w:widowControl/>
              <w:jc w:val="center"/>
              <w:textAlignment w:val="center"/>
              <w:rPr>
                <w:rFonts w:hint="eastAsia" w:ascii="宋体" w:hAnsi="宋体" w:eastAsia="宋体" w:cs="宋体"/>
                <w:bCs/>
                <w:sz w:val="21"/>
                <w:szCs w:val="21"/>
              </w:rPr>
            </w:pPr>
            <w:r>
              <w:rPr>
                <w:rFonts w:hint="eastAsia" w:ascii="宋体" w:hAnsi="宋体" w:eastAsia="宋体" w:cs="宋体"/>
                <w:color w:val="000000"/>
                <w:kern w:val="0"/>
                <w:sz w:val="21"/>
                <w:szCs w:val="21"/>
                <w:lang w:bidi="ar"/>
              </w:rPr>
              <w:t>张</w:t>
            </w:r>
          </w:p>
        </w:tc>
        <w:tc>
          <w:tcPr>
            <w:tcW w:w="716" w:type="pct"/>
            <w:tcBorders/>
          </w:tcPr>
          <w:p>
            <w:pPr>
              <w:widowControl/>
              <w:jc w:val="center"/>
              <w:textAlignment w:val="center"/>
              <w:rPr>
                <w:rFonts w:hint="eastAsia" w:ascii="宋体" w:hAnsi="宋体" w:eastAsia="宋体" w:cs="宋体"/>
                <w:color w:val="000000"/>
                <w:kern w:val="0"/>
                <w:sz w:val="21"/>
                <w:szCs w:val="21"/>
                <w:lang w:bidi="ar"/>
              </w:rPr>
            </w:pPr>
          </w:p>
        </w:tc>
        <w:tc>
          <w:tcPr>
            <w:tcW w:w="716" w:type="pct"/>
            <w:tcBorders/>
          </w:tcPr>
          <w:p>
            <w:pPr>
              <w:widowControl/>
              <w:jc w:val="center"/>
              <w:textAlignment w:val="center"/>
              <w:rPr>
                <w:rFonts w:hint="eastAsia" w:ascii="宋体" w:hAnsi="宋体" w:eastAsia="宋体" w:cs="宋体"/>
                <w:color w:val="000000"/>
                <w:kern w:val="0"/>
                <w:sz w:val="21"/>
                <w:szCs w:val="21"/>
                <w:lang w:bidi="ar"/>
              </w:rPr>
            </w:pPr>
          </w:p>
        </w:tc>
        <w:tc>
          <w:tcPr>
            <w:tcW w:w="716" w:type="pct"/>
            <w:vMerge w:val="continue"/>
            <w:tcBorders/>
          </w:tcPr>
          <w:p>
            <w:pPr>
              <w:jc w:val="center"/>
              <w:rPr>
                <w:rFonts w:hint="eastAsia" w:ascii="宋体" w:hAnsi="宋体" w:eastAsia="宋体" w:cs="宋体"/>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273" w:type="pct"/>
            <w:vAlign w:val="center"/>
          </w:tcPr>
          <w:p>
            <w:pPr>
              <w:widowControl/>
              <w:jc w:val="center"/>
              <w:textAlignment w:val="center"/>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24</w:t>
            </w:r>
          </w:p>
        </w:tc>
        <w:tc>
          <w:tcPr>
            <w:tcW w:w="670" w:type="pct"/>
            <w:vAlign w:val="center"/>
          </w:tcPr>
          <w:p>
            <w:pPr>
              <w:widowControl/>
              <w:jc w:val="center"/>
              <w:textAlignment w:val="center"/>
              <w:rPr>
                <w:rFonts w:hint="eastAsia" w:ascii="宋体" w:hAnsi="宋体" w:eastAsia="宋体" w:cs="宋体"/>
                <w:bCs/>
                <w:sz w:val="21"/>
                <w:szCs w:val="21"/>
              </w:rPr>
            </w:pPr>
          </w:p>
        </w:tc>
        <w:tc>
          <w:tcPr>
            <w:tcW w:w="758" w:type="pct"/>
            <w:vAlign w:val="center"/>
          </w:tcPr>
          <w:p>
            <w:pPr>
              <w:widowControl/>
              <w:jc w:val="center"/>
              <w:textAlignment w:val="center"/>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文件背柜</w:t>
            </w:r>
          </w:p>
        </w:tc>
        <w:tc>
          <w:tcPr>
            <w:tcW w:w="580" w:type="pct"/>
            <w:vAlign w:val="center"/>
          </w:tcPr>
          <w:p>
            <w:pPr>
              <w:widowControl/>
              <w:jc w:val="center"/>
              <w:textAlignment w:val="center"/>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4</w:t>
            </w:r>
          </w:p>
        </w:tc>
        <w:tc>
          <w:tcPr>
            <w:tcW w:w="568" w:type="pct"/>
            <w:vAlign w:val="center"/>
          </w:tcPr>
          <w:p>
            <w:pPr>
              <w:widowControl/>
              <w:jc w:val="center"/>
              <w:textAlignment w:val="center"/>
              <w:rPr>
                <w:rFonts w:hint="eastAsia" w:ascii="宋体" w:hAnsi="宋体" w:eastAsia="宋体" w:cs="宋体"/>
                <w:bCs/>
                <w:sz w:val="21"/>
                <w:szCs w:val="21"/>
              </w:rPr>
            </w:pPr>
            <w:r>
              <w:rPr>
                <w:rFonts w:hint="eastAsia" w:ascii="宋体" w:hAnsi="宋体" w:eastAsia="宋体" w:cs="宋体"/>
                <w:color w:val="000000"/>
                <w:kern w:val="0"/>
                <w:sz w:val="21"/>
                <w:szCs w:val="21"/>
                <w:lang w:bidi="ar"/>
              </w:rPr>
              <w:t>组</w:t>
            </w:r>
          </w:p>
        </w:tc>
        <w:tc>
          <w:tcPr>
            <w:tcW w:w="716" w:type="pct"/>
            <w:tcBorders/>
          </w:tcPr>
          <w:p>
            <w:pPr>
              <w:widowControl/>
              <w:jc w:val="center"/>
              <w:textAlignment w:val="center"/>
              <w:rPr>
                <w:rFonts w:hint="eastAsia" w:ascii="宋体" w:hAnsi="宋体" w:eastAsia="宋体" w:cs="宋体"/>
                <w:color w:val="000000"/>
                <w:kern w:val="0"/>
                <w:sz w:val="21"/>
                <w:szCs w:val="21"/>
                <w:lang w:bidi="ar"/>
              </w:rPr>
            </w:pPr>
          </w:p>
        </w:tc>
        <w:tc>
          <w:tcPr>
            <w:tcW w:w="716" w:type="pct"/>
            <w:tcBorders/>
          </w:tcPr>
          <w:p>
            <w:pPr>
              <w:widowControl/>
              <w:jc w:val="center"/>
              <w:textAlignment w:val="center"/>
              <w:rPr>
                <w:rFonts w:hint="eastAsia" w:ascii="宋体" w:hAnsi="宋体" w:eastAsia="宋体" w:cs="宋体"/>
                <w:color w:val="000000"/>
                <w:kern w:val="0"/>
                <w:sz w:val="21"/>
                <w:szCs w:val="21"/>
                <w:lang w:bidi="ar"/>
              </w:rPr>
            </w:pPr>
          </w:p>
        </w:tc>
        <w:tc>
          <w:tcPr>
            <w:tcW w:w="716" w:type="pct"/>
            <w:vMerge w:val="continue"/>
            <w:tcBorders/>
          </w:tcPr>
          <w:p>
            <w:pPr>
              <w:jc w:val="center"/>
              <w:rPr>
                <w:rFonts w:hint="eastAsia" w:ascii="宋体" w:hAnsi="宋体" w:eastAsia="宋体" w:cs="宋体"/>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273" w:type="pct"/>
            <w:vAlign w:val="center"/>
          </w:tcPr>
          <w:p>
            <w:pPr>
              <w:widowControl/>
              <w:jc w:val="center"/>
              <w:textAlignment w:val="center"/>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25</w:t>
            </w:r>
          </w:p>
        </w:tc>
        <w:tc>
          <w:tcPr>
            <w:tcW w:w="670" w:type="pct"/>
            <w:vAlign w:val="center"/>
          </w:tcPr>
          <w:p>
            <w:pPr>
              <w:widowControl/>
              <w:jc w:val="center"/>
              <w:textAlignment w:val="center"/>
              <w:rPr>
                <w:rFonts w:hint="eastAsia" w:ascii="宋体" w:hAnsi="宋体" w:eastAsia="宋体" w:cs="宋体"/>
                <w:bCs/>
                <w:sz w:val="21"/>
                <w:szCs w:val="21"/>
              </w:rPr>
            </w:pPr>
          </w:p>
        </w:tc>
        <w:tc>
          <w:tcPr>
            <w:tcW w:w="758" w:type="pct"/>
            <w:vAlign w:val="center"/>
          </w:tcPr>
          <w:p>
            <w:pPr>
              <w:widowControl/>
              <w:jc w:val="center"/>
              <w:textAlignment w:val="center"/>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保险柜</w:t>
            </w:r>
          </w:p>
        </w:tc>
        <w:tc>
          <w:tcPr>
            <w:tcW w:w="580" w:type="pct"/>
            <w:vAlign w:val="center"/>
          </w:tcPr>
          <w:p>
            <w:pPr>
              <w:widowControl/>
              <w:jc w:val="center"/>
              <w:textAlignment w:val="center"/>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12</w:t>
            </w:r>
          </w:p>
        </w:tc>
        <w:tc>
          <w:tcPr>
            <w:tcW w:w="568" w:type="pct"/>
            <w:vAlign w:val="center"/>
          </w:tcPr>
          <w:p>
            <w:pPr>
              <w:widowControl/>
              <w:jc w:val="center"/>
              <w:textAlignment w:val="center"/>
              <w:rPr>
                <w:rFonts w:hint="eastAsia" w:ascii="宋体" w:hAnsi="宋体" w:eastAsia="宋体" w:cs="宋体"/>
                <w:bCs/>
                <w:sz w:val="21"/>
                <w:szCs w:val="21"/>
              </w:rPr>
            </w:pPr>
            <w:r>
              <w:rPr>
                <w:rFonts w:hint="eastAsia" w:ascii="宋体" w:hAnsi="宋体" w:eastAsia="宋体" w:cs="宋体"/>
                <w:color w:val="000000"/>
                <w:kern w:val="0"/>
                <w:sz w:val="21"/>
                <w:szCs w:val="21"/>
                <w:lang w:bidi="ar"/>
              </w:rPr>
              <w:t>件</w:t>
            </w:r>
          </w:p>
        </w:tc>
        <w:tc>
          <w:tcPr>
            <w:tcW w:w="716" w:type="pct"/>
            <w:tcBorders/>
          </w:tcPr>
          <w:p>
            <w:pPr>
              <w:widowControl/>
              <w:jc w:val="center"/>
              <w:textAlignment w:val="center"/>
              <w:rPr>
                <w:rFonts w:hint="eastAsia" w:ascii="宋体" w:hAnsi="宋体" w:eastAsia="宋体" w:cs="宋体"/>
                <w:color w:val="000000"/>
                <w:kern w:val="0"/>
                <w:sz w:val="21"/>
                <w:szCs w:val="21"/>
                <w:lang w:bidi="ar"/>
              </w:rPr>
            </w:pPr>
          </w:p>
        </w:tc>
        <w:tc>
          <w:tcPr>
            <w:tcW w:w="716" w:type="pct"/>
            <w:tcBorders/>
          </w:tcPr>
          <w:p>
            <w:pPr>
              <w:widowControl/>
              <w:jc w:val="center"/>
              <w:textAlignment w:val="center"/>
              <w:rPr>
                <w:rFonts w:hint="eastAsia" w:ascii="宋体" w:hAnsi="宋体" w:eastAsia="宋体" w:cs="宋体"/>
                <w:color w:val="000000"/>
                <w:kern w:val="0"/>
                <w:sz w:val="21"/>
                <w:szCs w:val="21"/>
                <w:lang w:bidi="ar"/>
              </w:rPr>
            </w:pPr>
          </w:p>
        </w:tc>
        <w:tc>
          <w:tcPr>
            <w:tcW w:w="716" w:type="pct"/>
            <w:vMerge w:val="continue"/>
            <w:tcBorders/>
          </w:tcPr>
          <w:p>
            <w:pPr>
              <w:jc w:val="center"/>
              <w:rPr>
                <w:rFonts w:hint="eastAsia" w:ascii="宋体" w:hAnsi="宋体" w:eastAsia="宋体" w:cs="宋体"/>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273" w:type="pct"/>
            <w:vAlign w:val="center"/>
          </w:tcPr>
          <w:p>
            <w:pPr>
              <w:widowControl/>
              <w:jc w:val="center"/>
              <w:textAlignment w:val="center"/>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26</w:t>
            </w:r>
          </w:p>
        </w:tc>
        <w:tc>
          <w:tcPr>
            <w:tcW w:w="670" w:type="pct"/>
            <w:vAlign w:val="center"/>
          </w:tcPr>
          <w:p>
            <w:pPr>
              <w:widowControl/>
              <w:jc w:val="center"/>
              <w:textAlignment w:val="center"/>
              <w:rPr>
                <w:rFonts w:hint="eastAsia" w:ascii="宋体" w:hAnsi="宋体" w:eastAsia="宋体" w:cs="宋体"/>
                <w:bCs/>
                <w:sz w:val="21"/>
                <w:szCs w:val="21"/>
              </w:rPr>
            </w:pPr>
          </w:p>
        </w:tc>
        <w:tc>
          <w:tcPr>
            <w:tcW w:w="758" w:type="pct"/>
            <w:vAlign w:val="center"/>
          </w:tcPr>
          <w:p>
            <w:pPr>
              <w:widowControl/>
              <w:jc w:val="center"/>
              <w:textAlignment w:val="center"/>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班台2</w:t>
            </w:r>
          </w:p>
        </w:tc>
        <w:tc>
          <w:tcPr>
            <w:tcW w:w="580" w:type="pct"/>
            <w:vAlign w:val="center"/>
          </w:tcPr>
          <w:p>
            <w:pPr>
              <w:widowControl/>
              <w:jc w:val="center"/>
              <w:textAlignment w:val="center"/>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8</w:t>
            </w:r>
          </w:p>
        </w:tc>
        <w:tc>
          <w:tcPr>
            <w:tcW w:w="568" w:type="pct"/>
            <w:vAlign w:val="center"/>
          </w:tcPr>
          <w:p>
            <w:pPr>
              <w:widowControl/>
              <w:jc w:val="center"/>
              <w:textAlignment w:val="center"/>
              <w:rPr>
                <w:rFonts w:hint="eastAsia" w:ascii="宋体" w:hAnsi="宋体" w:eastAsia="宋体" w:cs="宋体"/>
                <w:bCs/>
                <w:sz w:val="21"/>
                <w:szCs w:val="21"/>
              </w:rPr>
            </w:pPr>
            <w:r>
              <w:rPr>
                <w:rFonts w:hint="eastAsia" w:ascii="宋体" w:hAnsi="宋体" w:eastAsia="宋体" w:cs="宋体"/>
                <w:color w:val="000000"/>
                <w:kern w:val="0"/>
                <w:sz w:val="21"/>
                <w:szCs w:val="21"/>
                <w:lang w:bidi="ar"/>
              </w:rPr>
              <w:t>张</w:t>
            </w:r>
          </w:p>
        </w:tc>
        <w:tc>
          <w:tcPr>
            <w:tcW w:w="716" w:type="pct"/>
            <w:tcBorders/>
          </w:tcPr>
          <w:p>
            <w:pPr>
              <w:widowControl/>
              <w:jc w:val="center"/>
              <w:textAlignment w:val="center"/>
              <w:rPr>
                <w:rFonts w:hint="eastAsia" w:ascii="宋体" w:hAnsi="宋体" w:eastAsia="宋体" w:cs="宋体"/>
                <w:color w:val="000000"/>
                <w:kern w:val="0"/>
                <w:sz w:val="21"/>
                <w:szCs w:val="21"/>
                <w:lang w:bidi="ar"/>
              </w:rPr>
            </w:pPr>
          </w:p>
        </w:tc>
        <w:tc>
          <w:tcPr>
            <w:tcW w:w="716" w:type="pct"/>
            <w:tcBorders/>
          </w:tcPr>
          <w:p>
            <w:pPr>
              <w:widowControl/>
              <w:jc w:val="center"/>
              <w:textAlignment w:val="center"/>
              <w:rPr>
                <w:rFonts w:hint="eastAsia" w:ascii="宋体" w:hAnsi="宋体" w:eastAsia="宋体" w:cs="宋体"/>
                <w:color w:val="000000"/>
                <w:kern w:val="0"/>
                <w:sz w:val="21"/>
                <w:szCs w:val="21"/>
                <w:lang w:bidi="ar"/>
              </w:rPr>
            </w:pPr>
          </w:p>
        </w:tc>
        <w:tc>
          <w:tcPr>
            <w:tcW w:w="716" w:type="pct"/>
            <w:vMerge w:val="continue"/>
            <w:tcBorders/>
          </w:tcPr>
          <w:p>
            <w:pPr>
              <w:jc w:val="center"/>
              <w:rPr>
                <w:rFonts w:hint="eastAsia" w:ascii="宋体" w:hAnsi="宋体" w:eastAsia="宋体" w:cs="宋体"/>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273" w:type="pct"/>
            <w:vAlign w:val="center"/>
          </w:tcPr>
          <w:p>
            <w:pPr>
              <w:widowControl/>
              <w:jc w:val="center"/>
              <w:textAlignment w:val="center"/>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27</w:t>
            </w:r>
          </w:p>
        </w:tc>
        <w:tc>
          <w:tcPr>
            <w:tcW w:w="670" w:type="pct"/>
            <w:vAlign w:val="center"/>
          </w:tcPr>
          <w:p>
            <w:pPr>
              <w:widowControl/>
              <w:jc w:val="center"/>
              <w:textAlignment w:val="center"/>
              <w:rPr>
                <w:rFonts w:hint="eastAsia" w:ascii="宋体" w:hAnsi="宋体" w:eastAsia="宋体" w:cs="宋体"/>
                <w:bCs/>
                <w:sz w:val="21"/>
                <w:szCs w:val="21"/>
              </w:rPr>
            </w:pPr>
          </w:p>
        </w:tc>
        <w:tc>
          <w:tcPr>
            <w:tcW w:w="758" w:type="pct"/>
            <w:vAlign w:val="center"/>
          </w:tcPr>
          <w:p>
            <w:pPr>
              <w:widowControl/>
              <w:jc w:val="center"/>
              <w:textAlignment w:val="center"/>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沙发2</w:t>
            </w:r>
          </w:p>
        </w:tc>
        <w:tc>
          <w:tcPr>
            <w:tcW w:w="580" w:type="pct"/>
            <w:vAlign w:val="center"/>
          </w:tcPr>
          <w:p>
            <w:pPr>
              <w:widowControl/>
              <w:jc w:val="center"/>
              <w:textAlignment w:val="center"/>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5</w:t>
            </w:r>
          </w:p>
        </w:tc>
        <w:tc>
          <w:tcPr>
            <w:tcW w:w="568" w:type="pct"/>
            <w:vAlign w:val="center"/>
          </w:tcPr>
          <w:p>
            <w:pPr>
              <w:widowControl/>
              <w:jc w:val="center"/>
              <w:textAlignment w:val="center"/>
              <w:rPr>
                <w:rFonts w:hint="eastAsia" w:ascii="宋体" w:hAnsi="宋体" w:eastAsia="宋体" w:cs="宋体"/>
                <w:bCs/>
                <w:sz w:val="21"/>
                <w:szCs w:val="21"/>
              </w:rPr>
            </w:pPr>
            <w:r>
              <w:rPr>
                <w:rFonts w:hint="eastAsia" w:ascii="宋体" w:hAnsi="宋体" w:eastAsia="宋体" w:cs="宋体"/>
                <w:color w:val="000000"/>
                <w:kern w:val="0"/>
                <w:sz w:val="21"/>
                <w:szCs w:val="21"/>
                <w:lang w:bidi="ar"/>
              </w:rPr>
              <w:t>张</w:t>
            </w:r>
          </w:p>
        </w:tc>
        <w:tc>
          <w:tcPr>
            <w:tcW w:w="716" w:type="pct"/>
            <w:tcBorders/>
          </w:tcPr>
          <w:p>
            <w:pPr>
              <w:widowControl/>
              <w:jc w:val="center"/>
              <w:textAlignment w:val="center"/>
              <w:rPr>
                <w:rFonts w:hint="eastAsia" w:ascii="宋体" w:hAnsi="宋体" w:eastAsia="宋体" w:cs="宋体"/>
                <w:color w:val="000000"/>
                <w:kern w:val="0"/>
                <w:sz w:val="21"/>
                <w:szCs w:val="21"/>
                <w:lang w:bidi="ar"/>
              </w:rPr>
            </w:pPr>
          </w:p>
        </w:tc>
        <w:tc>
          <w:tcPr>
            <w:tcW w:w="716" w:type="pct"/>
            <w:tcBorders/>
          </w:tcPr>
          <w:p>
            <w:pPr>
              <w:widowControl/>
              <w:jc w:val="center"/>
              <w:textAlignment w:val="center"/>
              <w:rPr>
                <w:rFonts w:hint="eastAsia" w:ascii="宋体" w:hAnsi="宋体" w:eastAsia="宋体" w:cs="宋体"/>
                <w:color w:val="000000"/>
                <w:kern w:val="0"/>
                <w:sz w:val="21"/>
                <w:szCs w:val="21"/>
                <w:lang w:bidi="ar"/>
              </w:rPr>
            </w:pPr>
          </w:p>
        </w:tc>
        <w:tc>
          <w:tcPr>
            <w:tcW w:w="716" w:type="pct"/>
            <w:vMerge w:val="continue"/>
            <w:tcBorders/>
          </w:tcPr>
          <w:p>
            <w:pPr>
              <w:jc w:val="center"/>
              <w:rPr>
                <w:rFonts w:hint="eastAsia" w:ascii="宋体" w:hAnsi="宋体" w:eastAsia="宋体" w:cs="宋体"/>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273" w:type="pct"/>
            <w:vAlign w:val="center"/>
          </w:tcPr>
          <w:p>
            <w:pPr>
              <w:widowControl/>
              <w:jc w:val="center"/>
              <w:textAlignment w:val="center"/>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28</w:t>
            </w:r>
          </w:p>
        </w:tc>
        <w:tc>
          <w:tcPr>
            <w:tcW w:w="670" w:type="pct"/>
            <w:vAlign w:val="center"/>
          </w:tcPr>
          <w:p>
            <w:pPr>
              <w:widowControl/>
              <w:jc w:val="center"/>
              <w:textAlignment w:val="center"/>
              <w:rPr>
                <w:rFonts w:hint="eastAsia" w:ascii="宋体" w:hAnsi="宋体" w:eastAsia="宋体" w:cs="宋体"/>
                <w:bCs/>
                <w:sz w:val="21"/>
                <w:szCs w:val="21"/>
              </w:rPr>
            </w:pPr>
          </w:p>
        </w:tc>
        <w:tc>
          <w:tcPr>
            <w:tcW w:w="758" w:type="pct"/>
            <w:vAlign w:val="center"/>
          </w:tcPr>
          <w:p>
            <w:pPr>
              <w:widowControl/>
              <w:jc w:val="center"/>
              <w:textAlignment w:val="center"/>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文件柜2</w:t>
            </w:r>
          </w:p>
        </w:tc>
        <w:tc>
          <w:tcPr>
            <w:tcW w:w="580" w:type="pct"/>
            <w:vAlign w:val="center"/>
          </w:tcPr>
          <w:p>
            <w:pPr>
              <w:widowControl/>
              <w:jc w:val="center"/>
              <w:textAlignment w:val="center"/>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8</w:t>
            </w:r>
          </w:p>
        </w:tc>
        <w:tc>
          <w:tcPr>
            <w:tcW w:w="568" w:type="pct"/>
            <w:vAlign w:val="center"/>
          </w:tcPr>
          <w:p>
            <w:pPr>
              <w:widowControl/>
              <w:jc w:val="center"/>
              <w:textAlignment w:val="center"/>
              <w:rPr>
                <w:rFonts w:hint="eastAsia" w:ascii="宋体" w:hAnsi="宋体" w:eastAsia="宋体" w:cs="宋体"/>
                <w:bCs/>
                <w:sz w:val="21"/>
                <w:szCs w:val="21"/>
              </w:rPr>
            </w:pPr>
            <w:r>
              <w:rPr>
                <w:rFonts w:hint="eastAsia" w:ascii="宋体" w:hAnsi="宋体" w:eastAsia="宋体" w:cs="宋体"/>
                <w:color w:val="000000"/>
                <w:kern w:val="0"/>
                <w:sz w:val="21"/>
                <w:szCs w:val="21"/>
                <w:lang w:bidi="ar"/>
              </w:rPr>
              <w:t>个</w:t>
            </w:r>
          </w:p>
        </w:tc>
        <w:tc>
          <w:tcPr>
            <w:tcW w:w="716" w:type="pct"/>
            <w:tcBorders/>
          </w:tcPr>
          <w:p>
            <w:pPr>
              <w:widowControl/>
              <w:jc w:val="center"/>
              <w:textAlignment w:val="center"/>
              <w:rPr>
                <w:rFonts w:hint="eastAsia" w:ascii="宋体" w:hAnsi="宋体" w:eastAsia="宋体" w:cs="宋体"/>
                <w:color w:val="000000"/>
                <w:kern w:val="0"/>
                <w:sz w:val="21"/>
                <w:szCs w:val="21"/>
                <w:lang w:bidi="ar"/>
              </w:rPr>
            </w:pPr>
          </w:p>
        </w:tc>
        <w:tc>
          <w:tcPr>
            <w:tcW w:w="716" w:type="pct"/>
            <w:tcBorders/>
          </w:tcPr>
          <w:p>
            <w:pPr>
              <w:widowControl/>
              <w:jc w:val="center"/>
              <w:textAlignment w:val="center"/>
              <w:rPr>
                <w:rFonts w:hint="eastAsia" w:ascii="宋体" w:hAnsi="宋体" w:eastAsia="宋体" w:cs="宋体"/>
                <w:color w:val="000000"/>
                <w:kern w:val="0"/>
                <w:sz w:val="21"/>
                <w:szCs w:val="21"/>
                <w:lang w:bidi="ar"/>
              </w:rPr>
            </w:pPr>
          </w:p>
        </w:tc>
        <w:tc>
          <w:tcPr>
            <w:tcW w:w="716" w:type="pct"/>
            <w:vMerge w:val="continue"/>
            <w:tcBorders/>
          </w:tcPr>
          <w:p>
            <w:pPr>
              <w:jc w:val="center"/>
              <w:rPr>
                <w:rFonts w:hint="eastAsia" w:ascii="宋体" w:hAnsi="宋体" w:eastAsia="宋体" w:cs="宋体"/>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273" w:type="pct"/>
            <w:vAlign w:val="center"/>
          </w:tcPr>
          <w:p>
            <w:pPr>
              <w:widowControl/>
              <w:jc w:val="center"/>
              <w:textAlignment w:val="center"/>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29</w:t>
            </w:r>
          </w:p>
        </w:tc>
        <w:tc>
          <w:tcPr>
            <w:tcW w:w="670" w:type="pct"/>
            <w:vAlign w:val="center"/>
          </w:tcPr>
          <w:p>
            <w:pPr>
              <w:widowControl/>
              <w:jc w:val="center"/>
              <w:textAlignment w:val="center"/>
              <w:rPr>
                <w:rFonts w:hint="eastAsia" w:ascii="宋体" w:hAnsi="宋体" w:eastAsia="宋体" w:cs="宋体"/>
                <w:bCs/>
                <w:sz w:val="21"/>
                <w:szCs w:val="21"/>
              </w:rPr>
            </w:pPr>
          </w:p>
        </w:tc>
        <w:tc>
          <w:tcPr>
            <w:tcW w:w="758" w:type="pct"/>
            <w:vAlign w:val="center"/>
          </w:tcPr>
          <w:p>
            <w:pPr>
              <w:widowControl/>
              <w:jc w:val="center"/>
              <w:textAlignment w:val="center"/>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事务员办公桌</w:t>
            </w:r>
          </w:p>
        </w:tc>
        <w:tc>
          <w:tcPr>
            <w:tcW w:w="580" w:type="pct"/>
            <w:vAlign w:val="center"/>
          </w:tcPr>
          <w:p>
            <w:pPr>
              <w:widowControl/>
              <w:jc w:val="center"/>
              <w:textAlignment w:val="center"/>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4</w:t>
            </w:r>
          </w:p>
        </w:tc>
        <w:tc>
          <w:tcPr>
            <w:tcW w:w="568" w:type="pct"/>
            <w:vAlign w:val="center"/>
          </w:tcPr>
          <w:p>
            <w:pPr>
              <w:widowControl/>
              <w:jc w:val="center"/>
              <w:textAlignment w:val="center"/>
              <w:rPr>
                <w:rFonts w:hint="eastAsia" w:ascii="宋体" w:hAnsi="宋体" w:eastAsia="宋体" w:cs="宋体"/>
                <w:bCs/>
                <w:sz w:val="21"/>
                <w:szCs w:val="21"/>
              </w:rPr>
            </w:pPr>
            <w:r>
              <w:rPr>
                <w:rFonts w:hint="eastAsia" w:ascii="宋体" w:hAnsi="宋体" w:eastAsia="宋体" w:cs="宋体"/>
                <w:color w:val="000000"/>
                <w:kern w:val="0"/>
                <w:sz w:val="21"/>
                <w:szCs w:val="21"/>
                <w:lang w:bidi="ar"/>
              </w:rPr>
              <w:t>个</w:t>
            </w:r>
          </w:p>
        </w:tc>
        <w:tc>
          <w:tcPr>
            <w:tcW w:w="716" w:type="pct"/>
            <w:tcBorders/>
          </w:tcPr>
          <w:p>
            <w:pPr>
              <w:widowControl/>
              <w:jc w:val="center"/>
              <w:textAlignment w:val="center"/>
              <w:rPr>
                <w:rFonts w:hint="eastAsia" w:ascii="宋体" w:hAnsi="宋体" w:eastAsia="宋体" w:cs="宋体"/>
                <w:color w:val="000000"/>
                <w:kern w:val="0"/>
                <w:sz w:val="21"/>
                <w:szCs w:val="21"/>
                <w:lang w:bidi="ar"/>
              </w:rPr>
            </w:pPr>
          </w:p>
        </w:tc>
        <w:tc>
          <w:tcPr>
            <w:tcW w:w="716" w:type="pct"/>
            <w:tcBorders/>
          </w:tcPr>
          <w:p>
            <w:pPr>
              <w:widowControl/>
              <w:jc w:val="center"/>
              <w:textAlignment w:val="center"/>
              <w:rPr>
                <w:rFonts w:hint="eastAsia" w:ascii="宋体" w:hAnsi="宋体" w:eastAsia="宋体" w:cs="宋体"/>
                <w:color w:val="000000"/>
                <w:kern w:val="0"/>
                <w:sz w:val="21"/>
                <w:szCs w:val="21"/>
                <w:lang w:bidi="ar"/>
              </w:rPr>
            </w:pPr>
          </w:p>
        </w:tc>
        <w:tc>
          <w:tcPr>
            <w:tcW w:w="716" w:type="pct"/>
            <w:vMerge w:val="continue"/>
            <w:tcBorders/>
          </w:tcPr>
          <w:p>
            <w:pPr>
              <w:jc w:val="center"/>
              <w:rPr>
                <w:rFonts w:hint="eastAsia" w:ascii="宋体" w:hAnsi="宋体" w:eastAsia="宋体" w:cs="宋体"/>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273" w:type="pct"/>
            <w:vAlign w:val="center"/>
          </w:tcPr>
          <w:p>
            <w:pPr>
              <w:widowControl/>
              <w:jc w:val="center"/>
              <w:textAlignment w:val="center"/>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30</w:t>
            </w:r>
          </w:p>
        </w:tc>
        <w:tc>
          <w:tcPr>
            <w:tcW w:w="670" w:type="pct"/>
            <w:vAlign w:val="center"/>
          </w:tcPr>
          <w:p>
            <w:pPr>
              <w:widowControl/>
              <w:jc w:val="center"/>
              <w:textAlignment w:val="center"/>
              <w:rPr>
                <w:rFonts w:hint="eastAsia" w:ascii="宋体" w:hAnsi="宋体" w:eastAsia="宋体" w:cs="宋体"/>
                <w:bCs/>
                <w:sz w:val="21"/>
                <w:szCs w:val="21"/>
              </w:rPr>
            </w:pPr>
          </w:p>
        </w:tc>
        <w:tc>
          <w:tcPr>
            <w:tcW w:w="758" w:type="pct"/>
            <w:vAlign w:val="center"/>
          </w:tcPr>
          <w:p>
            <w:pPr>
              <w:widowControl/>
              <w:jc w:val="center"/>
              <w:textAlignment w:val="center"/>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密集柜</w:t>
            </w:r>
          </w:p>
        </w:tc>
        <w:tc>
          <w:tcPr>
            <w:tcW w:w="580" w:type="pct"/>
            <w:vAlign w:val="center"/>
          </w:tcPr>
          <w:p>
            <w:pPr>
              <w:widowControl/>
              <w:jc w:val="center"/>
              <w:textAlignment w:val="center"/>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105</w:t>
            </w:r>
          </w:p>
        </w:tc>
        <w:tc>
          <w:tcPr>
            <w:tcW w:w="568" w:type="pct"/>
            <w:vAlign w:val="center"/>
          </w:tcPr>
          <w:p>
            <w:pPr>
              <w:widowControl/>
              <w:jc w:val="center"/>
              <w:textAlignment w:val="center"/>
              <w:rPr>
                <w:rFonts w:hint="eastAsia" w:ascii="宋体" w:hAnsi="宋体" w:eastAsia="宋体" w:cs="宋体"/>
                <w:bCs/>
                <w:sz w:val="21"/>
                <w:szCs w:val="21"/>
              </w:rPr>
            </w:pPr>
            <w:r>
              <w:rPr>
                <w:rFonts w:hint="eastAsia" w:ascii="宋体" w:hAnsi="宋体" w:eastAsia="宋体" w:cs="宋体"/>
                <w:color w:val="000000"/>
                <w:kern w:val="0"/>
                <w:sz w:val="21"/>
                <w:szCs w:val="21"/>
                <w:lang w:bidi="ar"/>
              </w:rPr>
              <w:t>m³</w:t>
            </w:r>
          </w:p>
        </w:tc>
        <w:tc>
          <w:tcPr>
            <w:tcW w:w="716" w:type="pct"/>
            <w:tcBorders/>
          </w:tcPr>
          <w:p>
            <w:pPr>
              <w:widowControl/>
              <w:jc w:val="center"/>
              <w:textAlignment w:val="center"/>
              <w:rPr>
                <w:rFonts w:hint="eastAsia" w:ascii="宋体" w:hAnsi="宋体" w:eastAsia="宋体" w:cs="宋体"/>
                <w:color w:val="000000"/>
                <w:kern w:val="0"/>
                <w:sz w:val="21"/>
                <w:szCs w:val="21"/>
                <w:lang w:bidi="ar"/>
              </w:rPr>
            </w:pPr>
          </w:p>
        </w:tc>
        <w:tc>
          <w:tcPr>
            <w:tcW w:w="716" w:type="pct"/>
            <w:tcBorders/>
          </w:tcPr>
          <w:p>
            <w:pPr>
              <w:widowControl/>
              <w:jc w:val="center"/>
              <w:textAlignment w:val="center"/>
              <w:rPr>
                <w:rFonts w:hint="eastAsia" w:ascii="宋体" w:hAnsi="宋体" w:eastAsia="宋体" w:cs="宋体"/>
                <w:color w:val="000000"/>
                <w:kern w:val="0"/>
                <w:sz w:val="21"/>
                <w:szCs w:val="21"/>
                <w:lang w:bidi="ar"/>
              </w:rPr>
            </w:pPr>
          </w:p>
        </w:tc>
        <w:tc>
          <w:tcPr>
            <w:tcW w:w="716" w:type="pct"/>
            <w:vMerge w:val="continue"/>
            <w:tcBorders/>
          </w:tcPr>
          <w:p>
            <w:pPr>
              <w:jc w:val="center"/>
              <w:rPr>
                <w:rFonts w:hint="eastAsia" w:ascii="宋体" w:hAnsi="宋体" w:eastAsia="宋体" w:cs="宋体"/>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273" w:type="pct"/>
            <w:vAlign w:val="center"/>
          </w:tcPr>
          <w:p>
            <w:pPr>
              <w:widowControl/>
              <w:jc w:val="center"/>
              <w:textAlignment w:val="center"/>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31</w:t>
            </w:r>
          </w:p>
        </w:tc>
        <w:tc>
          <w:tcPr>
            <w:tcW w:w="670" w:type="pct"/>
            <w:vAlign w:val="center"/>
          </w:tcPr>
          <w:p>
            <w:pPr>
              <w:widowControl/>
              <w:jc w:val="center"/>
              <w:textAlignment w:val="center"/>
              <w:rPr>
                <w:rFonts w:hint="eastAsia" w:ascii="宋体" w:hAnsi="宋体" w:eastAsia="宋体" w:cs="宋体"/>
                <w:bCs/>
                <w:sz w:val="21"/>
                <w:szCs w:val="21"/>
              </w:rPr>
            </w:pPr>
          </w:p>
        </w:tc>
        <w:tc>
          <w:tcPr>
            <w:tcW w:w="758" w:type="pct"/>
            <w:vAlign w:val="center"/>
          </w:tcPr>
          <w:p>
            <w:pPr>
              <w:widowControl/>
              <w:jc w:val="center"/>
              <w:textAlignment w:val="center"/>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保密柜</w:t>
            </w:r>
          </w:p>
        </w:tc>
        <w:tc>
          <w:tcPr>
            <w:tcW w:w="580" w:type="pct"/>
            <w:vAlign w:val="center"/>
          </w:tcPr>
          <w:p>
            <w:pPr>
              <w:widowControl/>
              <w:jc w:val="center"/>
              <w:textAlignment w:val="center"/>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2</w:t>
            </w:r>
          </w:p>
        </w:tc>
        <w:tc>
          <w:tcPr>
            <w:tcW w:w="568" w:type="pct"/>
            <w:vAlign w:val="center"/>
          </w:tcPr>
          <w:p>
            <w:pPr>
              <w:widowControl/>
              <w:jc w:val="center"/>
              <w:textAlignment w:val="center"/>
              <w:rPr>
                <w:rFonts w:hint="eastAsia" w:ascii="宋体" w:hAnsi="宋体" w:eastAsia="宋体" w:cs="宋体"/>
                <w:bCs/>
                <w:sz w:val="21"/>
                <w:szCs w:val="21"/>
              </w:rPr>
            </w:pPr>
            <w:r>
              <w:rPr>
                <w:rFonts w:hint="eastAsia" w:ascii="宋体" w:hAnsi="宋体" w:eastAsia="宋体" w:cs="宋体"/>
                <w:color w:val="000000"/>
                <w:kern w:val="0"/>
                <w:sz w:val="21"/>
                <w:szCs w:val="21"/>
                <w:lang w:bidi="ar"/>
              </w:rPr>
              <w:t>个</w:t>
            </w:r>
          </w:p>
        </w:tc>
        <w:tc>
          <w:tcPr>
            <w:tcW w:w="716" w:type="pct"/>
            <w:tcBorders/>
          </w:tcPr>
          <w:p>
            <w:pPr>
              <w:widowControl/>
              <w:jc w:val="center"/>
              <w:textAlignment w:val="center"/>
              <w:rPr>
                <w:rFonts w:hint="eastAsia" w:ascii="宋体" w:hAnsi="宋体" w:eastAsia="宋体" w:cs="宋体"/>
                <w:color w:val="000000"/>
                <w:kern w:val="0"/>
                <w:sz w:val="21"/>
                <w:szCs w:val="21"/>
                <w:lang w:bidi="ar"/>
              </w:rPr>
            </w:pPr>
          </w:p>
        </w:tc>
        <w:tc>
          <w:tcPr>
            <w:tcW w:w="716" w:type="pct"/>
            <w:tcBorders/>
          </w:tcPr>
          <w:p>
            <w:pPr>
              <w:widowControl/>
              <w:jc w:val="center"/>
              <w:textAlignment w:val="center"/>
              <w:rPr>
                <w:rFonts w:hint="eastAsia" w:ascii="宋体" w:hAnsi="宋体" w:eastAsia="宋体" w:cs="宋体"/>
                <w:color w:val="000000"/>
                <w:kern w:val="0"/>
                <w:sz w:val="21"/>
                <w:szCs w:val="21"/>
                <w:lang w:bidi="ar"/>
              </w:rPr>
            </w:pPr>
          </w:p>
        </w:tc>
        <w:tc>
          <w:tcPr>
            <w:tcW w:w="716" w:type="pct"/>
            <w:vMerge w:val="continue"/>
            <w:tcBorders/>
          </w:tcPr>
          <w:p>
            <w:pPr>
              <w:jc w:val="center"/>
              <w:rPr>
                <w:rFonts w:hint="eastAsia" w:ascii="宋体" w:hAnsi="宋体" w:eastAsia="宋体" w:cs="宋体"/>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273" w:type="pct"/>
            <w:vAlign w:val="center"/>
          </w:tcPr>
          <w:p>
            <w:pPr>
              <w:widowControl/>
              <w:jc w:val="center"/>
              <w:textAlignment w:val="center"/>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32</w:t>
            </w:r>
          </w:p>
        </w:tc>
        <w:tc>
          <w:tcPr>
            <w:tcW w:w="670" w:type="pct"/>
            <w:vAlign w:val="center"/>
          </w:tcPr>
          <w:p>
            <w:pPr>
              <w:widowControl/>
              <w:jc w:val="center"/>
              <w:textAlignment w:val="center"/>
              <w:rPr>
                <w:rFonts w:hint="eastAsia" w:ascii="宋体" w:hAnsi="宋体" w:eastAsia="宋体" w:cs="宋体"/>
                <w:bCs/>
                <w:sz w:val="21"/>
                <w:szCs w:val="21"/>
              </w:rPr>
            </w:pPr>
          </w:p>
        </w:tc>
        <w:tc>
          <w:tcPr>
            <w:tcW w:w="758" w:type="pct"/>
            <w:vAlign w:val="center"/>
          </w:tcPr>
          <w:p>
            <w:pPr>
              <w:widowControl/>
              <w:jc w:val="center"/>
              <w:textAlignment w:val="center"/>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资料柜</w:t>
            </w:r>
          </w:p>
        </w:tc>
        <w:tc>
          <w:tcPr>
            <w:tcW w:w="580" w:type="pct"/>
            <w:vAlign w:val="center"/>
          </w:tcPr>
          <w:p>
            <w:pPr>
              <w:widowControl/>
              <w:jc w:val="center"/>
              <w:textAlignment w:val="center"/>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145</w:t>
            </w:r>
          </w:p>
        </w:tc>
        <w:tc>
          <w:tcPr>
            <w:tcW w:w="568" w:type="pct"/>
            <w:vAlign w:val="center"/>
          </w:tcPr>
          <w:p>
            <w:pPr>
              <w:widowControl/>
              <w:jc w:val="center"/>
              <w:textAlignment w:val="center"/>
              <w:rPr>
                <w:rFonts w:hint="eastAsia" w:ascii="宋体" w:hAnsi="宋体" w:eastAsia="宋体" w:cs="宋体"/>
                <w:bCs/>
                <w:sz w:val="21"/>
                <w:szCs w:val="21"/>
              </w:rPr>
            </w:pPr>
            <w:r>
              <w:rPr>
                <w:rFonts w:hint="eastAsia" w:ascii="宋体" w:hAnsi="宋体" w:eastAsia="宋体" w:cs="宋体"/>
                <w:color w:val="000000"/>
                <w:kern w:val="0"/>
                <w:sz w:val="21"/>
                <w:szCs w:val="21"/>
                <w:lang w:bidi="ar"/>
              </w:rPr>
              <w:t>个</w:t>
            </w:r>
          </w:p>
        </w:tc>
        <w:tc>
          <w:tcPr>
            <w:tcW w:w="716" w:type="pct"/>
            <w:tcBorders/>
          </w:tcPr>
          <w:p>
            <w:pPr>
              <w:widowControl/>
              <w:jc w:val="center"/>
              <w:textAlignment w:val="center"/>
              <w:rPr>
                <w:rFonts w:hint="eastAsia" w:ascii="宋体" w:hAnsi="宋体" w:eastAsia="宋体" w:cs="宋体"/>
                <w:color w:val="000000"/>
                <w:kern w:val="0"/>
                <w:sz w:val="21"/>
                <w:szCs w:val="21"/>
                <w:lang w:bidi="ar"/>
              </w:rPr>
            </w:pPr>
          </w:p>
        </w:tc>
        <w:tc>
          <w:tcPr>
            <w:tcW w:w="716" w:type="pct"/>
            <w:tcBorders/>
          </w:tcPr>
          <w:p>
            <w:pPr>
              <w:widowControl/>
              <w:jc w:val="center"/>
              <w:textAlignment w:val="center"/>
              <w:rPr>
                <w:rFonts w:hint="eastAsia" w:ascii="宋体" w:hAnsi="宋体" w:eastAsia="宋体" w:cs="宋体"/>
                <w:color w:val="000000"/>
                <w:kern w:val="0"/>
                <w:sz w:val="21"/>
                <w:szCs w:val="21"/>
                <w:lang w:bidi="ar"/>
              </w:rPr>
            </w:pPr>
          </w:p>
        </w:tc>
        <w:tc>
          <w:tcPr>
            <w:tcW w:w="716" w:type="pct"/>
            <w:vMerge w:val="continue"/>
            <w:tcBorders/>
          </w:tcPr>
          <w:p>
            <w:pPr>
              <w:jc w:val="center"/>
              <w:rPr>
                <w:rFonts w:hint="eastAsia" w:ascii="宋体" w:hAnsi="宋体" w:eastAsia="宋体" w:cs="宋体"/>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273" w:type="pct"/>
            <w:vAlign w:val="center"/>
          </w:tcPr>
          <w:p>
            <w:pPr>
              <w:widowControl/>
              <w:jc w:val="center"/>
              <w:textAlignment w:val="center"/>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33</w:t>
            </w:r>
          </w:p>
        </w:tc>
        <w:tc>
          <w:tcPr>
            <w:tcW w:w="670" w:type="pct"/>
            <w:vAlign w:val="center"/>
          </w:tcPr>
          <w:p>
            <w:pPr>
              <w:widowControl/>
              <w:jc w:val="center"/>
              <w:textAlignment w:val="center"/>
              <w:rPr>
                <w:rFonts w:hint="eastAsia" w:ascii="宋体" w:hAnsi="宋体" w:eastAsia="宋体" w:cs="宋体"/>
                <w:bCs/>
                <w:sz w:val="21"/>
                <w:szCs w:val="21"/>
              </w:rPr>
            </w:pPr>
          </w:p>
        </w:tc>
        <w:tc>
          <w:tcPr>
            <w:tcW w:w="758" w:type="pct"/>
            <w:vAlign w:val="center"/>
          </w:tcPr>
          <w:p>
            <w:pPr>
              <w:widowControl/>
              <w:jc w:val="center"/>
              <w:textAlignment w:val="center"/>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更衣柜1</w:t>
            </w:r>
          </w:p>
        </w:tc>
        <w:tc>
          <w:tcPr>
            <w:tcW w:w="580" w:type="pct"/>
            <w:vAlign w:val="center"/>
          </w:tcPr>
          <w:p>
            <w:pPr>
              <w:widowControl/>
              <w:jc w:val="center"/>
              <w:textAlignment w:val="center"/>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35</w:t>
            </w:r>
          </w:p>
        </w:tc>
        <w:tc>
          <w:tcPr>
            <w:tcW w:w="568" w:type="pct"/>
            <w:vAlign w:val="center"/>
          </w:tcPr>
          <w:p>
            <w:pPr>
              <w:widowControl/>
              <w:jc w:val="center"/>
              <w:textAlignment w:val="center"/>
              <w:rPr>
                <w:rFonts w:hint="eastAsia" w:ascii="宋体" w:hAnsi="宋体" w:eastAsia="宋体" w:cs="宋体"/>
                <w:bCs/>
                <w:sz w:val="21"/>
                <w:szCs w:val="21"/>
              </w:rPr>
            </w:pPr>
            <w:r>
              <w:rPr>
                <w:rFonts w:hint="eastAsia" w:ascii="宋体" w:hAnsi="宋体" w:eastAsia="宋体" w:cs="宋体"/>
                <w:color w:val="000000"/>
                <w:kern w:val="0"/>
                <w:sz w:val="21"/>
                <w:szCs w:val="21"/>
                <w:lang w:bidi="ar"/>
              </w:rPr>
              <w:t>个</w:t>
            </w:r>
          </w:p>
        </w:tc>
        <w:tc>
          <w:tcPr>
            <w:tcW w:w="716" w:type="pct"/>
            <w:tcBorders/>
          </w:tcPr>
          <w:p>
            <w:pPr>
              <w:widowControl/>
              <w:jc w:val="center"/>
              <w:textAlignment w:val="center"/>
              <w:rPr>
                <w:rFonts w:hint="eastAsia" w:ascii="宋体" w:hAnsi="宋体" w:eastAsia="宋体" w:cs="宋体"/>
                <w:color w:val="000000"/>
                <w:kern w:val="0"/>
                <w:sz w:val="21"/>
                <w:szCs w:val="21"/>
                <w:lang w:bidi="ar"/>
              </w:rPr>
            </w:pPr>
          </w:p>
        </w:tc>
        <w:tc>
          <w:tcPr>
            <w:tcW w:w="716" w:type="pct"/>
            <w:tcBorders/>
          </w:tcPr>
          <w:p>
            <w:pPr>
              <w:widowControl/>
              <w:jc w:val="center"/>
              <w:textAlignment w:val="center"/>
              <w:rPr>
                <w:rFonts w:hint="eastAsia" w:ascii="宋体" w:hAnsi="宋体" w:eastAsia="宋体" w:cs="宋体"/>
                <w:color w:val="000000"/>
                <w:kern w:val="0"/>
                <w:sz w:val="21"/>
                <w:szCs w:val="21"/>
                <w:lang w:bidi="ar"/>
              </w:rPr>
            </w:pPr>
          </w:p>
        </w:tc>
        <w:tc>
          <w:tcPr>
            <w:tcW w:w="716" w:type="pct"/>
            <w:vMerge w:val="continue"/>
            <w:tcBorders/>
          </w:tcPr>
          <w:p>
            <w:pPr>
              <w:jc w:val="center"/>
              <w:rPr>
                <w:rFonts w:hint="eastAsia" w:ascii="宋体" w:hAnsi="宋体" w:eastAsia="宋体" w:cs="宋体"/>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273" w:type="pct"/>
            <w:vAlign w:val="center"/>
          </w:tcPr>
          <w:p>
            <w:pPr>
              <w:widowControl/>
              <w:jc w:val="center"/>
              <w:textAlignment w:val="center"/>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34</w:t>
            </w:r>
          </w:p>
        </w:tc>
        <w:tc>
          <w:tcPr>
            <w:tcW w:w="670" w:type="pct"/>
            <w:vAlign w:val="center"/>
          </w:tcPr>
          <w:p>
            <w:pPr>
              <w:widowControl/>
              <w:jc w:val="center"/>
              <w:textAlignment w:val="center"/>
              <w:rPr>
                <w:rFonts w:hint="eastAsia" w:ascii="宋体" w:hAnsi="宋体" w:eastAsia="宋体" w:cs="宋体"/>
                <w:bCs/>
                <w:sz w:val="21"/>
                <w:szCs w:val="21"/>
              </w:rPr>
            </w:pPr>
          </w:p>
        </w:tc>
        <w:tc>
          <w:tcPr>
            <w:tcW w:w="758" w:type="pct"/>
            <w:vAlign w:val="center"/>
          </w:tcPr>
          <w:p>
            <w:pPr>
              <w:widowControl/>
              <w:jc w:val="center"/>
              <w:textAlignment w:val="center"/>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更衣柜2</w:t>
            </w:r>
          </w:p>
        </w:tc>
        <w:tc>
          <w:tcPr>
            <w:tcW w:w="580" w:type="pct"/>
            <w:vAlign w:val="center"/>
          </w:tcPr>
          <w:p>
            <w:pPr>
              <w:widowControl/>
              <w:jc w:val="center"/>
              <w:textAlignment w:val="center"/>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2</w:t>
            </w:r>
          </w:p>
        </w:tc>
        <w:tc>
          <w:tcPr>
            <w:tcW w:w="568" w:type="pct"/>
            <w:vAlign w:val="center"/>
          </w:tcPr>
          <w:p>
            <w:pPr>
              <w:widowControl/>
              <w:jc w:val="center"/>
              <w:textAlignment w:val="center"/>
              <w:rPr>
                <w:rFonts w:hint="eastAsia" w:ascii="宋体" w:hAnsi="宋体" w:eastAsia="宋体" w:cs="宋体"/>
                <w:bCs/>
                <w:sz w:val="21"/>
                <w:szCs w:val="21"/>
              </w:rPr>
            </w:pPr>
            <w:r>
              <w:rPr>
                <w:rFonts w:hint="eastAsia" w:ascii="宋体" w:hAnsi="宋体" w:eastAsia="宋体" w:cs="宋体"/>
                <w:color w:val="000000"/>
                <w:kern w:val="0"/>
                <w:sz w:val="21"/>
                <w:szCs w:val="21"/>
                <w:lang w:bidi="ar"/>
              </w:rPr>
              <w:t>组</w:t>
            </w:r>
          </w:p>
        </w:tc>
        <w:tc>
          <w:tcPr>
            <w:tcW w:w="716" w:type="pct"/>
            <w:tcBorders/>
          </w:tcPr>
          <w:p>
            <w:pPr>
              <w:widowControl/>
              <w:jc w:val="center"/>
              <w:textAlignment w:val="center"/>
              <w:rPr>
                <w:rFonts w:hint="eastAsia" w:ascii="宋体" w:hAnsi="宋体" w:eastAsia="宋体" w:cs="宋体"/>
                <w:color w:val="000000"/>
                <w:kern w:val="0"/>
                <w:sz w:val="21"/>
                <w:szCs w:val="21"/>
                <w:lang w:bidi="ar"/>
              </w:rPr>
            </w:pPr>
          </w:p>
        </w:tc>
        <w:tc>
          <w:tcPr>
            <w:tcW w:w="716" w:type="pct"/>
            <w:tcBorders/>
          </w:tcPr>
          <w:p>
            <w:pPr>
              <w:widowControl/>
              <w:jc w:val="center"/>
              <w:textAlignment w:val="center"/>
              <w:rPr>
                <w:rFonts w:hint="eastAsia" w:ascii="宋体" w:hAnsi="宋体" w:eastAsia="宋体" w:cs="宋体"/>
                <w:color w:val="000000"/>
                <w:kern w:val="0"/>
                <w:sz w:val="21"/>
                <w:szCs w:val="21"/>
                <w:lang w:bidi="ar"/>
              </w:rPr>
            </w:pPr>
          </w:p>
        </w:tc>
        <w:tc>
          <w:tcPr>
            <w:tcW w:w="716" w:type="pct"/>
            <w:vMerge w:val="continue"/>
            <w:tcBorders/>
          </w:tcPr>
          <w:p>
            <w:pPr>
              <w:jc w:val="center"/>
              <w:rPr>
                <w:rFonts w:hint="eastAsia" w:ascii="宋体" w:hAnsi="宋体" w:eastAsia="宋体" w:cs="宋体"/>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273" w:type="pct"/>
            <w:vAlign w:val="center"/>
          </w:tcPr>
          <w:p>
            <w:pPr>
              <w:widowControl/>
              <w:jc w:val="center"/>
              <w:textAlignment w:val="center"/>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35</w:t>
            </w:r>
          </w:p>
        </w:tc>
        <w:tc>
          <w:tcPr>
            <w:tcW w:w="670" w:type="pct"/>
            <w:vAlign w:val="center"/>
          </w:tcPr>
          <w:p>
            <w:pPr>
              <w:widowControl/>
              <w:jc w:val="center"/>
              <w:textAlignment w:val="center"/>
              <w:rPr>
                <w:rFonts w:hint="eastAsia" w:ascii="宋体" w:hAnsi="宋体" w:eastAsia="宋体" w:cs="宋体"/>
                <w:bCs/>
                <w:sz w:val="21"/>
                <w:szCs w:val="21"/>
              </w:rPr>
            </w:pPr>
          </w:p>
        </w:tc>
        <w:tc>
          <w:tcPr>
            <w:tcW w:w="758" w:type="pct"/>
            <w:vAlign w:val="center"/>
          </w:tcPr>
          <w:p>
            <w:pPr>
              <w:widowControl/>
              <w:jc w:val="center"/>
              <w:textAlignment w:val="center"/>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主席桌</w:t>
            </w:r>
          </w:p>
        </w:tc>
        <w:tc>
          <w:tcPr>
            <w:tcW w:w="580" w:type="pct"/>
            <w:vAlign w:val="center"/>
          </w:tcPr>
          <w:p>
            <w:pPr>
              <w:widowControl/>
              <w:jc w:val="center"/>
              <w:textAlignment w:val="center"/>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4</w:t>
            </w:r>
          </w:p>
        </w:tc>
        <w:tc>
          <w:tcPr>
            <w:tcW w:w="568" w:type="pct"/>
            <w:vAlign w:val="center"/>
          </w:tcPr>
          <w:p>
            <w:pPr>
              <w:widowControl/>
              <w:jc w:val="center"/>
              <w:textAlignment w:val="center"/>
              <w:rPr>
                <w:rFonts w:hint="eastAsia" w:ascii="宋体" w:hAnsi="宋体" w:eastAsia="宋体" w:cs="宋体"/>
                <w:bCs/>
                <w:sz w:val="21"/>
                <w:szCs w:val="21"/>
              </w:rPr>
            </w:pPr>
            <w:r>
              <w:rPr>
                <w:rFonts w:hint="eastAsia" w:ascii="宋体" w:hAnsi="宋体" w:eastAsia="宋体" w:cs="宋体"/>
                <w:color w:val="000000"/>
                <w:kern w:val="0"/>
                <w:sz w:val="21"/>
                <w:szCs w:val="21"/>
                <w:lang w:bidi="ar"/>
              </w:rPr>
              <w:t>张</w:t>
            </w:r>
          </w:p>
        </w:tc>
        <w:tc>
          <w:tcPr>
            <w:tcW w:w="716" w:type="pct"/>
            <w:tcBorders/>
          </w:tcPr>
          <w:p>
            <w:pPr>
              <w:widowControl/>
              <w:jc w:val="center"/>
              <w:textAlignment w:val="center"/>
              <w:rPr>
                <w:rFonts w:hint="eastAsia" w:ascii="宋体" w:hAnsi="宋体" w:eastAsia="宋体" w:cs="宋体"/>
                <w:color w:val="000000"/>
                <w:kern w:val="0"/>
                <w:sz w:val="21"/>
                <w:szCs w:val="21"/>
                <w:lang w:bidi="ar"/>
              </w:rPr>
            </w:pPr>
          </w:p>
        </w:tc>
        <w:tc>
          <w:tcPr>
            <w:tcW w:w="716" w:type="pct"/>
            <w:tcBorders/>
          </w:tcPr>
          <w:p>
            <w:pPr>
              <w:widowControl/>
              <w:jc w:val="center"/>
              <w:textAlignment w:val="center"/>
              <w:rPr>
                <w:rFonts w:hint="eastAsia" w:ascii="宋体" w:hAnsi="宋体" w:eastAsia="宋体" w:cs="宋体"/>
                <w:color w:val="000000"/>
                <w:kern w:val="0"/>
                <w:sz w:val="21"/>
                <w:szCs w:val="21"/>
                <w:lang w:bidi="ar"/>
              </w:rPr>
            </w:pPr>
          </w:p>
        </w:tc>
        <w:tc>
          <w:tcPr>
            <w:tcW w:w="716" w:type="pct"/>
            <w:vMerge w:val="continue"/>
            <w:tcBorders/>
          </w:tcPr>
          <w:p>
            <w:pPr>
              <w:jc w:val="center"/>
              <w:rPr>
                <w:rFonts w:hint="eastAsia" w:ascii="宋体" w:hAnsi="宋体" w:eastAsia="宋体" w:cs="宋体"/>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273" w:type="pct"/>
            <w:vAlign w:val="center"/>
          </w:tcPr>
          <w:p>
            <w:pPr>
              <w:widowControl/>
              <w:jc w:val="center"/>
              <w:textAlignment w:val="center"/>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36</w:t>
            </w:r>
          </w:p>
        </w:tc>
        <w:tc>
          <w:tcPr>
            <w:tcW w:w="670" w:type="pct"/>
            <w:vAlign w:val="center"/>
          </w:tcPr>
          <w:p>
            <w:pPr>
              <w:widowControl/>
              <w:jc w:val="center"/>
              <w:textAlignment w:val="center"/>
              <w:rPr>
                <w:rFonts w:hint="eastAsia" w:ascii="宋体" w:hAnsi="宋体" w:eastAsia="宋体" w:cs="宋体"/>
                <w:bCs/>
                <w:sz w:val="21"/>
                <w:szCs w:val="21"/>
              </w:rPr>
            </w:pPr>
          </w:p>
        </w:tc>
        <w:tc>
          <w:tcPr>
            <w:tcW w:w="758" w:type="pct"/>
            <w:vAlign w:val="center"/>
          </w:tcPr>
          <w:p>
            <w:pPr>
              <w:widowControl/>
              <w:jc w:val="center"/>
              <w:textAlignment w:val="center"/>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主席椅</w:t>
            </w:r>
          </w:p>
        </w:tc>
        <w:tc>
          <w:tcPr>
            <w:tcW w:w="580" w:type="pct"/>
            <w:vAlign w:val="center"/>
          </w:tcPr>
          <w:p>
            <w:pPr>
              <w:widowControl/>
              <w:jc w:val="center"/>
              <w:textAlignment w:val="center"/>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8</w:t>
            </w:r>
          </w:p>
        </w:tc>
        <w:tc>
          <w:tcPr>
            <w:tcW w:w="568" w:type="pct"/>
            <w:vAlign w:val="center"/>
          </w:tcPr>
          <w:p>
            <w:pPr>
              <w:widowControl/>
              <w:jc w:val="center"/>
              <w:textAlignment w:val="center"/>
              <w:rPr>
                <w:rFonts w:hint="eastAsia" w:ascii="宋体" w:hAnsi="宋体" w:eastAsia="宋体" w:cs="宋体"/>
                <w:bCs/>
                <w:sz w:val="21"/>
                <w:szCs w:val="21"/>
              </w:rPr>
            </w:pPr>
            <w:r>
              <w:rPr>
                <w:rFonts w:hint="eastAsia" w:ascii="宋体" w:hAnsi="宋体" w:eastAsia="宋体" w:cs="宋体"/>
                <w:color w:val="000000"/>
                <w:kern w:val="0"/>
                <w:sz w:val="21"/>
                <w:szCs w:val="21"/>
                <w:lang w:bidi="ar"/>
              </w:rPr>
              <w:t>张</w:t>
            </w:r>
          </w:p>
        </w:tc>
        <w:tc>
          <w:tcPr>
            <w:tcW w:w="716" w:type="pct"/>
            <w:tcBorders/>
          </w:tcPr>
          <w:p>
            <w:pPr>
              <w:widowControl/>
              <w:jc w:val="center"/>
              <w:textAlignment w:val="center"/>
              <w:rPr>
                <w:rFonts w:hint="eastAsia" w:ascii="宋体" w:hAnsi="宋体" w:eastAsia="宋体" w:cs="宋体"/>
                <w:color w:val="000000"/>
                <w:kern w:val="0"/>
                <w:sz w:val="21"/>
                <w:szCs w:val="21"/>
                <w:lang w:bidi="ar"/>
              </w:rPr>
            </w:pPr>
          </w:p>
        </w:tc>
        <w:tc>
          <w:tcPr>
            <w:tcW w:w="716" w:type="pct"/>
            <w:tcBorders/>
          </w:tcPr>
          <w:p>
            <w:pPr>
              <w:widowControl/>
              <w:jc w:val="center"/>
              <w:textAlignment w:val="center"/>
              <w:rPr>
                <w:rFonts w:hint="eastAsia" w:ascii="宋体" w:hAnsi="宋体" w:eastAsia="宋体" w:cs="宋体"/>
                <w:color w:val="000000"/>
                <w:kern w:val="0"/>
                <w:sz w:val="21"/>
                <w:szCs w:val="21"/>
                <w:lang w:bidi="ar"/>
              </w:rPr>
            </w:pPr>
          </w:p>
        </w:tc>
        <w:tc>
          <w:tcPr>
            <w:tcW w:w="716" w:type="pct"/>
            <w:vMerge w:val="continue"/>
            <w:tcBorders/>
          </w:tcPr>
          <w:p>
            <w:pPr>
              <w:jc w:val="center"/>
              <w:rPr>
                <w:rFonts w:hint="eastAsia" w:ascii="宋体" w:hAnsi="宋体" w:eastAsia="宋体" w:cs="宋体"/>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273" w:type="pct"/>
            <w:vAlign w:val="center"/>
          </w:tcPr>
          <w:p>
            <w:pPr>
              <w:widowControl/>
              <w:jc w:val="center"/>
              <w:textAlignment w:val="center"/>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37</w:t>
            </w:r>
          </w:p>
        </w:tc>
        <w:tc>
          <w:tcPr>
            <w:tcW w:w="670" w:type="pct"/>
            <w:vAlign w:val="center"/>
          </w:tcPr>
          <w:p>
            <w:pPr>
              <w:widowControl/>
              <w:jc w:val="center"/>
              <w:textAlignment w:val="center"/>
              <w:rPr>
                <w:rFonts w:hint="eastAsia" w:ascii="宋体" w:hAnsi="宋体" w:eastAsia="宋体" w:cs="宋体"/>
                <w:bCs/>
                <w:sz w:val="21"/>
                <w:szCs w:val="21"/>
              </w:rPr>
            </w:pPr>
          </w:p>
        </w:tc>
        <w:tc>
          <w:tcPr>
            <w:tcW w:w="758" w:type="pct"/>
            <w:vAlign w:val="center"/>
          </w:tcPr>
          <w:p>
            <w:pPr>
              <w:widowControl/>
              <w:jc w:val="center"/>
              <w:textAlignment w:val="center"/>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演讲台</w:t>
            </w:r>
          </w:p>
        </w:tc>
        <w:tc>
          <w:tcPr>
            <w:tcW w:w="580" w:type="pct"/>
            <w:vAlign w:val="center"/>
          </w:tcPr>
          <w:p>
            <w:pPr>
              <w:widowControl/>
              <w:jc w:val="center"/>
              <w:textAlignment w:val="center"/>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1</w:t>
            </w:r>
          </w:p>
        </w:tc>
        <w:tc>
          <w:tcPr>
            <w:tcW w:w="568" w:type="pct"/>
            <w:vAlign w:val="center"/>
          </w:tcPr>
          <w:p>
            <w:pPr>
              <w:widowControl/>
              <w:jc w:val="center"/>
              <w:textAlignment w:val="center"/>
              <w:rPr>
                <w:rFonts w:hint="eastAsia" w:ascii="宋体" w:hAnsi="宋体" w:eastAsia="宋体" w:cs="宋体"/>
                <w:bCs/>
                <w:sz w:val="21"/>
                <w:szCs w:val="21"/>
              </w:rPr>
            </w:pPr>
            <w:r>
              <w:rPr>
                <w:rFonts w:hint="eastAsia" w:ascii="宋体" w:hAnsi="宋体" w:eastAsia="宋体" w:cs="宋体"/>
                <w:color w:val="000000"/>
                <w:kern w:val="0"/>
                <w:sz w:val="21"/>
                <w:szCs w:val="21"/>
                <w:lang w:bidi="ar"/>
              </w:rPr>
              <w:t>张</w:t>
            </w:r>
          </w:p>
        </w:tc>
        <w:tc>
          <w:tcPr>
            <w:tcW w:w="716" w:type="pct"/>
            <w:tcBorders/>
          </w:tcPr>
          <w:p>
            <w:pPr>
              <w:widowControl/>
              <w:jc w:val="center"/>
              <w:textAlignment w:val="center"/>
              <w:rPr>
                <w:rFonts w:hint="eastAsia" w:ascii="宋体" w:hAnsi="宋体" w:eastAsia="宋体" w:cs="宋体"/>
                <w:color w:val="000000"/>
                <w:kern w:val="0"/>
                <w:sz w:val="21"/>
                <w:szCs w:val="21"/>
                <w:lang w:bidi="ar"/>
              </w:rPr>
            </w:pPr>
          </w:p>
        </w:tc>
        <w:tc>
          <w:tcPr>
            <w:tcW w:w="716" w:type="pct"/>
            <w:tcBorders/>
          </w:tcPr>
          <w:p>
            <w:pPr>
              <w:widowControl/>
              <w:jc w:val="center"/>
              <w:textAlignment w:val="center"/>
              <w:rPr>
                <w:rFonts w:hint="eastAsia" w:ascii="宋体" w:hAnsi="宋体" w:eastAsia="宋体" w:cs="宋体"/>
                <w:color w:val="000000"/>
                <w:kern w:val="0"/>
                <w:sz w:val="21"/>
                <w:szCs w:val="21"/>
                <w:lang w:bidi="ar"/>
              </w:rPr>
            </w:pPr>
          </w:p>
        </w:tc>
        <w:tc>
          <w:tcPr>
            <w:tcW w:w="716" w:type="pct"/>
            <w:vMerge w:val="continue"/>
            <w:tcBorders/>
          </w:tcPr>
          <w:p>
            <w:pPr>
              <w:jc w:val="center"/>
              <w:rPr>
                <w:rFonts w:hint="eastAsia" w:ascii="宋体" w:hAnsi="宋体" w:eastAsia="宋体" w:cs="宋体"/>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273" w:type="pct"/>
            <w:vAlign w:val="center"/>
          </w:tcPr>
          <w:p>
            <w:pPr>
              <w:widowControl/>
              <w:jc w:val="center"/>
              <w:textAlignment w:val="center"/>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38</w:t>
            </w:r>
          </w:p>
        </w:tc>
        <w:tc>
          <w:tcPr>
            <w:tcW w:w="670" w:type="pct"/>
            <w:vAlign w:val="center"/>
          </w:tcPr>
          <w:p>
            <w:pPr>
              <w:widowControl/>
              <w:jc w:val="center"/>
              <w:textAlignment w:val="center"/>
              <w:rPr>
                <w:rFonts w:hint="eastAsia" w:ascii="宋体" w:hAnsi="宋体" w:eastAsia="宋体" w:cs="宋体"/>
                <w:bCs/>
                <w:sz w:val="21"/>
                <w:szCs w:val="21"/>
              </w:rPr>
            </w:pPr>
          </w:p>
        </w:tc>
        <w:tc>
          <w:tcPr>
            <w:tcW w:w="758" w:type="pct"/>
            <w:vAlign w:val="center"/>
          </w:tcPr>
          <w:p>
            <w:pPr>
              <w:widowControl/>
              <w:jc w:val="center"/>
              <w:textAlignment w:val="center"/>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沙发3</w:t>
            </w:r>
          </w:p>
        </w:tc>
        <w:tc>
          <w:tcPr>
            <w:tcW w:w="580" w:type="pct"/>
            <w:vAlign w:val="center"/>
          </w:tcPr>
          <w:p>
            <w:pPr>
              <w:widowControl/>
              <w:jc w:val="center"/>
              <w:textAlignment w:val="center"/>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3</w:t>
            </w:r>
          </w:p>
        </w:tc>
        <w:tc>
          <w:tcPr>
            <w:tcW w:w="568" w:type="pct"/>
            <w:vAlign w:val="center"/>
          </w:tcPr>
          <w:p>
            <w:pPr>
              <w:widowControl/>
              <w:jc w:val="center"/>
              <w:textAlignment w:val="center"/>
              <w:rPr>
                <w:rFonts w:hint="eastAsia" w:ascii="宋体" w:hAnsi="宋体" w:eastAsia="宋体" w:cs="宋体"/>
                <w:bCs/>
                <w:sz w:val="21"/>
                <w:szCs w:val="21"/>
              </w:rPr>
            </w:pPr>
            <w:r>
              <w:rPr>
                <w:rFonts w:hint="eastAsia" w:ascii="宋体" w:hAnsi="宋体" w:eastAsia="宋体" w:cs="宋体"/>
                <w:color w:val="000000"/>
                <w:kern w:val="0"/>
                <w:sz w:val="21"/>
                <w:szCs w:val="21"/>
                <w:lang w:bidi="ar"/>
              </w:rPr>
              <w:t>张</w:t>
            </w:r>
          </w:p>
        </w:tc>
        <w:tc>
          <w:tcPr>
            <w:tcW w:w="716" w:type="pct"/>
            <w:tcBorders/>
          </w:tcPr>
          <w:p>
            <w:pPr>
              <w:widowControl/>
              <w:jc w:val="center"/>
              <w:textAlignment w:val="center"/>
              <w:rPr>
                <w:rFonts w:hint="eastAsia" w:ascii="宋体" w:hAnsi="宋体" w:eastAsia="宋体" w:cs="宋体"/>
                <w:color w:val="000000"/>
                <w:kern w:val="0"/>
                <w:sz w:val="21"/>
                <w:szCs w:val="21"/>
                <w:lang w:bidi="ar"/>
              </w:rPr>
            </w:pPr>
          </w:p>
        </w:tc>
        <w:tc>
          <w:tcPr>
            <w:tcW w:w="716" w:type="pct"/>
            <w:tcBorders/>
          </w:tcPr>
          <w:p>
            <w:pPr>
              <w:widowControl/>
              <w:jc w:val="center"/>
              <w:textAlignment w:val="center"/>
              <w:rPr>
                <w:rFonts w:hint="eastAsia" w:ascii="宋体" w:hAnsi="宋体" w:eastAsia="宋体" w:cs="宋体"/>
                <w:color w:val="000000"/>
                <w:kern w:val="0"/>
                <w:sz w:val="21"/>
                <w:szCs w:val="21"/>
                <w:lang w:bidi="ar"/>
              </w:rPr>
            </w:pPr>
          </w:p>
        </w:tc>
        <w:tc>
          <w:tcPr>
            <w:tcW w:w="716" w:type="pct"/>
            <w:vMerge w:val="continue"/>
            <w:tcBorders/>
          </w:tcPr>
          <w:p>
            <w:pPr>
              <w:jc w:val="center"/>
              <w:rPr>
                <w:rFonts w:hint="eastAsia" w:ascii="宋体" w:hAnsi="宋体" w:eastAsia="宋体" w:cs="宋体"/>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273" w:type="pct"/>
            <w:vAlign w:val="center"/>
          </w:tcPr>
          <w:p>
            <w:pPr>
              <w:widowControl/>
              <w:jc w:val="center"/>
              <w:textAlignment w:val="center"/>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39</w:t>
            </w:r>
          </w:p>
        </w:tc>
        <w:tc>
          <w:tcPr>
            <w:tcW w:w="670" w:type="pct"/>
            <w:vAlign w:val="center"/>
          </w:tcPr>
          <w:p>
            <w:pPr>
              <w:widowControl/>
              <w:jc w:val="center"/>
              <w:textAlignment w:val="center"/>
              <w:rPr>
                <w:rFonts w:hint="eastAsia" w:ascii="宋体" w:hAnsi="宋体" w:eastAsia="宋体" w:cs="宋体"/>
                <w:bCs/>
                <w:sz w:val="21"/>
                <w:szCs w:val="21"/>
              </w:rPr>
            </w:pPr>
          </w:p>
        </w:tc>
        <w:tc>
          <w:tcPr>
            <w:tcW w:w="758" w:type="pct"/>
            <w:vAlign w:val="center"/>
          </w:tcPr>
          <w:p>
            <w:pPr>
              <w:widowControl/>
              <w:jc w:val="center"/>
              <w:textAlignment w:val="center"/>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化妆台</w:t>
            </w:r>
          </w:p>
        </w:tc>
        <w:tc>
          <w:tcPr>
            <w:tcW w:w="580" w:type="pct"/>
            <w:vAlign w:val="center"/>
          </w:tcPr>
          <w:p>
            <w:pPr>
              <w:widowControl/>
              <w:jc w:val="center"/>
              <w:textAlignment w:val="center"/>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10</w:t>
            </w:r>
          </w:p>
        </w:tc>
        <w:tc>
          <w:tcPr>
            <w:tcW w:w="568" w:type="pct"/>
            <w:vAlign w:val="center"/>
          </w:tcPr>
          <w:p>
            <w:pPr>
              <w:widowControl/>
              <w:jc w:val="center"/>
              <w:textAlignment w:val="center"/>
              <w:rPr>
                <w:rFonts w:hint="eastAsia" w:ascii="宋体" w:hAnsi="宋体" w:eastAsia="宋体" w:cs="宋体"/>
                <w:bCs/>
                <w:sz w:val="21"/>
                <w:szCs w:val="21"/>
              </w:rPr>
            </w:pPr>
            <w:r>
              <w:rPr>
                <w:rFonts w:hint="eastAsia" w:ascii="宋体" w:hAnsi="宋体" w:eastAsia="宋体" w:cs="宋体"/>
                <w:color w:val="000000"/>
                <w:kern w:val="0"/>
                <w:sz w:val="21"/>
                <w:szCs w:val="21"/>
                <w:lang w:bidi="ar"/>
              </w:rPr>
              <w:t>张</w:t>
            </w:r>
          </w:p>
        </w:tc>
        <w:tc>
          <w:tcPr>
            <w:tcW w:w="716" w:type="pct"/>
            <w:tcBorders/>
          </w:tcPr>
          <w:p>
            <w:pPr>
              <w:widowControl/>
              <w:jc w:val="center"/>
              <w:textAlignment w:val="center"/>
              <w:rPr>
                <w:rFonts w:hint="eastAsia" w:ascii="宋体" w:hAnsi="宋体" w:eastAsia="宋体" w:cs="宋体"/>
                <w:color w:val="000000"/>
                <w:kern w:val="0"/>
                <w:sz w:val="21"/>
                <w:szCs w:val="21"/>
                <w:lang w:bidi="ar"/>
              </w:rPr>
            </w:pPr>
          </w:p>
        </w:tc>
        <w:tc>
          <w:tcPr>
            <w:tcW w:w="716" w:type="pct"/>
            <w:tcBorders/>
          </w:tcPr>
          <w:p>
            <w:pPr>
              <w:widowControl/>
              <w:jc w:val="center"/>
              <w:textAlignment w:val="center"/>
              <w:rPr>
                <w:rFonts w:hint="eastAsia" w:ascii="宋体" w:hAnsi="宋体" w:eastAsia="宋体" w:cs="宋体"/>
                <w:color w:val="000000"/>
                <w:kern w:val="0"/>
                <w:sz w:val="21"/>
                <w:szCs w:val="21"/>
                <w:lang w:bidi="ar"/>
              </w:rPr>
            </w:pPr>
          </w:p>
        </w:tc>
        <w:tc>
          <w:tcPr>
            <w:tcW w:w="716" w:type="pct"/>
            <w:vMerge w:val="continue"/>
            <w:tcBorders/>
          </w:tcPr>
          <w:p>
            <w:pPr>
              <w:jc w:val="center"/>
              <w:rPr>
                <w:rFonts w:hint="eastAsia" w:ascii="宋体" w:hAnsi="宋体" w:eastAsia="宋体" w:cs="宋体"/>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273" w:type="pct"/>
            <w:vAlign w:val="center"/>
          </w:tcPr>
          <w:p>
            <w:pPr>
              <w:widowControl/>
              <w:jc w:val="center"/>
              <w:textAlignment w:val="center"/>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40</w:t>
            </w:r>
          </w:p>
        </w:tc>
        <w:tc>
          <w:tcPr>
            <w:tcW w:w="670" w:type="pct"/>
            <w:vAlign w:val="center"/>
          </w:tcPr>
          <w:p>
            <w:pPr>
              <w:widowControl/>
              <w:jc w:val="center"/>
              <w:textAlignment w:val="center"/>
              <w:rPr>
                <w:rFonts w:hint="eastAsia" w:ascii="宋体" w:hAnsi="宋体" w:eastAsia="宋体" w:cs="宋体"/>
                <w:bCs/>
                <w:sz w:val="21"/>
                <w:szCs w:val="21"/>
              </w:rPr>
            </w:pPr>
          </w:p>
        </w:tc>
        <w:tc>
          <w:tcPr>
            <w:tcW w:w="758" w:type="pct"/>
            <w:vAlign w:val="center"/>
          </w:tcPr>
          <w:p>
            <w:pPr>
              <w:widowControl/>
              <w:jc w:val="center"/>
              <w:textAlignment w:val="center"/>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化妆椅</w:t>
            </w:r>
          </w:p>
        </w:tc>
        <w:tc>
          <w:tcPr>
            <w:tcW w:w="580" w:type="pct"/>
            <w:vAlign w:val="center"/>
          </w:tcPr>
          <w:p>
            <w:pPr>
              <w:widowControl/>
              <w:jc w:val="center"/>
              <w:textAlignment w:val="center"/>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10</w:t>
            </w:r>
          </w:p>
        </w:tc>
        <w:tc>
          <w:tcPr>
            <w:tcW w:w="568" w:type="pct"/>
            <w:vAlign w:val="center"/>
          </w:tcPr>
          <w:p>
            <w:pPr>
              <w:widowControl/>
              <w:jc w:val="center"/>
              <w:textAlignment w:val="center"/>
              <w:rPr>
                <w:rFonts w:hint="eastAsia" w:ascii="宋体" w:hAnsi="宋体" w:eastAsia="宋体" w:cs="宋体"/>
                <w:bCs/>
                <w:sz w:val="21"/>
                <w:szCs w:val="21"/>
              </w:rPr>
            </w:pPr>
            <w:r>
              <w:rPr>
                <w:rFonts w:hint="eastAsia" w:ascii="宋体" w:hAnsi="宋体" w:eastAsia="宋体" w:cs="宋体"/>
                <w:color w:val="000000"/>
                <w:kern w:val="0"/>
                <w:sz w:val="21"/>
                <w:szCs w:val="21"/>
                <w:lang w:bidi="ar"/>
              </w:rPr>
              <w:t>张</w:t>
            </w:r>
          </w:p>
        </w:tc>
        <w:tc>
          <w:tcPr>
            <w:tcW w:w="716" w:type="pct"/>
            <w:tcBorders/>
          </w:tcPr>
          <w:p>
            <w:pPr>
              <w:widowControl/>
              <w:jc w:val="center"/>
              <w:textAlignment w:val="center"/>
              <w:rPr>
                <w:rFonts w:hint="eastAsia" w:ascii="宋体" w:hAnsi="宋体" w:eastAsia="宋体" w:cs="宋体"/>
                <w:color w:val="000000"/>
                <w:kern w:val="0"/>
                <w:sz w:val="21"/>
                <w:szCs w:val="21"/>
                <w:lang w:bidi="ar"/>
              </w:rPr>
            </w:pPr>
          </w:p>
        </w:tc>
        <w:tc>
          <w:tcPr>
            <w:tcW w:w="716" w:type="pct"/>
            <w:tcBorders/>
          </w:tcPr>
          <w:p>
            <w:pPr>
              <w:widowControl/>
              <w:jc w:val="center"/>
              <w:textAlignment w:val="center"/>
              <w:rPr>
                <w:rFonts w:hint="eastAsia" w:ascii="宋体" w:hAnsi="宋体" w:eastAsia="宋体" w:cs="宋体"/>
                <w:color w:val="000000"/>
                <w:kern w:val="0"/>
                <w:sz w:val="21"/>
                <w:szCs w:val="21"/>
                <w:lang w:bidi="ar"/>
              </w:rPr>
            </w:pPr>
          </w:p>
        </w:tc>
        <w:tc>
          <w:tcPr>
            <w:tcW w:w="716" w:type="pct"/>
            <w:vMerge w:val="continue"/>
            <w:tcBorders/>
          </w:tcPr>
          <w:p>
            <w:pPr>
              <w:jc w:val="center"/>
              <w:rPr>
                <w:rFonts w:hint="eastAsia" w:ascii="宋体" w:hAnsi="宋体" w:eastAsia="宋体" w:cs="宋体"/>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273" w:type="pct"/>
            <w:vAlign w:val="center"/>
          </w:tcPr>
          <w:p>
            <w:pPr>
              <w:widowControl/>
              <w:jc w:val="center"/>
              <w:textAlignment w:val="center"/>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41</w:t>
            </w:r>
          </w:p>
        </w:tc>
        <w:tc>
          <w:tcPr>
            <w:tcW w:w="670" w:type="pct"/>
            <w:vAlign w:val="center"/>
          </w:tcPr>
          <w:p>
            <w:pPr>
              <w:widowControl/>
              <w:jc w:val="center"/>
              <w:textAlignment w:val="center"/>
              <w:rPr>
                <w:rFonts w:hint="eastAsia" w:ascii="宋体" w:hAnsi="宋体" w:eastAsia="宋体" w:cs="宋体"/>
                <w:bCs/>
                <w:sz w:val="21"/>
                <w:szCs w:val="21"/>
              </w:rPr>
            </w:pPr>
          </w:p>
        </w:tc>
        <w:tc>
          <w:tcPr>
            <w:tcW w:w="758" w:type="pct"/>
            <w:vAlign w:val="center"/>
          </w:tcPr>
          <w:p>
            <w:pPr>
              <w:widowControl/>
              <w:jc w:val="center"/>
              <w:textAlignment w:val="center"/>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长椅</w:t>
            </w:r>
          </w:p>
        </w:tc>
        <w:tc>
          <w:tcPr>
            <w:tcW w:w="580" w:type="pct"/>
            <w:vAlign w:val="center"/>
          </w:tcPr>
          <w:p>
            <w:pPr>
              <w:widowControl/>
              <w:jc w:val="center"/>
              <w:textAlignment w:val="center"/>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7</w:t>
            </w:r>
          </w:p>
        </w:tc>
        <w:tc>
          <w:tcPr>
            <w:tcW w:w="568" w:type="pct"/>
            <w:vAlign w:val="center"/>
          </w:tcPr>
          <w:p>
            <w:pPr>
              <w:widowControl/>
              <w:jc w:val="center"/>
              <w:textAlignment w:val="center"/>
              <w:rPr>
                <w:rFonts w:hint="eastAsia" w:ascii="宋体" w:hAnsi="宋体" w:eastAsia="宋体" w:cs="宋体"/>
                <w:bCs/>
                <w:sz w:val="21"/>
                <w:szCs w:val="21"/>
              </w:rPr>
            </w:pPr>
            <w:r>
              <w:rPr>
                <w:rFonts w:hint="eastAsia" w:ascii="宋体" w:hAnsi="宋体" w:eastAsia="宋体" w:cs="宋体"/>
                <w:color w:val="000000"/>
                <w:kern w:val="0"/>
                <w:sz w:val="21"/>
                <w:szCs w:val="21"/>
                <w:lang w:bidi="ar"/>
              </w:rPr>
              <w:t>张</w:t>
            </w:r>
          </w:p>
        </w:tc>
        <w:tc>
          <w:tcPr>
            <w:tcW w:w="716" w:type="pct"/>
            <w:tcBorders/>
          </w:tcPr>
          <w:p>
            <w:pPr>
              <w:widowControl/>
              <w:jc w:val="center"/>
              <w:textAlignment w:val="center"/>
              <w:rPr>
                <w:rFonts w:hint="eastAsia" w:ascii="宋体" w:hAnsi="宋体" w:eastAsia="宋体" w:cs="宋体"/>
                <w:color w:val="000000"/>
                <w:kern w:val="0"/>
                <w:sz w:val="21"/>
                <w:szCs w:val="21"/>
                <w:lang w:bidi="ar"/>
              </w:rPr>
            </w:pPr>
          </w:p>
        </w:tc>
        <w:tc>
          <w:tcPr>
            <w:tcW w:w="716" w:type="pct"/>
            <w:tcBorders/>
          </w:tcPr>
          <w:p>
            <w:pPr>
              <w:widowControl/>
              <w:jc w:val="center"/>
              <w:textAlignment w:val="center"/>
              <w:rPr>
                <w:rFonts w:hint="eastAsia" w:ascii="宋体" w:hAnsi="宋体" w:eastAsia="宋体" w:cs="宋体"/>
                <w:color w:val="000000"/>
                <w:kern w:val="0"/>
                <w:sz w:val="21"/>
                <w:szCs w:val="21"/>
                <w:lang w:bidi="ar"/>
              </w:rPr>
            </w:pPr>
          </w:p>
        </w:tc>
        <w:tc>
          <w:tcPr>
            <w:tcW w:w="716" w:type="pct"/>
            <w:vMerge w:val="continue"/>
            <w:tcBorders/>
          </w:tcPr>
          <w:p>
            <w:pPr>
              <w:jc w:val="center"/>
              <w:rPr>
                <w:rFonts w:hint="eastAsia" w:ascii="宋体" w:hAnsi="宋体" w:eastAsia="宋体" w:cs="宋体"/>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273" w:type="pct"/>
            <w:vAlign w:val="center"/>
          </w:tcPr>
          <w:p>
            <w:pPr>
              <w:widowControl/>
              <w:jc w:val="center"/>
              <w:textAlignment w:val="center"/>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42</w:t>
            </w:r>
          </w:p>
        </w:tc>
        <w:tc>
          <w:tcPr>
            <w:tcW w:w="670" w:type="pct"/>
            <w:vAlign w:val="center"/>
          </w:tcPr>
          <w:p>
            <w:pPr>
              <w:widowControl/>
              <w:jc w:val="center"/>
              <w:textAlignment w:val="center"/>
              <w:rPr>
                <w:rFonts w:hint="eastAsia" w:ascii="宋体" w:hAnsi="宋体" w:eastAsia="宋体" w:cs="宋体"/>
                <w:bCs/>
                <w:sz w:val="21"/>
                <w:szCs w:val="21"/>
              </w:rPr>
            </w:pPr>
          </w:p>
        </w:tc>
        <w:tc>
          <w:tcPr>
            <w:tcW w:w="758" w:type="pct"/>
            <w:vAlign w:val="center"/>
          </w:tcPr>
          <w:p>
            <w:pPr>
              <w:widowControl/>
              <w:jc w:val="center"/>
              <w:textAlignment w:val="center"/>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圆椅</w:t>
            </w:r>
          </w:p>
        </w:tc>
        <w:tc>
          <w:tcPr>
            <w:tcW w:w="580" w:type="pct"/>
            <w:vAlign w:val="center"/>
          </w:tcPr>
          <w:p>
            <w:pPr>
              <w:widowControl/>
              <w:jc w:val="center"/>
              <w:textAlignment w:val="center"/>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10</w:t>
            </w:r>
          </w:p>
        </w:tc>
        <w:tc>
          <w:tcPr>
            <w:tcW w:w="568" w:type="pct"/>
            <w:vAlign w:val="center"/>
          </w:tcPr>
          <w:p>
            <w:pPr>
              <w:widowControl/>
              <w:jc w:val="center"/>
              <w:textAlignment w:val="center"/>
              <w:rPr>
                <w:rFonts w:hint="eastAsia" w:ascii="宋体" w:hAnsi="宋体" w:eastAsia="宋体" w:cs="宋体"/>
                <w:bCs/>
                <w:sz w:val="21"/>
                <w:szCs w:val="21"/>
              </w:rPr>
            </w:pPr>
            <w:r>
              <w:rPr>
                <w:rFonts w:hint="eastAsia" w:ascii="宋体" w:hAnsi="宋体" w:eastAsia="宋体" w:cs="宋体"/>
                <w:color w:val="000000"/>
                <w:kern w:val="0"/>
                <w:sz w:val="21"/>
                <w:szCs w:val="21"/>
                <w:lang w:bidi="ar"/>
              </w:rPr>
              <w:t>张</w:t>
            </w:r>
          </w:p>
        </w:tc>
        <w:tc>
          <w:tcPr>
            <w:tcW w:w="716" w:type="pct"/>
            <w:tcBorders/>
          </w:tcPr>
          <w:p>
            <w:pPr>
              <w:widowControl/>
              <w:jc w:val="center"/>
              <w:textAlignment w:val="center"/>
              <w:rPr>
                <w:rFonts w:hint="eastAsia" w:ascii="宋体" w:hAnsi="宋体" w:eastAsia="宋体" w:cs="宋体"/>
                <w:color w:val="000000"/>
                <w:kern w:val="0"/>
                <w:sz w:val="21"/>
                <w:szCs w:val="21"/>
                <w:lang w:bidi="ar"/>
              </w:rPr>
            </w:pPr>
          </w:p>
        </w:tc>
        <w:tc>
          <w:tcPr>
            <w:tcW w:w="716" w:type="pct"/>
            <w:tcBorders/>
          </w:tcPr>
          <w:p>
            <w:pPr>
              <w:widowControl/>
              <w:jc w:val="center"/>
              <w:textAlignment w:val="center"/>
              <w:rPr>
                <w:rFonts w:hint="eastAsia" w:ascii="宋体" w:hAnsi="宋体" w:eastAsia="宋体" w:cs="宋体"/>
                <w:color w:val="000000"/>
                <w:kern w:val="0"/>
                <w:sz w:val="21"/>
                <w:szCs w:val="21"/>
                <w:lang w:bidi="ar"/>
              </w:rPr>
            </w:pPr>
          </w:p>
        </w:tc>
        <w:tc>
          <w:tcPr>
            <w:tcW w:w="716" w:type="pct"/>
            <w:vMerge w:val="continue"/>
            <w:tcBorders/>
          </w:tcPr>
          <w:p>
            <w:pPr>
              <w:jc w:val="center"/>
              <w:rPr>
                <w:rFonts w:hint="eastAsia" w:ascii="宋体" w:hAnsi="宋体" w:eastAsia="宋体" w:cs="宋体"/>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273" w:type="pct"/>
            <w:vAlign w:val="center"/>
          </w:tcPr>
          <w:p>
            <w:pPr>
              <w:widowControl/>
              <w:jc w:val="center"/>
              <w:textAlignment w:val="center"/>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43</w:t>
            </w:r>
          </w:p>
        </w:tc>
        <w:tc>
          <w:tcPr>
            <w:tcW w:w="670" w:type="pct"/>
            <w:vAlign w:val="center"/>
          </w:tcPr>
          <w:p>
            <w:pPr>
              <w:widowControl/>
              <w:jc w:val="center"/>
              <w:textAlignment w:val="center"/>
              <w:rPr>
                <w:rFonts w:hint="eastAsia" w:ascii="宋体" w:hAnsi="宋体" w:eastAsia="宋体" w:cs="宋体"/>
                <w:bCs/>
                <w:sz w:val="21"/>
                <w:szCs w:val="21"/>
              </w:rPr>
            </w:pPr>
          </w:p>
        </w:tc>
        <w:tc>
          <w:tcPr>
            <w:tcW w:w="758" w:type="pct"/>
            <w:vAlign w:val="center"/>
          </w:tcPr>
          <w:p>
            <w:pPr>
              <w:widowControl/>
              <w:jc w:val="center"/>
              <w:textAlignment w:val="center"/>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储物柜</w:t>
            </w:r>
          </w:p>
        </w:tc>
        <w:tc>
          <w:tcPr>
            <w:tcW w:w="580" w:type="pct"/>
            <w:vAlign w:val="center"/>
          </w:tcPr>
          <w:p>
            <w:pPr>
              <w:widowControl/>
              <w:jc w:val="center"/>
              <w:textAlignment w:val="center"/>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6</w:t>
            </w:r>
          </w:p>
        </w:tc>
        <w:tc>
          <w:tcPr>
            <w:tcW w:w="568" w:type="pct"/>
            <w:vAlign w:val="center"/>
          </w:tcPr>
          <w:p>
            <w:pPr>
              <w:widowControl/>
              <w:jc w:val="center"/>
              <w:textAlignment w:val="center"/>
              <w:rPr>
                <w:rFonts w:hint="eastAsia" w:ascii="宋体" w:hAnsi="宋体" w:eastAsia="宋体" w:cs="宋体"/>
                <w:bCs/>
                <w:sz w:val="21"/>
                <w:szCs w:val="21"/>
              </w:rPr>
            </w:pPr>
            <w:r>
              <w:rPr>
                <w:rFonts w:hint="eastAsia" w:ascii="宋体" w:hAnsi="宋体" w:eastAsia="宋体" w:cs="宋体"/>
                <w:color w:val="000000"/>
                <w:kern w:val="0"/>
                <w:sz w:val="21"/>
                <w:szCs w:val="21"/>
                <w:lang w:bidi="ar"/>
              </w:rPr>
              <w:t>组</w:t>
            </w:r>
          </w:p>
        </w:tc>
        <w:tc>
          <w:tcPr>
            <w:tcW w:w="716" w:type="pct"/>
            <w:tcBorders/>
          </w:tcPr>
          <w:p>
            <w:pPr>
              <w:widowControl/>
              <w:jc w:val="center"/>
              <w:textAlignment w:val="center"/>
              <w:rPr>
                <w:rFonts w:hint="eastAsia" w:ascii="宋体" w:hAnsi="宋体" w:eastAsia="宋体" w:cs="宋体"/>
                <w:color w:val="000000"/>
                <w:kern w:val="0"/>
                <w:sz w:val="21"/>
                <w:szCs w:val="21"/>
                <w:lang w:bidi="ar"/>
              </w:rPr>
            </w:pPr>
          </w:p>
        </w:tc>
        <w:tc>
          <w:tcPr>
            <w:tcW w:w="716" w:type="pct"/>
            <w:tcBorders/>
          </w:tcPr>
          <w:p>
            <w:pPr>
              <w:widowControl/>
              <w:jc w:val="center"/>
              <w:textAlignment w:val="center"/>
              <w:rPr>
                <w:rFonts w:hint="eastAsia" w:ascii="宋体" w:hAnsi="宋体" w:eastAsia="宋体" w:cs="宋体"/>
                <w:color w:val="000000"/>
                <w:kern w:val="0"/>
                <w:sz w:val="21"/>
                <w:szCs w:val="21"/>
                <w:lang w:bidi="ar"/>
              </w:rPr>
            </w:pPr>
          </w:p>
        </w:tc>
        <w:tc>
          <w:tcPr>
            <w:tcW w:w="716" w:type="pct"/>
            <w:vMerge w:val="continue"/>
            <w:tcBorders/>
          </w:tcPr>
          <w:p>
            <w:pPr>
              <w:jc w:val="center"/>
              <w:rPr>
                <w:rFonts w:hint="eastAsia" w:ascii="宋体" w:hAnsi="宋体" w:eastAsia="宋体" w:cs="宋体"/>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273" w:type="pct"/>
            <w:vAlign w:val="center"/>
          </w:tcPr>
          <w:p>
            <w:pPr>
              <w:widowControl/>
              <w:jc w:val="center"/>
              <w:textAlignment w:val="center"/>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44</w:t>
            </w:r>
          </w:p>
        </w:tc>
        <w:tc>
          <w:tcPr>
            <w:tcW w:w="670" w:type="pct"/>
            <w:vAlign w:val="center"/>
          </w:tcPr>
          <w:p>
            <w:pPr>
              <w:widowControl/>
              <w:jc w:val="center"/>
              <w:textAlignment w:val="center"/>
              <w:rPr>
                <w:rFonts w:hint="eastAsia" w:ascii="宋体" w:hAnsi="宋体" w:eastAsia="宋体" w:cs="宋体"/>
                <w:bCs/>
                <w:sz w:val="21"/>
                <w:szCs w:val="21"/>
              </w:rPr>
            </w:pPr>
          </w:p>
        </w:tc>
        <w:tc>
          <w:tcPr>
            <w:tcW w:w="758" w:type="pct"/>
            <w:vAlign w:val="center"/>
          </w:tcPr>
          <w:p>
            <w:pPr>
              <w:widowControl/>
              <w:jc w:val="center"/>
              <w:textAlignment w:val="center"/>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更衣柜3</w:t>
            </w:r>
          </w:p>
        </w:tc>
        <w:tc>
          <w:tcPr>
            <w:tcW w:w="580" w:type="pct"/>
            <w:vAlign w:val="center"/>
          </w:tcPr>
          <w:p>
            <w:pPr>
              <w:widowControl/>
              <w:jc w:val="center"/>
              <w:textAlignment w:val="center"/>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7</w:t>
            </w:r>
          </w:p>
        </w:tc>
        <w:tc>
          <w:tcPr>
            <w:tcW w:w="568" w:type="pct"/>
            <w:vAlign w:val="center"/>
          </w:tcPr>
          <w:p>
            <w:pPr>
              <w:widowControl/>
              <w:jc w:val="center"/>
              <w:textAlignment w:val="center"/>
              <w:rPr>
                <w:rFonts w:hint="eastAsia" w:ascii="宋体" w:hAnsi="宋体" w:eastAsia="宋体" w:cs="宋体"/>
                <w:bCs/>
                <w:sz w:val="21"/>
                <w:szCs w:val="21"/>
              </w:rPr>
            </w:pPr>
            <w:r>
              <w:rPr>
                <w:rFonts w:hint="eastAsia" w:ascii="宋体" w:hAnsi="宋体" w:eastAsia="宋体" w:cs="宋体"/>
                <w:color w:val="000000"/>
                <w:kern w:val="0"/>
                <w:sz w:val="21"/>
                <w:szCs w:val="21"/>
                <w:lang w:bidi="ar"/>
              </w:rPr>
              <w:t>组</w:t>
            </w:r>
          </w:p>
        </w:tc>
        <w:tc>
          <w:tcPr>
            <w:tcW w:w="716" w:type="pct"/>
            <w:tcBorders/>
          </w:tcPr>
          <w:p>
            <w:pPr>
              <w:widowControl/>
              <w:jc w:val="center"/>
              <w:textAlignment w:val="center"/>
              <w:rPr>
                <w:rFonts w:hint="eastAsia" w:ascii="宋体" w:hAnsi="宋体" w:eastAsia="宋体" w:cs="宋体"/>
                <w:color w:val="000000"/>
                <w:kern w:val="0"/>
                <w:sz w:val="21"/>
                <w:szCs w:val="21"/>
                <w:lang w:bidi="ar"/>
              </w:rPr>
            </w:pPr>
          </w:p>
        </w:tc>
        <w:tc>
          <w:tcPr>
            <w:tcW w:w="716" w:type="pct"/>
            <w:tcBorders/>
          </w:tcPr>
          <w:p>
            <w:pPr>
              <w:widowControl/>
              <w:jc w:val="center"/>
              <w:textAlignment w:val="center"/>
              <w:rPr>
                <w:rFonts w:hint="eastAsia" w:ascii="宋体" w:hAnsi="宋体" w:eastAsia="宋体" w:cs="宋体"/>
                <w:color w:val="000000"/>
                <w:kern w:val="0"/>
                <w:sz w:val="21"/>
                <w:szCs w:val="21"/>
                <w:lang w:bidi="ar"/>
              </w:rPr>
            </w:pPr>
          </w:p>
        </w:tc>
        <w:tc>
          <w:tcPr>
            <w:tcW w:w="716" w:type="pct"/>
            <w:vMerge w:val="continue"/>
            <w:tcBorders/>
          </w:tcPr>
          <w:p>
            <w:pPr>
              <w:jc w:val="center"/>
              <w:rPr>
                <w:rFonts w:hint="eastAsia" w:ascii="宋体" w:hAnsi="宋体" w:eastAsia="宋体" w:cs="宋体"/>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273" w:type="pct"/>
            <w:vAlign w:val="center"/>
          </w:tcPr>
          <w:p>
            <w:pPr>
              <w:widowControl/>
              <w:jc w:val="center"/>
              <w:textAlignment w:val="center"/>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45</w:t>
            </w:r>
          </w:p>
        </w:tc>
        <w:tc>
          <w:tcPr>
            <w:tcW w:w="670" w:type="pct"/>
            <w:vAlign w:val="center"/>
          </w:tcPr>
          <w:p>
            <w:pPr>
              <w:widowControl/>
              <w:jc w:val="center"/>
              <w:textAlignment w:val="center"/>
              <w:rPr>
                <w:rFonts w:hint="eastAsia" w:ascii="宋体" w:hAnsi="宋体" w:eastAsia="宋体" w:cs="宋体"/>
                <w:bCs/>
                <w:sz w:val="21"/>
                <w:szCs w:val="21"/>
              </w:rPr>
            </w:pPr>
          </w:p>
        </w:tc>
        <w:tc>
          <w:tcPr>
            <w:tcW w:w="758" w:type="pct"/>
            <w:vAlign w:val="center"/>
          </w:tcPr>
          <w:p>
            <w:pPr>
              <w:widowControl/>
              <w:jc w:val="center"/>
              <w:textAlignment w:val="center"/>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落地镜</w:t>
            </w:r>
          </w:p>
        </w:tc>
        <w:tc>
          <w:tcPr>
            <w:tcW w:w="580" w:type="pct"/>
            <w:vAlign w:val="center"/>
          </w:tcPr>
          <w:p>
            <w:pPr>
              <w:widowControl/>
              <w:jc w:val="center"/>
              <w:textAlignment w:val="center"/>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7</w:t>
            </w:r>
          </w:p>
        </w:tc>
        <w:tc>
          <w:tcPr>
            <w:tcW w:w="568" w:type="pct"/>
            <w:vAlign w:val="center"/>
          </w:tcPr>
          <w:p>
            <w:pPr>
              <w:widowControl/>
              <w:jc w:val="center"/>
              <w:textAlignment w:val="center"/>
              <w:rPr>
                <w:rFonts w:hint="eastAsia" w:ascii="宋体" w:hAnsi="宋体" w:eastAsia="宋体" w:cs="宋体"/>
                <w:bCs/>
                <w:sz w:val="21"/>
                <w:szCs w:val="21"/>
              </w:rPr>
            </w:pPr>
            <w:r>
              <w:rPr>
                <w:rFonts w:hint="eastAsia" w:ascii="宋体" w:hAnsi="宋体" w:eastAsia="宋体" w:cs="宋体"/>
                <w:color w:val="000000"/>
                <w:kern w:val="0"/>
                <w:sz w:val="21"/>
                <w:szCs w:val="21"/>
                <w:lang w:bidi="ar"/>
              </w:rPr>
              <w:t>个</w:t>
            </w:r>
          </w:p>
        </w:tc>
        <w:tc>
          <w:tcPr>
            <w:tcW w:w="716" w:type="pct"/>
            <w:tcBorders/>
          </w:tcPr>
          <w:p>
            <w:pPr>
              <w:widowControl/>
              <w:jc w:val="center"/>
              <w:textAlignment w:val="center"/>
              <w:rPr>
                <w:rFonts w:hint="eastAsia" w:ascii="宋体" w:hAnsi="宋体" w:eastAsia="宋体" w:cs="宋体"/>
                <w:color w:val="000000"/>
                <w:kern w:val="0"/>
                <w:sz w:val="21"/>
                <w:szCs w:val="21"/>
                <w:lang w:bidi="ar"/>
              </w:rPr>
            </w:pPr>
          </w:p>
        </w:tc>
        <w:tc>
          <w:tcPr>
            <w:tcW w:w="716" w:type="pct"/>
            <w:tcBorders/>
          </w:tcPr>
          <w:p>
            <w:pPr>
              <w:widowControl/>
              <w:jc w:val="center"/>
              <w:textAlignment w:val="center"/>
              <w:rPr>
                <w:rFonts w:hint="eastAsia" w:ascii="宋体" w:hAnsi="宋体" w:eastAsia="宋体" w:cs="宋体"/>
                <w:color w:val="000000"/>
                <w:kern w:val="0"/>
                <w:sz w:val="21"/>
                <w:szCs w:val="21"/>
                <w:lang w:bidi="ar"/>
              </w:rPr>
            </w:pPr>
          </w:p>
        </w:tc>
        <w:tc>
          <w:tcPr>
            <w:tcW w:w="716" w:type="pct"/>
            <w:vMerge w:val="continue"/>
            <w:tcBorders/>
          </w:tcPr>
          <w:p>
            <w:pPr>
              <w:jc w:val="center"/>
              <w:rPr>
                <w:rFonts w:hint="eastAsia" w:ascii="宋体" w:hAnsi="宋体" w:eastAsia="宋体" w:cs="宋体"/>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273" w:type="pct"/>
            <w:vAlign w:val="center"/>
          </w:tcPr>
          <w:p>
            <w:pPr>
              <w:widowControl/>
              <w:jc w:val="center"/>
              <w:textAlignment w:val="center"/>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46</w:t>
            </w:r>
          </w:p>
        </w:tc>
        <w:tc>
          <w:tcPr>
            <w:tcW w:w="670" w:type="pct"/>
            <w:vAlign w:val="center"/>
          </w:tcPr>
          <w:p>
            <w:pPr>
              <w:widowControl/>
              <w:jc w:val="center"/>
              <w:textAlignment w:val="center"/>
              <w:rPr>
                <w:rFonts w:hint="eastAsia" w:ascii="宋体" w:hAnsi="宋体" w:eastAsia="宋体" w:cs="宋体"/>
                <w:bCs/>
                <w:sz w:val="21"/>
                <w:szCs w:val="21"/>
              </w:rPr>
            </w:pPr>
          </w:p>
        </w:tc>
        <w:tc>
          <w:tcPr>
            <w:tcW w:w="758" w:type="pct"/>
            <w:vAlign w:val="center"/>
          </w:tcPr>
          <w:p>
            <w:pPr>
              <w:widowControl/>
              <w:jc w:val="center"/>
              <w:textAlignment w:val="center"/>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多功能会议桌</w:t>
            </w:r>
          </w:p>
          <w:p>
            <w:pPr>
              <w:widowControl/>
              <w:jc w:val="center"/>
              <w:textAlignment w:val="center"/>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（大会议室）</w:t>
            </w:r>
          </w:p>
        </w:tc>
        <w:tc>
          <w:tcPr>
            <w:tcW w:w="580" w:type="pct"/>
            <w:vAlign w:val="center"/>
          </w:tcPr>
          <w:p>
            <w:pPr>
              <w:widowControl/>
              <w:jc w:val="center"/>
              <w:textAlignment w:val="center"/>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1</w:t>
            </w:r>
          </w:p>
        </w:tc>
        <w:tc>
          <w:tcPr>
            <w:tcW w:w="568" w:type="pct"/>
            <w:vAlign w:val="center"/>
          </w:tcPr>
          <w:p>
            <w:pPr>
              <w:widowControl/>
              <w:jc w:val="center"/>
              <w:textAlignment w:val="center"/>
              <w:rPr>
                <w:rFonts w:hint="eastAsia" w:ascii="宋体" w:hAnsi="宋体" w:eastAsia="宋体" w:cs="宋体"/>
                <w:bCs/>
                <w:sz w:val="21"/>
                <w:szCs w:val="21"/>
              </w:rPr>
            </w:pPr>
            <w:r>
              <w:rPr>
                <w:rFonts w:hint="eastAsia" w:ascii="宋体" w:hAnsi="宋体" w:eastAsia="宋体" w:cs="宋体"/>
                <w:color w:val="000000"/>
                <w:kern w:val="0"/>
                <w:sz w:val="21"/>
                <w:szCs w:val="21"/>
                <w:lang w:bidi="ar"/>
              </w:rPr>
              <w:t>张</w:t>
            </w:r>
          </w:p>
        </w:tc>
        <w:tc>
          <w:tcPr>
            <w:tcW w:w="716" w:type="pct"/>
            <w:tcBorders/>
          </w:tcPr>
          <w:p>
            <w:pPr>
              <w:widowControl/>
              <w:jc w:val="center"/>
              <w:textAlignment w:val="center"/>
              <w:rPr>
                <w:rFonts w:hint="eastAsia" w:ascii="宋体" w:hAnsi="宋体" w:eastAsia="宋体" w:cs="宋体"/>
                <w:color w:val="000000"/>
                <w:kern w:val="0"/>
                <w:sz w:val="21"/>
                <w:szCs w:val="21"/>
                <w:lang w:bidi="ar"/>
              </w:rPr>
            </w:pPr>
          </w:p>
        </w:tc>
        <w:tc>
          <w:tcPr>
            <w:tcW w:w="716" w:type="pct"/>
            <w:tcBorders/>
          </w:tcPr>
          <w:p>
            <w:pPr>
              <w:widowControl/>
              <w:jc w:val="center"/>
              <w:textAlignment w:val="center"/>
              <w:rPr>
                <w:rFonts w:hint="eastAsia" w:ascii="宋体" w:hAnsi="宋体" w:eastAsia="宋体" w:cs="宋体"/>
                <w:color w:val="000000"/>
                <w:kern w:val="0"/>
                <w:sz w:val="21"/>
                <w:szCs w:val="21"/>
                <w:lang w:bidi="ar"/>
              </w:rPr>
            </w:pPr>
          </w:p>
        </w:tc>
        <w:tc>
          <w:tcPr>
            <w:tcW w:w="716" w:type="pct"/>
            <w:vMerge w:val="continue"/>
            <w:tcBorders/>
          </w:tcPr>
          <w:p>
            <w:pPr>
              <w:jc w:val="center"/>
              <w:rPr>
                <w:rFonts w:hint="eastAsia" w:ascii="宋体" w:hAnsi="宋体" w:eastAsia="宋体" w:cs="宋体"/>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273" w:type="pct"/>
            <w:vAlign w:val="center"/>
          </w:tcPr>
          <w:p>
            <w:pPr>
              <w:widowControl/>
              <w:jc w:val="center"/>
              <w:textAlignment w:val="center"/>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47</w:t>
            </w:r>
          </w:p>
        </w:tc>
        <w:tc>
          <w:tcPr>
            <w:tcW w:w="670" w:type="pct"/>
            <w:vAlign w:val="center"/>
          </w:tcPr>
          <w:p>
            <w:pPr>
              <w:widowControl/>
              <w:jc w:val="center"/>
              <w:textAlignment w:val="center"/>
              <w:rPr>
                <w:rFonts w:hint="eastAsia" w:ascii="宋体" w:hAnsi="宋体" w:eastAsia="宋体" w:cs="宋体"/>
                <w:bCs/>
                <w:sz w:val="21"/>
                <w:szCs w:val="21"/>
              </w:rPr>
            </w:pPr>
          </w:p>
        </w:tc>
        <w:tc>
          <w:tcPr>
            <w:tcW w:w="758" w:type="pct"/>
            <w:vAlign w:val="center"/>
          </w:tcPr>
          <w:p>
            <w:pPr>
              <w:widowControl/>
              <w:jc w:val="center"/>
              <w:textAlignment w:val="center"/>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val="en-US" w:eastAsia="zh-CN" w:bidi="ar"/>
              </w:rPr>
              <w:t>水性漆</w:t>
            </w:r>
            <w:r>
              <w:rPr>
                <w:rFonts w:hint="eastAsia" w:ascii="宋体" w:hAnsi="宋体" w:eastAsia="宋体" w:cs="宋体"/>
                <w:color w:val="000000"/>
                <w:kern w:val="0"/>
                <w:sz w:val="21"/>
                <w:szCs w:val="21"/>
                <w:lang w:bidi="ar"/>
              </w:rPr>
              <w:t>会议桌（小会议室1）</w:t>
            </w:r>
          </w:p>
        </w:tc>
        <w:tc>
          <w:tcPr>
            <w:tcW w:w="580" w:type="pct"/>
            <w:vAlign w:val="center"/>
          </w:tcPr>
          <w:p>
            <w:pPr>
              <w:widowControl/>
              <w:jc w:val="center"/>
              <w:textAlignment w:val="center"/>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1</w:t>
            </w:r>
          </w:p>
        </w:tc>
        <w:tc>
          <w:tcPr>
            <w:tcW w:w="568" w:type="pct"/>
            <w:vAlign w:val="center"/>
          </w:tcPr>
          <w:p>
            <w:pPr>
              <w:widowControl/>
              <w:jc w:val="center"/>
              <w:textAlignment w:val="center"/>
              <w:rPr>
                <w:rFonts w:hint="eastAsia" w:ascii="宋体" w:hAnsi="宋体" w:eastAsia="宋体" w:cs="宋体"/>
                <w:bCs/>
                <w:sz w:val="21"/>
                <w:szCs w:val="21"/>
              </w:rPr>
            </w:pPr>
            <w:r>
              <w:rPr>
                <w:rFonts w:hint="eastAsia" w:ascii="宋体" w:hAnsi="宋体" w:eastAsia="宋体" w:cs="宋体"/>
                <w:color w:val="000000"/>
                <w:kern w:val="0"/>
                <w:sz w:val="21"/>
                <w:szCs w:val="21"/>
                <w:lang w:bidi="ar"/>
              </w:rPr>
              <w:t>张</w:t>
            </w:r>
          </w:p>
        </w:tc>
        <w:tc>
          <w:tcPr>
            <w:tcW w:w="716" w:type="pct"/>
            <w:tcBorders/>
          </w:tcPr>
          <w:p>
            <w:pPr>
              <w:widowControl/>
              <w:jc w:val="center"/>
              <w:textAlignment w:val="center"/>
              <w:rPr>
                <w:rFonts w:hint="eastAsia" w:ascii="宋体" w:hAnsi="宋体" w:eastAsia="宋体" w:cs="宋体"/>
                <w:color w:val="000000"/>
                <w:kern w:val="0"/>
                <w:sz w:val="21"/>
                <w:szCs w:val="21"/>
                <w:lang w:bidi="ar"/>
              </w:rPr>
            </w:pPr>
          </w:p>
        </w:tc>
        <w:tc>
          <w:tcPr>
            <w:tcW w:w="716" w:type="pct"/>
            <w:tcBorders/>
          </w:tcPr>
          <w:p>
            <w:pPr>
              <w:widowControl/>
              <w:jc w:val="center"/>
              <w:textAlignment w:val="center"/>
              <w:rPr>
                <w:rFonts w:hint="eastAsia" w:ascii="宋体" w:hAnsi="宋体" w:eastAsia="宋体" w:cs="宋体"/>
                <w:color w:val="000000"/>
                <w:kern w:val="0"/>
                <w:sz w:val="21"/>
                <w:szCs w:val="21"/>
                <w:lang w:bidi="ar"/>
              </w:rPr>
            </w:pPr>
          </w:p>
        </w:tc>
        <w:tc>
          <w:tcPr>
            <w:tcW w:w="716" w:type="pct"/>
            <w:vMerge w:val="continue"/>
            <w:tcBorders/>
          </w:tcPr>
          <w:p>
            <w:pPr>
              <w:jc w:val="center"/>
              <w:rPr>
                <w:rFonts w:hint="eastAsia" w:ascii="宋体" w:hAnsi="宋体" w:eastAsia="宋体" w:cs="宋体"/>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273" w:type="pct"/>
            <w:vAlign w:val="center"/>
          </w:tcPr>
          <w:p>
            <w:pPr>
              <w:widowControl/>
              <w:jc w:val="center"/>
              <w:textAlignment w:val="center"/>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48</w:t>
            </w:r>
          </w:p>
        </w:tc>
        <w:tc>
          <w:tcPr>
            <w:tcW w:w="670" w:type="pct"/>
            <w:vAlign w:val="center"/>
          </w:tcPr>
          <w:p>
            <w:pPr>
              <w:widowControl/>
              <w:jc w:val="center"/>
              <w:textAlignment w:val="center"/>
              <w:rPr>
                <w:rFonts w:hint="eastAsia" w:ascii="宋体" w:hAnsi="宋体" w:eastAsia="宋体" w:cs="宋体"/>
                <w:bCs/>
                <w:sz w:val="21"/>
                <w:szCs w:val="21"/>
              </w:rPr>
            </w:pPr>
          </w:p>
        </w:tc>
        <w:tc>
          <w:tcPr>
            <w:tcW w:w="758" w:type="pct"/>
            <w:vAlign w:val="center"/>
          </w:tcPr>
          <w:p>
            <w:pPr>
              <w:widowControl/>
              <w:jc w:val="center"/>
              <w:textAlignment w:val="center"/>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会议桌（小会议室2）</w:t>
            </w:r>
          </w:p>
        </w:tc>
        <w:tc>
          <w:tcPr>
            <w:tcW w:w="580" w:type="pct"/>
            <w:vAlign w:val="center"/>
          </w:tcPr>
          <w:p>
            <w:pPr>
              <w:widowControl/>
              <w:jc w:val="center"/>
              <w:textAlignment w:val="center"/>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1</w:t>
            </w:r>
          </w:p>
        </w:tc>
        <w:tc>
          <w:tcPr>
            <w:tcW w:w="568" w:type="pct"/>
            <w:vAlign w:val="center"/>
          </w:tcPr>
          <w:p>
            <w:pPr>
              <w:widowControl/>
              <w:jc w:val="center"/>
              <w:textAlignment w:val="center"/>
              <w:rPr>
                <w:rFonts w:hint="eastAsia" w:ascii="宋体" w:hAnsi="宋体" w:eastAsia="宋体" w:cs="宋体"/>
                <w:bCs/>
                <w:sz w:val="21"/>
                <w:szCs w:val="21"/>
              </w:rPr>
            </w:pPr>
            <w:r>
              <w:rPr>
                <w:rFonts w:hint="eastAsia" w:ascii="宋体" w:hAnsi="宋体" w:eastAsia="宋体" w:cs="宋体"/>
                <w:color w:val="000000"/>
                <w:kern w:val="0"/>
                <w:sz w:val="21"/>
                <w:szCs w:val="21"/>
                <w:lang w:bidi="ar"/>
              </w:rPr>
              <w:t>张</w:t>
            </w:r>
          </w:p>
        </w:tc>
        <w:tc>
          <w:tcPr>
            <w:tcW w:w="716" w:type="pct"/>
            <w:tcBorders/>
          </w:tcPr>
          <w:p>
            <w:pPr>
              <w:widowControl/>
              <w:jc w:val="center"/>
              <w:textAlignment w:val="center"/>
              <w:rPr>
                <w:rFonts w:hint="eastAsia" w:ascii="宋体" w:hAnsi="宋体" w:eastAsia="宋体" w:cs="宋体"/>
                <w:color w:val="000000"/>
                <w:kern w:val="0"/>
                <w:sz w:val="21"/>
                <w:szCs w:val="21"/>
                <w:lang w:bidi="ar"/>
              </w:rPr>
            </w:pPr>
          </w:p>
        </w:tc>
        <w:tc>
          <w:tcPr>
            <w:tcW w:w="716" w:type="pct"/>
            <w:tcBorders/>
          </w:tcPr>
          <w:p>
            <w:pPr>
              <w:widowControl/>
              <w:jc w:val="center"/>
              <w:textAlignment w:val="center"/>
              <w:rPr>
                <w:rFonts w:hint="eastAsia" w:ascii="宋体" w:hAnsi="宋体" w:eastAsia="宋体" w:cs="宋体"/>
                <w:color w:val="000000"/>
                <w:kern w:val="0"/>
                <w:sz w:val="21"/>
                <w:szCs w:val="21"/>
                <w:lang w:bidi="ar"/>
              </w:rPr>
            </w:pPr>
          </w:p>
        </w:tc>
        <w:tc>
          <w:tcPr>
            <w:tcW w:w="716" w:type="pct"/>
            <w:vMerge w:val="continue"/>
            <w:tcBorders/>
          </w:tcPr>
          <w:p>
            <w:pPr>
              <w:jc w:val="center"/>
              <w:rPr>
                <w:rFonts w:hint="eastAsia" w:ascii="宋体" w:hAnsi="宋体" w:eastAsia="宋体" w:cs="宋体"/>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73" w:type="pct"/>
            <w:vAlign w:val="center"/>
          </w:tcPr>
          <w:p>
            <w:pPr>
              <w:widowControl/>
              <w:jc w:val="center"/>
              <w:textAlignment w:val="center"/>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49</w:t>
            </w:r>
          </w:p>
        </w:tc>
        <w:tc>
          <w:tcPr>
            <w:tcW w:w="670" w:type="pct"/>
            <w:vAlign w:val="center"/>
          </w:tcPr>
          <w:p>
            <w:pPr>
              <w:widowControl/>
              <w:jc w:val="center"/>
              <w:textAlignment w:val="center"/>
              <w:rPr>
                <w:rFonts w:hint="eastAsia" w:ascii="宋体" w:hAnsi="宋体" w:eastAsia="宋体" w:cs="宋体"/>
                <w:bCs/>
                <w:sz w:val="21"/>
                <w:szCs w:val="21"/>
              </w:rPr>
            </w:pPr>
          </w:p>
        </w:tc>
        <w:tc>
          <w:tcPr>
            <w:tcW w:w="758" w:type="pct"/>
            <w:vAlign w:val="center"/>
          </w:tcPr>
          <w:p>
            <w:pPr>
              <w:widowControl/>
              <w:jc w:val="center"/>
              <w:textAlignment w:val="center"/>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会议桌（小会议室3）</w:t>
            </w:r>
          </w:p>
        </w:tc>
        <w:tc>
          <w:tcPr>
            <w:tcW w:w="580" w:type="pct"/>
            <w:vAlign w:val="center"/>
          </w:tcPr>
          <w:p>
            <w:pPr>
              <w:widowControl/>
              <w:jc w:val="center"/>
              <w:textAlignment w:val="center"/>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1</w:t>
            </w:r>
          </w:p>
        </w:tc>
        <w:tc>
          <w:tcPr>
            <w:tcW w:w="568" w:type="pct"/>
            <w:vAlign w:val="center"/>
          </w:tcPr>
          <w:p>
            <w:pPr>
              <w:widowControl/>
              <w:jc w:val="center"/>
              <w:textAlignment w:val="center"/>
              <w:rPr>
                <w:rFonts w:hint="eastAsia" w:ascii="宋体" w:hAnsi="宋体" w:eastAsia="宋体" w:cs="宋体"/>
                <w:bCs/>
                <w:sz w:val="21"/>
                <w:szCs w:val="21"/>
              </w:rPr>
            </w:pPr>
            <w:r>
              <w:rPr>
                <w:rFonts w:hint="eastAsia" w:ascii="宋体" w:hAnsi="宋体" w:eastAsia="宋体" w:cs="宋体"/>
                <w:color w:val="000000"/>
                <w:kern w:val="0"/>
                <w:sz w:val="21"/>
                <w:szCs w:val="21"/>
                <w:lang w:bidi="ar"/>
              </w:rPr>
              <w:t>张</w:t>
            </w:r>
          </w:p>
        </w:tc>
        <w:tc>
          <w:tcPr>
            <w:tcW w:w="716" w:type="pct"/>
            <w:tcBorders/>
          </w:tcPr>
          <w:p>
            <w:pPr>
              <w:widowControl/>
              <w:jc w:val="center"/>
              <w:textAlignment w:val="center"/>
              <w:rPr>
                <w:rFonts w:hint="eastAsia" w:ascii="宋体" w:hAnsi="宋体" w:eastAsia="宋体" w:cs="宋体"/>
                <w:color w:val="000000"/>
                <w:kern w:val="0"/>
                <w:sz w:val="21"/>
                <w:szCs w:val="21"/>
                <w:lang w:bidi="ar"/>
              </w:rPr>
            </w:pPr>
          </w:p>
        </w:tc>
        <w:tc>
          <w:tcPr>
            <w:tcW w:w="716" w:type="pct"/>
            <w:tcBorders/>
          </w:tcPr>
          <w:p>
            <w:pPr>
              <w:widowControl/>
              <w:jc w:val="center"/>
              <w:textAlignment w:val="center"/>
              <w:rPr>
                <w:rFonts w:hint="eastAsia" w:ascii="宋体" w:hAnsi="宋体" w:eastAsia="宋体" w:cs="宋体"/>
                <w:color w:val="000000"/>
                <w:kern w:val="0"/>
                <w:sz w:val="21"/>
                <w:szCs w:val="21"/>
                <w:lang w:bidi="ar"/>
              </w:rPr>
            </w:pPr>
          </w:p>
        </w:tc>
        <w:tc>
          <w:tcPr>
            <w:tcW w:w="716" w:type="pct"/>
            <w:vMerge w:val="continue"/>
            <w:tcBorders/>
          </w:tcPr>
          <w:p>
            <w:pPr>
              <w:jc w:val="center"/>
              <w:rPr>
                <w:rFonts w:hint="eastAsia" w:ascii="宋体" w:hAnsi="宋体" w:eastAsia="宋体" w:cs="宋体"/>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273" w:type="pct"/>
            <w:vAlign w:val="center"/>
          </w:tcPr>
          <w:p>
            <w:pPr>
              <w:widowControl/>
              <w:jc w:val="center"/>
              <w:textAlignment w:val="center"/>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50</w:t>
            </w:r>
          </w:p>
        </w:tc>
        <w:tc>
          <w:tcPr>
            <w:tcW w:w="670" w:type="pct"/>
            <w:vAlign w:val="center"/>
          </w:tcPr>
          <w:p>
            <w:pPr>
              <w:widowControl/>
              <w:jc w:val="center"/>
              <w:textAlignment w:val="center"/>
              <w:rPr>
                <w:rFonts w:hint="eastAsia" w:ascii="宋体" w:hAnsi="宋体" w:eastAsia="宋体" w:cs="宋体"/>
                <w:bCs/>
                <w:sz w:val="21"/>
                <w:szCs w:val="21"/>
              </w:rPr>
            </w:pPr>
          </w:p>
        </w:tc>
        <w:tc>
          <w:tcPr>
            <w:tcW w:w="758" w:type="pct"/>
            <w:vAlign w:val="center"/>
          </w:tcPr>
          <w:p>
            <w:pPr>
              <w:widowControl/>
              <w:jc w:val="center"/>
              <w:textAlignment w:val="center"/>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会议桌（中会议室）</w:t>
            </w:r>
          </w:p>
        </w:tc>
        <w:tc>
          <w:tcPr>
            <w:tcW w:w="580" w:type="pct"/>
            <w:vAlign w:val="center"/>
          </w:tcPr>
          <w:p>
            <w:pPr>
              <w:widowControl/>
              <w:jc w:val="center"/>
              <w:textAlignment w:val="center"/>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1</w:t>
            </w:r>
          </w:p>
        </w:tc>
        <w:tc>
          <w:tcPr>
            <w:tcW w:w="568" w:type="pct"/>
            <w:vAlign w:val="center"/>
          </w:tcPr>
          <w:p>
            <w:pPr>
              <w:widowControl/>
              <w:jc w:val="center"/>
              <w:textAlignment w:val="center"/>
              <w:rPr>
                <w:rFonts w:hint="eastAsia" w:ascii="宋体" w:hAnsi="宋体" w:eastAsia="宋体" w:cs="宋体"/>
                <w:bCs/>
                <w:sz w:val="21"/>
                <w:szCs w:val="21"/>
              </w:rPr>
            </w:pPr>
            <w:r>
              <w:rPr>
                <w:rFonts w:hint="eastAsia" w:ascii="宋体" w:hAnsi="宋体" w:eastAsia="宋体" w:cs="宋体"/>
                <w:color w:val="000000"/>
                <w:kern w:val="0"/>
                <w:sz w:val="21"/>
                <w:szCs w:val="21"/>
                <w:lang w:bidi="ar"/>
              </w:rPr>
              <w:t>张</w:t>
            </w:r>
          </w:p>
        </w:tc>
        <w:tc>
          <w:tcPr>
            <w:tcW w:w="716" w:type="pct"/>
            <w:tcBorders/>
          </w:tcPr>
          <w:p>
            <w:pPr>
              <w:widowControl/>
              <w:jc w:val="center"/>
              <w:textAlignment w:val="center"/>
              <w:rPr>
                <w:rFonts w:hint="eastAsia" w:ascii="宋体" w:hAnsi="宋体" w:eastAsia="宋体" w:cs="宋体"/>
                <w:color w:val="000000"/>
                <w:kern w:val="0"/>
                <w:sz w:val="21"/>
                <w:szCs w:val="21"/>
                <w:lang w:bidi="ar"/>
              </w:rPr>
            </w:pPr>
          </w:p>
        </w:tc>
        <w:tc>
          <w:tcPr>
            <w:tcW w:w="716" w:type="pct"/>
            <w:tcBorders/>
          </w:tcPr>
          <w:p>
            <w:pPr>
              <w:widowControl/>
              <w:jc w:val="center"/>
              <w:textAlignment w:val="center"/>
              <w:rPr>
                <w:rFonts w:hint="eastAsia" w:ascii="宋体" w:hAnsi="宋体" w:eastAsia="宋体" w:cs="宋体"/>
                <w:color w:val="000000"/>
                <w:kern w:val="0"/>
                <w:sz w:val="21"/>
                <w:szCs w:val="21"/>
                <w:lang w:bidi="ar"/>
              </w:rPr>
            </w:pPr>
          </w:p>
        </w:tc>
        <w:tc>
          <w:tcPr>
            <w:tcW w:w="716" w:type="pct"/>
            <w:vMerge w:val="continue"/>
            <w:tcBorders/>
          </w:tcPr>
          <w:p>
            <w:pPr>
              <w:jc w:val="center"/>
              <w:rPr>
                <w:rFonts w:hint="eastAsia" w:ascii="宋体" w:hAnsi="宋体" w:eastAsia="宋体" w:cs="宋体"/>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273" w:type="pct"/>
            <w:vAlign w:val="center"/>
          </w:tcPr>
          <w:p>
            <w:pPr>
              <w:widowControl/>
              <w:jc w:val="center"/>
              <w:textAlignment w:val="center"/>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51</w:t>
            </w:r>
          </w:p>
        </w:tc>
        <w:tc>
          <w:tcPr>
            <w:tcW w:w="670" w:type="pct"/>
            <w:vAlign w:val="center"/>
          </w:tcPr>
          <w:p>
            <w:pPr>
              <w:widowControl/>
              <w:jc w:val="center"/>
              <w:textAlignment w:val="center"/>
              <w:rPr>
                <w:rFonts w:hint="eastAsia" w:ascii="宋体" w:hAnsi="宋体" w:eastAsia="宋体" w:cs="宋体"/>
                <w:bCs/>
                <w:sz w:val="21"/>
                <w:szCs w:val="21"/>
              </w:rPr>
            </w:pPr>
          </w:p>
        </w:tc>
        <w:tc>
          <w:tcPr>
            <w:tcW w:w="758" w:type="pct"/>
            <w:vAlign w:val="center"/>
          </w:tcPr>
          <w:p>
            <w:pPr>
              <w:widowControl/>
              <w:jc w:val="center"/>
              <w:textAlignment w:val="center"/>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会议桌（党员活动室）</w:t>
            </w:r>
          </w:p>
        </w:tc>
        <w:tc>
          <w:tcPr>
            <w:tcW w:w="580" w:type="pct"/>
            <w:vAlign w:val="center"/>
          </w:tcPr>
          <w:p>
            <w:pPr>
              <w:widowControl/>
              <w:jc w:val="center"/>
              <w:textAlignment w:val="center"/>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1</w:t>
            </w:r>
          </w:p>
        </w:tc>
        <w:tc>
          <w:tcPr>
            <w:tcW w:w="568" w:type="pct"/>
            <w:vAlign w:val="center"/>
          </w:tcPr>
          <w:p>
            <w:pPr>
              <w:widowControl/>
              <w:jc w:val="center"/>
              <w:textAlignment w:val="center"/>
              <w:rPr>
                <w:rFonts w:hint="eastAsia" w:ascii="宋体" w:hAnsi="宋体" w:eastAsia="宋体" w:cs="宋体"/>
                <w:bCs/>
                <w:sz w:val="21"/>
                <w:szCs w:val="21"/>
              </w:rPr>
            </w:pPr>
            <w:r>
              <w:rPr>
                <w:rFonts w:hint="eastAsia" w:ascii="宋体" w:hAnsi="宋体" w:eastAsia="宋体" w:cs="宋体"/>
                <w:color w:val="000000"/>
                <w:kern w:val="0"/>
                <w:sz w:val="21"/>
                <w:szCs w:val="21"/>
                <w:lang w:bidi="ar"/>
              </w:rPr>
              <w:t>张</w:t>
            </w:r>
          </w:p>
        </w:tc>
        <w:tc>
          <w:tcPr>
            <w:tcW w:w="716" w:type="pct"/>
            <w:tcBorders/>
          </w:tcPr>
          <w:p>
            <w:pPr>
              <w:widowControl/>
              <w:jc w:val="center"/>
              <w:textAlignment w:val="center"/>
              <w:rPr>
                <w:rFonts w:hint="eastAsia" w:ascii="宋体" w:hAnsi="宋体" w:eastAsia="宋体" w:cs="宋体"/>
                <w:color w:val="000000"/>
                <w:kern w:val="0"/>
                <w:sz w:val="21"/>
                <w:szCs w:val="21"/>
                <w:lang w:bidi="ar"/>
              </w:rPr>
            </w:pPr>
          </w:p>
        </w:tc>
        <w:tc>
          <w:tcPr>
            <w:tcW w:w="716" w:type="pct"/>
            <w:tcBorders/>
          </w:tcPr>
          <w:p>
            <w:pPr>
              <w:widowControl/>
              <w:jc w:val="center"/>
              <w:textAlignment w:val="center"/>
              <w:rPr>
                <w:rFonts w:hint="eastAsia" w:ascii="宋体" w:hAnsi="宋体" w:eastAsia="宋体" w:cs="宋体"/>
                <w:color w:val="000000"/>
                <w:kern w:val="0"/>
                <w:sz w:val="21"/>
                <w:szCs w:val="21"/>
                <w:lang w:bidi="ar"/>
              </w:rPr>
            </w:pPr>
          </w:p>
        </w:tc>
        <w:tc>
          <w:tcPr>
            <w:tcW w:w="716" w:type="pct"/>
            <w:vMerge w:val="continue"/>
            <w:tcBorders/>
          </w:tcPr>
          <w:p>
            <w:pPr>
              <w:jc w:val="center"/>
              <w:rPr>
                <w:rFonts w:hint="eastAsia" w:ascii="宋体" w:hAnsi="宋体" w:eastAsia="宋体" w:cs="宋体"/>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273" w:type="pct"/>
            <w:vAlign w:val="center"/>
          </w:tcPr>
          <w:p>
            <w:pPr>
              <w:widowControl/>
              <w:jc w:val="center"/>
              <w:textAlignment w:val="center"/>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52</w:t>
            </w:r>
          </w:p>
        </w:tc>
        <w:tc>
          <w:tcPr>
            <w:tcW w:w="670" w:type="pct"/>
            <w:vAlign w:val="center"/>
          </w:tcPr>
          <w:p>
            <w:pPr>
              <w:widowControl/>
              <w:jc w:val="center"/>
              <w:textAlignment w:val="center"/>
              <w:rPr>
                <w:rFonts w:hint="eastAsia" w:ascii="宋体" w:hAnsi="宋体" w:eastAsia="宋体" w:cs="宋体"/>
                <w:bCs/>
                <w:sz w:val="21"/>
                <w:szCs w:val="21"/>
              </w:rPr>
            </w:pPr>
          </w:p>
        </w:tc>
        <w:tc>
          <w:tcPr>
            <w:tcW w:w="758" w:type="pct"/>
            <w:vAlign w:val="center"/>
          </w:tcPr>
          <w:p>
            <w:pPr>
              <w:widowControl/>
              <w:jc w:val="center"/>
              <w:textAlignment w:val="center"/>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会议椅1</w:t>
            </w:r>
          </w:p>
        </w:tc>
        <w:tc>
          <w:tcPr>
            <w:tcW w:w="580" w:type="pct"/>
            <w:vAlign w:val="center"/>
          </w:tcPr>
          <w:p>
            <w:pPr>
              <w:widowControl/>
              <w:jc w:val="center"/>
              <w:textAlignment w:val="center"/>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122</w:t>
            </w:r>
          </w:p>
        </w:tc>
        <w:tc>
          <w:tcPr>
            <w:tcW w:w="568" w:type="pct"/>
            <w:vAlign w:val="center"/>
          </w:tcPr>
          <w:p>
            <w:pPr>
              <w:widowControl/>
              <w:jc w:val="center"/>
              <w:textAlignment w:val="center"/>
              <w:rPr>
                <w:rFonts w:hint="eastAsia" w:ascii="宋体" w:hAnsi="宋体" w:eastAsia="宋体" w:cs="宋体"/>
                <w:bCs/>
                <w:sz w:val="21"/>
                <w:szCs w:val="21"/>
              </w:rPr>
            </w:pPr>
            <w:r>
              <w:rPr>
                <w:rFonts w:hint="eastAsia" w:ascii="宋体" w:hAnsi="宋体" w:eastAsia="宋体" w:cs="宋体"/>
                <w:color w:val="000000"/>
                <w:kern w:val="0"/>
                <w:sz w:val="21"/>
                <w:szCs w:val="21"/>
                <w:lang w:bidi="ar"/>
              </w:rPr>
              <w:t>张</w:t>
            </w:r>
          </w:p>
        </w:tc>
        <w:tc>
          <w:tcPr>
            <w:tcW w:w="716" w:type="pct"/>
            <w:tcBorders/>
          </w:tcPr>
          <w:p>
            <w:pPr>
              <w:widowControl/>
              <w:jc w:val="center"/>
              <w:textAlignment w:val="center"/>
              <w:rPr>
                <w:rFonts w:hint="eastAsia" w:ascii="宋体" w:hAnsi="宋体" w:eastAsia="宋体" w:cs="宋体"/>
                <w:color w:val="000000"/>
                <w:kern w:val="0"/>
                <w:sz w:val="21"/>
                <w:szCs w:val="21"/>
                <w:lang w:bidi="ar"/>
              </w:rPr>
            </w:pPr>
          </w:p>
        </w:tc>
        <w:tc>
          <w:tcPr>
            <w:tcW w:w="716" w:type="pct"/>
            <w:tcBorders/>
          </w:tcPr>
          <w:p>
            <w:pPr>
              <w:widowControl/>
              <w:jc w:val="center"/>
              <w:textAlignment w:val="center"/>
              <w:rPr>
                <w:rFonts w:hint="eastAsia" w:ascii="宋体" w:hAnsi="宋体" w:eastAsia="宋体" w:cs="宋体"/>
                <w:color w:val="000000"/>
                <w:kern w:val="0"/>
                <w:sz w:val="21"/>
                <w:szCs w:val="21"/>
                <w:lang w:bidi="ar"/>
              </w:rPr>
            </w:pPr>
          </w:p>
        </w:tc>
        <w:tc>
          <w:tcPr>
            <w:tcW w:w="716" w:type="pct"/>
            <w:vMerge w:val="continue"/>
            <w:tcBorders/>
          </w:tcPr>
          <w:p>
            <w:pPr>
              <w:jc w:val="center"/>
              <w:rPr>
                <w:rFonts w:hint="eastAsia" w:ascii="宋体" w:hAnsi="宋体" w:eastAsia="宋体" w:cs="宋体"/>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273" w:type="pct"/>
            <w:vAlign w:val="center"/>
          </w:tcPr>
          <w:p>
            <w:pPr>
              <w:widowControl/>
              <w:jc w:val="center"/>
              <w:textAlignment w:val="center"/>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53</w:t>
            </w:r>
          </w:p>
        </w:tc>
        <w:tc>
          <w:tcPr>
            <w:tcW w:w="670" w:type="pct"/>
            <w:vAlign w:val="center"/>
          </w:tcPr>
          <w:p>
            <w:pPr>
              <w:widowControl/>
              <w:jc w:val="center"/>
              <w:textAlignment w:val="center"/>
              <w:rPr>
                <w:rFonts w:hint="eastAsia" w:ascii="宋体" w:hAnsi="宋体" w:eastAsia="宋体" w:cs="宋体"/>
                <w:bCs/>
                <w:sz w:val="21"/>
                <w:szCs w:val="21"/>
              </w:rPr>
            </w:pPr>
          </w:p>
        </w:tc>
        <w:tc>
          <w:tcPr>
            <w:tcW w:w="758" w:type="pct"/>
            <w:vAlign w:val="center"/>
          </w:tcPr>
          <w:p>
            <w:pPr>
              <w:widowControl/>
              <w:jc w:val="center"/>
              <w:textAlignment w:val="center"/>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会议学习桌（团委）</w:t>
            </w:r>
          </w:p>
        </w:tc>
        <w:tc>
          <w:tcPr>
            <w:tcW w:w="580" w:type="pct"/>
            <w:vAlign w:val="center"/>
          </w:tcPr>
          <w:p>
            <w:pPr>
              <w:widowControl/>
              <w:jc w:val="center"/>
              <w:textAlignment w:val="center"/>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22</w:t>
            </w:r>
          </w:p>
        </w:tc>
        <w:tc>
          <w:tcPr>
            <w:tcW w:w="568" w:type="pct"/>
            <w:vAlign w:val="center"/>
          </w:tcPr>
          <w:p>
            <w:pPr>
              <w:widowControl/>
              <w:jc w:val="center"/>
              <w:textAlignment w:val="center"/>
              <w:rPr>
                <w:rFonts w:hint="eastAsia" w:ascii="宋体" w:hAnsi="宋体" w:eastAsia="宋体" w:cs="宋体"/>
                <w:bCs/>
                <w:sz w:val="21"/>
                <w:szCs w:val="21"/>
              </w:rPr>
            </w:pPr>
            <w:r>
              <w:rPr>
                <w:rFonts w:hint="eastAsia" w:ascii="宋体" w:hAnsi="宋体" w:eastAsia="宋体" w:cs="宋体"/>
                <w:color w:val="000000"/>
                <w:kern w:val="0"/>
                <w:sz w:val="21"/>
                <w:szCs w:val="21"/>
                <w:lang w:bidi="ar"/>
              </w:rPr>
              <w:t>张</w:t>
            </w:r>
          </w:p>
        </w:tc>
        <w:tc>
          <w:tcPr>
            <w:tcW w:w="716" w:type="pct"/>
            <w:tcBorders/>
          </w:tcPr>
          <w:p>
            <w:pPr>
              <w:widowControl/>
              <w:jc w:val="center"/>
              <w:textAlignment w:val="center"/>
              <w:rPr>
                <w:rFonts w:hint="eastAsia" w:ascii="宋体" w:hAnsi="宋体" w:eastAsia="宋体" w:cs="宋体"/>
                <w:color w:val="000000"/>
                <w:kern w:val="0"/>
                <w:sz w:val="21"/>
                <w:szCs w:val="21"/>
                <w:lang w:bidi="ar"/>
              </w:rPr>
            </w:pPr>
          </w:p>
        </w:tc>
        <w:tc>
          <w:tcPr>
            <w:tcW w:w="716" w:type="pct"/>
            <w:tcBorders/>
          </w:tcPr>
          <w:p>
            <w:pPr>
              <w:widowControl/>
              <w:jc w:val="center"/>
              <w:textAlignment w:val="center"/>
              <w:rPr>
                <w:rFonts w:hint="eastAsia" w:ascii="宋体" w:hAnsi="宋体" w:eastAsia="宋体" w:cs="宋体"/>
                <w:color w:val="000000"/>
                <w:kern w:val="0"/>
                <w:sz w:val="21"/>
                <w:szCs w:val="21"/>
                <w:lang w:bidi="ar"/>
              </w:rPr>
            </w:pPr>
          </w:p>
        </w:tc>
        <w:tc>
          <w:tcPr>
            <w:tcW w:w="716" w:type="pct"/>
            <w:vMerge w:val="continue"/>
            <w:tcBorders/>
          </w:tcPr>
          <w:p>
            <w:pPr>
              <w:jc w:val="center"/>
              <w:rPr>
                <w:rFonts w:hint="eastAsia" w:ascii="宋体" w:hAnsi="宋体" w:eastAsia="宋体" w:cs="宋体"/>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273" w:type="pct"/>
            <w:vAlign w:val="center"/>
          </w:tcPr>
          <w:p>
            <w:pPr>
              <w:widowControl/>
              <w:jc w:val="center"/>
              <w:textAlignment w:val="center"/>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54</w:t>
            </w:r>
          </w:p>
        </w:tc>
        <w:tc>
          <w:tcPr>
            <w:tcW w:w="670" w:type="pct"/>
            <w:vAlign w:val="center"/>
          </w:tcPr>
          <w:p>
            <w:pPr>
              <w:widowControl/>
              <w:jc w:val="center"/>
              <w:textAlignment w:val="center"/>
              <w:rPr>
                <w:rFonts w:hint="eastAsia" w:ascii="宋体" w:hAnsi="宋体" w:eastAsia="宋体" w:cs="宋体"/>
                <w:bCs/>
                <w:sz w:val="21"/>
                <w:szCs w:val="21"/>
              </w:rPr>
            </w:pPr>
          </w:p>
        </w:tc>
        <w:tc>
          <w:tcPr>
            <w:tcW w:w="758" w:type="pct"/>
            <w:vAlign w:val="center"/>
          </w:tcPr>
          <w:p>
            <w:pPr>
              <w:widowControl/>
              <w:jc w:val="center"/>
              <w:textAlignment w:val="center"/>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学习椅</w:t>
            </w:r>
          </w:p>
        </w:tc>
        <w:tc>
          <w:tcPr>
            <w:tcW w:w="580" w:type="pct"/>
            <w:vAlign w:val="center"/>
          </w:tcPr>
          <w:p>
            <w:pPr>
              <w:widowControl/>
              <w:jc w:val="center"/>
              <w:textAlignment w:val="center"/>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44</w:t>
            </w:r>
          </w:p>
        </w:tc>
        <w:tc>
          <w:tcPr>
            <w:tcW w:w="568" w:type="pct"/>
            <w:vAlign w:val="center"/>
          </w:tcPr>
          <w:p>
            <w:pPr>
              <w:widowControl/>
              <w:jc w:val="center"/>
              <w:textAlignment w:val="center"/>
              <w:rPr>
                <w:rFonts w:hint="eastAsia" w:ascii="宋体" w:hAnsi="宋体" w:eastAsia="宋体" w:cs="宋体"/>
                <w:bCs/>
                <w:sz w:val="21"/>
                <w:szCs w:val="21"/>
              </w:rPr>
            </w:pPr>
            <w:r>
              <w:rPr>
                <w:rFonts w:hint="eastAsia" w:ascii="宋体" w:hAnsi="宋体" w:eastAsia="宋体" w:cs="宋体"/>
                <w:color w:val="000000"/>
                <w:kern w:val="0"/>
                <w:sz w:val="21"/>
                <w:szCs w:val="21"/>
                <w:lang w:bidi="ar"/>
              </w:rPr>
              <w:t>张</w:t>
            </w:r>
          </w:p>
        </w:tc>
        <w:tc>
          <w:tcPr>
            <w:tcW w:w="716" w:type="pct"/>
            <w:tcBorders/>
          </w:tcPr>
          <w:p>
            <w:pPr>
              <w:widowControl/>
              <w:jc w:val="center"/>
              <w:textAlignment w:val="center"/>
              <w:rPr>
                <w:rFonts w:hint="eastAsia" w:ascii="宋体" w:hAnsi="宋体" w:eastAsia="宋体" w:cs="宋体"/>
                <w:color w:val="000000"/>
                <w:kern w:val="0"/>
                <w:sz w:val="21"/>
                <w:szCs w:val="21"/>
                <w:lang w:bidi="ar"/>
              </w:rPr>
            </w:pPr>
          </w:p>
        </w:tc>
        <w:tc>
          <w:tcPr>
            <w:tcW w:w="716" w:type="pct"/>
            <w:tcBorders/>
          </w:tcPr>
          <w:p>
            <w:pPr>
              <w:widowControl/>
              <w:jc w:val="center"/>
              <w:textAlignment w:val="center"/>
              <w:rPr>
                <w:rFonts w:hint="eastAsia" w:ascii="宋体" w:hAnsi="宋体" w:eastAsia="宋体" w:cs="宋体"/>
                <w:color w:val="000000"/>
                <w:kern w:val="0"/>
                <w:sz w:val="21"/>
                <w:szCs w:val="21"/>
                <w:lang w:bidi="ar"/>
              </w:rPr>
            </w:pPr>
          </w:p>
        </w:tc>
        <w:tc>
          <w:tcPr>
            <w:tcW w:w="716" w:type="pct"/>
            <w:vMerge w:val="continue"/>
            <w:tcBorders/>
          </w:tcPr>
          <w:p>
            <w:pPr>
              <w:jc w:val="center"/>
              <w:rPr>
                <w:rFonts w:hint="eastAsia" w:ascii="宋体" w:hAnsi="宋体" w:eastAsia="宋体" w:cs="宋体"/>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273" w:type="pct"/>
            <w:vAlign w:val="center"/>
          </w:tcPr>
          <w:p>
            <w:pPr>
              <w:widowControl/>
              <w:jc w:val="center"/>
              <w:textAlignment w:val="center"/>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55</w:t>
            </w:r>
          </w:p>
        </w:tc>
        <w:tc>
          <w:tcPr>
            <w:tcW w:w="670" w:type="pct"/>
            <w:vAlign w:val="center"/>
          </w:tcPr>
          <w:p>
            <w:pPr>
              <w:widowControl/>
              <w:jc w:val="center"/>
              <w:textAlignment w:val="center"/>
              <w:rPr>
                <w:rFonts w:hint="eastAsia" w:ascii="宋体" w:hAnsi="宋体" w:eastAsia="宋体" w:cs="宋体"/>
                <w:bCs/>
                <w:sz w:val="21"/>
                <w:szCs w:val="21"/>
              </w:rPr>
            </w:pPr>
          </w:p>
        </w:tc>
        <w:tc>
          <w:tcPr>
            <w:tcW w:w="758" w:type="pct"/>
            <w:vAlign w:val="center"/>
          </w:tcPr>
          <w:p>
            <w:pPr>
              <w:widowControl/>
              <w:jc w:val="center"/>
              <w:textAlignment w:val="center"/>
              <w:rPr>
                <w:rFonts w:hint="eastAsia" w:ascii="宋体" w:hAnsi="宋体" w:eastAsia="宋体" w:cs="宋体"/>
                <w:bCs/>
                <w:kern w:val="2"/>
                <w:sz w:val="21"/>
                <w:szCs w:val="21"/>
                <w:lang w:val="en-US" w:eastAsia="zh-CN" w:bidi="ar-SA"/>
              </w:rPr>
            </w:pPr>
            <w:r>
              <w:rPr>
                <w:rFonts w:hint="eastAsia" w:ascii="宋体" w:hAnsi="宋体" w:eastAsia="宋体" w:cs="宋体"/>
                <w:color w:val="000000"/>
                <w:kern w:val="0"/>
                <w:sz w:val="21"/>
                <w:szCs w:val="21"/>
                <w:lang w:bidi="ar"/>
              </w:rPr>
              <w:t>1.5米单人床</w:t>
            </w:r>
          </w:p>
        </w:tc>
        <w:tc>
          <w:tcPr>
            <w:tcW w:w="580" w:type="pct"/>
            <w:vAlign w:val="center"/>
          </w:tcPr>
          <w:p>
            <w:pPr>
              <w:widowControl/>
              <w:jc w:val="center"/>
              <w:textAlignment w:val="center"/>
              <w:rPr>
                <w:rFonts w:hint="eastAsia" w:ascii="宋体" w:hAnsi="宋体" w:eastAsia="宋体" w:cs="宋体"/>
                <w:bCs/>
                <w:kern w:val="2"/>
                <w:sz w:val="21"/>
                <w:szCs w:val="21"/>
                <w:lang w:val="en-US" w:eastAsia="zh-CN" w:bidi="ar-SA"/>
              </w:rPr>
            </w:pPr>
            <w:r>
              <w:rPr>
                <w:rFonts w:hint="eastAsia" w:ascii="宋体" w:hAnsi="宋体" w:eastAsia="宋体" w:cs="宋体"/>
                <w:color w:val="000000"/>
                <w:kern w:val="0"/>
                <w:sz w:val="21"/>
                <w:szCs w:val="21"/>
                <w:lang w:bidi="ar"/>
              </w:rPr>
              <w:t>135</w:t>
            </w:r>
          </w:p>
        </w:tc>
        <w:tc>
          <w:tcPr>
            <w:tcW w:w="568" w:type="pct"/>
            <w:vAlign w:val="top"/>
          </w:tcPr>
          <w:p>
            <w:pPr>
              <w:jc w:val="center"/>
              <w:rPr>
                <w:rFonts w:hint="eastAsia" w:ascii="宋体" w:hAnsi="宋体" w:eastAsia="宋体" w:cs="宋体"/>
                <w:bCs/>
                <w:kern w:val="2"/>
                <w:sz w:val="21"/>
                <w:szCs w:val="21"/>
                <w:lang w:val="en-US" w:eastAsia="zh-CN" w:bidi="ar-SA"/>
              </w:rPr>
            </w:pPr>
            <w:r>
              <w:rPr>
                <w:rFonts w:hint="eastAsia" w:ascii="宋体" w:hAnsi="宋体" w:eastAsia="宋体" w:cs="宋体"/>
                <w:bCs/>
                <w:sz w:val="21"/>
                <w:szCs w:val="21"/>
              </w:rPr>
              <w:t>张</w:t>
            </w:r>
          </w:p>
        </w:tc>
        <w:tc>
          <w:tcPr>
            <w:tcW w:w="716" w:type="pct"/>
            <w:tcBorders/>
            <w:vAlign w:val="top"/>
          </w:tcPr>
          <w:p>
            <w:pPr>
              <w:jc w:val="center"/>
              <w:rPr>
                <w:rFonts w:hint="eastAsia" w:ascii="宋体" w:hAnsi="宋体" w:eastAsia="宋体" w:cs="宋体"/>
                <w:bCs/>
                <w:sz w:val="21"/>
                <w:szCs w:val="21"/>
              </w:rPr>
            </w:pPr>
          </w:p>
        </w:tc>
        <w:tc>
          <w:tcPr>
            <w:tcW w:w="716" w:type="pct"/>
            <w:tcBorders/>
            <w:vAlign w:val="top"/>
          </w:tcPr>
          <w:p>
            <w:pPr>
              <w:jc w:val="center"/>
              <w:rPr>
                <w:rFonts w:hint="eastAsia" w:ascii="宋体" w:hAnsi="宋体" w:eastAsia="宋体" w:cs="宋体"/>
                <w:bCs/>
                <w:sz w:val="21"/>
                <w:szCs w:val="21"/>
              </w:rPr>
            </w:pPr>
          </w:p>
        </w:tc>
        <w:tc>
          <w:tcPr>
            <w:tcW w:w="716" w:type="pct"/>
            <w:vMerge w:val="continue"/>
            <w:tcBorders/>
            <w:vAlign w:val="top"/>
          </w:tcPr>
          <w:p>
            <w:pPr>
              <w:jc w:val="center"/>
              <w:rPr>
                <w:rFonts w:hint="eastAsia" w:ascii="宋体" w:hAnsi="宋体" w:eastAsia="宋体" w:cs="宋体"/>
                <w:bCs/>
                <w:kern w:val="2"/>
                <w:sz w:val="21"/>
                <w:szCs w:val="21"/>
                <w:lang w:val="en-US" w:eastAsia="zh-CN" w:bidi="ar-SA"/>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273" w:type="pct"/>
            <w:vAlign w:val="center"/>
          </w:tcPr>
          <w:p>
            <w:pPr>
              <w:widowControl/>
              <w:jc w:val="center"/>
              <w:textAlignment w:val="center"/>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56</w:t>
            </w:r>
          </w:p>
        </w:tc>
        <w:tc>
          <w:tcPr>
            <w:tcW w:w="670" w:type="pct"/>
            <w:vAlign w:val="center"/>
          </w:tcPr>
          <w:p>
            <w:pPr>
              <w:widowControl/>
              <w:jc w:val="center"/>
              <w:textAlignment w:val="center"/>
              <w:rPr>
                <w:rFonts w:hint="eastAsia" w:ascii="宋体" w:hAnsi="宋体" w:eastAsia="宋体" w:cs="宋体"/>
                <w:bCs/>
                <w:sz w:val="21"/>
                <w:szCs w:val="21"/>
              </w:rPr>
            </w:pPr>
          </w:p>
        </w:tc>
        <w:tc>
          <w:tcPr>
            <w:tcW w:w="758" w:type="pct"/>
            <w:vAlign w:val="center"/>
          </w:tcPr>
          <w:p>
            <w:pPr>
              <w:widowControl/>
              <w:jc w:val="center"/>
              <w:textAlignment w:val="center"/>
              <w:rPr>
                <w:rFonts w:hint="eastAsia" w:ascii="宋体" w:hAnsi="宋体" w:eastAsia="宋体" w:cs="宋体"/>
                <w:bCs/>
                <w:kern w:val="2"/>
                <w:sz w:val="21"/>
                <w:szCs w:val="21"/>
                <w:lang w:val="en-US" w:eastAsia="zh-CN" w:bidi="ar-SA"/>
              </w:rPr>
            </w:pPr>
            <w:r>
              <w:rPr>
                <w:rFonts w:hint="eastAsia" w:ascii="宋体" w:hAnsi="宋体" w:eastAsia="宋体" w:cs="宋体"/>
                <w:color w:val="000000"/>
                <w:kern w:val="0"/>
                <w:sz w:val="21"/>
                <w:szCs w:val="21"/>
                <w:lang w:bidi="ar"/>
              </w:rPr>
              <w:t>床垫</w:t>
            </w:r>
          </w:p>
        </w:tc>
        <w:tc>
          <w:tcPr>
            <w:tcW w:w="580" w:type="pct"/>
            <w:vAlign w:val="center"/>
          </w:tcPr>
          <w:p>
            <w:pPr>
              <w:widowControl/>
              <w:jc w:val="center"/>
              <w:textAlignment w:val="center"/>
              <w:rPr>
                <w:rFonts w:hint="eastAsia" w:ascii="宋体" w:hAnsi="宋体" w:eastAsia="宋体" w:cs="宋体"/>
                <w:bCs/>
                <w:kern w:val="2"/>
                <w:sz w:val="21"/>
                <w:szCs w:val="21"/>
                <w:lang w:val="en-US" w:eastAsia="zh-CN" w:bidi="ar-SA"/>
              </w:rPr>
            </w:pPr>
            <w:r>
              <w:rPr>
                <w:rFonts w:hint="eastAsia" w:ascii="宋体" w:hAnsi="宋体" w:eastAsia="宋体" w:cs="宋体"/>
                <w:color w:val="000000"/>
                <w:kern w:val="0"/>
                <w:sz w:val="21"/>
                <w:szCs w:val="21"/>
                <w:lang w:bidi="ar"/>
              </w:rPr>
              <w:t>135</w:t>
            </w:r>
          </w:p>
        </w:tc>
        <w:tc>
          <w:tcPr>
            <w:tcW w:w="568" w:type="pct"/>
            <w:vAlign w:val="top"/>
          </w:tcPr>
          <w:p>
            <w:pPr>
              <w:jc w:val="center"/>
              <w:rPr>
                <w:rFonts w:hint="eastAsia" w:ascii="宋体" w:hAnsi="宋体" w:eastAsia="宋体" w:cs="宋体"/>
                <w:bCs/>
                <w:kern w:val="2"/>
                <w:sz w:val="21"/>
                <w:szCs w:val="21"/>
                <w:lang w:val="en-US" w:eastAsia="zh-CN" w:bidi="ar-SA"/>
              </w:rPr>
            </w:pPr>
            <w:r>
              <w:rPr>
                <w:rFonts w:hint="eastAsia" w:ascii="宋体" w:hAnsi="宋体" w:eastAsia="宋体" w:cs="宋体"/>
                <w:bCs/>
                <w:sz w:val="21"/>
                <w:szCs w:val="21"/>
              </w:rPr>
              <w:t>张</w:t>
            </w:r>
          </w:p>
        </w:tc>
        <w:tc>
          <w:tcPr>
            <w:tcW w:w="716" w:type="pct"/>
            <w:tcBorders/>
            <w:vAlign w:val="top"/>
          </w:tcPr>
          <w:p>
            <w:pPr>
              <w:jc w:val="center"/>
              <w:rPr>
                <w:rFonts w:hint="eastAsia" w:ascii="宋体" w:hAnsi="宋体" w:eastAsia="宋体" w:cs="宋体"/>
                <w:bCs/>
                <w:sz w:val="21"/>
                <w:szCs w:val="21"/>
              </w:rPr>
            </w:pPr>
          </w:p>
        </w:tc>
        <w:tc>
          <w:tcPr>
            <w:tcW w:w="716" w:type="pct"/>
            <w:tcBorders/>
            <w:vAlign w:val="top"/>
          </w:tcPr>
          <w:p>
            <w:pPr>
              <w:jc w:val="center"/>
              <w:rPr>
                <w:rFonts w:hint="eastAsia" w:ascii="宋体" w:hAnsi="宋体" w:eastAsia="宋体" w:cs="宋体"/>
                <w:bCs/>
                <w:sz w:val="21"/>
                <w:szCs w:val="21"/>
              </w:rPr>
            </w:pPr>
          </w:p>
        </w:tc>
        <w:tc>
          <w:tcPr>
            <w:tcW w:w="716" w:type="pct"/>
            <w:vMerge w:val="continue"/>
            <w:tcBorders/>
            <w:vAlign w:val="top"/>
          </w:tcPr>
          <w:p>
            <w:pPr>
              <w:jc w:val="center"/>
              <w:rPr>
                <w:rFonts w:hint="eastAsia" w:ascii="宋体" w:hAnsi="宋体" w:eastAsia="宋体" w:cs="宋体"/>
                <w:bCs/>
                <w:kern w:val="2"/>
                <w:sz w:val="21"/>
                <w:szCs w:val="21"/>
                <w:lang w:val="en-US" w:eastAsia="zh-CN" w:bidi="ar-SA"/>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273" w:type="pct"/>
            <w:vAlign w:val="center"/>
          </w:tcPr>
          <w:p>
            <w:pPr>
              <w:widowControl/>
              <w:jc w:val="center"/>
              <w:textAlignment w:val="center"/>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57</w:t>
            </w:r>
          </w:p>
        </w:tc>
        <w:tc>
          <w:tcPr>
            <w:tcW w:w="670" w:type="pct"/>
            <w:vAlign w:val="center"/>
          </w:tcPr>
          <w:p>
            <w:pPr>
              <w:widowControl/>
              <w:jc w:val="center"/>
              <w:textAlignment w:val="center"/>
              <w:rPr>
                <w:rFonts w:hint="eastAsia" w:ascii="宋体" w:hAnsi="宋体" w:eastAsia="宋体" w:cs="宋体"/>
                <w:bCs/>
                <w:sz w:val="21"/>
                <w:szCs w:val="21"/>
              </w:rPr>
            </w:pPr>
          </w:p>
        </w:tc>
        <w:tc>
          <w:tcPr>
            <w:tcW w:w="758" w:type="pct"/>
            <w:vAlign w:val="center"/>
          </w:tcPr>
          <w:p>
            <w:pPr>
              <w:widowControl/>
              <w:jc w:val="center"/>
              <w:textAlignment w:val="center"/>
              <w:rPr>
                <w:rFonts w:hint="eastAsia" w:ascii="宋体" w:hAnsi="宋体" w:eastAsia="宋体" w:cs="宋体"/>
                <w:bCs/>
                <w:kern w:val="2"/>
                <w:sz w:val="21"/>
                <w:szCs w:val="21"/>
                <w:lang w:val="en-US" w:eastAsia="zh-CN" w:bidi="ar-SA"/>
              </w:rPr>
            </w:pPr>
            <w:r>
              <w:rPr>
                <w:rFonts w:hint="eastAsia" w:ascii="宋体" w:hAnsi="宋体" w:eastAsia="宋体" w:cs="宋体"/>
                <w:color w:val="000000"/>
                <w:kern w:val="0"/>
                <w:sz w:val="21"/>
                <w:szCs w:val="21"/>
                <w:lang w:bidi="ar"/>
              </w:rPr>
              <w:t>床头柜</w:t>
            </w:r>
          </w:p>
        </w:tc>
        <w:tc>
          <w:tcPr>
            <w:tcW w:w="580" w:type="pct"/>
            <w:vAlign w:val="center"/>
          </w:tcPr>
          <w:p>
            <w:pPr>
              <w:widowControl/>
              <w:jc w:val="center"/>
              <w:textAlignment w:val="center"/>
              <w:rPr>
                <w:rFonts w:hint="eastAsia" w:ascii="宋体" w:hAnsi="宋体" w:eastAsia="宋体" w:cs="宋体"/>
                <w:bCs/>
                <w:kern w:val="2"/>
                <w:sz w:val="21"/>
                <w:szCs w:val="21"/>
                <w:lang w:val="en-US" w:eastAsia="zh-CN" w:bidi="ar-SA"/>
              </w:rPr>
            </w:pPr>
            <w:r>
              <w:rPr>
                <w:rFonts w:hint="eastAsia" w:ascii="宋体" w:hAnsi="宋体" w:eastAsia="宋体" w:cs="宋体"/>
                <w:color w:val="000000"/>
                <w:kern w:val="0"/>
                <w:sz w:val="21"/>
                <w:szCs w:val="21"/>
                <w:lang w:bidi="ar"/>
              </w:rPr>
              <w:t>135</w:t>
            </w:r>
          </w:p>
        </w:tc>
        <w:tc>
          <w:tcPr>
            <w:tcW w:w="568" w:type="pct"/>
            <w:vAlign w:val="top"/>
          </w:tcPr>
          <w:p>
            <w:pPr>
              <w:jc w:val="center"/>
              <w:rPr>
                <w:rFonts w:hint="eastAsia" w:ascii="宋体" w:hAnsi="宋体" w:eastAsia="宋体" w:cs="宋体"/>
                <w:bCs/>
                <w:kern w:val="2"/>
                <w:sz w:val="21"/>
                <w:szCs w:val="21"/>
                <w:lang w:val="en-US" w:eastAsia="zh-CN" w:bidi="ar-SA"/>
              </w:rPr>
            </w:pPr>
            <w:r>
              <w:rPr>
                <w:rFonts w:hint="eastAsia" w:ascii="宋体" w:hAnsi="宋体" w:eastAsia="宋体" w:cs="宋体"/>
                <w:bCs/>
                <w:sz w:val="21"/>
                <w:szCs w:val="21"/>
              </w:rPr>
              <w:t>个</w:t>
            </w:r>
          </w:p>
        </w:tc>
        <w:tc>
          <w:tcPr>
            <w:tcW w:w="716" w:type="pct"/>
            <w:tcBorders/>
            <w:vAlign w:val="top"/>
          </w:tcPr>
          <w:p>
            <w:pPr>
              <w:jc w:val="center"/>
              <w:rPr>
                <w:rFonts w:hint="eastAsia" w:ascii="宋体" w:hAnsi="宋体" w:eastAsia="宋体" w:cs="宋体"/>
                <w:bCs/>
                <w:sz w:val="21"/>
                <w:szCs w:val="21"/>
              </w:rPr>
            </w:pPr>
          </w:p>
        </w:tc>
        <w:tc>
          <w:tcPr>
            <w:tcW w:w="716" w:type="pct"/>
            <w:tcBorders/>
            <w:vAlign w:val="top"/>
          </w:tcPr>
          <w:p>
            <w:pPr>
              <w:jc w:val="center"/>
              <w:rPr>
                <w:rFonts w:hint="eastAsia" w:ascii="宋体" w:hAnsi="宋体" w:eastAsia="宋体" w:cs="宋体"/>
                <w:bCs/>
                <w:sz w:val="21"/>
                <w:szCs w:val="21"/>
              </w:rPr>
            </w:pPr>
          </w:p>
        </w:tc>
        <w:tc>
          <w:tcPr>
            <w:tcW w:w="716" w:type="pct"/>
            <w:vMerge w:val="continue"/>
            <w:tcBorders/>
            <w:vAlign w:val="top"/>
          </w:tcPr>
          <w:p>
            <w:pPr>
              <w:jc w:val="center"/>
              <w:rPr>
                <w:rFonts w:hint="eastAsia" w:ascii="宋体" w:hAnsi="宋体" w:eastAsia="宋体" w:cs="宋体"/>
                <w:bCs/>
                <w:kern w:val="2"/>
                <w:sz w:val="21"/>
                <w:szCs w:val="21"/>
                <w:lang w:val="en-US" w:eastAsia="zh-CN" w:bidi="ar-SA"/>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273" w:type="pct"/>
            <w:vAlign w:val="center"/>
          </w:tcPr>
          <w:p>
            <w:pPr>
              <w:widowControl/>
              <w:jc w:val="center"/>
              <w:textAlignment w:val="center"/>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58</w:t>
            </w:r>
          </w:p>
        </w:tc>
        <w:tc>
          <w:tcPr>
            <w:tcW w:w="670" w:type="pct"/>
            <w:vAlign w:val="center"/>
          </w:tcPr>
          <w:p>
            <w:pPr>
              <w:widowControl/>
              <w:jc w:val="center"/>
              <w:textAlignment w:val="center"/>
              <w:rPr>
                <w:rFonts w:hint="eastAsia" w:ascii="宋体" w:hAnsi="宋体" w:eastAsia="宋体" w:cs="宋体"/>
                <w:bCs/>
                <w:sz w:val="21"/>
                <w:szCs w:val="21"/>
              </w:rPr>
            </w:pPr>
          </w:p>
        </w:tc>
        <w:tc>
          <w:tcPr>
            <w:tcW w:w="758" w:type="pct"/>
            <w:vAlign w:val="center"/>
          </w:tcPr>
          <w:p>
            <w:pPr>
              <w:widowControl/>
              <w:jc w:val="center"/>
              <w:textAlignment w:val="center"/>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bidi="ar"/>
              </w:rPr>
              <w:t>衣柜</w:t>
            </w:r>
          </w:p>
        </w:tc>
        <w:tc>
          <w:tcPr>
            <w:tcW w:w="580" w:type="pct"/>
            <w:vAlign w:val="center"/>
          </w:tcPr>
          <w:p>
            <w:pPr>
              <w:widowControl/>
              <w:jc w:val="center"/>
              <w:textAlignment w:val="center"/>
              <w:rPr>
                <w:rFonts w:hint="eastAsia" w:ascii="宋体" w:hAnsi="宋体" w:eastAsia="宋体" w:cs="宋体"/>
                <w:bCs/>
                <w:kern w:val="2"/>
                <w:sz w:val="21"/>
                <w:szCs w:val="21"/>
                <w:lang w:val="en-US" w:eastAsia="zh-CN" w:bidi="ar-SA"/>
              </w:rPr>
            </w:pPr>
            <w:r>
              <w:rPr>
                <w:rFonts w:hint="eastAsia" w:ascii="宋体" w:hAnsi="宋体" w:eastAsia="宋体" w:cs="宋体"/>
                <w:color w:val="000000"/>
                <w:kern w:val="0"/>
                <w:sz w:val="21"/>
                <w:szCs w:val="21"/>
                <w:lang w:bidi="ar"/>
              </w:rPr>
              <w:t>135</w:t>
            </w:r>
          </w:p>
        </w:tc>
        <w:tc>
          <w:tcPr>
            <w:tcW w:w="568" w:type="pct"/>
            <w:vAlign w:val="top"/>
          </w:tcPr>
          <w:p>
            <w:pPr>
              <w:jc w:val="center"/>
              <w:rPr>
                <w:rFonts w:hint="eastAsia" w:ascii="宋体" w:hAnsi="宋体" w:eastAsia="宋体" w:cs="宋体"/>
                <w:bCs/>
                <w:kern w:val="2"/>
                <w:sz w:val="21"/>
                <w:szCs w:val="21"/>
                <w:lang w:val="en-US" w:eastAsia="zh-CN" w:bidi="ar-SA"/>
              </w:rPr>
            </w:pPr>
            <w:r>
              <w:rPr>
                <w:rFonts w:hint="eastAsia" w:ascii="宋体" w:hAnsi="宋体" w:eastAsia="宋体" w:cs="宋体"/>
                <w:bCs/>
                <w:sz w:val="21"/>
                <w:szCs w:val="21"/>
              </w:rPr>
              <w:t>个</w:t>
            </w:r>
          </w:p>
        </w:tc>
        <w:tc>
          <w:tcPr>
            <w:tcW w:w="716" w:type="pct"/>
            <w:tcBorders/>
            <w:vAlign w:val="top"/>
          </w:tcPr>
          <w:p>
            <w:pPr>
              <w:jc w:val="center"/>
              <w:rPr>
                <w:rFonts w:hint="eastAsia" w:ascii="宋体" w:hAnsi="宋体" w:eastAsia="宋体" w:cs="宋体"/>
                <w:bCs/>
                <w:sz w:val="21"/>
                <w:szCs w:val="21"/>
              </w:rPr>
            </w:pPr>
          </w:p>
        </w:tc>
        <w:tc>
          <w:tcPr>
            <w:tcW w:w="716" w:type="pct"/>
            <w:tcBorders/>
            <w:vAlign w:val="top"/>
          </w:tcPr>
          <w:p>
            <w:pPr>
              <w:jc w:val="center"/>
              <w:rPr>
                <w:rFonts w:hint="eastAsia" w:ascii="宋体" w:hAnsi="宋体" w:eastAsia="宋体" w:cs="宋体"/>
                <w:bCs/>
                <w:sz w:val="21"/>
                <w:szCs w:val="21"/>
              </w:rPr>
            </w:pPr>
          </w:p>
        </w:tc>
        <w:tc>
          <w:tcPr>
            <w:tcW w:w="716" w:type="pct"/>
            <w:vMerge w:val="continue"/>
            <w:tcBorders/>
            <w:vAlign w:val="top"/>
          </w:tcPr>
          <w:p>
            <w:pPr>
              <w:jc w:val="center"/>
              <w:rPr>
                <w:rFonts w:hint="eastAsia" w:ascii="宋体" w:hAnsi="宋体" w:eastAsia="宋体" w:cs="宋体"/>
                <w:bCs/>
                <w:kern w:val="2"/>
                <w:sz w:val="21"/>
                <w:szCs w:val="21"/>
                <w:lang w:val="en-US" w:eastAsia="zh-CN" w:bidi="ar-SA"/>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273" w:type="pct"/>
            <w:vAlign w:val="center"/>
          </w:tcPr>
          <w:p>
            <w:pPr>
              <w:widowControl/>
              <w:jc w:val="center"/>
              <w:textAlignment w:val="center"/>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59</w:t>
            </w:r>
          </w:p>
        </w:tc>
        <w:tc>
          <w:tcPr>
            <w:tcW w:w="670" w:type="pct"/>
            <w:vAlign w:val="center"/>
          </w:tcPr>
          <w:p>
            <w:pPr>
              <w:widowControl/>
              <w:jc w:val="center"/>
              <w:textAlignment w:val="center"/>
              <w:rPr>
                <w:rFonts w:hint="eastAsia" w:ascii="宋体" w:hAnsi="宋体" w:eastAsia="宋体" w:cs="宋体"/>
                <w:bCs/>
                <w:sz w:val="21"/>
                <w:szCs w:val="21"/>
              </w:rPr>
            </w:pPr>
          </w:p>
        </w:tc>
        <w:tc>
          <w:tcPr>
            <w:tcW w:w="758" w:type="pct"/>
            <w:vAlign w:val="center"/>
          </w:tcPr>
          <w:p>
            <w:pPr>
              <w:widowControl/>
              <w:jc w:val="center"/>
              <w:textAlignment w:val="center"/>
              <w:rPr>
                <w:rFonts w:hint="eastAsia" w:ascii="宋体" w:hAnsi="宋体" w:eastAsia="宋体" w:cs="宋体"/>
                <w:bCs/>
                <w:kern w:val="2"/>
                <w:sz w:val="21"/>
                <w:szCs w:val="21"/>
                <w:lang w:val="en-US" w:eastAsia="zh-CN" w:bidi="ar-SA"/>
              </w:rPr>
            </w:pPr>
            <w:r>
              <w:rPr>
                <w:rFonts w:hint="eastAsia" w:ascii="宋体" w:hAnsi="宋体" w:eastAsia="宋体" w:cs="宋体"/>
                <w:color w:val="000000"/>
                <w:kern w:val="0"/>
                <w:sz w:val="21"/>
                <w:szCs w:val="21"/>
                <w:lang w:bidi="ar"/>
              </w:rPr>
              <w:t>桌子</w:t>
            </w:r>
          </w:p>
        </w:tc>
        <w:tc>
          <w:tcPr>
            <w:tcW w:w="580" w:type="pct"/>
            <w:vAlign w:val="center"/>
          </w:tcPr>
          <w:p>
            <w:pPr>
              <w:widowControl/>
              <w:jc w:val="center"/>
              <w:textAlignment w:val="center"/>
              <w:rPr>
                <w:rFonts w:hint="eastAsia" w:ascii="宋体" w:hAnsi="宋体" w:eastAsia="宋体" w:cs="宋体"/>
                <w:bCs/>
                <w:kern w:val="2"/>
                <w:sz w:val="21"/>
                <w:szCs w:val="21"/>
                <w:lang w:val="en-US" w:eastAsia="zh-CN" w:bidi="ar-SA"/>
              </w:rPr>
            </w:pPr>
            <w:r>
              <w:rPr>
                <w:rFonts w:hint="eastAsia" w:ascii="宋体" w:hAnsi="宋体" w:eastAsia="宋体" w:cs="宋体"/>
                <w:color w:val="000000"/>
                <w:kern w:val="0"/>
                <w:sz w:val="21"/>
                <w:szCs w:val="21"/>
                <w:lang w:bidi="ar"/>
              </w:rPr>
              <w:t>135</w:t>
            </w:r>
          </w:p>
        </w:tc>
        <w:tc>
          <w:tcPr>
            <w:tcW w:w="568" w:type="pct"/>
            <w:vAlign w:val="top"/>
          </w:tcPr>
          <w:p>
            <w:pPr>
              <w:jc w:val="center"/>
              <w:rPr>
                <w:rFonts w:hint="eastAsia" w:ascii="宋体" w:hAnsi="宋体" w:eastAsia="宋体" w:cs="宋体"/>
                <w:bCs/>
                <w:kern w:val="2"/>
                <w:sz w:val="21"/>
                <w:szCs w:val="21"/>
                <w:lang w:val="en-US" w:eastAsia="zh-CN" w:bidi="ar-SA"/>
              </w:rPr>
            </w:pPr>
            <w:r>
              <w:rPr>
                <w:rFonts w:hint="eastAsia" w:ascii="宋体" w:hAnsi="宋体" w:eastAsia="宋体" w:cs="宋体"/>
                <w:bCs/>
                <w:sz w:val="21"/>
                <w:szCs w:val="21"/>
              </w:rPr>
              <w:t>张</w:t>
            </w:r>
          </w:p>
        </w:tc>
        <w:tc>
          <w:tcPr>
            <w:tcW w:w="716" w:type="pct"/>
            <w:tcBorders/>
            <w:vAlign w:val="top"/>
          </w:tcPr>
          <w:p>
            <w:pPr>
              <w:jc w:val="center"/>
              <w:rPr>
                <w:rFonts w:hint="eastAsia" w:ascii="宋体" w:hAnsi="宋体" w:eastAsia="宋体" w:cs="宋体"/>
                <w:bCs/>
                <w:sz w:val="21"/>
                <w:szCs w:val="21"/>
              </w:rPr>
            </w:pPr>
          </w:p>
        </w:tc>
        <w:tc>
          <w:tcPr>
            <w:tcW w:w="716" w:type="pct"/>
            <w:tcBorders/>
            <w:vAlign w:val="top"/>
          </w:tcPr>
          <w:p>
            <w:pPr>
              <w:jc w:val="center"/>
              <w:rPr>
                <w:rFonts w:hint="eastAsia" w:ascii="宋体" w:hAnsi="宋体" w:eastAsia="宋体" w:cs="宋体"/>
                <w:bCs/>
                <w:sz w:val="21"/>
                <w:szCs w:val="21"/>
              </w:rPr>
            </w:pPr>
          </w:p>
        </w:tc>
        <w:tc>
          <w:tcPr>
            <w:tcW w:w="716" w:type="pct"/>
            <w:vMerge w:val="continue"/>
            <w:tcBorders/>
            <w:vAlign w:val="top"/>
          </w:tcPr>
          <w:p>
            <w:pPr>
              <w:jc w:val="center"/>
              <w:rPr>
                <w:rFonts w:hint="eastAsia" w:ascii="宋体" w:hAnsi="宋体" w:eastAsia="宋体" w:cs="宋体"/>
                <w:bCs/>
                <w:kern w:val="2"/>
                <w:sz w:val="21"/>
                <w:szCs w:val="21"/>
                <w:lang w:val="en-US" w:eastAsia="zh-CN" w:bidi="ar-SA"/>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273" w:type="pct"/>
            <w:vAlign w:val="center"/>
          </w:tcPr>
          <w:p>
            <w:pPr>
              <w:widowControl/>
              <w:jc w:val="center"/>
              <w:textAlignment w:val="center"/>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60</w:t>
            </w:r>
          </w:p>
        </w:tc>
        <w:tc>
          <w:tcPr>
            <w:tcW w:w="670" w:type="pct"/>
            <w:vAlign w:val="center"/>
          </w:tcPr>
          <w:p>
            <w:pPr>
              <w:widowControl/>
              <w:jc w:val="center"/>
              <w:textAlignment w:val="center"/>
              <w:rPr>
                <w:rFonts w:hint="eastAsia" w:ascii="宋体" w:hAnsi="宋体" w:eastAsia="宋体" w:cs="宋体"/>
                <w:bCs/>
                <w:sz w:val="21"/>
                <w:szCs w:val="21"/>
              </w:rPr>
            </w:pPr>
          </w:p>
        </w:tc>
        <w:tc>
          <w:tcPr>
            <w:tcW w:w="758" w:type="pct"/>
            <w:vAlign w:val="center"/>
          </w:tcPr>
          <w:p>
            <w:pPr>
              <w:widowControl/>
              <w:jc w:val="center"/>
              <w:textAlignment w:val="center"/>
              <w:rPr>
                <w:rFonts w:hint="eastAsia" w:ascii="宋体" w:hAnsi="宋体" w:eastAsia="宋体" w:cs="宋体"/>
                <w:bCs/>
                <w:kern w:val="2"/>
                <w:sz w:val="21"/>
                <w:szCs w:val="21"/>
                <w:lang w:val="en-US" w:eastAsia="zh-CN" w:bidi="ar-SA"/>
              </w:rPr>
            </w:pPr>
            <w:r>
              <w:rPr>
                <w:rFonts w:hint="eastAsia" w:ascii="宋体" w:hAnsi="宋体" w:eastAsia="宋体" w:cs="宋体"/>
                <w:color w:val="000000"/>
                <w:kern w:val="0"/>
                <w:sz w:val="21"/>
                <w:szCs w:val="21"/>
                <w:lang w:bidi="ar"/>
              </w:rPr>
              <w:t>椅子</w:t>
            </w:r>
          </w:p>
        </w:tc>
        <w:tc>
          <w:tcPr>
            <w:tcW w:w="580" w:type="pct"/>
            <w:vAlign w:val="center"/>
          </w:tcPr>
          <w:p>
            <w:pPr>
              <w:widowControl/>
              <w:jc w:val="center"/>
              <w:textAlignment w:val="center"/>
              <w:rPr>
                <w:rFonts w:hint="eastAsia" w:ascii="宋体" w:hAnsi="宋体" w:eastAsia="宋体" w:cs="宋体"/>
                <w:bCs/>
                <w:kern w:val="2"/>
                <w:sz w:val="21"/>
                <w:szCs w:val="21"/>
                <w:lang w:val="en-US" w:eastAsia="zh-CN" w:bidi="ar-SA"/>
              </w:rPr>
            </w:pPr>
            <w:r>
              <w:rPr>
                <w:rFonts w:hint="eastAsia" w:ascii="宋体" w:hAnsi="宋体" w:eastAsia="宋体" w:cs="宋体"/>
                <w:color w:val="000000"/>
                <w:kern w:val="0"/>
                <w:sz w:val="21"/>
                <w:szCs w:val="21"/>
                <w:lang w:bidi="ar"/>
              </w:rPr>
              <w:t>135</w:t>
            </w:r>
          </w:p>
        </w:tc>
        <w:tc>
          <w:tcPr>
            <w:tcW w:w="568" w:type="pct"/>
            <w:vAlign w:val="top"/>
          </w:tcPr>
          <w:p>
            <w:pPr>
              <w:jc w:val="center"/>
              <w:rPr>
                <w:rFonts w:hint="eastAsia" w:ascii="宋体" w:hAnsi="宋体" w:eastAsia="宋体" w:cs="宋体"/>
                <w:bCs/>
                <w:kern w:val="2"/>
                <w:sz w:val="21"/>
                <w:szCs w:val="21"/>
                <w:lang w:val="en-US" w:eastAsia="zh-CN" w:bidi="ar-SA"/>
              </w:rPr>
            </w:pPr>
            <w:r>
              <w:rPr>
                <w:rFonts w:hint="eastAsia" w:ascii="宋体" w:hAnsi="宋体" w:eastAsia="宋体" w:cs="宋体"/>
                <w:bCs/>
                <w:sz w:val="21"/>
                <w:szCs w:val="21"/>
              </w:rPr>
              <w:t>把</w:t>
            </w:r>
          </w:p>
        </w:tc>
        <w:tc>
          <w:tcPr>
            <w:tcW w:w="716" w:type="pct"/>
            <w:tcBorders/>
            <w:vAlign w:val="top"/>
          </w:tcPr>
          <w:p>
            <w:pPr>
              <w:jc w:val="center"/>
              <w:rPr>
                <w:rFonts w:hint="eastAsia" w:ascii="宋体" w:hAnsi="宋体" w:eastAsia="宋体" w:cs="宋体"/>
                <w:bCs/>
                <w:sz w:val="21"/>
                <w:szCs w:val="21"/>
              </w:rPr>
            </w:pPr>
          </w:p>
        </w:tc>
        <w:tc>
          <w:tcPr>
            <w:tcW w:w="716" w:type="pct"/>
            <w:tcBorders/>
            <w:vAlign w:val="top"/>
          </w:tcPr>
          <w:p>
            <w:pPr>
              <w:jc w:val="center"/>
              <w:rPr>
                <w:rFonts w:hint="eastAsia" w:ascii="宋体" w:hAnsi="宋体" w:eastAsia="宋体" w:cs="宋体"/>
                <w:bCs/>
                <w:sz w:val="21"/>
                <w:szCs w:val="21"/>
              </w:rPr>
            </w:pPr>
          </w:p>
        </w:tc>
        <w:tc>
          <w:tcPr>
            <w:tcW w:w="716" w:type="pct"/>
            <w:vMerge w:val="continue"/>
            <w:tcBorders/>
            <w:vAlign w:val="top"/>
          </w:tcPr>
          <w:p>
            <w:pPr>
              <w:jc w:val="center"/>
              <w:rPr>
                <w:rFonts w:hint="eastAsia" w:ascii="宋体" w:hAnsi="宋体" w:eastAsia="宋体" w:cs="宋体"/>
                <w:bCs/>
                <w:kern w:val="2"/>
                <w:sz w:val="21"/>
                <w:szCs w:val="21"/>
                <w:lang w:val="en-US" w:eastAsia="zh-CN" w:bidi="ar-SA"/>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273" w:type="pct"/>
            <w:vAlign w:val="center"/>
          </w:tcPr>
          <w:p>
            <w:pPr>
              <w:widowControl/>
              <w:jc w:val="center"/>
              <w:textAlignment w:val="center"/>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61</w:t>
            </w:r>
          </w:p>
        </w:tc>
        <w:tc>
          <w:tcPr>
            <w:tcW w:w="670" w:type="pct"/>
            <w:vAlign w:val="center"/>
          </w:tcPr>
          <w:p>
            <w:pPr>
              <w:widowControl/>
              <w:jc w:val="center"/>
              <w:textAlignment w:val="center"/>
              <w:rPr>
                <w:rFonts w:hint="eastAsia" w:ascii="宋体" w:hAnsi="宋体" w:eastAsia="宋体" w:cs="宋体"/>
                <w:bCs/>
                <w:sz w:val="21"/>
                <w:szCs w:val="21"/>
              </w:rPr>
            </w:pPr>
          </w:p>
        </w:tc>
        <w:tc>
          <w:tcPr>
            <w:tcW w:w="758" w:type="pct"/>
            <w:vAlign w:val="center"/>
          </w:tcPr>
          <w:p>
            <w:pPr>
              <w:widowControl/>
              <w:jc w:val="center"/>
              <w:textAlignment w:val="center"/>
              <w:rPr>
                <w:rFonts w:hint="eastAsia" w:ascii="宋体" w:hAnsi="宋体" w:eastAsia="宋体" w:cs="宋体"/>
                <w:bCs/>
                <w:kern w:val="2"/>
                <w:sz w:val="21"/>
                <w:szCs w:val="21"/>
                <w:lang w:val="en-US" w:eastAsia="zh-CN" w:bidi="ar-SA"/>
              </w:rPr>
            </w:pPr>
            <w:r>
              <w:rPr>
                <w:rFonts w:hint="eastAsia" w:ascii="宋体" w:hAnsi="宋体" w:eastAsia="宋体" w:cs="宋体"/>
                <w:color w:val="000000"/>
                <w:kern w:val="0"/>
                <w:sz w:val="21"/>
                <w:szCs w:val="21"/>
                <w:lang w:bidi="ar"/>
              </w:rPr>
              <w:t>沙发</w:t>
            </w:r>
          </w:p>
        </w:tc>
        <w:tc>
          <w:tcPr>
            <w:tcW w:w="580" w:type="pct"/>
            <w:vAlign w:val="center"/>
          </w:tcPr>
          <w:p>
            <w:pPr>
              <w:widowControl/>
              <w:jc w:val="center"/>
              <w:textAlignment w:val="center"/>
              <w:rPr>
                <w:rFonts w:hint="eastAsia" w:ascii="宋体" w:hAnsi="宋体" w:eastAsia="宋体" w:cs="宋体"/>
                <w:bCs/>
                <w:kern w:val="2"/>
                <w:sz w:val="21"/>
                <w:szCs w:val="21"/>
                <w:lang w:val="en-US" w:eastAsia="zh-CN" w:bidi="ar-SA"/>
              </w:rPr>
            </w:pPr>
            <w:r>
              <w:rPr>
                <w:rFonts w:hint="eastAsia" w:ascii="宋体" w:hAnsi="宋体" w:eastAsia="宋体" w:cs="宋体"/>
                <w:color w:val="000000"/>
                <w:kern w:val="0"/>
                <w:sz w:val="21"/>
                <w:szCs w:val="21"/>
                <w:lang w:bidi="ar"/>
              </w:rPr>
              <w:t>4</w:t>
            </w:r>
          </w:p>
        </w:tc>
        <w:tc>
          <w:tcPr>
            <w:tcW w:w="568" w:type="pct"/>
            <w:vAlign w:val="top"/>
          </w:tcPr>
          <w:p>
            <w:pPr>
              <w:jc w:val="center"/>
              <w:rPr>
                <w:rFonts w:hint="eastAsia" w:ascii="宋体" w:hAnsi="宋体" w:eastAsia="宋体" w:cs="宋体"/>
                <w:bCs/>
                <w:kern w:val="2"/>
                <w:sz w:val="21"/>
                <w:szCs w:val="21"/>
                <w:lang w:val="en-US" w:eastAsia="zh-CN" w:bidi="ar-SA"/>
              </w:rPr>
            </w:pPr>
            <w:r>
              <w:rPr>
                <w:rFonts w:hint="eastAsia" w:ascii="宋体" w:hAnsi="宋体" w:eastAsia="宋体" w:cs="宋体"/>
                <w:bCs/>
                <w:sz w:val="21"/>
                <w:szCs w:val="21"/>
              </w:rPr>
              <w:t>张</w:t>
            </w:r>
          </w:p>
        </w:tc>
        <w:tc>
          <w:tcPr>
            <w:tcW w:w="716" w:type="pct"/>
            <w:tcBorders/>
            <w:vAlign w:val="top"/>
          </w:tcPr>
          <w:p>
            <w:pPr>
              <w:jc w:val="center"/>
              <w:rPr>
                <w:rFonts w:hint="eastAsia" w:ascii="宋体" w:hAnsi="宋体" w:eastAsia="宋体" w:cs="宋体"/>
                <w:bCs/>
                <w:sz w:val="21"/>
                <w:szCs w:val="21"/>
              </w:rPr>
            </w:pPr>
          </w:p>
        </w:tc>
        <w:tc>
          <w:tcPr>
            <w:tcW w:w="716" w:type="pct"/>
            <w:tcBorders/>
            <w:vAlign w:val="top"/>
          </w:tcPr>
          <w:p>
            <w:pPr>
              <w:jc w:val="center"/>
              <w:rPr>
                <w:rFonts w:hint="eastAsia" w:ascii="宋体" w:hAnsi="宋体" w:eastAsia="宋体" w:cs="宋体"/>
                <w:bCs/>
                <w:sz w:val="21"/>
                <w:szCs w:val="21"/>
              </w:rPr>
            </w:pPr>
          </w:p>
        </w:tc>
        <w:tc>
          <w:tcPr>
            <w:tcW w:w="716" w:type="pct"/>
            <w:vMerge w:val="continue"/>
            <w:tcBorders/>
            <w:vAlign w:val="top"/>
          </w:tcPr>
          <w:p>
            <w:pPr>
              <w:jc w:val="center"/>
              <w:rPr>
                <w:rFonts w:hint="eastAsia" w:ascii="宋体" w:hAnsi="宋体" w:eastAsia="宋体" w:cs="宋体"/>
                <w:bCs/>
                <w:kern w:val="2"/>
                <w:sz w:val="21"/>
                <w:szCs w:val="21"/>
                <w:lang w:val="en-US" w:eastAsia="zh-CN" w:bidi="ar-SA"/>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273" w:type="pct"/>
            <w:vAlign w:val="center"/>
          </w:tcPr>
          <w:p>
            <w:pPr>
              <w:widowControl/>
              <w:jc w:val="center"/>
              <w:textAlignment w:val="center"/>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62</w:t>
            </w:r>
          </w:p>
        </w:tc>
        <w:tc>
          <w:tcPr>
            <w:tcW w:w="670" w:type="pct"/>
            <w:vAlign w:val="center"/>
          </w:tcPr>
          <w:p>
            <w:pPr>
              <w:widowControl/>
              <w:jc w:val="center"/>
              <w:textAlignment w:val="center"/>
              <w:rPr>
                <w:rFonts w:hint="eastAsia" w:ascii="宋体" w:hAnsi="宋体" w:eastAsia="宋体" w:cs="宋体"/>
                <w:bCs/>
                <w:sz w:val="21"/>
                <w:szCs w:val="21"/>
              </w:rPr>
            </w:pPr>
          </w:p>
        </w:tc>
        <w:tc>
          <w:tcPr>
            <w:tcW w:w="758" w:type="pct"/>
            <w:vAlign w:val="center"/>
          </w:tcPr>
          <w:p>
            <w:pPr>
              <w:widowControl/>
              <w:jc w:val="center"/>
              <w:textAlignment w:val="center"/>
              <w:rPr>
                <w:rFonts w:hint="eastAsia" w:ascii="宋体" w:hAnsi="宋体" w:eastAsia="宋体" w:cs="宋体"/>
                <w:bCs/>
                <w:kern w:val="2"/>
                <w:sz w:val="21"/>
                <w:szCs w:val="21"/>
                <w:lang w:val="en-US" w:eastAsia="zh-CN" w:bidi="ar-SA"/>
              </w:rPr>
            </w:pPr>
            <w:r>
              <w:rPr>
                <w:rFonts w:hint="eastAsia" w:ascii="宋体" w:hAnsi="宋体" w:eastAsia="宋体" w:cs="宋体"/>
                <w:color w:val="000000"/>
                <w:kern w:val="0"/>
                <w:sz w:val="21"/>
                <w:szCs w:val="21"/>
                <w:lang w:bidi="ar"/>
              </w:rPr>
              <w:t>茶几</w:t>
            </w:r>
          </w:p>
        </w:tc>
        <w:tc>
          <w:tcPr>
            <w:tcW w:w="580" w:type="pct"/>
            <w:vAlign w:val="center"/>
          </w:tcPr>
          <w:p>
            <w:pPr>
              <w:widowControl/>
              <w:jc w:val="center"/>
              <w:textAlignment w:val="center"/>
              <w:rPr>
                <w:rFonts w:hint="eastAsia" w:ascii="宋体" w:hAnsi="宋体" w:eastAsia="宋体" w:cs="宋体"/>
                <w:bCs/>
                <w:kern w:val="2"/>
                <w:sz w:val="21"/>
                <w:szCs w:val="21"/>
                <w:lang w:val="en-US" w:eastAsia="zh-CN" w:bidi="ar-SA"/>
              </w:rPr>
            </w:pPr>
            <w:r>
              <w:rPr>
                <w:rFonts w:hint="eastAsia" w:ascii="宋体" w:hAnsi="宋体" w:eastAsia="宋体" w:cs="宋体"/>
                <w:color w:val="000000"/>
                <w:kern w:val="0"/>
                <w:sz w:val="21"/>
                <w:szCs w:val="21"/>
                <w:lang w:bidi="ar"/>
              </w:rPr>
              <w:t>4</w:t>
            </w:r>
          </w:p>
        </w:tc>
        <w:tc>
          <w:tcPr>
            <w:tcW w:w="568" w:type="pct"/>
            <w:vAlign w:val="top"/>
          </w:tcPr>
          <w:p>
            <w:pPr>
              <w:jc w:val="center"/>
              <w:rPr>
                <w:rFonts w:hint="eastAsia" w:ascii="宋体" w:hAnsi="宋体" w:eastAsia="宋体" w:cs="宋体"/>
                <w:bCs/>
                <w:kern w:val="2"/>
                <w:sz w:val="21"/>
                <w:szCs w:val="21"/>
                <w:lang w:val="en-US" w:eastAsia="zh-CN" w:bidi="ar-SA"/>
              </w:rPr>
            </w:pPr>
            <w:r>
              <w:rPr>
                <w:rFonts w:hint="eastAsia" w:ascii="宋体" w:hAnsi="宋体" w:eastAsia="宋体" w:cs="宋体"/>
                <w:bCs/>
                <w:sz w:val="21"/>
                <w:szCs w:val="21"/>
              </w:rPr>
              <w:t>个</w:t>
            </w:r>
          </w:p>
        </w:tc>
        <w:tc>
          <w:tcPr>
            <w:tcW w:w="716" w:type="pct"/>
            <w:tcBorders/>
            <w:vAlign w:val="top"/>
          </w:tcPr>
          <w:p>
            <w:pPr>
              <w:jc w:val="center"/>
              <w:rPr>
                <w:rFonts w:hint="eastAsia" w:ascii="宋体" w:hAnsi="宋体" w:eastAsia="宋体" w:cs="宋体"/>
                <w:bCs/>
                <w:sz w:val="21"/>
                <w:szCs w:val="21"/>
              </w:rPr>
            </w:pPr>
          </w:p>
        </w:tc>
        <w:tc>
          <w:tcPr>
            <w:tcW w:w="716" w:type="pct"/>
            <w:tcBorders/>
            <w:vAlign w:val="top"/>
          </w:tcPr>
          <w:p>
            <w:pPr>
              <w:jc w:val="center"/>
              <w:rPr>
                <w:rFonts w:hint="eastAsia" w:ascii="宋体" w:hAnsi="宋体" w:eastAsia="宋体" w:cs="宋体"/>
                <w:bCs/>
                <w:sz w:val="21"/>
                <w:szCs w:val="21"/>
              </w:rPr>
            </w:pPr>
          </w:p>
        </w:tc>
        <w:tc>
          <w:tcPr>
            <w:tcW w:w="716" w:type="pct"/>
            <w:vMerge w:val="continue"/>
            <w:tcBorders/>
            <w:vAlign w:val="top"/>
          </w:tcPr>
          <w:p>
            <w:pPr>
              <w:jc w:val="center"/>
              <w:rPr>
                <w:rFonts w:hint="eastAsia" w:ascii="宋体" w:hAnsi="宋体" w:eastAsia="宋体" w:cs="宋体"/>
                <w:bCs/>
                <w:kern w:val="2"/>
                <w:sz w:val="21"/>
                <w:szCs w:val="21"/>
                <w:lang w:val="en-US" w:eastAsia="zh-CN" w:bidi="ar-SA"/>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273" w:type="pct"/>
            <w:vAlign w:val="center"/>
          </w:tcPr>
          <w:p>
            <w:pPr>
              <w:widowControl/>
              <w:jc w:val="center"/>
              <w:textAlignment w:val="center"/>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63</w:t>
            </w:r>
          </w:p>
        </w:tc>
        <w:tc>
          <w:tcPr>
            <w:tcW w:w="670" w:type="pct"/>
            <w:vAlign w:val="center"/>
          </w:tcPr>
          <w:p>
            <w:pPr>
              <w:widowControl/>
              <w:jc w:val="center"/>
              <w:textAlignment w:val="center"/>
              <w:rPr>
                <w:rFonts w:hint="eastAsia" w:ascii="宋体" w:hAnsi="宋体" w:eastAsia="宋体" w:cs="宋体"/>
                <w:bCs/>
                <w:sz w:val="21"/>
                <w:szCs w:val="21"/>
              </w:rPr>
            </w:pPr>
          </w:p>
        </w:tc>
        <w:tc>
          <w:tcPr>
            <w:tcW w:w="758" w:type="pct"/>
            <w:vAlign w:val="center"/>
          </w:tcPr>
          <w:p>
            <w:pPr>
              <w:widowControl/>
              <w:jc w:val="center"/>
              <w:textAlignment w:val="center"/>
              <w:rPr>
                <w:rFonts w:hint="eastAsia" w:ascii="宋体" w:hAnsi="宋体" w:eastAsia="宋体" w:cs="宋体"/>
                <w:bCs/>
                <w:kern w:val="2"/>
                <w:sz w:val="21"/>
                <w:szCs w:val="21"/>
                <w:lang w:val="en-US" w:eastAsia="zh-CN" w:bidi="ar-SA"/>
              </w:rPr>
            </w:pPr>
            <w:r>
              <w:rPr>
                <w:rFonts w:hint="eastAsia" w:ascii="宋体" w:hAnsi="宋体" w:eastAsia="宋体" w:cs="宋体"/>
                <w:color w:val="000000"/>
                <w:kern w:val="0"/>
                <w:sz w:val="21"/>
                <w:szCs w:val="21"/>
                <w:lang w:bidi="ar"/>
              </w:rPr>
              <w:t>电视柜</w:t>
            </w:r>
          </w:p>
        </w:tc>
        <w:tc>
          <w:tcPr>
            <w:tcW w:w="580" w:type="pct"/>
            <w:vAlign w:val="center"/>
          </w:tcPr>
          <w:p>
            <w:pPr>
              <w:widowControl/>
              <w:jc w:val="center"/>
              <w:textAlignment w:val="center"/>
              <w:rPr>
                <w:rFonts w:hint="eastAsia" w:ascii="宋体" w:hAnsi="宋体" w:eastAsia="宋体" w:cs="宋体"/>
                <w:bCs/>
                <w:kern w:val="2"/>
                <w:sz w:val="21"/>
                <w:szCs w:val="21"/>
                <w:lang w:val="en-US" w:eastAsia="zh-CN" w:bidi="ar-SA"/>
              </w:rPr>
            </w:pPr>
            <w:r>
              <w:rPr>
                <w:rFonts w:hint="eastAsia" w:ascii="宋体" w:hAnsi="宋体" w:eastAsia="宋体" w:cs="宋体"/>
                <w:color w:val="000000"/>
                <w:kern w:val="0"/>
                <w:sz w:val="21"/>
                <w:szCs w:val="21"/>
                <w:lang w:bidi="ar"/>
              </w:rPr>
              <w:t>4</w:t>
            </w:r>
          </w:p>
        </w:tc>
        <w:tc>
          <w:tcPr>
            <w:tcW w:w="568" w:type="pct"/>
            <w:vAlign w:val="top"/>
          </w:tcPr>
          <w:p>
            <w:pPr>
              <w:jc w:val="center"/>
              <w:rPr>
                <w:rFonts w:hint="eastAsia" w:ascii="宋体" w:hAnsi="宋体" w:eastAsia="宋体" w:cs="宋体"/>
                <w:bCs/>
                <w:kern w:val="2"/>
                <w:sz w:val="21"/>
                <w:szCs w:val="21"/>
                <w:lang w:val="en-US" w:eastAsia="zh-CN" w:bidi="ar-SA"/>
              </w:rPr>
            </w:pPr>
            <w:r>
              <w:rPr>
                <w:rFonts w:hint="eastAsia" w:ascii="宋体" w:hAnsi="宋体" w:eastAsia="宋体" w:cs="宋体"/>
                <w:bCs/>
                <w:sz w:val="21"/>
                <w:szCs w:val="21"/>
              </w:rPr>
              <w:t>个</w:t>
            </w:r>
          </w:p>
        </w:tc>
        <w:tc>
          <w:tcPr>
            <w:tcW w:w="716" w:type="pct"/>
            <w:tcBorders/>
            <w:vAlign w:val="top"/>
          </w:tcPr>
          <w:p>
            <w:pPr>
              <w:jc w:val="center"/>
              <w:rPr>
                <w:rFonts w:hint="eastAsia" w:ascii="宋体" w:hAnsi="宋体" w:eastAsia="宋体" w:cs="宋体"/>
                <w:bCs/>
                <w:sz w:val="21"/>
                <w:szCs w:val="21"/>
              </w:rPr>
            </w:pPr>
          </w:p>
        </w:tc>
        <w:tc>
          <w:tcPr>
            <w:tcW w:w="716" w:type="pct"/>
            <w:tcBorders/>
            <w:vAlign w:val="top"/>
          </w:tcPr>
          <w:p>
            <w:pPr>
              <w:jc w:val="center"/>
              <w:rPr>
                <w:rFonts w:hint="eastAsia" w:ascii="宋体" w:hAnsi="宋体" w:eastAsia="宋体" w:cs="宋体"/>
                <w:bCs/>
                <w:sz w:val="21"/>
                <w:szCs w:val="21"/>
              </w:rPr>
            </w:pPr>
          </w:p>
        </w:tc>
        <w:tc>
          <w:tcPr>
            <w:tcW w:w="716" w:type="pct"/>
            <w:vMerge w:val="continue"/>
            <w:tcBorders/>
            <w:vAlign w:val="top"/>
          </w:tcPr>
          <w:p>
            <w:pPr>
              <w:jc w:val="center"/>
              <w:rPr>
                <w:rFonts w:hint="eastAsia" w:ascii="宋体" w:hAnsi="宋体" w:eastAsia="宋体" w:cs="宋体"/>
                <w:bCs/>
                <w:kern w:val="2"/>
                <w:sz w:val="21"/>
                <w:szCs w:val="21"/>
                <w:lang w:val="en-US" w:eastAsia="zh-CN" w:bidi="ar-SA"/>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273" w:type="pct"/>
            <w:vAlign w:val="center"/>
          </w:tcPr>
          <w:p>
            <w:pPr>
              <w:widowControl/>
              <w:jc w:val="center"/>
              <w:textAlignment w:val="center"/>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64</w:t>
            </w:r>
          </w:p>
        </w:tc>
        <w:tc>
          <w:tcPr>
            <w:tcW w:w="670" w:type="pct"/>
            <w:vAlign w:val="center"/>
          </w:tcPr>
          <w:p>
            <w:pPr>
              <w:widowControl/>
              <w:jc w:val="center"/>
              <w:textAlignment w:val="center"/>
              <w:rPr>
                <w:rFonts w:hint="eastAsia" w:ascii="宋体" w:hAnsi="宋体" w:eastAsia="宋体" w:cs="宋体"/>
                <w:bCs/>
                <w:sz w:val="21"/>
                <w:szCs w:val="21"/>
              </w:rPr>
            </w:pPr>
          </w:p>
        </w:tc>
        <w:tc>
          <w:tcPr>
            <w:tcW w:w="758" w:type="pct"/>
            <w:vAlign w:val="center"/>
          </w:tcPr>
          <w:p>
            <w:pPr>
              <w:widowControl/>
              <w:jc w:val="center"/>
              <w:textAlignment w:val="center"/>
              <w:rPr>
                <w:rFonts w:hint="eastAsia" w:ascii="宋体" w:hAnsi="宋体" w:eastAsia="宋体" w:cs="宋体"/>
                <w:bCs/>
                <w:kern w:val="2"/>
                <w:sz w:val="21"/>
                <w:szCs w:val="21"/>
                <w:lang w:val="en-US" w:eastAsia="zh-CN" w:bidi="ar-SA"/>
              </w:rPr>
            </w:pPr>
            <w:r>
              <w:rPr>
                <w:rFonts w:hint="eastAsia" w:ascii="宋体" w:hAnsi="宋体" w:eastAsia="宋体" w:cs="宋体"/>
                <w:color w:val="000000"/>
                <w:kern w:val="0"/>
                <w:sz w:val="21"/>
                <w:szCs w:val="21"/>
                <w:lang w:bidi="ar"/>
              </w:rPr>
              <w:t>鞋柜</w:t>
            </w:r>
          </w:p>
        </w:tc>
        <w:tc>
          <w:tcPr>
            <w:tcW w:w="580" w:type="pct"/>
            <w:vAlign w:val="center"/>
          </w:tcPr>
          <w:p>
            <w:pPr>
              <w:widowControl/>
              <w:jc w:val="center"/>
              <w:textAlignment w:val="center"/>
              <w:rPr>
                <w:rFonts w:hint="eastAsia" w:ascii="宋体" w:hAnsi="宋体" w:eastAsia="宋体" w:cs="宋体"/>
                <w:bCs/>
                <w:kern w:val="2"/>
                <w:sz w:val="21"/>
                <w:szCs w:val="21"/>
                <w:lang w:val="en-US" w:eastAsia="zh-CN" w:bidi="ar-SA"/>
              </w:rPr>
            </w:pPr>
            <w:r>
              <w:rPr>
                <w:rFonts w:hint="eastAsia" w:ascii="宋体" w:hAnsi="宋体" w:eastAsia="宋体" w:cs="宋体"/>
                <w:color w:val="000000"/>
                <w:kern w:val="0"/>
                <w:sz w:val="21"/>
                <w:szCs w:val="21"/>
                <w:lang w:bidi="ar"/>
              </w:rPr>
              <w:t>4</w:t>
            </w:r>
          </w:p>
        </w:tc>
        <w:tc>
          <w:tcPr>
            <w:tcW w:w="568" w:type="pct"/>
            <w:vAlign w:val="top"/>
          </w:tcPr>
          <w:p>
            <w:pPr>
              <w:jc w:val="center"/>
              <w:rPr>
                <w:rFonts w:hint="eastAsia" w:ascii="宋体" w:hAnsi="宋体" w:eastAsia="宋体" w:cs="宋体"/>
                <w:bCs/>
                <w:kern w:val="2"/>
                <w:sz w:val="21"/>
                <w:szCs w:val="21"/>
                <w:lang w:val="en-US" w:eastAsia="zh-CN" w:bidi="ar-SA"/>
              </w:rPr>
            </w:pPr>
            <w:r>
              <w:rPr>
                <w:rFonts w:hint="eastAsia" w:ascii="宋体" w:hAnsi="宋体" w:eastAsia="宋体" w:cs="宋体"/>
                <w:bCs/>
                <w:sz w:val="21"/>
                <w:szCs w:val="21"/>
              </w:rPr>
              <w:t>个</w:t>
            </w:r>
          </w:p>
        </w:tc>
        <w:tc>
          <w:tcPr>
            <w:tcW w:w="716" w:type="pct"/>
            <w:tcBorders/>
            <w:vAlign w:val="top"/>
          </w:tcPr>
          <w:p>
            <w:pPr>
              <w:jc w:val="center"/>
              <w:rPr>
                <w:rFonts w:hint="eastAsia" w:ascii="宋体" w:hAnsi="宋体" w:eastAsia="宋体" w:cs="宋体"/>
                <w:bCs/>
                <w:sz w:val="21"/>
                <w:szCs w:val="21"/>
              </w:rPr>
            </w:pPr>
          </w:p>
        </w:tc>
        <w:tc>
          <w:tcPr>
            <w:tcW w:w="716" w:type="pct"/>
            <w:tcBorders/>
            <w:vAlign w:val="top"/>
          </w:tcPr>
          <w:p>
            <w:pPr>
              <w:jc w:val="center"/>
              <w:rPr>
                <w:rFonts w:hint="eastAsia" w:ascii="宋体" w:hAnsi="宋体" w:eastAsia="宋体" w:cs="宋体"/>
                <w:bCs/>
                <w:sz w:val="21"/>
                <w:szCs w:val="21"/>
              </w:rPr>
            </w:pPr>
          </w:p>
        </w:tc>
        <w:tc>
          <w:tcPr>
            <w:tcW w:w="716" w:type="pct"/>
            <w:vMerge w:val="continue"/>
            <w:tcBorders/>
            <w:vAlign w:val="top"/>
          </w:tcPr>
          <w:p>
            <w:pPr>
              <w:jc w:val="center"/>
              <w:rPr>
                <w:rFonts w:hint="eastAsia" w:ascii="宋体" w:hAnsi="宋体" w:eastAsia="宋体" w:cs="宋体"/>
                <w:bCs/>
                <w:kern w:val="2"/>
                <w:sz w:val="21"/>
                <w:szCs w:val="21"/>
                <w:lang w:val="en-US" w:eastAsia="zh-CN" w:bidi="ar-SA"/>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273" w:type="pct"/>
            <w:vAlign w:val="center"/>
          </w:tcPr>
          <w:p>
            <w:pPr>
              <w:widowControl/>
              <w:jc w:val="center"/>
              <w:textAlignment w:val="center"/>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65</w:t>
            </w:r>
          </w:p>
        </w:tc>
        <w:tc>
          <w:tcPr>
            <w:tcW w:w="670" w:type="pct"/>
            <w:vAlign w:val="center"/>
          </w:tcPr>
          <w:p>
            <w:pPr>
              <w:widowControl/>
              <w:jc w:val="center"/>
              <w:textAlignment w:val="center"/>
              <w:rPr>
                <w:rFonts w:hint="eastAsia" w:ascii="宋体" w:hAnsi="宋体" w:eastAsia="宋体" w:cs="宋体"/>
                <w:bCs/>
                <w:sz w:val="21"/>
                <w:szCs w:val="21"/>
              </w:rPr>
            </w:pPr>
          </w:p>
        </w:tc>
        <w:tc>
          <w:tcPr>
            <w:tcW w:w="758" w:type="pct"/>
            <w:vAlign w:val="center"/>
          </w:tcPr>
          <w:p>
            <w:pPr>
              <w:widowControl/>
              <w:jc w:val="center"/>
              <w:textAlignment w:val="center"/>
              <w:rPr>
                <w:rFonts w:hint="eastAsia" w:ascii="宋体" w:hAnsi="宋体" w:eastAsia="宋体" w:cs="宋体"/>
                <w:b/>
                <w:bCs/>
                <w:kern w:val="2"/>
                <w:sz w:val="21"/>
                <w:szCs w:val="21"/>
                <w:lang w:val="en-US" w:eastAsia="zh-CN" w:bidi="ar-SA"/>
              </w:rPr>
            </w:pPr>
            <w:r>
              <w:rPr>
                <w:rFonts w:hint="eastAsia" w:ascii="宋体" w:hAnsi="宋体" w:eastAsia="宋体" w:cs="宋体"/>
                <w:color w:val="000000"/>
                <w:kern w:val="0"/>
                <w:sz w:val="21"/>
                <w:szCs w:val="21"/>
                <w:lang w:bidi="ar"/>
              </w:rPr>
              <w:t>定制橱柜</w:t>
            </w:r>
          </w:p>
        </w:tc>
        <w:tc>
          <w:tcPr>
            <w:tcW w:w="580" w:type="pct"/>
            <w:vAlign w:val="center"/>
          </w:tcPr>
          <w:p>
            <w:pPr>
              <w:widowControl/>
              <w:jc w:val="center"/>
              <w:textAlignment w:val="center"/>
              <w:rPr>
                <w:rFonts w:hint="eastAsia" w:ascii="宋体" w:hAnsi="宋体" w:eastAsia="宋体" w:cs="宋体"/>
                <w:kern w:val="0"/>
                <w:sz w:val="21"/>
                <w:szCs w:val="21"/>
                <w:lang w:val="en-US" w:eastAsia="zh-CN" w:bidi="ar"/>
              </w:rPr>
            </w:pPr>
            <w:r>
              <w:rPr>
                <w:rFonts w:hint="eastAsia" w:ascii="宋体" w:hAnsi="宋体" w:eastAsia="宋体" w:cs="宋体"/>
                <w:kern w:val="0"/>
                <w:sz w:val="21"/>
                <w:szCs w:val="21"/>
                <w:lang w:bidi="ar"/>
              </w:rPr>
              <w:t>12</w:t>
            </w:r>
          </w:p>
        </w:tc>
        <w:tc>
          <w:tcPr>
            <w:tcW w:w="568" w:type="pct"/>
            <w:vAlign w:val="top"/>
          </w:tcPr>
          <w:p>
            <w:pPr>
              <w:jc w:val="center"/>
              <w:rPr>
                <w:rFonts w:hint="eastAsia" w:ascii="宋体" w:hAnsi="宋体" w:eastAsia="宋体" w:cs="宋体"/>
                <w:bCs/>
                <w:kern w:val="2"/>
                <w:sz w:val="21"/>
                <w:szCs w:val="21"/>
                <w:lang w:val="en-US" w:eastAsia="zh-CN" w:bidi="ar-SA"/>
              </w:rPr>
            </w:pPr>
            <w:r>
              <w:rPr>
                <w:rFonts w:hint="eastAsia" w:ascii="宋体" w:hAnsi="宋体" w:eastAsia="宋体" w:cs="宋体"/>
                <w:bCs/>
                <w:sz w:val="21"/>
                <w:szCs w:val="21"/>
              </w:rPr>
              <w:t>套</w:t>
            </w:r>
          </w:p>
        </w:tc>
        <w:tc>
          <w:tcPr>
            <w:tcW w:w="716" w:type="pct"/>
            <w:tcBorders/>
            <w:vAlign w:val="top"/>
          </w:tcPr>
          <w:p>
            <w:pPr>
              <w:jc w:val="center"/>
              <w:rPr>
                <w:rFonts w:hint="eastAsia" w:ascii="宋体" w:hAnsi="宋体" w:eastAsia="宋体" w:cs="宋体"/>
                <w:bCs/>
                <w:sz w:val="21"/>
                <w:szCs w:val="21"/>
              </w:rPr>
            </w:pPr>
          </w:p>
        </w:tc>
        <w:tc>
          <w:tcPr>
            <w:tcW w:w="716" w:type="pct"/>
            <w:tcBorders/>
            <w:vAlign w:val="top"/>
          </w:tcPr>
          <w:p>
            <w:pPr>
              <w:jc w:val="center"/>
              <w:rPr>
                <w:rFonts w:hint="eastAsia" w:ascii="宋体" w:hAnsi="宋体" w:eastAsia="宋体" w:cs="宋体"/>
                <w:bCs/>
                <w:sz w:val="21"/>
                <w:szCs w:val="21"/>
              </w:rPr>
            </w:pPr>
          </w:p>
        </w:tc>
        <w:tc>
          <w:tcPr>
            <w:tcW w:w="716" w:type="pct"/>
            <w:vMerge w:val="continue"/>
            <w:tcBorders/>
            <w:vAlign w:val="top"/>
          </w:tcPr>
          <w:p>
            <w:pPr>
              <w:jc w:val="center"/>
              <w:rPr>
                <w:rFonts w:hint="eastAsia" w:ascii="宋体" w:hAnsi="宋体" w:eastAsia="宋体" w:cs="宋体"/>
                <w:kern w:val="2"/>
                <w:sz w:val="21"/>
                <w:szCs w:val="21"/>
                <w:lang w:val="en-US" w:eastAsia="zh-CN" w:bidi="ar-SA"/>
              </w:rPr>
            </w:pPr>
          </w:p>
        </w:tc>
      </w:tr>
    </w:tbl>
    <w:p>
      <w:pPr>
        <w:ind w:firstLine="422" w:firstLineChars="200"/>
        <w:rPr>
          <w:rFonts w:ascii="宋体" w:hAnsi="宋体"/>
          <w:b/>
          <w:color w:val="FF0000"/>
          <w:szCs w:val="21"/>
        </w:rPr>
      </w:pPr>
      <w:r>
        <w:rPr>
          <w:rFonts w:hint="eastAsia" w:ascii="宋体" w:hAnsi="宋体"/>
          <w:b/>
          <w:color w:val="FF0000"/>
          <w:szCs w:val="21"/>
        </w:rPr>
        <w:t xml:space="preserve">备注：1.备注栏注明“拒绝进口”的产品不接受投标人选用进口产品参与投标；注明“接受进口”的产品允许投标人选用进口产品参与投标，但不排斥国内产品。 </w:t>
      </w:r>
    </w:p>
    <w:p>
      <w:pPr>
        <w:ind w:firstLine="422" w:firstLineChars="200"/>
        <w:rPr>
          <w:rFonts w:ascii="宋体" w:hAnsi="宋体"/>
          <w:b/>
          <w:color w:val="FF0000"/>
          <w:szCs w:val="21"/>
        </w:rPr>
      </w:pPr>
      <w:r>
        <w:rPr>
          <w:rFonts w:hint="eastAsia" w:ascii="宋体" w:hAnsi="宋体"/>
          <w:b/>
          <w:color w:val="FF0000"/>
          <w:szCs w:val="21"/>
        </w:rPr>
        <w:t>2、进口产品，是指通过中国海关保管验收放进入中国境内且产自关境外的产品，具体以财政部《政府采购进口产品管理办法》（财库[2007]119号）和财政部办公厅《关于政府采购进口产品管理有关问题的通知》（财办库[2008]248号）的有关规定为准。</w:t>
      </w:r>
    </w:p>
    <w:p>
      <w:pPr>
        <w:ind w:firstLine="422" w:firstLineChars="200"/>
        <w:rPr>
          <w:rFonts w:ascii="宋体" w:hAnsi="宋体"/>
          <w:b/>
          <w:color w:val="FF0000"/>
          <w:szCs w:val="21"/>
        </w:rPr>
      </w:pPr>
      <w:r>
        <w:rPr>
          <w:rFonts w:hint="eastAsia" w:ascii="宋体" w:hAnsi="宋体"/>
          <w:b/>
          <w:color w:val="FF0000"/>
          <w:szCs w:val="21"/>
        </w:rPr>
        <w:t>3、本项目核心产品为：</w:t>
      </w:r>
      <w:commentRangeStart w:id="11"/>
      <w:r>
        <w:rPr>
          <w:rFonts w:ascii="宋体" w:hAnsi="宋体"/>
          <w:b/>
          <w:color w:val="FF0000"/>
          <w:szCs w:val="21"/>
          <w:u w:val="single"/>
        </w:rPr>
        <w:t>***</w:t>
      </w:r>
      <w:r>
        <w:rPr>
          <w:rFonts w:hint="eastAsia"/>
          <w:bCs/>
          <w:color w:val="FF0000"/>
          <w:szCs w:val="21"/>
          <w:u w:val="single"/>
        </w:rPr>
        <w:t>设备（序号X）</w:t>
      </w:r>
      <w:r>
        <w:rPr>
          <w:rFonts w:hint="eastAsia" w:ascii="宋体" w:hAnsi="宋体"/>
          <w:b/>
          <w:color w:val="FF0000"/>
          <w:szCs w:val="21"/>
        </w:rPr>
        <w:t>。</w:t>
      </w:r>
      <w:commentRangeEnd w:id="11"/>
      <w:r>
        <w:commentReference w:id="11"/>
      </w:r>
    </w:p>
    <w:bookmarkEnd w:id="38"/>
    <w:p>
      <w:pPr>
        <w:rPr>
          <w:rFonts w:ascii="宋体" w:hAnsi="宋体"/>
          <w:b/>
          <w:color w:val="FF0000"/>
          <w:szCs w:val="21"/>
        </w:rPr>
      </w:pPr>
    </w:p>
    <w:p>
      <w:pPr>
        <w:pStyle w:val="7"/>
        <w:spacing w:before="120" w:beforeLines="50" w:after="120" w:afterLines="50"/>
        <w:rPr>
          <w:sz w:val="28"/>
          <w:szCs w:val="28"/>
        </w:rPr>
      </w:pPr>
      <w:bookmarkStart w:id="40" w:name="_Toc128884461"/>
      <w:commentRangeStart w:id="12"/>
      <w:r>
        <w:rPr>
          <w:rFonts w:hint="eastAsia"/>
          <w:sz w:val="28"/>
          <w:szCs w:val="28"/>
        </w:rPr>
        <w:t>三、实质性条款</w:t>
      </w:r>
      <w:commentRangeEnd w:id="12"/>
      <w:r>
        <w:commentReference w:id="12"/>
      </w:r>
    </w:p>
    <w:tbl>
      <w:tblPr>
        <w:tblStyle w:val="43"/>
        <w:tblW w:w="818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5"/>
        <w:gridCol w:w="748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4" w:hRule="atLeast"/>
        </w:trPr>
        <w:tc>
          <w:tcPr>
            <w:tcW w:w="705" w:type="dxa"/>
            <w:vAlign w:val="center"/>
          </w:tcPr>
          <w:p>
            <w:pPr>
              <w:adjustRightInd w:val="0"/>
              <w:snapToGrid w:val="0"/>
              <w:spacing w:line="360" w:lineRule="auto"/>
              <w:jc w:val="center"/>
              <w:rPr>
                <w:rFonts w:ascii="宋体" w:hAnsi="宋体"/>
                <w:kern w:val="0"/>
                <w:szCs w:val="21"/>
              </w:rPr>
            </w:pPr>
            <w:r>
              <w:rPr>
                <w:rFonts w:hint="eastAsia" w:ascii="宋体" w:hAnsi="宋体"/>
                <w:kern w:val="0"/>
                <w:szCs w:val="21"/>
              </w:rPr>
              <w:t>序号</w:t>
            </w:r>
          </w:p>
        </w:tc>
        <w:tc>
          <w:tcPr>
            <w:tcW w:w="7483" w:type="dxa"/>
            <w:vAlign w:val="center"/>
          </w:tcPr>
          <w:p>
            <w:pPr>
              <w:adjustRightInd w:val="0"/>
              <w:snapToGrid w:val="0"/>
              <w:spacing w:line="360" w:lineRule="auto"/>
              <w:jc w:val="center"/>
              <w:rPr>
                <w:rFonts w:ascii="宋体" w:hAnsi="宋体"/>
                <w:kern w:val="0"/>
                <w:szCs w:val="21"/>
              </w:rPr>
            </w:pPr>
            <w:r>
              <w:rPr>
                <w:rFonts w:hint="eastAsia" w:ascii="宋体" w:hAnsi="宋体"/>
                <w:kern w:val="0"/>
                <w:szCs w:val="21"/>
              </w:rPr>
              <w:t>实质性条款具体内容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5" w:type="dxa"/>
          </w:tcPr>
          <w:p>
            <w:pPr>
              <w:adjustRightInd w:val="0"/>
              <w:snapToGrid w:val="0"/>
              <w:spacing w:line="360" w:lineRule="auto"/>
              <w:jc w:val="center"/>
              <w:rPr>
                <w:rFonts w:ascii="宋体" w:hAnsi="宋体"/>
                <w:kern w:val="0"/>
                <w:szCs w:val="21"/>
              </w:rPr>
            </w:pPr>
            <w:r>
              <w:rPr>
                <w:rFonts w:hint="eastAsia" w:ascii="宋体" w:hAnsi="宋体"/>
                <w:kern w:val="0"/>
                <w:szCs w:val="21"/>
              </w:rPr>
              <w:t>1</w:t>
            </w:r>
          </w:p>
        </w:tc>
        <w:tc>
          <w:tcPr>
            <w:tcW w:w="7483" w:type="dxa"/>
          </w:tcPr>
          <w:p>
            <w:pPr>
              <w:adjustRightInd w:val="0"/>
              <w:snapToGrid w:val="0"/>
              <w:spacing w:line="360" w:lineRule="auto"/>
              <w:rPr>
                <w:rFonts w:hAnsi="宋体"/>
                <w:kern w:val="0"/>
                <w:szCs w:val="21"/>
              </w:rPr>
            </w:pPr>
            <w:r>
              <w:rPr>
                <w:rFonts w:hint="eastAsia" w:hAnsi="宋体"/>
                <w:kern w:val="0"/>
                <w:szCs w:val="21"/>
              </w:rPr>
              <w:t>满足本项目标★的条款要求</w:t>
            </w:r>
          </w:p>
        </w:tc>
      </w:tr>
      <w:bookmarkEnd w:id="40"/>
    </w:tbl>
    <w:p>
      <w:pPr>
        <w:rPr>
          <w:sz w:val="22"/>
        </w:rPr>
      </w:pPr>
      <w:r>
        <w:rPr>
          <w:rFonts w:hint="eastAsia"/>
          <w:sz w:val="22"/>
        </w:rPr>
        <w:t>注：上表所列内容为不可负偏离条款，负偏离将视为未实质性满足招标文件要求和条件作投标无效处理。</w:t>
      </w:r>
    </w:p>
    <w:p>
      <w:pPr>
        <w:rPr>
          <w:b/>
          <w:szCs w:val="21"/>
        </w:rPr>
      </w:pPr>
    </w:p>
    <w:p>
      <w:pPr>
        <w:pStyle w:val="7"/>
        <w:spacing w:before="120" w:beforeLines="50" w:after="120" w:afterLines="50"/>
        <w:rPr>
          <w:sz w:val="28"/>
          <w:szCs w:val="28"/>
        </w:rPr>
      </w:pPr>
      <w:r>
        <w:rPr>
          <w:rFonts w:hint="eastAsia"/>
          <w:sz w:val="28"/>
          <w:szCs w:val="28"/>
        </w:rPr>
        <w:t>四、技术要求</w:t>
      </w:r>
    </w:p>
    <w:p>
      <w:pPr>
        <w:ind w:firstLine="422" w:firstLineChars="200"/>
        <w:rPr>
          <w:b/>
        </w:rPr>
      </w:pPr>
      <w:r>
        <w:rPr>
          <w:rFonts w:hint="eastAsia"/>
          <w:b/>
          <w:szCs w:val="21"/>
        </w:rPr>
        <w:t>说明：</w:t>
      </w:r>
      <w:r>
        <w:rPr>
          <w:b/>
        </w:rPr>
        <w:t>1</w:t>
      </w:r>
      <w:r>
        <w:rPr>
          <w:rFonts w:hint="eastAsia"/>
          <w:b/>
        </w:rPr>
        <w:t>、评分时，如对一项招标技术要求（以划分框为准）中的内容存在两处（或以上）负偏离的，在评分时只作一项负偏离扣分。</w:t>
      </w:r>
    </w:p>
    <w:p>
      <w:pPr>
        <w:ind w:firstLine="422" w:firstLineChars="200"/>
        <w:rPr>
          <w:b/>
          <w:szCs w:val="21"/>
        </w:rPr>
      </w:pPr>
      <w:r>
        <w:rPr>
          <w:b/>
          <w:szCs w:val="21"/>
        </w:rPr>
        <w:t>2</w:t>
      </w:r>
      <w:r>
        <w:rPr>
          <w:rFonts w:hint="eastAsia"/>
          <w:b/>
          <w:szCs w:val="21"/>
        </w:rPr>
        <w:t>、带“</w:t>
      </w:r>
      <w:r>
        <w:rPr>
          <w:rFonts w:hint="eastAsia" w:ascii="宋体" w:hAnsi="宋体" w:cs="宋体"/>
          <w:b/>
          <w:szCs w:val="21"/>
        </w:rPr>
        <w:t>★</w:t>
      </w:r>
      <w:r>
        <w:rPr>
          <w:rFonts w:hint="eastAsia"/>
          <w:b/>
          <w:szCs w:val="21"/>
        </w:rPr>
        <w:t>”指标项为实质性条款，如出现负偏离，将被视为未实质性满足招标文件要求作投标无效处理；带“</w:t>
      </w:r>
      <w:r>
        <w:t>▲</w:t>
      </w:r>
      <w:r>
        <w:rPr>
          <w:rFonts w:hint="eastAsia"/>
          <w:b/>
          <w:szCs w:val="21"/>
        </w:rPr>
        <w:t>”指标项为重要参数条款，负偏离时依相关评分准则内容作重点扣分处理。</w:t>
      </w:r>
    </w:p>
    <w:p>
      <w:pPr>
        <w:ind w:firstLine="422" w:firstLineChars="200"/>
        <w:rPr>
          <w:b/>
          <w:szCs w:val="21"/>
        </w:rPr>
      </w:pPr>
      <w:r>
        <w:rPr>
          <w:b/>
          <w:szCs w:val="21"/>
        </w:rPr>
        <w:t>3</w:t>
      </w:r>
      <w:r>
        <w:rPr>
          <w:rFonts w:hint="eastAsia"/>
          <w:b/>
          <w:szCs w:val="21"/>
        </w:rPr>
        <w:t>、</w:t>
      </w:r>
      <w:bookmarkStart w:id="41" w:name="_Hlk72585069"/>
      <w:r>
        <w:rPr>
          <w:rFonts w:hint="eastAsia"/>
          <w:b/>
          <w:szCs w:val="21"/>
        </w:rPr>
        <w:t>招标技术要求中，用</w:t>
      </w:r>
      <w:r>
        <w:rPr>
          <w:rFonts w:hint="eastAsia"/>
          <w:b/>
          <w:color w:val="FF0000"/>
          <w:szCs w:val="21"/>
        </w:rPr>
        <w:t>红色加粗字体标注</w:t>
      </w:r>
      <w:r>
        <w:rPr>
          <w:rFonts w:hint="eastAsia"/>
          <w:b/>
          <w:szCs w:val="21"/>
        </w:rPr>
        <w:t>的指标项均要求提供证明资料，其余指标项未要求提供证明资料，无需提供相关证明资料。</w:t>
      </w:r>
    </w:p>
    <w:p>
      <w:pPr>
        <w:ind w:firstLine="422" w:firstLineChars="200"/>
        <w:rPr>
          <w:rFonts w:hint="eastAsia"/>
          <w:b/>
          <w:color w:val="FF0000"/>
        </w:rPr>
      </w:pPr>
      <w:commentRangeStart w:id="13"/>
      <w:r>
        <w:rPr>
          <w:rFonts w:hint="eastAsia"/>
          <w:b/>
          <w:color w:val="FF0000"/>
        </w:rPr>
        <w:t>4</w:t>
      </w:r>
      <w:r>
        <w:rPr>
          <w:b/>
          <w:color w:val="FF0000"/>
        </w:rPr>
        <w:t>、涉及区间的参数，除特别注明以外，</w:t>
      </w:r>
      <w:bookmarkStart w:id="42" w:name="_Hlk75447406"/>
      <w:r>
        <w:rPr>
          <w:b/>
          <w:color w:val="FF0000"/>
        </w:rPr>
        <w:t>产品参数区间与招标要求不一致的均视为负偏离。</w:t>
      </w:r>
      <w:commentRangeEnd w:id="13"/>
      <w:r>
        <w:rPr>
          <w:rFonts w:ascii="宋体"/>
          <w:kern w:val="0"/>
          <w:szCs w:val="21"/>
        </w:rPr>
        <w:commentReference w:id="13"/>
      </w:r>
      <w:bookmarkEnd w:id="42"/>
      <w:r>
        <w:rPr>
          <w:rFonts w:hint="eastAsia"/>
          <w:b/>
          <w:color w:val="FF0000"/>
        </w:rPr>
        <w:t>例：区间要求为0-20ML,只要响应的不是“0-20ML”，如投标文件响应为 0-15ML 、0-21ML 、1-12ML 、 9-20ML 、6-21ML 、9ML等情形均视为负偏离。</w:t>
      </w:r>
    </w:p>
    <w:p>
      <w:pPr>
        <w:ind w:firstLine="422" w:firstLineChars="200"/>
        <w:rPr>
          <w:rFonts w:hint="eastAsia" w:ascii="Times New Roman" w:hAnsi="Times New Roman" w:eastAsia="宋体" w:cs="Times New Roman"/>
          <w:b/>
          <w:color w:val="FF0000"/>
          <w:lang w:val="en-US" w:eastAsia="zh-CN"/>
        </w:rPr>
      </w:pPr>
      <w:commentRangeStart w:id="14"/>
      <w:r>
        <w:rPr>
          <w:rFonts w:hint="eastAsia" w:ascii="Times New Roman" w:hAnsi="Times New Roman" w:eastAsia="宋体" w:cs="Times New Roman"/>
          <w:b/>
          <w:color w:val="FF0000"/>
          <w:lang w:val="en-US" w:eastAsia="zh-CN"/>
        </w:rPr>
        <w:t xml:space="preserve"> 5、如要求提供原材料检验（检测）报告，检验（检测）报告送检单位（委托单位）须是投标人或所投产品制造商（须与分项报价表一致）或所投产品原材料供应商。若送检单位（委托单位）不是投标人或所投产品制造商的，须同时提供投标人或所投产品制造商（须与分项报价表一致）购买对应原材料的发票扫描件（一年内）。如要求提供成品检验（检测）报告，检验（检测）报告送检单位（委托单位）须是投标人或所投产品制造商（须与分项报价表一致）。</w:t>
      </w:r>
    </w:p>
    <w:p>
      <w:pPr>
        <w:ind w:firstLine="422" w:firstLineChars="200"/>
      </w:pPr>
      <w:r>
        <w:rPr>
          <w:rFonts w:hint="eastAsia" w:ascii="Times New Roman" w:hAnsi="Times New Roman" w:eastAsia="宋体" w:cs="Times New Roman"/>
          <w:b/>
          <w:color w:val="FF0000"/>
          <w:lang w:val="en-US" w:eastAsia="zh-CN"/>
        </w:rPr>
        <w:t>6、相关证明材料的产品名称与招标文件要求的名称不完全一致的，需提供为同种产品的说明；若名称不完全一致又未提供说明的，由评审委员会判定是否符合文件要求。</w:t>
      </w:r>
      <w:commentRangeEnd w:id="14"/>
      <w:r>
        <w:rPr>
          <w:rFonts w:ascii="Times New Roman" w:hAnsi="Times New Roman" w:eastAsia="宋体" w:cs="Times New Roman"/>
        </w:rPr>
        <w:commentReference w:id="14"/>
      </w:r>
    </w:p>
    <w:bookmarkEnd w:id="41"/>
    <w:tbl>
      <w:tblPr>
        <w:tblStyle w:val="43"/>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Change w:id="48" w:author="王秀子" w:date="2023-07-06T10:28:58Z">
          <w:tblPr>
            <w:tblStyle w:val="43"/>
            <w:tblW w:w="499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PrChange>
      </w:tblPr>
      <w:tblGrid>
        <w:gridCol w:w="905"/>
        <w:gridCol w:w="1996"/>
        <w:gridCol w:w="5625"/>
        <w:tblGridChange w:id="49">
          <w:tblGrid>
            <w:gridCol w:w="906"/>
            <w:gridCol w:w="1996"/>
            <w:gridCol w:w="5625"/>
          </w:tblGrid>
        </w:tblGridChange>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50" w:author="王秀子" w:date="2023-07-06T10:28:58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trHeight w:val="470" w:hRule="atLeast"/>
          <w:trPrChange w:id="50" w:author="王秀子" w:date="2023-07-06T10:28:58Z">
            <w:trPr>
              <w:trHeight w:val="470" w:hRule="atLeast"/>
            </w:trPr>
          </w:trPrChange>
        </w:trPr>
        <w:tc>
          <w:tcPr>
            <w:tcW w:w="531" w:type="pct"/>
            <w:vAlign w:val="center"/>
            <w:tcPrChange w:id="51" w:author="王秀子" w:date="2023-07-06T10:28:58Z">
              <w:tcPr>
                <w:tcW w:w="531" w:type="pct"/>
                <w:vAlign w:val="center"/>
              </w:tcPr>
            </w:tcPrChange>
          </w:tcPr>
          <w:p>
            <w:pPr>
              <w:jc w:val="center"/>
              <w:rPr>
                <w:rFonts w:hint="eastAsia" w:ascii="宋体" w:hAnsi="宋体" w:eastAsia="宋体" w:cs="宋体"/>
                <w:sz w:val="21"/>
                <w:szCs w:val="21"/>
              </w:rPr>
            </w:pPr>
            <w:r>
              <w:rPr>
                <w:rFonts w:hint="eastAsia" w:ascii="宋体" w:hAnsi="宋体" w:eastAsia="宋体" w:cs="宋体"/>
                <w:sz w:val="21"/>
                <w:szCs w:val="21"/>
              </w:rPr>
              <w:t>序号</w:t>
            </w:r>
          </w:p>
        </w:tc>
        <w:tc>
          <w:tcPr>
            <w:tcW w:w="1170" w:type="pct"/>
            <w:vAlign w:val="center"/>
            <w:tcPrChange w:id="52" w:author="王秀子" w:date="2023-07-06T10:28:58Z">
              <w:tcPr>
                <w:tcW w:w="1170" w:type="pct"/>
                <w:vAlign w:val="center"/>
              </w:tcPr>
            </w:tcPrChange>
          </w:tcPr>
          <w:p>
            <w:pPr>
              <w:widowControl/>
              <w:jc w:val="center"/>
              <w:rPr>
                <w:rFonts w:hint="eastAsia" w:ascii="宋体" w:hAnsi="宋体" w:eastAsia="宋体" w:cs="宋体"/>
                <w:sz w:val="21"/>
                <w:szCs w:val="21"/>
              </w:rPr>
            </w:pPr>
            <w:r>
              <w:rPr>
                <w:rFonts w:hint="eastAsia" w:ascii="宋体" w:hAnsi="宋体" w:eastAsia="宋体" w:cs="宋体"/>
                <w:sz w:val="21"/>
                <w:szCs w:val="21"/>
              </w:rPr>
              <w:t>货物名称</w:t>
            </w:r>
          </w:p>
          <w:p>
            <w:pPr>
              <w:widowControl/>
              <w:jc w:val="center"/>
              <w:rPr>
                <w:rFonts w:hint="eastAsia" w:ascii="宋体" w:hAnsi="宋体" w:eastAsia="宋体" w:cs="宋体"/>
                <w:sz w:val="21"/>
                <w:szCs w:val="21"/>
                <w:lang w:eastAsia="zh-CN"/>
              </w:rPr>
            </w:pPr>
            <w:r>
              <w:rPr>
                <w:rFonts w:hint="eastAsia" w:ascii="宋体" w:hAnsi="宋体" w:eastAsia="宋体" w:cs="宋体"/>
                <w:sz w:val="21"/>
                <w:szCs w:val="21"/>
                <w:lang w:eastAsia="zh-CN"/>
              </w:rPr>
              <w:t>（</w:t>
            </w:r>
            <w:r>
              <w:rPr>
                <w:rFonts w:hint="eastAsia" w:ascii="宋体" w:hAnsi="宋体" w:eastAsia="宋体" w:cs="宋体"/>
                <w:sz w:val="21"/>
                <w:szCs w:val="21"/>
                <w:lang w:val="en-US" w:eastAsia="zh-CN"/>
              </w:rPr>
              <w:t>参考图片</w:t>
            </w:r>
            <w:r>
              <w:rPr>
                <w:rFonts w:hint="eastAsia" w:ascii="宋体" w:hAnsi="宋体" w:eastAsia="宋体" w:cs="宋体"/>
                <w:sz w:val="21"/>
                <w:szCs w:val="21"/>
                <w:lang w:eastAsia="zh-CN"/>
              </w:rPr>
              <w:t>）</w:t>
            </w:r>
          </w:p>
        </w:tc>
        <w:tc>
          <w:tcPr>
            <w:tcW w:w="3298" w:type="pct"/>
            <w:vAlign w:val="center"/>
            <w:tcPrChange w:id="53" w:author="王秀子" w:date="2023-07-06T10:28:58Z">
              <w:tcPr>
                <w:tcW w:w="3297" w:type="pct"/>
                <w:vAlign w:val="center"/>
              </w:tcPr>
            </w:tcPrChange>
          </w:tcPr>
          <w:p>
            <w:pPr>
              <w:jc w:val="center"/>
              <w:rPr>
                <w:rFonts w:hint="eastAsia" w:ascii="宋体" w:hAnsi="宋体" w:eastAsia="宋体" w:cs="宋体"/>
                <w:sz w:val="21"/>
                <w:szCs w:val="21"/>
              </w:rPr>
            </w:pPr>
            <w:commentRangeStart w:id="15"/>
            <w:commentRangeStart w:id="16"/>
            <w:r>
              <w:rPr>
                <w:rFonts w:hint="eastAsia" w:ascii="宋体" w:hAnsi="宋体" w:eastAsia="宋体" w:cs="宋体"/>
                <w:sz w:val="21"/>
                <w:szCs w:val="21"/>
              </w:rPr>
              <w:t>招标技术要求</w:t>
            </w:r>
            <w:commentRangeEnd w:id="15"/>
            <w:r>
              <w:commentReference w:id="15"/>
            </w:r>
            <w:commentRangeEnd w:id="16"/>
            <w:r>
              <w:commentReference w:id="16"/>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54" w:author="王秀子" w:date="2023-07-06T10:28:58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trHeight w:val="462" w:hRule="atLeast"/>
          <w:trPrChange w:id="54" w:author="王秀子" w:date="2023-07-06T10:28:58Z">
            <w:trPr>
              <w:trHeight w:val="462" w:hRule="atLeast"/>
            </w:trPr>
          </w:trPrChange>
        </w:trPr>
        <w:tc>
          <w:tcPr>
            <w:tcW w:w="531" w:type="pct"/>
            <w:vMerge w:val="restart"/>
            <w:vAlign w:val="center"/>
            <w:tcPrChange w:id="55" w:author="王秀子" w:date="2023-07-06T10:28:58Z">
              <w:tcPr>
                <w:tcW w:w="531" w:type="pct"/>
                <w:vMerge w:val="restart"/>
                <w:vAlign w:val="center"/>
              </w:tcPr>
            </w:tcPrChange>
          </w:tcPr>
          <w:p>
            <w:pPr>
              <w:widowControl/>
              <w:jc w:val="center"/>
              <w:textAlignment w:val="center"/>
              <w:rPr>
                <w:rFonts w:hint="eastAsia" w:ascii="宋体" w:hAnsi="宋体" w:eastAsia="宋体" w:cs="宋体"/>
                <w:sz w:val="21"/>
                <w:szCs w:val="21"/>
              </w:rPr>
            </w:pPr>
            <w:r>
              <w:rPr>
                <w:rFonts w:hint="eastAsia" w:ascii="宋体" w:hAnsi="宋体" w:eastAsia="宋体" w:cs="宋体"/>
                <w:color w:val="000000"/>
                <w:kern w:val="0"/>
                <w:sz w:val="21"/>
                <w:szCs w:val="21"/>
                <w:lang w:bidi="ar"/>
              </w:rPr>
              <w:t>1</w:t>
            </w:r>
          </w:p>
        </w:tc>
        <w:tc>
          <w:tcPr>
            <w:tcW w:w="1170" w:type="pct"/>
            <w:vMerge w:val="restart"/>
            <w:vAlign w:val="center"/>
            <w:tcPrChange w:id="56" w:author="王秀子" w:date="2023-07-06T10:28:58Z">
              <w:tcPr>
                <w:tcW w:w="1170" w:type="pct"/>
                <w:vMerge w:val="restart"/>
                <w:vAlign w:val="center"/>
              </w:tcPr>
            </w:tcPrChange>
          </w:tcPr>
          <w:p>
            <w:pPr>
              <w:widowControl w:val="0"/>
              <w:spacing w:line="360" w:lineRule="auto"/>
              <w:jc w:val="center"/>
              <w:rPr>
                <w:rFonts w:hint="eastAsia" w:ascii="宋体" w:hAnsi="宋体" w:eastAsia="宋体" w:cs="宋体"/>
                <w:b/>
                <w:bCs/>
                <w:kern w:val="2"/>
                <w:sz w:val="21"/>
                <w:szCs w:val="21"/>
                <w:lang w:val="en-US" w:eastAsia="zh-CN" w:bidi="ar-SA"/>
              </w:rPr>
            </w:pPr>
            <w:r>
              <w:rPr>
                <w:rFonts w:hint="eastAsia" w:ascii="宋体" w:hAnsi="宋体" w:eastAsia="宋体" w:cs="宋体"/>
                <w:b w:val="0"/>
                <w:bCs/>
                <w:kern w:val="2"/>
                <w:sz w:val="21"/>
                <w:szCs w:val="21"/>
                <w:lang w:val="en-US" w:eastAsia="zh-CN" w:bidi="ar-SA"/>
              </w:rPr>
              <w:t>屏风卡位</w:t>
            </w:r>
            <w:commentRangeStart w:id="17"/>
            <w:r>
              <w:rPr>
                <w:rFonts w:hint="eastAsia" w:ascii="宋体" w:hAnsi="宋体" w:eastAsia="宋体" w:cs="宋体"/>
                <w:b/>
                <w:bCs/>
                <w:kern w:val="2"/>
                <w:sz w:val="21"/>
                <w:szCs w:val="21"/>
                <w:lang w:val="en-US" w:eastAsia="zh-CN" w:bidi="ar-SA"/>
              </w:rPr>
              <w:drawing>
                <wp:inline distT="0" distB="0" distL="114300" distR="114300">
                  <wp:extent cx="869950" cy="635000"/>
                  <wp:effectExtent l="0" t="0" r="13970" b="5080"/>
                  <wp:docPr id="2329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994" name="图片 1"/>
                          <pic:cNvPicPr>
                            <a:picLocks noChangeAspect="1"/>
                          </pic:cNvPicPr>
                        </pic:nvPicPr>
                        <pic:blipFill>
                          <a:blip r:embed="rId8"/>
                          <a:stretch>
                            <a:fillRect/>
                          </a:stretch>
                        </pic:blipFill>
                        <pic:spPr>
                          <a:xfrm>
                            <a:off x="0" y="0"/>
                            <a:ext cx="869950" cy="635000"/>
                          </a:xfrm>
                          <a:prstGeom prst="rect">
                            <a:avLst/>
                          </a:prstGeom>
                          <a:noFill/>
                          <a:ln w="9525">
                            <a:noFill/>
                          </a:ln>
                        </pic:spPr>
                      </pic:pic>
                    </a:graphicData>
                  </a:graphic>
                </wp:inline>
              </w:drawing>
            </w:r>
            <w:commentRangeEnd w:id="17"/>
            <w:r>
              <w:rPr>
                <w:rFonts w:hint="eastAsia" w:ascii="宋体" w:hAnsi="宋体" w:eastAsia="宋体" w:cs="宋体"/>
                <w:sz w:val="21"/>
                <w:szCs w:val="21"/>
              </w:rPr>
              <w:commentReference w:id="17"/>
            </w:r>
          </w:p>
        </w:tc>
        <w:tc>
          <w:tcPr>
            <w:tcW w:w="3298" w:type="pct"/>
            <w:vAlign w:val="center"/>
            <w:tcPrChange w:id="57" w:author="王秀子" w:date="2023-07-06T10:28:58Z">
              <w:tcPr>
                <w:tcW w:w="3297" w:type="pct"/>
                <w:vAlign w:val="center"/>
              </w:tcPr>
            </w:tcPrChange>
          </w:tcPr>
          <w:p>
            <w:pPr>
              <w:widowControl/>
              <w:jc w:val="left"/>
              <w:textAlignment w:val="center"/>
              <w:rPr>
                <w:rFonts w:hint="eastAsia" w:ascii="宋体" w:hAnsi="宋体" w:eastAsia="宋体" w:cs="宋体"/>
                <w:sz w:val="21"/>
                <w:szCs w:val="21"/>
              </w:rPr>
            </w:pPr>
            <w:r>
              <w:rPr>
                <w:rFonts w:hint="eastAsia" w:ascii="宋体" w:hAnsi="宋体" w:eastAsia="宋体" w:cs="宋体"/>
                <w:color w:val="000000"/>
                <w:kern w:val="0"/>
                <w:sz w:val="21"/>
                <w:szCs w:val="21"/>
                <w:lang w:bidi="ar"/>
              </w:rPr>
              <w:t>1.规格：（W1600*D1800*H750）mm</w:t>
            </w:r>
            <w:r>
              <w:rPr>
                <w:rFonts w:hint="eastAsia" w:ascii="宋体" w:hAnsi="宋体" w:eastAsia="宋体" w:cs="宋体"/>
                <w:kern w:val="0"/>
                <w:sz w:val="21"/>
                <w:szCs w:val="21"/>
              </w:rPr>
              <w:t>（尺寸可根据实际场地情况进行微调）</w:t>
            </w:r>
            <w:r>
              <w:rPr>
                <w:rFonts w:hint="eastAsia" w:ascii="宋体" w:hAnsi="宋体" w:eastAsia="宋体" w:cs="宋体"/>
                <w:color w:val="000000"/>
                <w:kern w:val="0"/>
                <w:sz w:val="21"/>
                <w:szCs w:val="21"/>
                <w:lang w:bidi="ar"/>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58" w:author="王秀子" w:date="2023-07-06T10:28:58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trHeight w:val="380" w:hRule="atLeast"/>
          <w:trPrChange w:id="58" w:author="王秀子" w:date="2023-07-06T10:28:58Z">
            <w:trPr>
              <w:trHeight w:val="380" w:hRule="atLeast"/>
            </w:trPr>
          </w:trPrChange>
        </w:trPr>
        <w:tc>
          <w:tcPr>
            <w:tcW w:w="531" w:type="pct"/>
            <w:vMerge w:val="continue"/>
            <w:vAlign w:val="center"/>
            <w:tcPrChange w:id="59" w:author="王秀子" w:date="2023-07-06T10:28:58Z">
              <w:tcPr>
                <w:tcW w:w="531" w:type="pct"/>
                <w:vMerge w:val="continue"/>
                <w:vAlign w:val="center"/>
              </w:tcPr>
            </w:tcPrChange>
          </w:tcPr>
          <w:p>
            <w:pPr>
              <w:widowControl/>
              <w:jc w:val="left"/>
              <w:textAlignment w:val="center"/>
              <w:rPr>
                <w:rFonts w:hint="eastAsia" w:ascii="宋体" w:hAnsi="宋体" w:eastAsia="宋体" w:cs="宋体"/>
                <w:sz w:val="21"/>
                <w:szCs w:val="21"/>
              </w:rPr>
            </w:pPr>
          </w:p>
        </w:tc>
        <w:tc>
          <w:tcPr>
            <w:tcW w:w="1170" w:type="pct"/>
            <w:vMerge w:val="continue"/>
            <w:vAlign w:val="center"/>
            <w:tcPrChange w:id="60" w:author="王秀子" w:date="2023-07-06T10:28:58Z">
              <w:tcPr>
                <w:tcW w:w="1170" w:type="pct"/>
                <w:vMerge w:val="continue"/>
                <w:vAlign w:val="center"/>
              </w:tcPr>
            </w:tcPrChange>
          </w:tcPr>
          <w:p>
            <w:pPr>
              <w:widowControl/>
              <w:jc w:val="left"/>
              <w:textAlignment w:val="center"/>
              <w:rPr>
                <w:rFonts w:hint="eastAsia" w:ascii="宋体" w:hAnsi="宋体" w:eastAsia="宋体" w:cs="宋体"/>
                <w:sz w:val="21"/>
                <w:szCs w:val="21"/>
              </w:rPr>
            </w:pPr>
          </w:p>
        </w:tc>
        <w:tc>
          <w:tcPr>
            <w:tcW w:w="3298" w:type="pct"/>
            <w:vAlign w:val="center"/>
            <w:tcPrChange w:id="61" w:author="王秀子" w:date="2023-07-06T10:28:58Z">
              <w:tcPr>
                <w:tcW w:w="3297" w:type="pct"/>
                <w:vAlign w:val="center"/>
              </w:tcPr>
            </w:tcPrChange>
          </w:tcPr>
          <w:p>
            <w:pPr>
              <w:widowControl/>
              <w:jc w:val="left"/>
              <w:textAlignment w:val="center"/>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2.采用铝合金屏风框架，表面采用汽车烤漆工艺处理，屏风厚度≥32mm，铝合金走线槽；带屏风水平调校；桌面以下为环保板，符合国际E1级环保标准；台面板采用≥25mm厚环保刨花板，浸渍胶膜纸饰面，ABS激光封边工艺。边柜柜体采用环保刨花板；三节导轨，隐藏式滑道带防滑脱系统，滑动无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62" w:author="王秀子" w:date="2023-07-06T10:28:58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trHeight w:val="267" w:hRule="atLeast"/>
          <w:trPrChange w:id="62" w:author="王秀子" w:date="2023-07-06T10:28:58Z">
            <w:trPr>
              <w:trHeight w:val="267" w:hRule="atLeast"/>
            </w:trPr>
          </w:trPrChange>
        </w:trPr>
        <w:tc>
          <w:tcPr>
            <w:tcW w:w="531" w:type="pct"/>
            <w:vMerge w:val="continue"/>
            <w:vAlign w:val="center"/>
            <w:tcPrChange w:id="63" w:author="王秀子" w:date="2023-07-06T10:28:58Z">
              <w:tcPr>
                <w:tcW w:w="531" w:type="pct"/>
                <w:vMerge w:val="continue"/>
                <w:vAlign w:val="center"/>
              </w:tcPr>
            </w:tcPrChange>
          </w:tcPr>
          <w:p>
            <w:pPr>
              <w:widowControl/>
              <w:jc w:val="left"/>
              <w:textAlignment w:val="center"/>
              <w:rPr>
                <w:rFonts w:hint="eastAsia" w:ascii="宋体" w:hAnsi="宋体" w:eastAsia="宋体" w:cs="宋体"/>
                <w:sz w:val="21"/>
                <w:szCs w:val="21"/>
              </w:rPr>
            </w:pPr>
          </w:p>
        </w:tc>
        <w:tc>
          <w:tcPr>
            <w:tcW w:w="1170" w:type="pct"/>
            <w:vMerge w:val="continue"/>
            <w:vAlign w:val="center"/>
            <w:tcPrChange w:id="64" w:author="王秀子" w:date="2023-07-06T10:28:58Z">
              <w:tcPr>
                <w:tcW w:w="1170" w:type="pct"/>
                <w:vMerge w:val="continue"/>
                <w:vAlign w:val="center"/>
              </w:tcPr>
            </w:tcPrChange>
          </w:tcPr>
          <w:p>
            <w:pPr>
              <w:widowControl/>
              <w:jc w:val="left"/>
              <w:textAlignment w:val="center"/>
              <w:rPr>
                <w:rFonts w:hint="eastAsia" w:ascii="宋体" w:hAnsi="宋体" w:eastAsia="宋体" w:cs="宋体"/>
                <w:sz w:val="21"/>
                <w:szCs w:val="21"/>
              </w:rPr>
            </w:pPr>
          </w:p>
        </w:tc>
        <w:tc>
          <w:tcPr>
            <w:tcW w:w="3298" w:type="pct"/>
            <w:vAlign w:val="center"/>
            <w:tcPrChange w:id="65" w:author="王秀子" w:date="2023-07-06T10:28:58Z">
              <w:tcPr>
                <w:tcW w:w="3297" w:type="pct"/>
                <w:vAlign w:val="center"/>
              </w:tcPr>
            </w:tcPrChange>
          </w:tcPr>
          <w:p>
            <w:pPr>
              <w:widowControl/>
              <w:jc w:val="left"/>
              <w:textAlignment w:val="center"/>
              <w:rPr>
                <w:rFonts w:hint="eastAsia" w:ascii="宋体" w:hAnsi="宋体" w:eastAsia="宋体" w:cs="宋体"/>
                <w:b/>
                <w:bCs/>
                <w:color w:val="FF0000"/>
                <w:kern w:val="0"/>
                <w:sz w:val="21"/>
                <w:szCs w:val="21"/>
                <w:lang w:bidi="ar"/>
              </w:rPr>
            </w:pPr>
            <w:r>
              <w:rPr>
                <w:rFonts w:hint="eastAsia" w:ascii="宋体" w:hAnsi="宋体" w:eastAsia="宋体" w:cs="宋体"/>
                <w:b/>
                <w:bCs/>
                <w:color w:val="FF0000"/>
                <w:kern w:val="0"/>
                <w:sz w:val="21"/>
                <w:szCs w:val="21"/>
                <w:lang w:bidi="ar"/>
              </w:rPr>
              <w:t>▲</w:t>
            </w:r>
            <w:r>
              <w:rPr>
                <w:rFonts w:hint="eastAsia" w:ascii="宋体" w:hAnsi="宋体" w:eastAsia="宋体" w:cs="宋体"/>
                <w:b/>
                <w:bCs/>
                <w:color w:val="FF0000"/>
                <w:kern w:val="0"/>
                <w:sz w:val="21"/>
                <w:szCs w:val="21"/>
                <w:lang w:val="en-US" w:eastAsia="zh-CN" w:bidi="ar"/>
              </w:rPr>
              <w:t>3</w:t>
            </w:r>
            <w:r>
              <w:rPr>
                <w:rFonts w:hint="eastAsia" w:ascii="宋体" w:hAnsi="宋体" w:eastAsia="宋体" w:cs="宋体"/>
                <w:b/>
                <w:bCs/>
                <w:color w:val="FF0000"/>
                <w:kern w:val="0"/>
                <w:sz w:val="21"/>
                <w:szCs w:val="21"/>
                <w:lang w:bidi="ar"/>
              </w:rPr>
              <w:t>.提供符合以下要求的检测报告：</w:t>
            </w:r>
          </w:p>
          <w:p>
            <w:pPr>
              <w:widowControl/>
              <w:jc w:val="left"/>
              <w:textAlignment w:val="center"/>
              <w:rPr>
                <w:rFonts w:hint="eastAsia" w:ascii="宋体" w:hAnsi="宋体" w:eastAsia="宋体" w:cs="宋体"/>
                <w:b/>
                <w:bCs/>
                <w:color w:val="FF0000"/>
                <w:kern w:val="0"/>
                <w:sz w:val="21"/>
                <w:szCs w:val="21"/>
                <w:highlight w:val="none"/>
                <w:lang w:val="en-US" w:eastAsia="zh-CN" w:bidi="ar"/>
              </w:rPr>
            </w:pPr>
            <w:r>
              <w:rPr>
                <w:rFonts w:hint="eastAsia" w:ascii="宋体" w:hAnsi="宋体" w:eastAsia="宋体" w:cs="宋体"/>
                <w:b/>
                <w:bCs/>
                <w:color w:val="FF0000"/>
                <w:kern w:val="0"/>
                <w:sz w:val="21"/>
                <w:szCs w:val="21"/>
                <w:highlight w:val="none"/>
                <w:lang w:val="en-US" w:eastAsia="zh-CN" w:bidi="ar"/>
              </w:rPr>
              <w:t>刨花板的</w:t>
            </w:r>
            <w:r>
              <w:rPr>
                <w:rFonts w:hint="eastAsia" w:ascii="宋体" w:hAnsi="宋体" w:eastAsia="宋体" w:cs="宋体"/>
                <w:b/>
                <w:bCs/>
                <w:color w:val="FF0000"/>
                <w:kern w:val="0"/>
                <w:sz w:val="21"/>
                <w:szCs w:val="21"/>
                <w:lang w:bidi="ar"/>
              </w:rPr>
              <w:t>检验依据</w:t>
            </w:r>
            <w:r>
              <w:rPr>
                <w:rFonts w:hint="eastAsia" w:ascii="宋体" w:hAnsi="宋体" w:eastAsia="宋体" w:cs="宋体"/>
                <w:b/>
                <w:bCs/>
                <w:color w:val="FF0000"/>
                <w:kern w:val="0"/>
                <w:sz w:val="21"/>
                <w:szCs w:val="21"/>
                <w:lang w:val="en-US" w:eastAsia="zh-CN" w:bidi="ar"/>
              </w:rPr>
              <w:t>GB 18580-2017、GB</w:t>
            </w:r>
            <w:r>
              <w:rPr>
                <w:rFonts w:hint="eastAsia" w:ascii="宋体" w:hAnsi="宋体" w:eastAsia="宋体" w:cs="宋体"/>
                <w:b/>
                <w:bCs/>
                <w:color w:val="FF0000"/>
                <w:kern w:val="0"/>
                <w:sz w:val="21"/>
                <w:szCs w:val="21"/>
                <w:highlight w:val="none"/>
                <w:lang w:val="en-US" w:eastAsia="zh-CN" w:bidi="ar"/>
              </w:rPr>
              <w:t>/T 35601-2017、GB/T 4897-2015、判定依据GB/T 39600-2021，要求刨花板的含水率在9.2%~10%区间内、板内密度偏差在±5.3%区间内、静曲强度≥11.2MPa、弹性模量≥2300MPa、内胶合强度≥0.32MPa、表面胶合强度≥1.08MPa、2h吸水厚度膨胀率≤1.8%、握螺钉力板面≥1480N、板边≥960N，甲醛释放量（气候箱法）≤0.024mg/m³，挥发性有机化合物（72h）的苯、甲苯、二甲苯均未检出，TVOC≤18 ug/m³。</w:t>
            </w:r>
          </w:p>
          <w:p>
            <w:pPr>
              <w:widowControl/>
              <w:jc w:val="left"/>
              <w:textAlignment w:val="center"/>
              <w:rPr>
                <w:rFonts w:hint="eastAsia" w:ascii="宋体" w:hAnsi="宋体" w:eastAsia="宋体" w:cs="宋体"/>
                <w:b/>
                <w:bCs/>
                <w:color w:val="FF0000"/>
                <w:kern w:val="0"/>
                <w:sz w:val="21"/>
                <w:szCs w:val="21"/>
                <w:highlight w:val="none"/>
                <w:lang w:val="en-US" w:eastAsia="zh-CN" w:bidi="ar"/>
              </w:rPr>
            </w:pPr>
            <w:r>
              <w:rPr>
                <w:rFonts w:hint="eastAsia" w:ascii="宋体" w:hAnsi="宋体" w:eastAsia="宋体" w:cs="宋体"/>
                <w:b/>
                <w:bCs/>
                <w:color w:val="FF0000"/>
                <w:kern w:val="0"/>
                <w:sz w:val="21"/>
                <w:szCs w:val="21"/>
                <w:highlight w:val="none"/>
                <w:lang w:val="en-US" w:eastAsia="zh-CN" w:bidi="ar"/>
              </w:rPr>
              <w:t>激光ABS封边条的</w:t>
            </w:r>
            <w:r>
              <w:rPr>
                <w:rFonts w:hint="eastAsia" w:ascii="宋体" w:hAnsi="宋体" w:eastAsia="宋体" w:cs="宋体"/>
                <w:b/>
                <w:bCs/>
                <w:color w:val="FF0000"/>
                <w:kern w:val="0"/>
                <w:sz w:val="21"/>
                <w:szCs w:val="21"/>
                <w:lang w:bidi="ar"/>
              </w:rPr>
              <w:t>检验依据QB/T</w:t>
            </w:r>
            <w:r>
              <w:rPr>
                <w:rFonts w:hint="eastAsia" w:ascii="宋体" w:hAnsi="宋体" w:eastAsia="宋体" w:cs="宋体"/>
                <w:b/>
                <w:bCs/>
                <w:color w:val="FF0000"/>
                <w:kern w:val="0"/>
                <w:sz w:val="21"/>
                <w:szCs w:val="21"/>
                <w:lang w:val="en-US" w:eastAsia="zh-CN" w:bidi="ar"/>
              </w:rPr>
              <w:t xml:space="preserve"> </w:t>
            </w:r>
            <w:r>
              <w:rPr>
                <w:rFonts w:hint="eastAsia" w:ascii="宋体" w:hAnsi="宋体" w:eastAsia="宋体" w:cs="宋体"/>
                <w:b/>
                <w:bCs/>
                <w:color w:val="FF0000"/>
                <w:kern w:val="0"/>
                <w:sz w:val="21"/>
                <w:szCs w:val="21"/>
                <w:lang w:bidi="ar"/>
              </w:rPr>
              <w:t>4463-2013</w:t>
            </w:r>
            <w:r>
              <w:rPr>
                <w:rFonts w:hint="eastAsia" w:ascii="宋体" w:hAnsi="宋体" w:eastAsia="宋体" w:cs="宋体"/>
                <w:b/>
                <w:bCs/>
                <w:color w:val="FF0000"/>
                <w:kern w:val="0"/>
                <w:sz w:val="21"/>
                <w:szCs w:val="21"/>
                <w:lang w:eastAsia="zh-CN" w:bidi="ar"/>
              </w:rPr>
              <w:t>，</w:t>
            </w:r>
            <w:r>
              <w:rPr>
                <w:rFonts w:hint="eastAsia" w:ascii="宋体" w:hAnsi="宋体" w:eastAsia="宋体" w:cs="宋体"/>
                <w:b/>
                <w:bCs/>
                <w:color w:val="FF0000"/>
                <w:kern w:val="0"/>
                <w:sz w:val="21"/>
                <w:szCs w:val="21"/>
                <w:highlight w:val="none"/>
                <w:lang w:val="en-US" w:eastAsia="zh-CN" w:bidi="ar"/>
              </w:rPr>
              <w:t>要求激光ABS封边条的耐干热性、耐磨性检测合格、耐开裂性为1级（1级最好，5级最差），耐冷热循环性符合检测要求；甲醛释放量未检出，氯乙烯单体未检出，可迁移元素（可溶性重金属）的铅、镉、铬、汞、砷、锑、硒检测结果要求未检出，可迁移元素钡≤8.4mg/kg；邻苯二甲酸酯的总量（DBP、BBP、DEHP、DNOP、DINP和DIDP）检测结果要求未检出，多溴联苯未检出、多溴联苯醚未检出。</w:t>
            </w:r>
          </w:p>
          <w:p>
            <w:pPr>
              <w:widowControl/>
              <w:jc w:val="left"/>
              <w:textAlignment w:val="center"/>
              <w:rPr>
                <w:rFonts w:hint="eastAsia" w:ascii="宋体" w:hAnsi="宋体" w:eastAsia="宋体" w:cs="宋体"/>
                <w:b/>
                <w:bCs/>
                <w:color w:val="FF0000"/>
                <w:kern w:val="0"/>
                <w:sz w:val="21"/>
                <w:szCs w:val="21"/>
                <w:highlight w:val="none"/>
                <w:lang w:val="en-US" w:eastAsia="zh-CN" w:bidi="ar"/>
              </w:rPr>
            </w:pPr>
            <w:r>
              <w:rPr>
                <w:rFonts w:hint="eastAsia" w:ascii="宋体" w:hAnsi="宋体" w:eastAsia="宋体" w:cs="宋体"/>
                <w:b/>
                <w:bCs/>
                <w:color w:val="FF0000"/>
                <w:kern w:val="0"/>
                <w:sz w:val="21"/>
                <w:szCs w:val="21"/>
                <w:highlight w:val="none"/>
                <w:lang w:val="en-US" w:eastAsia="zh-CN" w:bidi="ar"/>
              </w:rPr>
              <w:t>导轨的</w:t>
            </w:r>
            <w:r>
              <w:rPr>
                <w:rFonts w:hint="eastAsia" w:ascii="宋体" w:hAnsi="宋体" w:eastAsia="宋体" w:cs="宋体"/>
                <w:b/>
                <w:bCs/>
                <w:color w:val="FF0000"/>
                <w:kern w:val="0"/>
                <w:sz w:val="21"/>
                <w:szCs w:val="21"/>
                <w:lang w:bidi="ar"/>
              </w:rPr>
              <w:t>检验依据</w:t>
            </w:r>
            <w:r>
              <w:rPr>
                <w:rFonts w:hint="eastAsia" w:ascii="宋体" w:hAnsi="宋体" w:eastAsia="宋体" w:cs="宋体"/>
                <w:b/>
                <w:bCs/>
                <w:color w:val="FF0000"/>
                <w:kern w:val="0"/>
                <w:sz w:val="21"/>
                <w:szCs w:val="21"/>
                <w:lang w:val="en-US" w:eastAsia="zh-CN" w:bidi="ar"/>
              </w:rPr>
              <w:t>QB/T 3832-1999、QB/T 3827-1999、GB/T 10125-2021、QB/T 2454-2013</w:t>
            </w:r>
            <w:r>
              <w:rPr>
                <w:rFonts w:hint="eastAsia" w:ascii="宋体" w:hAnsi="宋体" w:eastAsia="宋体" w:cs="宋体"/>
                <w:b/>
                <w:bCs/>
                <w:color w:val="FF0000"/>
                <w:kern w:val="0"/>
                <w:sz w:val="21"/>
                <w:szCs w:val="21"/>
                <w:lang w:eastAsia="zh-CN" w:bidi="ar"/>
              </w:rPr>
              <w:t>，</w:t>
            </w:r>
            <w:r>
              <w:rPr>
                <w:rFonts w:hint="eastAsia" w:ascii="宋体" w:hAnsi="宋体" w:eastAsia="宋体" w:cs="宋体"/>
                <w:b/>
                <w:bCs/>
                <w:color w:val="FF0000"/>
                <w:kern w:val="0"/>
                <w:sz w:val="21"/>
                <w:szCs w:val="21"/>
                <w:highlight w:val="none"/>
                <w:lang w:val="en-US" w:eastAsia="zh-CN" w:bidi="ar"/>
              </w:rPr>
              <w:t>要求导轨的过载要求（包括垂直向下静载荷（300N）、水平侧向静载荷（150N）、猛关或猛开）检测合格，功能要求（包括操作力、耐久性(80000次)、拉出安全性、下沉量≤2.3%）检测合格，耐腐蚀要求18h，1.5mm以下锈点≤20点/dm²，其中≥1.0mm锈点不超过5点（距离边缘棱角2mm以内不计）；金属表面耐腐蚀（乙酸盐雾连续喷雾168小时）达到：涂层本身的耐腐蚀等级和涂层对基体的保护等级均为10级（10级最好，0级最差）；盐雾试验（铜加速乙酸盐雾连续喷雾24小时）达到涂层本身的耐腐蚀等级和涂层对基体的保护等级均为10级（10级最好，0级最差）。</w:t>
            </w:r>
          </w:p>
          <w:p>
            <w:pPr>
              <w:widowControl/>
              <w:jc w:val="left"/>
              <w:textAlignment w:val="center"/>
              <w:rPr>
                <w:rFonts w:hint="eastAsia" w:ascii="宋体" w:hAnsi="宋体" w:eastAsia="宋体" w:cs="宋体"/>
                <w:b/>
                <w:bCs/>
                <w:color w:val="FF0000"/>
                <w:kern w:val="0"/>
                <w:sz w:val="21"/>
                <w:szCs w:val="21"/>
                <w:highlight w:val="none"/>
                <w:lang w:bidi="ar"/>
              </w:rPr>
            </w:pPr>
            <w:r>
              <w:rPr>
                <w:rFonts w:hint="eastAsia" w:ascii="宋体" w:hAnsi="宋体" w:eastAsia="宋体" w:cs="宋体"/>
                <w:b/>
                <w:bCs/>
                <w:color w:val="FF0000"/>
                <w:kern w:val="0"/>
                <w:sz w:val="21"/>
                <w:szCs w:val="21"/>
                <w:highlight w:val="none"/>
                <w:lang w:bidi="ar"/>
              </w:rPr>
              <w:t>屏风工作位的检验依据QB/T 4935-2016、GB 18584-2001、GB/T 35607-2017，要求屏风工作位的翘曲度合格、平整度≤0.</w:t>
            </w:r>
            <w:r>
              <w:rPr>
                <w:rFonts w:hint="eastAsia" w:ascii="宋体" w:hAnsi="宋体" w:eastAsia="宋体" w:cs="宋体"/>
                <w:b/>
                <w:bCs/>
                <w:color w:val="FF0000"/>
                <w:kern w:val="0"/>
                <w:sz w:val="21"/>
                <w:szCs w:val="21"/>
                <w:highlight w:val="none"/>
                <w:lang w:val="en-US" w:eastAsia="zh-CN" w:bidi="ar"/>
              </w:rPr>
              <w:t>06</w:t>
            </w:r>
            <w:r>
              <w:rPr>
                <w:rFonts w:hint="eastAsia" w:ascii="宋体" w:hAnsi="宋体" w:eastAsia="宋体" w:cs="宋体"/>
                <w:b/>
                <w:bCs/>
                <w:color w:val="FF0000"/>
                <w:kern w:val="0"/>
                <w:sz w:val="21"/>
                <w:szCs w:val="21"/>
                <w:highlight w:val="none"/>
                <w:lang w:bidi="ar"/>
              </w:rPr>
              <w:t>mm、邻边垂直度合格、底脚平稳性≤0.</w:t>
            </w:r>
            <w:r>
              <w:rPr>
                <w:rFonts w:hint="eastAsia" w:ascii="宋体" w:hAnsi="宋体" w:eastAsia="宋体" w:cs="宋体"/>
                <w:b/>
                <w:bCs/>
                <w:color w:val="FF0000"/>
                <w:kern w:val="0"/>
                <w:sz w:val="21"/>
                <w:szCs w:val="21"/>
                <w:highlight w:val="none"/>
                <w:lang w:val="en-US" w:eastAsia="zh-CN" w:bidi="ar"/>
              </w:rPr>
              <w:t>32</w:t>
            </w:r>
            <w:r>
              <w:rPr>
                <w:rFonts w:hint="eastAsia" w:ascii="宋体" w:hAnsi="宋体" w:eastAsia="宋体" w:cs="宋体"/>
                <w:b/>
                <w:bCs/>
                <w:color w:val="FF0000"/>
                <w:kern w:val="0"/>
                <w:sz w:val="21"/>
                <w:szCs w:val="21"/>
                <w:highlight w:val="none"/>
                <w:lang w:bidi="ar"/>
              </w:rPr>
              <w:t>mm</w:t>
            </w:r>
            <w:r>
              <w:rPr>
                <w:rFonts w:hint="eastAsia" w:ascii="宋体" w:hAnsi="宋体" w:eastAsia="宋体" w:cs="宋体"/>
                <w:b/>
                <w:bCs/>
                <w:color w:val="FF0000"/>
                <w:kern w:val="0"/>
                <w:sz w:val="21"/>
                <w:szCs w:val="21"/>
                <w:highlight w:val="none"/>
                <w:lang w:eastAsia="zh-CN" w:bidi="ar"/>
              </w:rPr>
              <w:t>，</w:t>
            </w:r>
            <w:r>
              <w:rPr>
                <w:rFonts w:hint="eastAsia" w:ascii="宋体" w:hAnsi="宋体" w:eastAsia="宋体" w:cs="宋体"/>
                <w:b/>
                <w:bCs/>
                <w:color w:val="FF0000"/>
                <w:kern w:val="0"/>
                <w:sz w:val="21"/>
                <w:szCs w:val="21"/>
                <w:highlight w:val="none"/>
                <w:lang w:bidi="ar"/>
              </w:rPr>
              <w:t>浸渍胶膜纸饰面人造板含水率</w:t>
            </w:r>
            <w:r>
              <w:rPr>
                <w:rFonts w:hint="eastAsia" w:ascii="宋体" w:hAnsi="宋体" w:eastAsia="宋体" w:cs="宋体"/>
                <w:b/>
                <w:bCs/>
                <w:color w:val="FF0000"/>
                <w:kern w:val="0"/>
                <w:sz w:val="21"/>
                <w:szCs w:val="21"/>
                <w:highlight w:val="none"/>
                <w:lang w:val="en-US" w:eastAsia="zh-CN" w:bidi="ar"/>
              </w:rPr>
              <w:t>在9.1</w:t>
            </w:r>
            <w:r>
              <w:rPr>
                <w:rFonts w:hint="eastAsia" w:ascii="宋体" w:hAnsi="宋体" w:eastAsia="宋体" w:cs="宋体"/>
                <w:b/>
                <w:bCs/>
                <w:color w:val="FF0000"/>
                <w:kern w:val="0"/>
                <w:sz w:val="21"/>
                <w:szCs w:val="21"/>
                <w:highlight w:val="none"/>
                <w:lang w:bidi="ar"/>
              </w:rPr>
              <w:t>%-9.</w:t>
            </w:r>
            <w:r>
              <w:rPr>
                <w:rFonts w:hint="eastAsia" w:ascii="宋体" w:hAnsi="宋体" w:eastAsia="宋体" w:cs="宋体"/>
                <w:b/>
                <w:bCs/>
                <w:color w:val="FF0000"/>
                <w:kern w:val="0"/>
                <w:sz w:val="21"/>
                <w:szCs w:val="21"/>
                <w:highlight w:val="none"/>
                <w:lang w:val="en-US" w:eastAsia="zh-CN" w:bidi="ar"/>
              </w:rPr>
              <w:t>5</w:t>
            </w:r>
            <w:r>
              <w:rPr>
                <w:rFonts w:hint="eastAsia" w:ascii="宋体" w:hAnsi="宋体" w:eastAsia="宋体" w:cs="宋体"/>
                <w:b/>
                <w:bCs/>
                <w:color w:val="FF0000"/>
                <w:kern w:val="0"/>
                <w:sz w:val="21"/>
                <w:szCs w:val="21"/>
                <w:highlight w:val="none"/>
                <w:lang w:bidi="ar"/>
              </w:rPr>
              <w:t>%</w:t>
            </w:r>
            <w:r>
              <w:rPr>
                <w:rFonts w:hint="eastAsia" w:ascii="宋体" w:hAnsi="宋体" w:eastAsia="宋体" w:cs="宋体"/>
                <w:b/>
                <w:bCs/>
                <w:color w:val="FF0000"/>
                <w:kern w:val="0"/>
                <w:sz w:val="21"/>
                <w:szCs w:val="21"/>
                <w:highlight w:val="none"/>
                <w:lang w:val="en-US" w:eastAsia="zh-CN" w:bidi="ar"/>
              </w:rPr>
              <w:t>区间内</w:t>
            </w:r>
            <w:r>
              <w:rPr>
                <w:rFonts w:hint="eastAsia" w:ascii="宋体" w:hAnsi="宋体" w:eastAsia="宋体" w:cs="宋体"/>
                <w:b/>
                <w:bCs/>
                <w:color w:val="FF0000"/>
                <w:kern w:val="0"/>
                <w:sz w:val="21"/>
                <w:szCs w:val="21"/>
                <w:highlight w:val="none"/>
                <w:lang w:eastAsia="zh-CN" w:bidi="ar"/>
              </w:rPr>
              <w:t>，</w:t>
            </w:r>
            <w:r>
              <w:rPr>
                <w:rFonts w:hint="eastAsia" w:ascii="宋体" w:hAnsi="宋体" w:eastAsia="宋体" w:cs="宋体"/>
                <w:b/>
                <w:bCs/>
                <w:color w:val="FF0000"/>
                <w:kern w:val="0"/>
                <w:sz w:val="21"/>
                <w:szCs w:val="21"/>
                <w:highlight w:val="none"/>
                <w:lang w:bidi="ar"/>
              </w:rPr>
              <w:t>金属件外观（冲压件、喷涂层）合格、木制件外观（封边处理、表面装饰层）合格、组装要求合格</w:t>
            </w:r>
            <w:r>
              <w:rPr>
                <w:rFonts w:hint="eastAsia" w:ascii="宋体" w:hAnsi="宋体" w:eastAsia="宋体" w:cs="宋体"/>
                <w:b/>
                <w:bCs/>
                <w:color w:val="FF0000"/>
                <w:kern w:val="0"/>
                <w:sz w:val="21"/>
                <w:szCs w:val="21"/>
                <w:highlight w:val="none"/>
                <w:lang w:eastAsia="zh-CN" w:bidi="ar"/>
              </w:rPr>
              <w:t>，</w:t>
            </w:r>
            <w:r>
              <w:rPr>
                <w:rFonts w:hint="eastAsia" w:ascii="宋体" w:hAnsi="宋体" w:eastAsia="宋体" w:cs="宋体"/>
                <w:b/>
                <w:bCs/>
                <w:color w:val="FF0000"/>
                <w:kern w:val="0"/>
                <w:sz w:val="21"/>
                <w:szCs w:val="21"/>
                <w:highlight w:val="none"/>
                <w:lang w:val="en-US" w:eastAsia="zh-CN" w:bidi="ar"/>
              </w:rPr>
              <w:t>木制件桌面表面涂层/覆面层理化性能的</w:t>
            </w:r>
            <w:r>
              <w:rPr>
                <w:rFonts w:hint="eastAsia" w:ascii="宋体" w:hAnsi="宋体" w:eastAsia="宋体" w:cs="宋体"/>
                <w:b/>
                <w:bCs/>
                <w:color w:val="FF0000"/>
                <w:kern w:val="0"/>
                <w:sz w:val="21"/>
                <w:szCs w:val="21"/>
                <w:highlight w:val="none"/>
                <w:lang w:bidi="ar"/>
              </w:rPr>
              <w:t>耐污染（</w:t>
            </w:r>
            <w:r>
              <w:rPr>
                <w:rFonts w:hint="eastAsia" w:ascii="宋体" w:hAnsi="宋体" w:eastAsia="宋体" w:cs="宋体"/>
                <w:b/>
                <w:bCs/>
                <w:color w:val="FF0000"/>
                <w:kern w:val="0"/>
                <w:sz w:val="21"/>
                <w:szCs w:val="21"/>
                <w:highlight w:val="none"/>
                <w:lang w:val="en-US" w:eastAsia="zh-CN" w:bidi="ar"/>
              </w:rPr>
              <w:t>包括</w:t>
            </w:r>
            <w:r>
              <w:rPr>
                <w:rFonts w:hint="eastAsia" w:ascii="宋体" w:hAnsi="宋体" w:eastAsia="宋体" w:cs="宋体"/>
                <w:b/>
                <w:bCs/>
                <w:color w:val="FF0000"/>
                <w:kern w:val="0"/>
                <w:sz w:val="21"/>
                <w:szCs w:val="21"/>
                <w:highlight w:val="none"/>
                <w:lang w:bidi="ar"/>
              </w:rPr>
              <w:t>咖啡、红茶、奶类、可可饮料</w:t>
            </w:r>
            <w:r>
              <w:rPr>
                <w:rFonts w:hint="eastAsia" w:ascii="宋体" w:hAnsi="宋体" w:eastAsia="宋体" w:cs="宋体"/>
                <w:b/>
                <w:bCs/>
                <w:color w:val="FF0000"/>
                <w:kern w:val="0"/>
                <w:sz w:val="21"/>
                <w:szCs w:val="21"/>
                <w:highlight w:val="none"/>
                <w:lang w:eastAsia="zh-CN" w:bidi="ar"/>
              </w:rPr>
              <w:t>、</w:t>
            </w:r>
            <w:r>
              <w:rPr>
                <w:rFonts w:hint="eastAsia" w:ascii="宋体" w:hAnsi="宋体" w:eastAsia="宋体" w:cs="宋体"/>
                <w:b/>
                <w:bCs/>
                <w:color w:val="FF0000"/>
                <w:kern w:val="0"/>
                <w:sz w:val="21"/>
                <w:szCs w:val="21"/>
                <w:highlight w:val="none"/>
                <w:lang w:bidi="ar"/>
              </w:rPr>
              <w:t>圆珠笔油、红药水）均不低于4级</w:t>
            </w:r>
            <w:r>
              <w:rPr>
                <w:rFonts w:hint="eastAsia" w:ascii="宋体" w:hAnsi="宋体" w:eastAsia="宋体" w:cs="宋体"/>
                <w:b/>
                <w:bCs/>
                <w:color w:val="FF0000"/>
                <w:kern w:val="0"/>
                <w:sz w:val="21"/>
                <w:szCs w:val="21"/>
                <w:highlight w:val="none"/>
                <w:lang w:eastAsia="zh-CN" w:bidi="ar"/>
              </w:rPr>
              <w:t>，</w:t>
            </w:r>
            <w:r>
              <w:rPr>
                <w:rFonts w:hint="eastAsia" w:ascii="宋体" w:hAnsi="宋体" w:eastAsia="宋体" w:cs="宋体"/>
                <w:b/>
                <w:bCs/>
                <w:color w:val="FF0000"/>
                <w:kern w:val="0"/>
                <w:sz w:val="21"/>
                <w:szCs w:val="21"/>
                <w:highlight w:val="none"/>
                <w:lang w:bidi="ar"/>
              </w:rPr>
              <w:t>耐湿热、耐干性、耐冷热温差</w:t>
            </w:r>
            <w:r>
              <w:rPr>
                <w:rFonts w:hint="eastAsia" w:ascii="宋体" w:hAnsi="宋体" w:eastAsia="宋体" w:cs="宋体"/>
                <w:b/>
                <w:bCs/>
                <w:color w:val="FF0000"/>
                <w:kern w:val="0"/>
                <w:sz w:val="21"/>
                <w:szCs w:val="21"/>
                <w:highlight w:val="none"/>
                <w:lang w:eastAsia="zh-CN" w:bidi="ar"/>
              </w:rPr>
              <w:t>、</w:t>
            </w:r>
            <w:r>
              <w:rPr>
                <w:rFonts w:hint="eastAsia" w:ascii="宋体" w:hAnsi="宋体" w:eastAsia="宋体" w:cs="宋体"/>
                <w:b/>
                <w:bCs/>
                <w:color w:val="FF0000"/>
                <w:kern w:val="0"/>
                <w:sz w:val="21"/>
                <w:szCs w:val="21"/>
                <w:highlight w:val="none"/>
                <w:lang w:bidi="ar"/>
              </w:rPr>
              <w:t>抗冲击</w:t>
            </w:r>
            <w:r>
              <w:rPr>
                <w:rFonts w:hint="eastAsia" w:ascii="宋体" w:hAnsi="宋体" w:eastAsia="宋体" w:cs="宋体"/>
                <w:b/>
                <w:bCs/>
                <w:color w:val="FF0000"/>
                <w:kern w:val="0"/>
                <w:sz w:val="21"/>
                <w:szCs w:val="21"/>
                <w:highlight w:val="none"/>
                <w:lang w:val="en-US" w:eastAsia="zh-CN" w:bidi="ar"/>
              </w:rPr>
              <w:t>均检测合格，产品挥发性有害物质（</w:t>
            </w:r>
            <w:r>
              <w:rPr>
                <w:rFonts w:hint="eastAsia" w:ascii="宋体" w:hAnsi="宋体" w:eastAsia="宋体" w:cs="宋体"/>
                <w:b/>
                <w:bCs/>
                <w:color w:val="FF0000"/>
                <w:kern w:val="0"/>
                <w:sz w:val="21"/>
                <w:szCs w:val="21"/>
                <w:highlight w:val="none"/>
                <w:lang w:bidi="ar"/>
              </w:rPr>
              <w:t>甲醛释放量</w:t>
            </w:r>
            <w:r>
              <w:rPr>
                <w:rFonts w:hint="eastAsia" w:ascii="宋体" w:hAnsi="宋体" w:eastAsia="宋体" w:cs="宋体"/>
                <w:b/>
                <w:bCs/>
                <w:color w:val="FF0000"/>
                <w:kern w:val="0"/>
                <w:sz w:val="21"/>
                <w:szCs w:val="21"/>
                <w:highlight w:val="none"/>
                <w:lang w:val="en-US" w:eastAsia="zh-CN" w:bidi="ar"/>
              </w:rPr>
              <w:t>）</w:t>
            </w:r>
            <w:r>
              <w:rPr>
                <w:rFonts w:hint="eastAsia" w:ascii="宋体" w:hAnsi="宋体" w:eastAsia="宋体" w:cs="宋体"/>
                <w:b/>
                <w:bCs/>
                <w:color w:val="FF0000"/>
                <w:kern w:val="0"/>
                <w:sz w:val="21"/>
                <w:szCs w:val="21"/>
                <w:highlight w:val="none"/>
                <w:lang w:bidi="ar"/>
              </w:rPr>
              <w:t>≤0.</w:t>
            </w:r>
            <w:r>
              <w:rPr>
                <w:rFonts w:hint="eastAsia" w:ascii="宋体" w:hAnsi="宋体" w:eastAsia="宋体" w:cs="宋体"/>
                <w:b/>
                <w:bCs/>
                <w:color w:val="FF0000"/>
                <w:kern w:val="0"/>
                <w:sz w:val="21"/>
                <w:szCs w:val="21"/>
                <w:highlight w:val="none"/>
                <w:lang w:val="en-US" w:eastAsia="zh-CN" w:bidi="ar"/>
              </w:rPr>
              <w:t>1</w:t>
            </w:r>
            <w:r>
              <w:rPr>
                <w:rFonts w:hint="eastAsia" w:ascii="宋体" w:hAnsi="宋体" w:eastAsia="宋体" w:cs="宋体"/>
                <w:b/>
                <w:bCs/>
                <w:color w:val="FF0000"/>
                <w:kern w:val="0"/>
                <w:sz w:val="21"/>
                <w:szCs w:val="21"/>
                <w:highlight w:val="none"/>
                <w:lang w:bidi="ar"/>
              </w:rPr>
              <w:t>mg/L，结构安全要求合格，力学性能（稳定性、</w:t>
            </w:r>
            <w:r>
              <w:rPr>
                <w:rFonts w:hint="eastAsia" w:ascii="宋体" w:hAnsi="宋体" w:eastAsia="宋体" w:cs="宋体"/>
                <w:b/>
                <w:bCs/>
                <w:color w:val="FF0000"/>
                <w:kern w:val="0"/>
                <w:sz w:val="21"/>
                <w:szCs w:val="21"/>
                <w:highlight w:val="none"/>
                <w:lang w:val="en-US" w:eastAsia="zh-CN" w:bidi="ar"/>
              </w:rPr>
              <w:t>撑脱性、</w:t>
            </w:r>
            <w:r>
              <w:rPr>
                <w:rFonts w:hint="eastAsia" w:ascii="宋体" w:hAnsi="宋体" w:eastAsia="宋体" w:cs="宋体"/>
                <w:b/>
                <w:bCs/>
                <w:color w:val="FF0000"/>
                <w:kern w:val="0"/>
                <w:sz w:val="21"/>
                <w:szCs w:val="21"/>
                <w:highlight w:val="none"/>
                <w:lang w:bidi="ar"/>
              </w:rPr>
              <w:t>桌面垂直静载荷、坐姿桌面垂直冲击、桌面</w:t>
            </w:r>
            <w:r>
              <w:rPr>
                <w:rFonts w:hint="eastAsia" w:ascii="宋体" w:hAnsi="宋体" w:eastAsia="宋体" w:cs="宋体"/>
                <w:b/>
                <w:bCs/>
                <w:color w:val="FF0000"/>
                <w:kern w:val="0"/>
                <w:sz w:val="21"/>
                <w:szCs w:val="21"/>
                <w:highlight w:val="none"/>
                <w:lang w:val="en-US" w:eastAsia="zh-CN" w:bidi="ar"/>
              </w:rPr>
              <w:t>垂直耐久性</w:t>
            </w:r>
            <w:r>
              <w:rPr>
                <w:rFonts w:hint="eastAsia" w:ascii="宋体" w:hAnsi="宋体" w:eastAsia="宋体" w:cs="宋体"/>
                <w:b/>
                <w:bCs/>
                <w:color w:val="FF0000"/>
                <w:kern w:val="0"/>
                <w:sz w:val="21"/>
                <w:szCs w:val="21"/>
                <w:highlight w:val="none"/>
                <w:lang w:bidi="ar"/>
              </w:rPr>
              <w:t>）要求合格</w:t>
            </w:r>
            <w:r>
              <w:rPr>
                <w:rFonts w:hint="eastAsia" w:ascii="宋体" w:hAnsi="宋体" w:eastAsia="宋体" w:cs="宋体"/>
                <w:b/>
                <w:bCs/>
                <w:color w:val="FF0000"/>
                <w:kern w:val="0"/>
                <w:sz w:val="21"/>
                <w:szCs w:val="21"/>
                <w:highlight w:val="none"/>
                <w:lang w:eastAsia="zh-CN" w:bidi="ar"/>
              </w:rPr>
              <w:t>；</w:t>
            </w:r>
            <w:r>
              <w:rPr>
                <w:rFonts w:hint="eastAsia" w:ascii="宋体" w:hAnsi="宋体" w:eastAsia="宋体" w:cs="宋体"/>
                <w:b/>
                <w:bCs/>
                <w:color w:val="FF0000"/>
                <w:kern w:val="0"/>
                <w:sz w:val="21"/>
                <w:szCs w:val="21"/>
                <w:highlight w:val="none"/>
                <w:lang w:val="en-US" w:eastAsia="zh-CN" w:bidi="ar"/>
              </w:rPr>
              <w:t>甲醛释放量（GB/T 35607-2017）≤0.03mg/m³，挥发性有机化合物的</w:t>
            </w:r>
            <w:r>
              <w:rPr>
                <w:rFonts w:hint="eastAsia" w:ascii="宋体" w:hAnsi="宋体" w:eastAsia="宋体" w:cs="宋体"/>
                <w:b/>
                <w:bCs/>
                <w:color w:val="FF0000"/>
                <w:kern w:val="0"/>
                <w:sz w:val="21"/>
                <w:szCs w:val="21"/>
                <w:highlight w:val="none"/>
                <w:lang w:bidi="ar"/>
              </w:rPr>
              <w:t>苯</w:t>
            </w:r>
            <w:r>
              <w:rPr>
                <w:rFonts w:hint="eastAsia" w:ascii="宋体" w:hAnsi="宋体" w:eastAsia="宋体" w:cs="宋体"/>
                <w:b/>
                <w:bCs/>
                <w:color w:val="FF0000"/>
                <w:kern w:val="0"/>
                <w:sz w:val="21"/>
                <w:szCs w:val="21"/>
                <w:highlight w:val="none"/>
                <w:lang w:val="en-US" w:eastAsia="zh-CN" w:bidi="ar"/>
              </w:rPr>
              <w:t>未检出</w:t>
            </w:r>
            <w:r>
              <w:rPr>
                <w:rFonts w:hint="eastAsia" w:ascii="宋体" w:hAnsi="宋体" w:eastAsia="宋体" w:cs="宋体"/>
                <w:b/>
                <w:bCs/>
                <w:color w:val="FF0000"/>
                <w:kern w:val="0"/>
                <w:sz w:val="21"/>
                <w:szCs w:val="21"/>
                <w:highlight w:val="none"/>
                <w:lang w:bidi="ar"/>
              </w:rPr>
              <w:t>、甲苯</w:t>
            </w:r>
            <w:r>
              <w:rPr>
                <w:rFonts w:hint="eastAsia" w:ascii="宋体" w:hAnsi="宋体" w:eastAsia="宋体" w:cs="宋体"/>
                <w:b/>
                <w:bCs/>
                <w:color w:val="FF0000"/>
                <w:kern w:val="0"/>
                <w:sz w:val="21"/>
                <w:szCs w:val="21"/>
                <w:highlight w:val="none"/>
                <w:lang w:val="en-US" w:eastAsia="zh-CN" w:bidi="ar"/>
              </w:rPr>
              <w:t>≤0.027mg/m³</w:t>
            </w:r>
            <w:r>
              <w:rPr>
                <w:rFonts w:hint="eastAsia" w:ascii="宋体" w:hAnsi="宋体" w:eastAsia="宋体" w:cs="宋体"/>
                <w:b/>
                <w:bCs/>
                <w:color w:val="FF0000"/>
                <w:kern w:val="0"/>
                <w:sz w:val="21"/>
                <w:szCs w:val="21"/>
                <w:highlight w:val="none"/>
                <w:lang w:bidi="ar"/>
              </w:rPr>
              <w:t>、二甲苯</w:t>
            </w:r>
            <w:r>
              <w:rPr>
                <w:rFonts w:hint="eastAsia" w:ascii="宋体" w:hAnsi="宋体" w:eastAsia="宋体" w:cs="宋体"/>
                <w:b/>
                <w:bCs/>
                <w:color w:val="FF0000"/>
                <w:kern w:val="0"/>
                <w:sz w:val="21"/>
                <w:szCs w:val="21"/>
                <w:highlight w:val="none"/>
                <w:lang w:val="en-US" w:eastAsia="zh-CN" w:bidi="ar"/>
              </w:rPr>
              <w:t>≤0.016mg/m³、TVOC≤0.127mg/m³</w:t>
            </w:r>
            <w:r>
              <w:rPr>
                <w:rFonts w:hint="eastAsia" w:ascii="宋体" w:hAnsi="宋体" w:eastAsia="宋体" w:cs="宋体"/>
                <w:b/>
                <w:bCs/>
                <w:color w:val="FF0000"/>
                <w:kern w:val="0"/>
                <w:sz w:val="21"/>
                <w:szCs w:val="21"/>
                <w:highlight w:val="none"/>
                <w:lang w:bidi="ar"/>
              </w:rPr>
              <w:t>。</w:t>
            </w:r>
          </w:p>
          <w:p>
            <w:pPr>
              <w:widowControl/>
              <w:jc w:val="left"/>
              <w:textAlignment w:val="center"/>
              <w:rPr>
                <w:rFonts w:hint="eastAsia" w:ascii="宋体" w:hAnsi="宋体" w:eastAsia="宋体" w:cs="宋体"/>
                <w:color w:val="000000"/>
                <w:kern w:val="0"/>
                <w:sz w:val="21"/>
                <w:szCs w:val="21"/>
                <w:lang w:bidi="ar"/>
              </w:rPr>
            </w:pPr>
            <w:r>
              <w:rPr>
                <w:rFonts w:hint="eastAsia" w:ascii="宋体" w:hAnsi="宋体" w:eastAsia="宋体" w:cs="宋体"/>
                <w:b/>
                <w:bCs/>
                <w:color w:val="FF0000"/>
                <w:kern w:val="0"/>
                <w:sz w:val="21"/>
                <w:szCs w:val="21"/>
                <w:highlight w:val="none"/>
                <w:lang w:eastAsia="zh-CN" w:bidi="ar"/>
              </w:rPr>
              <w:t>【</w:t>
            </w:r>
            <w:r>
              <w:rPr>
                <w:rFonts w:hint="eastAsia" w:ascii="宋体" w:hAnsi="宋体" w:eastAsia="宋体" w:cs="宋体"/>
                <w:b/>
                <w:bCs/>
                <w:color w:val="FF0000"/>
                <w:kern w:val="0"/>
                <w:sz w:val="21"/>
                <w:szCs w:val="21"/>
                <w:highlight w:val="none"/>
                <w:lang w:bidi="ar"/>
              </w:rPr>
              <w:t>投标人需</w:t>
            </w:r>
            <w:commentRangeStart w:id="18"/>
            <w:r>
              <w:rPr>
                <w:rFonts w:hint="eastAsia" w:ascii="宋体" w:hAnsi="宋体" w:eastAsia="宋体" w:cs="宋体"/>
                <w:b/>
                <w:bCs/>
                <w:color w:val="FF0000"/>
                <w:kern w:val="0"/>
                <w:sz w:val="21"/>
                <w:szCs w:val="21"/>
                <w:highlight w:val="none"/>
                <w:lang w:bidi="ar"/>
              </w:rPr>
              <w:t>提供由第三方检测机构出具的具有 CMA或CNAS标识的</w:t>
            </w:r>
            <w:r>
              <w:rPr>
                <w:rFonts w:hint="eastAsia" w:ascii="宋体" w:hAnsi="宋体" w:eastAsia="宋体" w:cs="宋体"/>
                <w:b/>
                <w:bCs/>
                <w:color w:val="FF0000"/>
                <w:kern w:val="0"/>
                <w:sz w:val="21"/>
                <w:szCs w:val="21"/>
                <w:highlight w:val="none"/>
                <w:lang w:val="en-US" w:eastAsia="zh-CN" w:bidi="ar"/>
              </w:rPr>
              <w:t>符合上述检测依据和检测参数要求的</w:t>
            </w:r>
            <w:r>
              <w:rPr>
                <w:rFonts w:hint="eastAsia" w:ascii="宋体" w:hAnsi="宋体" w:eastAsia="宋体" w:cs="宋体"/>
                <w:b/>
                <w:bCs/>
                <w:color w:val="FF0000"/>
                <w:kern w:val="0"/>
                <w:sz w:val="21"/>
                <w:szCs w:val="21"/>
                <w:highlight w:val="none"/>
                <w:lang w:bidi="ar"/>
              </w:rPr>
              <w:t>检测报告扫描件（原件备查）和该检测报告在全国认证认可信息公共服务平台（http://cx.cnca.cn）查询截图</w:t>
            </w:r>
            <w:commentRangeEnd w:id="18"/>
            <w:r>
              <w:commentReference w:id="18"/>
            </w:r>
            <w:r>
              <w:rPr>
                <w:rFonts w:hint="eastAsia" w:ascii="宋体" w:hAnsi="宋体" w:eastAsia="宋体" w:cs="宋体"/>
                <w:b/>
                <w:bCs/>
                <w:color w:val="FF0000"/>
                <w:kern w:val="0"/>
                <w:sz w:val="21"/>
                <w:szCs w:val="21"/>
                <w:highlight w:val="none"/>
                <w:lang w:bidi="ar"/>
              </w:rPr>
              <w:t>（查询截图中的报告编号及检测机构名称应与检测报告一致）</w:t>
            </w:r>
            <w:r>
              <w:rPr>
                <w:rFonts w:hint="eastAsia" w:ascii="宋体" w:hAnsi="宋体" w:eastAsia="宋体" w:cs="宋体"/>
                <w:b/>
                <w:bCs/>
                <w:color w:val="FF0000"/>
                <w:kern w:val="0"/>
                <w:sz w:val="21"/>
                <w:szCs w:val="21"/>
                <w:highlight w:val="none"/>
                <w:lang w:eastAsia="zh-CN" w:bidi="ar"/>
              </w:rPr>
              <w:t>，</w:t>
            </w:r>
            <w:r>
              <w:rPr>
                <w:rFonts w:hint="eastAsia" w:ascii="宋体" w:hAnsi="宋体" w:eastAsia="宋体" w:cs="宋体"/>
                <w:b/>
                <w:bCs/>
                <w:color w:val="FF0000"/>
                <w:kern w:val="0"/>
                <w:sz w:val="21"/>
                <w:szCs w:val="21"/>
                <w:highlight w:val="none"/>
                <w:lang w:bidi="ar"/>
              </w:rPr>
              <w:t>检测报告</w:t>
            </w:r>
            <w:r>
              <w:rPr>
                <w:rFonts w:hint="eastAsia" w:ascii="宋体" w:hAnsi="宋体" w:eastAsia="宋体" w:cs="宋体"/>
                <w:b/>
                <w:bCs/>
                <w:color w:val="FF0000"/>
                <w:kern w:val="0"/>
                <w:sz w:val="21"/>
                <w:szCs w:val="21"/>
                <w:highlight w:val="none"/>
                <w:lang w:eastAsia="zh-CN" w:bidi="ar"/>
              </w:rPr>
              <w:t>需</w:t>
            </w:r>
            <w:r>
              <w:rPr>
                <w:rFonts w:hint="eastAsia" w:ascii="宋体" w:hAnsi="宋体" w:eastAsia="宋体" w:cs="宋体"/>
                <w:b/>
                <w:bCs/>
                <w:color w:val="FF0000"/>
                <w:kern w:val="0"/>
                <w:sz w:val="21"/>
                <w:szCs w:val="21"/>
                <w:highlight w:val="none"/>
                <w:lang w:val="en-US" w:eastAsia="zh-CN" w:bidi="ar"/>
              </w:rPr>
              <w:t>附</w:t>
            </w:r>
            <w:r>
              <w:rPr>
                <w:rFonts w:hint="eastAsia" w:ascii="宋体" w:hAnsi="宋体" w:eastAsia="宋体" w:cs="宋体"/>
                <w:b/>
                <w:bCs/>
                <w:color w:val="FF0000"/>
                <w:kern w:val="0"/>
                <w:sz w:val="21"/>
                <w:szCs w:val="21"/>
                <w:highlight w:val="none"/>
                <w:lang w:bidi="ar"/>
              </w:rPr>
              <w:t>有</w:t>
            </w:r>
            <w:r>
              <w:rPr>
                <w:rFonts w:hint="eastAsia" w:ascii="宋体" w:hAnsi="宋体" w:eastAsia="宋体" w:cs="宋体"/>
                <w:b/>
                <w:bCs/>
                <w:color w:val="FF0000"/>
                <w:kern w:val="0"/>
                <w:sz w:val="21"/>
                <w:szCs w:val="21"/>
                <w:highlight w:val="none"/>
                <w:lang w:val="en-US" w:eastAsia="zh-CN" w:bidi="ar"/>
              </w:rPr>
              <w:t>检测</w:t>
            </w:r>
            <w:r>
              <w:rPr>
                <w:rFonts w:hint="eastAsia" w:ascii="宋体" w:hAnsi="宋体" w:eastAsia="宋体" w:cs="宋体"/>
                <w:b/>
                <w:bCs/>
                <w:color w:val="FF0000"/>
                <w:kern w:val="0"/>
                <w:sz w:val="21"/>
                <w:szCs w:val="21"/>
                <w:highlight w:val="none"/>
                <w:lang w:bidi="ar"/>
              </w:rPr>
              <w:t>样品</w:t>
            </w:r>
            <w:r>
              <w:rPr>
                <w:rFonts w:hint="eastAsia" w:ascii="宋体" w:hAnsi="宋体" w:eastAsia="宋体" w:cs="宋体"/>
                <w:b/>
                <w:bCs/>
                <w:color w:val="FF0000"/>
                <w:kern w:val="0"/>
                <w:sz w:val="21"/>
                <w:szCs w:val="21"/>
                <w:highlight w:val="none"/>
                <w:lang w:val="en-US" w:eastAsia="zh-CN" w:bidi="ar"/>
              </w:rPr>
              <w:t>的图片</w:t>
            </w:r>
            <w:r>
              <w:rPr>
                <w:rFonts w:hint="eastAsia" w:ascii="宋体" w:hAnsi="宋体" w:eastAsia="宋体" w:cs="宋体"/>
                <w:b/>
                <w:bCs/>
                <w:color w:val="FF0000"/>
                <w:kern w:val="0"/>
                <w:sz w:val="21"/>
                <w:szCs w:val="21"/>
                <w:highlight w:val="none"/>
                <w:lang w:eastAsia="zh-CN" w:bidi="ar"/>
              </w:rPr>
              <w:t>。</w:t>
            </w:r>
            <w:r>
              <w:rPr>
                <w:rFonts w:hint="eastAsia" w:ascii="宋体" w:hAnsi="宋体" w:eastAsia="宋体" w:cs="宋体"/>
                <w:b/>
                <w:bCs/>
                <w:color w:val="FF0000"/>
                <w:kern w:val="0"/>
                <w:sz w:val="21"/>
                <w:szCs w:val="21"/>
                <w:highlight w:val="none"/>
                <w:lang w:bidi="ar"/>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66" w:author="王秀子" w:date="2023-07-06T10:28:58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trHeight w:val="355" w:hRule="atLeast"/>
          <w:trPrChange w:id="66" w:author="王秀子" w:date="2023-07-06T10:28:58Z">
            <w:trPr>
              <w:trHeight w:val="355" w:hRule="atLeast"/>
            </w:trPr>
          </w:trPrChange>
        </w:trPr>
        <w:tc>
          <w:tcPr>
            <w:tcW w:w="531" w:type="pct"/>
            <w:vMerge w:val="restart"/>
            <w:vAlign w:val="center"/>
            <w:tcPrChange w:id="67" w:author="王秀子" w:date="2023-07-06T10:28:58Z">
              <w:tcPr>
                <w:tcW w:w="531" w:type="pct"/>
                <w:vMerge w:val="restart"/>
                <w:vAlign w:val="center"/>
              </w:tcPr>
            </w:tcPrChange>
          </w:tcPr>
          <w:p>
            <w:pPr>
              <w:widowControl/>
              <w:jc w:val="center"/>
              <w:textAlignment w:val="center"/>
              <w:rPr>
                <w:rFonts w:hint="eastAsia" w:ascii="宋体" w:hAnsi="宋体" w:eastAsia="宋体" w:cs="宋体"/>
                <w:sz w:val="21"/>
                <w:szCs w:val="21"/>
              </w:rPr>
            </w:pPr>
            <w:r>
              <w:rPr>
                <w:rFonts w:hint="eastAsia" w:ascii="宋体" w:hAnsi="宋体" w:eastAsia="宋体" w:cs="宋体"/>
                <w:color w:val="000000"/>
                <w:kern w:val="0"/>
                <w:sz w:val="21"/>
                <w:szCs w:val="21"/>
                <w:lang w:bidi="ar"/>
              </w:rPr>
              <w:t>2</w:t>
            </w:r>
          </w:p>
        </w:tc>
        <w:tc>
          <w:tcPr>
            <w:tcW w:w="1170" w:type="pct"/>
            <w:vMerge w:val="restart"/>
            <w:vAlign w:val="center"/>
            <w:tcPrChange w:id="68" w:author="王秀子" w:date="2023-07-06T10:28:58Z">
              <w:tcPr>
                <w:tcW w:w="1170" w:type="pct"/>
                <w:vMerge w:val="restart"/>
                <w:vAlign w:val="center"/>
              </w:tcPr>
            </w:tcPrChange>
          </w:tcPr>
          <w:p>
            <w:pPr>
              <w:widowControl/>
              <w:jc w:val="center"/>
              <w:textAlignment w:val="center"/>
              <w:rPr>
                <w:rFonts w:hint="eastAsia" w:ascii="宋体" w:hAnsi="宋体" w:eastAsia="宋体" w:cs="宋体"/>
                <w:sz w:val="21"/>
                <w:szCs w:val="21"/>
              </w:rPr>
            </w:pPr>
            <w:r>
              <w:rPr>
                <w:rFonts w:hint="eastAsia" w:ascii="宋体" w:hAnsi="宋体" w:eastAsia="宋体" w:cs="宋体"/>
                <w:sz w:val="21"/>
                <w:szCs w:val="21"/>
              </w:rPr>
              <w:t>办公椅</w:t>
            </w:r>
          </w:p>
          <w:p>
            <w:pPr>
              <w:widowControl w:val="0"/>
              <w:spacing w:line="360" w:lineRule="auto"/>
              <w:jc w:val="center"/>
              <w:rPr>
                <w:rFonts w:hint="eastAsia" w:ascii="宋体" w:hAnsi="宋体" w:eastAsia="宋体" w:cs="宋体"/>
                <w:b/>
                <w:bCs/>
                <w:kern w:val="2"/>
                <w:sz w:val="21"/>
                <w:szCs w:val="21"/>
                <w:lang w:val="en-US" w:eastAsia="zh-CN" w:bidi="ar-SA"/>
              </w:rPr>
            </w:pPr>
            <w:r>
              <w:rPr>
                <w:rFonts w:hint="eastAsia" w:ascii="宋体" w:hAnsi="宋体" w:eastAsia="宋体" w:cs="宋体"/>
                <w:b/>
                <w:bCs/>
                <w:kern w:val="2"/>
                <w:sz w:val="21"/>
                <w:szCs w:val="21"/>
                <w:lang w:val="en-US" w:eastAsia="zh-CN" w:bidi="ar-SA"/>
              </w:rPr>
              <w:drawing>
                <wp:inline distT="0" distB="0" distL="114300" distR="114300">
                  <wp:extent cx="863600" cy="852170"/>
                  <wp:effectExtent l="0" t="0" r="5080" b="1270"/>
                  <wp:docPr id="232995" name="图片 2" descr="f0599f9c74691b8362fb7e9473b7c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995" name="图片 2" descr="f0599f9c74691b8362fb7e9473b7c2f"/>
                          <pic:cNvPicPr>
                            <a:picLocks noChangeAspect="1"/>
                          </pic:cNvPicPr>
                        </pic:nvPicPr>
                        <pic:blipFill>
                          <a:blip r:embed="rId9"/>
                          <a:stretch>
                            <a:fillRect/>
                          </a:stretch>
                        </pic:blipFill>
                        <pic:spPr>
                          <a:xfrm>
                            <a:off x="0" y="0"/>
                            <a:ext cx="863600" cy="852170"/>
                          </a:xfrm>
                          <a:prstGeom prst="rect">
                            <a:avLst/>
                          </a:prstGeom>
                          <a:noFill/>
                          <a:ln w="9525">
                            <a:noFill/>
                          </a:ln>
                        </pic:spPr>
                      </pic:pic>
                    </a:graphicData>
                  </a:graphic>
                </wp:inline>
              </w:drawing>
            </w:r>
          </w:p>
        </w:tc>
        <w:tc>
          <w:tcPr>
            <w:tcW w:w="3298" w:type="pct"/>
            <w:vAlign w:val="center"/>
            <w:tcPrChange w:id="69" w:author="王秀子" w:date="2023-07-06T10:28:58Z">
              <w:tcPr>
                <w:tcW w:w="3297" w:type="pct"/>
                <w:vAlign w:val="center"/>
              </w:tcPr>
            </w:tcPrChange>
          </w:tcPr>
          <w:p>
            <w:pPr>
              <w:widowControl/>
              <w:textAlignment w:val="center"/>
              <w:rPr>
                <w:rFonts w:hint="eastAsia" w:ascii="宋体" w:hAnsi="宋体" w:eastAsia="宋体" w:cs="宋体"/>
                <w:sz w:val="21"/>
                <w:szCs w:val="21"/>
              </w:rPr>
            </w:pPr>
            <w:r>
              <w:rPr>
                <w:rFonts w:hint="eastAsia" w:ascii="宋体" w:hAnsi="宋体" w:eastAsia="宋体" w:cs="宋体"/>
                <w:color w:val="000000"/>
                <w:kern w:val="0"/>
                <w:sz w:val="21"/>
                <w:szCs w:val="21"/>
                <w:lang w:bidi="ar"/>
              </w:rPr>
              <w:t xml:space="preserve">1.头枕可升降和旋转调节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70" w:author="王秀子" w:date="2023-07-06T10:28:58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trHeight w:val="355" w:hRule="atLeast"/>
          <w:trPrChange w:id="70" w:author="王秀子" w:date="2023-07-06T10:28:58Z">
            <w:trPr>
              <w:trHeight w:val="355" w:hRule="atLeast"/>
            </w:trPr>
          </w:trPrChange>
        </w:trPr>
        <w:tc>
          <w:tcPr>
            <w:tcW w:w="531" w:type="pct"/>
            <w:vMerge w:val="continue"/>
            <w:vAlign w:val="center"/>
            <w:tcPrChange w:id="71" w:author="王秀子" w:date="2023-07-06T10:28:58Z">
              <w:tcPr>
                <w:tcW w:w="531" w:type="pct"/>
                <w:vMerge w:val="continue"/>
                <w:vAlign w:val="center"/>
              </w:tcPr>
            </w:tcPrChange>
          </w:tcPr>
          <w:p>
            <w:pPr>
              <w:widowControl/>
              <w:jc w:val="left"/>
              <w:textAlignment w:val="center"/>
              <w:rPr>
                <w:rFonts w:hint="eastAsia" w:ascii="宋体" w:hAnsi="宋体" w:eastAsia="宋体" w:cs="宋体"/>
                <w:sz w:val="21"/>
                <w:szCs w:val="21"/>
              </w:rPr>
            </w:pPr>
          </w:p>
        </w:tc>
        <w:tc>
          <w:tcPr>
            <w:tcW w:w="1170" w:type="pct"/>
            <w:vMerge w:val="continue"/>
            <w:vAlign w:val="center"/>
            <w:tcPrChange w:id="72" w:author="王秀子" w:date="2023-07-06T10:28:58Z">
              <w:tcPr>
                <w:tcW w:w="1170" w:type="pct"/>
                <w:vMerge w:val="continue"/>
                <w:vAlign w:val="center"/>
              </w:tcPr>
            </w:tcPrChange>
          </w:tcPr>
          <w:p>
            <w:pPr>
              <w:widowControl/>
              <w:jc w:val="left"/>
              <w:textAlignment w:val="center"/>
              <w:rPr>
                <w:rFonts w:hint="eastAsia" w:ascii="宋体" w:hAnsi="宋体" w:eastAsia="宋体" w:cs="宋体"/>
                <w:sz w:val="21"/>
                <w:szCs w:val="21"/>
              </w:rPr>
            </w:pPr>
          </w:p>
        </w:tc>
        <w:tc>
          <w:tcPr>
            <w:tcW w:w="3298" w:type="pct"/>
            <w:vAlign w:val="center"/>
            <w:tcPrChange w:id="73" w:author="王秀子" w:date="2023-07-06T10:28:58Z">
              <w:tcPr>
                <w:tcW w:w="3297" w:type="pct"/>
                <w:vAlign w:val="center"/>
              </w:tcPr>
            </w:tcPrChange>
          </w:tcPr>
          <w:p>
            <w:pPr>
              <w:widowControl/>
              <w:textAlignment w:val="center"/>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2</w:t>
            </w:r>
            <w:r>
              <w:rPr>
                <w:rFonts w:hint="eastAsia" w:ascii="宋体" w:hAnsi="宋体" w:cs="宋体"/>
                <w:color w:val="000000"/>
                <w:kern w:val="0"/>
                <w:sz w:val="21"/>
                <w:szCs w:val="21"/>
                <w:lang w:val="en-US" w:eastAsia="zh-CN" w:bidi="ar"/>
              </w:rPr>
              <w:t>.</w:t>
            </w:r>
            <w:r>
              <w:rPr>
                <w:rFonts w:hint="eastAsia" w:ascii="宋体" w:hAnsi="宋体" w:eastAsia="宋体" w:cs="宋体"/>
                <w:color w:val="000000"/>
                <w:kern w:val="0"/>
                <w:sz w:val="21"/>
                <w:szCs w:val="21"/>
                <w:lang w:bidi="ar"/>
              </w:rPr>
              <w:t xml:space="preserve">头枕和背采用耐磨弹力网布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74" w:author="王秀子" w:date="2023-07-06T10:28:58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trHeight w:val="355" w:hRule="atLeast"/>
          <w:trPrChange w:id="74" w:author="王秀子" w:date="2023-07-06T10:28:58Z">
            <w:trPr>
              <w:trHeight w:val="355" w:hRule="atLeast"/>
            </w:trPr>
          </w:trPrChange>
        </w:trPr>
        <w:tc>
          <w:tcPr>
            <w:tcW w:w="531" w:type="pct"/>
            <w:vMerge w:val="continue"/>
            <w:vAlign w:val="center"/>
            <w:tcPrChange w:id="75" w:author="王秀子" w:date="2023-07-06T10:28:58Z">
              <w:tcPr>
                <w:tcW w:w="531" w:type="pct"/>
                <w:vMerge w:val="continue"/>
                <w:vAlign w:val="center"/>
              </w:tcPr>
            </w:tcPrChange>
          </w:tcPr>
          <w:p>
            <w:pPr>
              <w:widowControl/>
              <w:jc w:val="left"/>
              <w:textAlignment w:val="center"/>
              <w:rPr>
                <w:rFonts w:hint="eastAsia" w:ascii="宋体" w:hAnsi="宋体" w:eastAsia="宋体" w:cs="宋体"/>
                <w:color w:val="000000"/>
                <w:kern w:val="0"/>
                <w:sz w:val="21"/>
                <w:szCs w:val="21"/>
                <w:lang w:bidi="ar"/>
              </w:rPr>
            </w:pPr>
          </w:p>
        </w:tc>
        <w:tc>
          <w:tcPr>
            <w:tcW w:w="1170" w:type="pct"/>
            <w:vMerge w:val="continue"/>
            <w:vAlign w:val="center"/>
            <w:tcPrChange w:id="76" w:author="王秀子" w:date="2023-07-06T10:28:58Z">
              <w:tcPr>
                <w:tcW w:w="1170" w:type="pct"/>
                <w:vMerge w:val="continue"/>
                <w:vAlign w:val="center"/>
              </w:tcPr>
            </w:tcPrChange>
          </w:tcPr>
          <w:p>
            <w:pPr>
              <w:widowControl/>
              <w:jc w:val="left"/>
              <w:textAlignment w:val="center"/>
              <w:rPr>
                <w:rFonts w:hint="eastAsia" w:ascii="宋体" w:hAnsi="宋体" w:eastAsia="宋体" w:cs="宋体"/>
                <w:color w:val="000000"/>
                <w:kern w:val="0"/>
                <w:sz w:val="21"/>
                <w:szCs w:val="21"/>
                <w:lang w:bidi="ar"/>
              </w:rPr>
            </w:pPr>
          </w:p>
        </w:tc>
        <w:tc>
          <w:tcPr>
            <w:tcW w:w="3298" w:type="pct"/>
            <w:vAlign w:val="center"/>
            <w:tcPrChange w:id="77" w:author="王秀子" w:date="2023-07-06T10:28:58Z">
              <w:tcPr>
                <w:tcW w:w="3297" w:type="pct"/>
                <w:vAlign w:val="center"/>
              </w:tcPr>
            </w:tcPrChange>
          </w:tcPr>
          <w:p>
            <w:pPr>
              <w:widowControl/>
              <w:textAlignment w:val="center"/>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3</w:t>
            </w:r>
            <w:r>
              <w:rPr>
                <w:rFonts w:hint="eastAsia" w:ascii="宋体" w:hAnsi="宋体" w:cs="宋体"/>
                <w:color w:val="000000"/>
                <w:kern w:val="0"/>
                <w:sz w:val="21"/>
                <w:szCs w:val="21"/>
                <w:lang w:eastAsia="zh-CN" w:bidi="ar"/>
              </w:rPr>
              <w:t>.</w:t>
            </w:r>
            <w:r>
              <w:rPr>
                <w:rFonts w:hint="eastAsia" w:ascii="宋体" w:hAnsi="宋体" w:eastAsia="宋体" w:cs="宋体"/>
                <w:color w:val="000000"/>
                <w:kern w:val="0"/>
                <w:sz w:val="21"/>
                <w:szCs w:val="21"/>
                <w:lang w:bidi="ar"/>
              </w:rPr>
              <w:t xml:space="preserve">环保定型海绵座带坐壳，配三防座布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78" w:author="王秀子" w:date="2023-07-06T10:28:58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trHeight w:val="355" w:hRule="atLeast"/>
          <w:trPrChange w:id="78" w:author="王秀子" w:date="2023-07-06T10:28:58Z">
            <w:trPr>
              <w:trHeight w:val="355" w:hRule="atLeast"/>
            </w:trPr>
          </w:trPrChange>
        </w:trPr>
        <w:tc>
          <w:tcPr>
            <w:tcW w:w="531" w:type="pct"/>
            <w:vMerge w:val="continue"/>
            <w:vAlign w:val="center"/>
            <w:tcPrChange w:id="79" w:author="王秀子" w:date="2023-07-06T10:28:58Z">
              <w:tcPr>
                <w:tcW w:w="531" w:type="pct"/>
                <w:vMerge w:val="continue"/>
                <w:vAlign w:val="center"/>
              </w:tcPr>
            </w:tcPrChange>
          </w:tcPr>
          <w:p>
            <w:pPr>
              <w:widowControl/>
              <w:jc w:val="left"/>
              <w:textAlignment w:val="center"/>
              <w:rPr>
                <w:rFonts w:hint="eastAsia" w:ascii="宋体" w:hAnsi="宋体" w:eastAsia="宋体" w:cs="宋体"/>
                <w:color w:val="000000"/>
                <w:kern w:val="0"/>
                <w:sz w:val="21"/>
                <w:szCs w:val="21"/>
                <w:lang w:bidi="ar"/>
              </w:rPr>
            </w:pPr>
          </w:p>
        </w:tc>
        <w:tc>
          <w:tcPr>
            <w:tcW w:w="1170" w:type="pct"/>
            <w:vMerge w:val="continue"/>
            <w:vAlign w:val="center"/>
            <w:tcPrChange w:id="80" w:author="王秀子" w:date="2023-07-06T10:28:58Z">
              <w:tcPr>
                <w:tcW w:w="1170" w:type="pct"/>
                <w:vMerge w:val="continue"/>
                <w:vAlign w:val="center"/>
              </w:tcPr>
            </w:tcPrChange>
          </w:tcPr>
          <w:p>
            <w:pPr>
              <w:widowControl/>
              <w:jc w:val="left"/>
              <w:textAlignment w:val="center"/>
              <w:rPr>
                <w:rFonts w:hint="eastAsia" w:ascii="宋体" w:hAnsi="宋体" w:eastAsia="宋体" w:cs="宋体"/>
                <w:color w:val="000000"/>
                <w:kern w:val="0"/>
                <w:sz w:val="21"/>
                <w:szCs w:val="21"/>
                <w:lang w:bidi="ar"/>
              </w:rPr>
            </w:pPr>
          </w:p>
        </w:tc>
        <w:tc>
          <w:tcPr>
            <w:tcW w:w="3298" w:type="pct"/>
            <w:vAlign w:val="center"/>
            <w:tcPrChange w:id="81" w:author="王秀子" w:date="2023-07-06T10:28:58Z">
              <w:tcPr>
                <w:tcW w:w="3297" w:type="pct"/>
                <w:vAlign w:val="center"/>
              </w:tcPr>
            </w:tcPrChange>
          </w:tcPr>
          <w:p>
            <w:pPr>
              <w:widowControl/>
              <w:textAlignment w:val="center"/>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4</w:t>
            </w:r>
            <w:r>
              <w:rPr>
                <w:rFonts w:hint="eastAsia" w:ascii="宋体" w:hAnsi="宋体" w:cs="宋体"/>
                <w:color w:val="000000"/>
                <w:kern w:val="0"/>
                <w:sz w:val="21"/>
                <w:szCs w:val="21"/>
                <w:lang w:eastAsia="zh-CN" w:bidi="ar"/>
              </w:rPr>
              <w:t>.</w:t>
            </w:r>
            <w:r>
              <w:rPr>
                <w:rFonts w:hint="eastAsia" w:ascii="宋体" w:hAnsi="宋体" w:eastAsia="宋体" w:cs="宋体"/>
                <w:color w:val="000000"/>
                <w:kern w:val="0"/>
                <w:sz w:val="21"/>
                <w:szCs w:val="21"/>
                <w:lang w:bidi="ar"/>
              </w:rPr>
              <w:t>升降PU扶手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82" w:author="王秀子" w:date="2023-07-06T10:28:58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trHeight w:val="355" w:hRule="atLeast"/>
          <w:trPrChange w:id="82" w:author="王秀子" w:date="2023-07-06T10:28:58Z">
            <w:trPr>
              <w:trHeight w:val="355" w:hRule="atLeast"/>
            </w:trPr>
          </w:trPrChange>
        </w:trPr>
        <w:tc>
          <w:tcPr>
            <w:tcW w:w="531" w:type="pct"/>
            <w:vMerge w:val="continue"/>
            <w:vAlign w:val="center"/>
            <w:tcPrChange w:id="83" w:author="王秀子" w:date="2023-07-06T10:28:58Z">
              <w:tcPr>
                <w:tcW w:w="531" w:type="pct"/>
                <w:vMerge w:val="continue"/>
                <w:vAlign w:val="center"/>
              </w:tcPr>
            </w:tcPrChange>
          </w:tcPr>
          <w:p>
            <w:pPr>
              <w:widowControl/>
              <w:jc w:val="left"/>
              <w:textAlignment w:val="center"/>
              <w:rPr>
                <w:rFonts w:hint="eastAsia" w:ascii="宋体" w:hAnsi="宋体" w:eastAsia="宋体" w:cs="宋体"/>
                <w:color w:val="000000"/>
                <w:kern w:val="0"/>
                <w:sz w:val="21"/>
                <w:szCs w:val="21"/>
                <w:lang w:bidi="ar"/>
              </w:rPr>
            </w:pPr>
          </w:p>
        </w:tc>
        <w:tc>
          <w:tcPr>
            <w:tcW w:w="1170" w:type="pct"/>
            <w:vMerge w:val="continue"/>
            <w:vAlign w:val="center"/>
            <w:tcPrChange w:id="84" w:author="王秀子" w:date="2023-07-06T10:28:58Z">
              <w:tcPr>
                <w:tcW w:w="1170" w:type="pct"/>
                <w:vMerge w:val="continue"/>
                <w:vAlign w:val="center"/>
              </w:tcPr>
            </w:tcPrChange>
          </w:tcPr>
          <w:p>
            <w:pPr>
              <w:widowControl/>
              <w:jc w:val="left"/>
              <w:textAlignment w:val="center"/>
              <w:rPr>
                <w:rFonts w:hint="eastAsia" w:ascii="宋体" w:hAnsi="宋体" w:eastAsia="宋体" w:cs="宋体"/>
                <w:color w:val="000000"/>
                <w:kern w:val="0"/>
                <w:sz w:val="21"/>
                <w:szCs w:val="21"/>
                <w:lang w:bidi="ar"/>
              </w:rPr>
            </w:pPr>
          </w:p>
        </w:tc>
        <w:tc>
          <w:tcPr>
            <w:tcW w:w="3298" w:type="pct"/>
            <w:vAlign w:val="center"/>
            <w:tcPrChange w:id="85" w:author="王秀子" w:date="2023-07-06T10:28:58Z">
              <w:tcPr>
                <w:tcW w:w="3297" w:type="pct"/>
                <w:vAlign w:val="center"/>
              </w:tcPr>
            </w:tcPrChange>
          </w:tcPr>
          <w:p>
            <w:pPr>
              <w:widowControl/>
              <w:textAlignment w:val="center"/>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4</w:t>
            </w:r>
            <w:r>
              <w:rPr>
                <w:rFonts w:hint="eastAsia" w:ascii="宋体" w:hAnsi="宋体" w:cs="宋体"/>
                <w:color w:val="000000"/>
                <w:kern w:val="0"/>
                <w:sz w:val="21"/>
                <w:szCs w:val="21"/>
                <w:lang w:eastAsia="zh-CN" w:bidi="ar"/>
              </w:rPr>
              <w:t>.</w:t>
            </w:r>
            <w:r>
              <w:rPr>
                <w:rFonts w:hint="eastAsia" w:ascii="宋体" w:hAnsi="宋体" w:eastAsia="宋体" w:cs="宋体"/>
                <w:color w:val="000000"/>
                <w:kern w:val="0"/>
                <w:sz w:val="21"/>
                <w:szCs w:val="21"/>
                <w:lang w:bidi="ar"/>
              </w:rPr>
              <w:t xml:space="preserve">分体倾仰三段锁定底盘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86" w:author="王秀子" w:date="2023-07-06T10:28:58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trHeight w:val="355" w:hRule="atLeast"/>
          <w:trPrChange w:id="86" w:author="王秀子" w:date="2023-07-06T10:28:58Z">
            <w:trPr>
              <w:trHeight w:val="355" w:hRule="atLeast"/>
            </w:trPr>
          </w:trPrChange>
        </w:trPr>
        <w:tc>
          <w:tcPr>
            <w:tcW w:w="531" w:type="pct"/>
            <w:vMerge w:val="continue"/>
            <w:vAlign w:val="center"/>
            <w:tcPrChange w:id="87" w:author="王秀子" w:date="2023-07-06T10:28:58Z">
              <w:tcPr>
                <w:tcW w:w="531" w:type="pct"/>
                <w:vMerge w:val="continue"/>
                <w:vAlign w:val="center"/>
              </w:tcPr>
            </w:tcPrChange>
          </w:tcPr>
          <w:p>
            <w:pPr>
              <w:widowControl/>
              <w:jc w:val="left"/>
              <w:textAlignment w:val="center"/>
              <w:rPr>
                <w:rFonts w:hint="eastAsia" w:ascii="宋体" w:hAnsi="宋体" w:eastAsia="宋体" w:cs="宋体"/>
                <w:color w:val="000000"/>
                <w:kern w:val="0"/>
                <w:sz w:val="21"/>
                <w:szCs w:val="21"/>
                <w:lang w:bidi="ar"/>
              </w:rPr>
            </w:pPr>
          </w:p>
        </w:tc>
        <w:tc>
          <w:tcPr>
            <w:tcW w:w="1170" w:type="pct"/>
            <w:vMerge w:val="continue"/>
            <w:vAlign w:val="center"/>
            <w:tcPrChange w:id="88" w:author="王秀子" w:date="2023-07-06T10:28:58Z">
              <w:tcPr>
                <w:tcW w:w="1170" w:type="pct"/>
                <w:vMerge w:val="continue"/>
                <w:vAlign w:val="center"/>
              </w:tcPr>
            </w:tcPrChange>
          </w:tcPr>
          <w:p>
            <w:pPr>
              <w:widowControl/>
              <w:jc w:val="left"/>
              <w:textAlignment w:val="center"/>
              <w:rPr>
                <w:rFonts w:hint="eastAsia" w:ascii="宋体" w:hAnsi="宋体" w:eastAsia="宋体" w:cs="宋体"/>
                <w:color w:val="000000"/>
                <w:kern w:val="0"/>
                <w:sz w:val="21"/>
                <w:szCs w:val="21"/>
                <w:lang w:bidi="ar"/>
              </w:rPr>
            </w:pPr>
          </w:p>
        </w:tc>
        <w:tc>
          <w:tcPr>
            <w:tcW w:w="3298" w:type="pct"/>
            <w:vAlign w:val="center"/>
            <w:tcPrChange w:id="89" w:author="王秀子" w:date="2023-07-06T10:28:58Z">
              <w:tcPr>
                <w:tcW w:w="3297" w:type="pct"/>
                <w:vAlign w:val="center"/>
              </w:tcPr>
            </w:tcPrChange>
          </w:tcPr>
          <w:p>
            <w:pPr>
              <w:widowControl/>
              <w:textAlignment w:val="center"/>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5</w:t>
            </w:r>
            <w:r>
              <w:rPr>
                <w:rFonts w:hint="eastAsia" w:ascii="宋体" w:hAnsi="宋体" w:cs="宋体"/>
                <w:color w:val="000000"/>
                <w:kern w:val="0"/>
                <w:sz w:val="21"/>
                <w:szCs w:val="21"/>
                <w:lang w:eastAsia="zh-CN" w:bidi="ar"/>
              </w:rPr>
              <w:t>.</w:t>
            </w:r>
            <w:r>
              <w:rPr>
                <w:rFonts w:hint="eastAsia" w:ascii="宋体" w:hAnsi="宋体" w:eastAsia="宋体" w:cs="宋体"/>
                <w:color w:val="000000"/>
                <w:kern w:val="0"/>
                <w:sz w:val="21"/>
                <w:szCs w:val="21"/>
                <w:lang w:bidi="ar"/>
              </w:rPr>
              <w:t xml:space="preserve">100mm行程黑色四级气杆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90" w:author="王秀子" w:date="2023-07-06T10:28:58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trHeight w:val="115" w:hRule="atLeast"/>
          <w:trPrChange w:id="90" w:author="王秀子" w:date="2023-07-06T10:28:58Z">
            <w:trPr>
              <w:trHeight w:val="115" w:hRule="atLeast"/>
            </w:trPr>
          </w:trPrChange>
        </w:trPr>
        <w:tc>
          <w:tcPr>
            <w:tcW w:w="531" w:type="pct"/>
            <w:vMerge w:val="continue"/>
            <w:vAlign w:val="center"/>
            <w:tcPrChange w:id="91" w:author="王秀子" w:date="2023-07-06T10:28:58Z">
              <w:tcPr>
                <w:tcW w:w="531" w:type="pct"/>
                <w:vMerge w:val="continue"/>
                <w:vAlign w:val="center"/>
              </w:tcPr>
            </w:tcPrChange>
          </w:tcPr>
          <w:p>
            <w:pPr>
              <w:widowControl/>
              <w:jc w:val="left"/>
              <w:textAlignment w:val="center"/>
              <w:rPr>
                <w:rFonts w:hint="eastAsia" w:ascii="宋体" w:hAnsi="宋体" w:eastAsia="宋体" w:cs="宋体"/>
                <w:color w:val="000000"/>
                <w:kern w:val="0"/>
                <w:sz w:val="21"/>
                <w:szCs w:val="21"/>
                <w:lang w:bidi="ar"/>
              </w:rPr>
            </w:pPr>
          </w:p>
        </w:tc>
        <w:tc>
          <w:tcPr>
            <w:tcW w:w="1170" w:type="pct"/>
            <w:vMerge w:val="continue"/>
            <w:vAlign w:val="center"/>
            <w:tcPrChange w:id="92" w:author="王秀子" w:date="2023-07-06T10:28:58Z">
              <w:tcPr>
                <w:tcW w:w="1170" w:type="pct"/>
                <w:vMerge w:val="continue"/>
                <w:vAlign w:val="center"/>
              </w:tcPr>
            </w:tcPrChange>
          </w:tcPr>
          <w:p>
            <w:pPr>
              <w:widowControl/>
              <w:jc w:val="left"/>
              <w:textAlignment w:val="center"/>
              <w:rPr>
                <w:rFonts w:hint="eastAsia" w:ascii="宋体" w:hAnsi="宋体" w:eastAsia="宋体" w:cs="宋体"/>
                <w:color w:val="000000"/>
                <w:kern w:val="0"/>
                <w:sz w:val="21"/>
                <w:szCs w:val="21"/>
                <w:lang w:bidi="ar"/>
              </w:rPr>
            </w:pPr>
          </w:p>
        </w:tc>
        <w:tc>
          <w:tcPr>
            <w:tcW w:w="3298" w:type="pct"/>
            <w:vAlign w:val="center"/>
            <w:tcPrChange w:id="93" w:author="王秀子" w:date="2023-07-06T10:28:58Z">
              <w:tcPr>
                <w:tcW w:w="3297" w:type="pct"/>
                <w:vAlign w:val="center"/>
              </w:tcPr>
            </w:tcPrChange>
          </w:tcPr>
          <w:p>
            <w:pPr>
              <w:widowControl/>
              <w:textAlignment w:val="center"/>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6</w:t>
            </w:r>
            <w:r>
              <w:rPr>
                <w:rFonts w:hint="eastAsia" w:ascii="宋体" w:hAnsi="宋体" w:cs="宋体"/>
                <w:color w:val="000000"/>
                <w:kern w:val="0"/>
                <w:sz w:val="21"/>
                <w:szCs w:val="21"/>
                <w:lang w:eastAsia="zh-CN" w:bidi="ar"/>
              </w:rPr>
              <w:t>.</w:t>
            </w:r>
            <w:r>
              <w:rPr>
                <w:rFonts w:hint="eastAsia" w:ascii="宋体" w:hAnsi="宋体" w:eastAsia="宋体" w:cs="宋体"/>
                <w:color w:val="000000"/>
                <w:kern w:val="0"/>
                <w:sz w:val="21"/>
                <w:szCs w:val="21"/>
                <w:lang w:bidi="ar"/>
              </w:rPr>
              <w:t>340mm尼龙脚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94" w:author="王秀子" w:date="2023-07-06T10:28:58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trHeight w:val="115" w:hRule="atLeast"/>
          <w:trPrChange w:id="94" w:author="王秀子" w:date="2023-07-06T10:28:58Z">
            <w:trPr>
              <w:trHeight w:val="115" w:hRule="atLeast"/>
            </w:trPr>
          </w:trPrChange>
        </w:trPr>
        <w:tc>
          <w:tcPr>
            <w:tcW w:w="531" w:type="pct"/>
            <w:vMerge w:val="continue"/>
            <w:vAlign w:val="center"/>
            <w:tcPrChange w:id="95" w:author="王秀子" w:date="2023-07-06T10:28:58Z">
              <w:tcPr>
                <w:tcW w:w="531" w:type="pct"/>
                <w:vMerge w:val="continue"/>
                <w:vAlign w:val="center"/>
              </w:tcPr>
            </w:tcPrChange>
          </w:tcPr>
          <w:p>
            <w:pPr>
              <w:widowControl/>
              <w:textAlignment w:val="center"/>
              <w:rPr>
                <w:rFonts w:hint="eastAsia" w:ascii="宋体" w:hAnsi="宋体" w:eastAsia="宋体" w:cs="宋体"/>
                <w:sz w:val="21"/>
                <w:szCs w:val="21"/>
              </w:rPr>
            </w:pPr>
          </w:p>
        </w:tc>
        <w:tc>
          <w:tcPr>
            <w:tcW w:w="1170" w:type="pct"/>
            <w:vMerge w:val="continue"/>
            <w:vAlign w:val="center"/>
            <w:tcPrChange w:id="96" w:author="王秀子" w:date="2023-07-06T10:28:58Z">
              <w:tcPr>
                <w:tcW w:w="1170" w:type="pct"/>
                <w:vMerge w:val="continue"/>
                <w:vAlign w:val="center"/>
              </w:tcPr>
            </w:tcPrChange>
          </w:tcPr>
          <w:p>
            <w:pPr>
              <w:widowControl/>
              <w:textAlignment w:val="center"/>
              <w:rPr>
                <w:rFonts w:hint="eastAsia" w:ascii="宋体" w:hAnsi="宋体" w:eastAsia="宋体" w:cs="宋体"/>
                <w:sz w:val="21"/>
                <w:szCs w:val="21"/>
              </w:rPr>
            </w:pPr>
          </w:p>
        </w:tc>
        <w:tc>
          <w:tcPr>
            <w:tcW w:w="3298" w:type="pct"/>
            <w:vAlign w:val="center"/>
            <w:tcPrChange w:id="97" w:author="王秀子" w:date="2023-07-06T10:28:58Z">
              <w:tcPr>
                <w:tcW w:w="3297" w:type="pct"/>
                <w:vAlign w:val="center"/>
              </w:tcPr>
            </w:tcPrChange>
          </w:tcPr>
          <w:p>
            <w:pPr>
              <w:widowControl/>
              <w:textAlignment w:val="center"/>
              <w:rPr>
                <w:rFonts w:hint="eastAsia" w:ascii="宋体" w:hAnsi="宋体" w:eastAsia="宋体" w:cs="宋体"/>
                <w:sz w:val="21"/>
                <w:szCs w:val="21"/>
                <w:lang w:bidi="ar"/>
              </w:rPr>
            </w:pPr>
            <w:r>
              <w:rPr>
                <w:rFonts w:hint="eastAsia" w:ascii="宋体" w:hAnsi="宋体" w:eastAsia="宋体" w:cs="宋体"/>
                <w:color w:val="000000"/>
                <w:kern w:val="0"/>
                <w:sz w:val="21"/>
                <w:szCs w:val="21"/>
                <w:lang w:bidi="ar"/>
              </w:rPr>
              <w:t>7</w:t>
            </w:r>
            <w:r>
              <w:rPr>
                <w:rFonts w:hint="eastAsia" w:ascii="宋体" w:hAnsi="宋体" w:cs="宋体"/>
                <w:color w:val="000000"/>
                <w:kern w:val="0"/>
                <w:sz w:val="21"/>
                <w:szCs w:val="21"/>
                <w:lang w:eastAsia="zh-CN" w:bidi="ar"/>
              </w:rPr>
              <w:t>.</w:t>
            </w:r>
            <w:r>
              <w:rPr>
                <w:rFonts w:hint="eastAsia" w:ascii="宋体" w:hAnsi="宋体" w:eastAsia="宋体" w:cs="宋体"/>
                <w:color w:val="000000"/>
                <w:kern w:val="0"/>
                <w:sz w:val="21"/>
                <w:szCs w:val="21"/>
                <w:lang w:bidi="ar"/>
              </w:rPr>
              <w:t xml:space="preserve">55mm黑色PU静音轮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98" w:author="王秀子" w:date="2023-07-06T10:28:58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trHeight w:val="115" w:hRule="atLeast"/>
          <w:trPrChange w:id="98" w:author="王秀子" w:date="2023-07-06T10:28:58Z">
            <w:trPr>
              <w:trHeight w:val="115" w:hRule="atLeast"/>
            </w:trPr>
          </w:trPrChange>
        </w:trPr>
        <w:tc>
          <w:tcPr>
            <w:tcW w:w="531" w:type="pct"/>
            <w:vMerge w:val="continue"/>
            <w:vAlign w:val="center"/>
            <w:tcPrChange w:id="99" w:author="王秀子" w:date="2023-07-06T10:28:58Z">
              <w:tcPr>
                <w:tcW w:w="531" w:type="pct"/>
                <w:vMerge w:val="continue"/>
                <w:vAlign w:val="center"/>
              </w:tcPr>
            </w:tcPrChange>
          </w:tcPr>
          <w:p>
            <w:pPr>
              <w:widowControl/>
              <w:textAlignment w:val="center"/>
              <w:rPr>
                <w:rFonts w:hint="eastAsia" w:ascii="宋体" w:hAnsi="宋体" w:eastAsia="宋体" w:cs="宋体"/>
                <w:sz w:val="21"/>
                <w:szCs w:val="21"/>
              </w:rPr>
            </w:pPr>
          </w:p>
        </w:tc>
        <w:tc>
          <w:tcPr>
            <w:tcW w:w="1170" w:type="pct"/>
            <w:vMerge w:val="continue"/>
            <w:vAlign w:val="center"/>
            <w:tcPrChange w:id="100" w:author="王秀子" w:date="2023-07-06T10:28:58Z">
              <w:tcPr>
                <w:tcW w:w="1170" w:type="pct"/>
                <w:vMerge w:val="continue"/>
                <w:vAlign w:val="center"/>
              </w:tcPr>
            </w:tcPrChange>
          </w:tcPr>
          <w:p>
            <w:pPr>
              <w:widowControl/>
              <w:textAlignment w:val="center"/>
              <w:rPr>
                <w:rFonts w:hint="eastAsia" w:ascii="宋体" w:hAnsi="宋体" w:eastAsia="宋体" w:cs="宋体"/>
                <w:sz w:val="21"/>
                <w:szCs w:val="21"/>
              </w:rPr>
            </w:pPr>
          </w:p>
        </w:tc>
        <w:tc>
          <w:tcPr>
            <w:tcW w:w="3298" w:type="pct"/>
            <w:vAlign w:val="center"/>
            <w:tcPrChange w:id="101" w:author="王秀子" w:date="2023-07-06T10:28:58Z">
              <w:tcPr>
                <w:tcW w:w="3297" w:type="pct"/>
                <w:vAlign w:val="center"/>
              </w:tcPr>
            </w:tcPrChange>
          </w:tcPr>
          <w:p>
            <w:pPr>
              <w:widowControl/>
              <w:textAlignment w:val="center"/>
              <w:rPr>
                <w:rFonts w:hint="eastAsia" w:ascii="宋体" w:hAnsi="宋体" w:eastAsia="宋体" w:cs="宋体"/>
                <w:b/>
                <w:bCs/>
                <w:color w:val="FF0000"/>
                <w:kern w:val="0"/>
                <w:sz w:val="21"/>
                <w:szCs w:val="21"/>
                <w:lang w:bidi="ar"/>
              </w:rPr>
            </w:pPr>
            <w:r>
              <w:rPr>
                <w:rFonts w:hint="eastAsia" w:ascii="宋体" w:hAnsi="宋体" w:eastAsia="宋体" w:cs="宋体"/>
                <w:b/>
                <w:bCs/>
                <w:color w:val="FF0000"/>
                <w:kern w:val="0"/>
                <w:sz w:val="21"/>
                <w:szCs w:val="21"/>
                <w:lang w:bidi="ar"/>
              </w:rPr>
              <w:t>▲</w:t>
            </w:r>
            <w:r>
              <w:rPr>
                <w:rFonts w:hint="eastAsia" w:ascii="宋体" w:hAnsi="宋体" w:eastAsia="宋体" w:cs="宋体"/>
                <w:b/>
                <w:bCs/>
                <w:color w:val="FF0000"/>
                <w:kern w:val="0"/>
                <w:sz w:val="21"/>
                <w:szCs w:val="21"/>
                <w:lang w:val="en-US" w:eastAsia="zh-CN" w:bidi="ar"/>
              </w:rPr>
              <w:t>8.</w:t>
            </w:r>
            <w:r>
              <w:rPr>
                <w:rFonts w:hint="eastAsia" w:ascii="宋体" w:hAnsi="宋体" w:eastAsia="宋体" w:cs="宋体"/>
                <w:b/>
                <w:bCs/>
                <w:color w:val="FF0000"/>
                <w:kern w:val="0"/>
                <w:sz w:val="21"/>
                <w:szCs w:val="21"/>
                <w:lang w:bidi="ar"/>
              </w:rPr>
              <w:t>提供符合以下要求的检测报告：</w:t>
            </w:r>
          </w:p>
          <w:p>
            <w:pPr>
              <w:widowControl/>
              <w:textAlignment w:val="center"/>
              <w:rPr>
                <w:rFonts w:hint="eastAsia" w:ascii="宋体" w:hAnsi="宋体" w:eastAsia="宋体" w:cs="宋体"/>
                <w:b/>
                <w:bCs/>
                <w:color w:val="FF0000"/>
                <w:kern w:val="0"/>
                <w:sz w:val="21"/>
                <w:szCs w:val="21"/>
                <w:highlight w:val="none"/>
                <w:lang w:val="en-US" w:eastAsia="zh-CN" w:bidi="ar"/>
              </w:rPr>
            </w:pPr>
            <w:r>
              <w:rPr>
                <w:rFonts w:hint="eastAsia" w:ascii="宋体" w:hAnsi="宋体" w:eastAsia="宋体" w:cs="宋体"/>
                <w:b/>
                <w:bCs/>
                <w:color w:val="FF0000"/>
                <w:kern w:val="0"/>
                <w:sz w:val="21"/>
                <w:szCs w:val="21"/>
                <w:highlight w:val="none"/>
                <w:lang w:val="en-US" w:eastAsia="zh-CN" w:bidi="ar"/>
              </w:rPr>
              <w:t>网布的</w:t>
            </w:r>
            <w:r>
              <w:rPr>
                <w:rFonts w:hint="eastAsia" w:ascii="宋体" w:hAnsi="宋体" w:eastAsia="宋体" w:cs="宋体"/>
                <w:b/>
                <w:bCs/>
                <w:color w:val="FF0000"/>
                <w:kern w:val="0"/>
                <w:sz w:val="21"/>
                <w:szCs w:val="21"/>
                <w:lang w:bidi="ar"/>
              </w:rPr>
              <w:t>检验依据</w:t>
            </w:r>
            <w:r>
              <w:rPr>
                <w:rFonts w:hint="eastAsia" w:ascii="宋体" w:hAnsi="宋体" w:eastAsia="宋体" w:cs="宋体"/>
                <w:b/>
                <w:bCs/>
                <w:color w:val="FF0000"/>
                <w:kern w:val="0"/>
                <w:sz w:val="21"/>
                <w:szCs w:val="21"/>
                <w:lang w:val="en-US" w:eastAsia="zh-CN" w:bidi="ar"/>
              </w:rPr>
              <w:t>G</w:t>
            </w:r>
            <w:r>
              <w:rPr>
                <w:rFonts w:hint="eastAsia" w:ascii="宋体" w:hAnsi="宋体" w:eastAsia="宋体" w:cs="宋体"/>
                <w:b/>
                <w:bCs/>
                <w:color w:val="FF0000"/>
                <w:kern w:val="0"/>
                <w:sz w:val="21"/>
                <w:szCs w:val="21"/>
                <w:lang w:eastAsia="zh-CN" w:bidi="ar"/>
              </w:rPr>
              <w:t>B</w:t>
            </w:r>
            <w:r>
              <w:rPr>
                <w:rFonts w:hint="eastAsia" w:ascii="宋体" w:hAnsi="宋体" w:eastAsia="宋体" w:cs="宋体"/>
                <w:b/>
                <w:bCs/>
                <w:color w:val="FF0000"/>
                <w:kern w:val="0"/>
                <w:sz w:val="21"/>
                <w:szCs w:val="21"/>
                <w:lang w:val="en-US" w:eastAsia="zh-CN" w:bidi="ar"/>
              </w:rPr>
              <w:t xml:space="preserve"> 1840</w:t>
            </w:r>
            <w:r>
              <w:rPr>
                <w:rFonts w:hint="eastAsia" w:ascii="宋体" w:hAnsi="宋体" w:eastAsia="宋体" w:cs="宋体"/>
                <w:b/>
                <w:bCs/>
                <w:color w:val="FF0000"/>
                <w:kern w:val="0"/>
                <w:sz w:val="21"/>
                <w:szCs w:val="21"/>
                <w:highlight w:val="none"/>
                <w:lang w:val="en-US" w:eastAsia="zh-CN" w:bidi="ar"/>
              </w:rPr>
              <w:t>1-2010、HJ 2547-2016，网布的甲醛含量未检出、可分解致癌芳香胺染料未检出；可萃取重金属未检出以下项：砷、铅、铬、钴、镍、镉、</w:t>
            </w:r>
            <w:r>
              <w:rPr>
                <w:rFonts w:hint="eastAsia" w:ascii="宋体" w:hAnsi="宋体" w:eastAsia="宋体" w:cs="宋体"/>
                <w:b/>
                <w:bCs/>
                <w:color w:val="FF0000"/>
                <w:kern w:val="0"/>
                <w:sz w:val="21"/>
                <w:szCs w:val="21"/>
                <w:lang w:val="en-US" w:eastAsia="zh-CN" w:bidi="ar"/>
              </w:rPr>
              <w:t>锑、汞，可</w:t>
            </w:r>
            <w:r>
              <w:rPr>
                <w:rFonts w:hint="eastAsia" w:ascii="宋体" w:hAnsi="宋体" w:eastAsia="宋体" w:cs="宋体"/>
                <w:b/>
                <w:bCs/>
                <w:color w:val="FF0000"/>
                <w:kern w:val="0"/>
                <w:sz w:val="21"/>
                <w:szCs w:val="21"/>
                <w:highlight w:val="none"/>
                <w:lang w:val="en-US" w:eastAsia="zh-CN" w:bidi="ar"/>
              </w:rPr>
              <w:t>萃取重金属铜≤0.95mg/kg；五氯苯酚（其他产品）未检出。</w:t>
            </w:r>
          </w:p>
          <w:p>
            <w:pPr>
              <w:widowControl/>
              <w:textAlignment w:val="center"/>
              <w:rPr>
                <w:rFonts w:hint="eastAsia" w:ascii="宋体" w:hAnsi="宋体" w:eastAsia="宋体" w:cs="宋体"/>
                <w:b/>
                <w:bCs/>
                <w:color w:val="FF0000"/>
                <w:kern w:val="0"/>
                <w:sz w:val="21"/>
                <w:szCs w:val="21"/>
                <w:highlight w:val="none"/>
                <w:lang w:val="en-US" w:eastAsia="zh-CN" w:bidi="ar"/>
              </w:rPr>
            </w:pPr>
            <w:r>
              <w:rPr>
                <w:rFonts w:hint="eastAsia" w:ascii="宋体" w:hAnsi="宋体" w:eastAsia="宋体" w:cs="宋体"/>
                <w:b/>
                <w:bCs/>
                <w:color w:val="FF0000"/>
                <w:kern w:val="0"/>
                <w:sz w:val="21"/>
                <w:szCs w:val="21"/>
                <w:highlight w:val="none"/>
                <w:lang w:val="en-US" w:eastAsia="zh-CN" w:bidi="ar"/>
              </w:rPr>
              <w:t>PU扶手的</w:t>
            </w:r>
            <w:r>
              <w:rPr>
                <w:rFonts w:hint="eastAsia" w:ascii="宋体" w:hAnsi="宋体" w:eastAsia="宋体" w:cs="宋体"/>
                <w:b/>
                <w:bCs/>
                <w:color w:val="FF0000"/>
                <w:kern w:val="0"/>
                <w:sz w:val="21"/>
                <w:szCs w:val="21"/>
                <w:lang w:bidi="ar"/>
              </w:rPr>
              <w:t>检验依据</w:t>
            </w:r>
            <w:r>
              <w:rPr>
                <w:rFonts w:hint="eastAsia" w:ascii="宋体" w:hAnsi="宋体" w:eastAsia="宋体" w:cs="宋体"/>
                <w:b/>
                <w:bCs/>
                <w:color w:val="FF0000"/>
                <w:kern w:val="0"/>
                <w:sz w:val="21"/>
                <w:szCs w:val="21"/>
                <w:highlight w:val="none"/>
                <w:lang w:val="en-US" w:eastAsia="zh-CN" w:bidi="ar"/>
              </w:rPr>
              <w:t>GB 28481-2012，PU扶手的邻苯二甲酸酯（包括DBP、BBP、DEHP、DNOP、DINP、DIDP）未检出，重金属（包括可溶性铅、可溶性铬、可溶性汞）未检出，可溶性镉≤5.2mg/kg，多环芳烃（苯并[a]芘、16种多环芳烃（PAH）总量）未检出。</w:t>
            </w:r>
          </w:p>
          <w:p>
            <w:pPr>
              <w:widowControl/>
              <w:textAlignment w:val="center"/>
              <w:rPr>
                <w:rFonts w:hint="eastAsia" w:ascii="宋体" w:hAnsi="宋体" w:eastAsia="宋体" w:cs="宋体"/>
                <w:b/>
                <w:bCs/>
                <w:color w:val="FF0000"/>
                <w:kern w:val="0"/>
                <w:sz w:val="21"/>
                <w:szCs w:val="21"/>
                <w:highlight w:val="none"/>
                <w:lang w:val="en-US" w:eastAsia="zh-CN" w:bidi="ar"/>
              </w:rPr>
            </w:pPr>
            <w:r>
              <w:rPr>
                <w:rFonts w:hint="eastAsia" w:ascii="宋体" w:hAnsi="宋体" w:eastAsia="宋体" w:cs="宋体"/>
                <w:b/>
                <w:bCs/>
                <w:color w:val="FF0000"/>
                <w:kern w:val="0"/>
                <w:sz w:val="21"/>
                <w:szCs w:val="21"/>
                <w:highlight w:val="none"/>
                <w:lang w:val="en-US" w:eastAsia="zh-CN" w:bidi="ar"/>
              </w:rPr>
              <w:t>转椅底盘的</w:t>
            </w:r>
            <w:r>
              <w:rPr>
                <w:rFonts w:hint="eastAsia" w:ascii="宋体" w:hAnsi="宋体" w:eastAsia="宋体" w:cs="宋体"/>
                <w:b/>
                <w:bCs/>
                <w:color w:val="FF0000"/>
                <w:kern w:val="0"/>
                <w:sz w:val="21"/>
                <w:szCs w:val="21"/>
                <w:lang w:bidi="ar"/>
              </w:rPr>
              <w:t>检验依据</w:t>
            </w:r>
            <w:r>
              <w:rPr>
                <w:rFonts w:hint="eastAsia" w:ascii="宋体" w:hAnsi="宋体" w:eastAsia="宋体" w:cs="宋体"/>
                <w:b/>
                <w:bCs/>
                <w:color w:val="FF0000"/>
                <w:kern w:val="0"/>
                <w:sz w:val="21"/>
                <w:szCs w:val="21"/>
                <w:highlight w:val="none"/>
                <w:lang w:val="en-US" w:eastAsia="zh-CN" w:bidi="ar"/>
              </w:rPr>
              <w:t>QB/T 5619-2021，转椅底盘的底盘中心孔锥度（C）≤0.04，底盘的中心孔深度（H）≥35.04mm；底盘安装点平面度≤0.02mm；塑料件外观、金属件外观（包括防锈处理、电镀件、喷涂件、金属合金件）均检测合格；金属件表层抗盐雾24h符合检测要求；安全性要求合格，底盘冲击性检测合格。</w:t>
            </w:r>
          </w:p>
          <w:p>
            <w:pPr>
              <w:widowControl/>
              <w:textAlignment w:val="center"/>
              <w:rPr>
                <w:rFonts w:hint="eastAsia" w:ascii="宋体" w:hAnsi="宋体" w:eastAsia="宋体" w:cs="宋体"/>
                <w:b/>
                <w:bCs/>
                <w:color w:val="FF0000"/>
                <w:kern w:val="0"/>
                <w:sz w:val="21"/>
                <w:szCs w:val="21"/>
                <w:highlight w:val="none"/>
                <w:lang w:val="en-US" w:eastAsia="zh-CN" w:bidi="ar"/>
              </w:rPr>
            </w:pPr>
            <w:r>
              <w:rPr>
                <w:rFonts w:hint="eastAsia" w:ascii="宋体" w:hAnsi="宋体" w:eastAsia="宋体" w:cs="宋体"/>
                <w:b/>
                <w:bCs/>
                <w:color w:val="FF0000"/>
                <w:kern w:val="0"/>
                <w:sz w:val="21"/>
                <w:szCs w:val="21"/>
                <w:highlight w:val="none"/>
                <w:lang w:val="en-US" w:eastAsia="zh-CN" w:bidi="ar"/>
              </w:rPr>
              <w:t>办公椅的</w:t>
            </w:r>
            <w:r>
              <w:rPr>
                <w:rFonts w:hint="eastAsia" w:ascii="宋体" w:hAnsi="宋体" w:eastAsia="宋体" w:cs="宋体"/>
                <w:b/>
                <w:bCs/>
                <w:color w:val="FF0000"/>
                <w:kern w:val="0"/>
                <w:sz w:val="21"/>
                <w:szCs w:val="21"/>
                <w:lang w:bidi="ar"/>
              </w:rPr>
              <w:t>检验依据QB/T 2280-2016</w:t>
            </w:r>
            <w:r>
              <w:rPr>
                <w:rFonts w:hint="eastAsia" w:ascii="宋体" w:hAnsi="宋体" w:eastAsia="宋体" w:cs="宋体"/>
                <w:b/>
                <w:bCs/>
                <w:color w:val="FF0000"/>
                <w:kern w:val="0"/>
                <w:sz w:val="21"/>
                <w:szCs w:val="21"/>
                <w:highlight w:val="none"/>
                <w:lang w:val="en-US" w:eastAsia="zh-CN" w:bidi="ar"/>
              </w:rPr>
              <w:t>，要求办公椅的着地平稳性≤0.4mm、塑料件外观、软硬包件外观、金属件外观、涂层和镀层、其他外观要求均检测合格；软质聚氨酯泡沫塑料座面密度≥69.2kg/m³、回弹性≥57%、75%压缩永久变形≤6.4%；纺织面料干摩擦色牢度≥4级；金属件涂层耐盐雾24h合格；力学性能（稳定性、座面冲击、扶手垂直向下静载荷、扶手水平静载荷、底座静载荷、跌落）均检测合格；甲醛释放量≤0.024mg/m²h；TVOC未检出；安全性（基本安全、密封性能、耐高低温性能、循环寿命）均检测合格。</w:t>
            </w:r>
          </w:p>
          <w:p>
            <w:pPr>
              <w:widowControl/>
              <w:textAlignment w:val="center"/>
              <w:rPr>
                <w:rFonts w:hint="eastAsia" w:ascii="宋体" w:hAnsi="宋体" w:eastAsia="宋体" w:cs="宋体"/>
                <w:color w:val="000000"/>
                <w:kern w:val="0"/>
                <w:sz w:val="21"/>
                <w:szCs w:val="21"/>
                <w:lang w:val="en-US" w:eastAsia="zh-CN" w:bidi="ar"/>
              </w:rPr>
            </w:pPr>
            <w:r>
              <w:rPr>
                <w:rFonts w:hint="eastAsia" w:ascii="宋体" w:hAnsi="宋体" w:eastAsia="宋体" w:cs="宋体"/>
                <w:b/>
                <w:bCs/>
                <w:color w:val="FF0000"/>
                <w:kern w:val="0"/>
                <w:sz w:val="21"/>
                <w:szCs w:val="21"/>
                <w:highlight w:val="none"/>
                <w:lang w:eastAsia="zh-CN" w:bidi="ar"/>
              </w:rPr>
              <w:t>【</w:t>
            </w:r>
            <w:r>
              <w:rPr>
                <w:rFonts w:hint="eastAsia" w:ascii="宋体" w:hAnsi="宋体" w:eastAsia="宋体" w:cs="宋体"/>
                <w:b/>
                <w:bCs/>
                <w:color w:val="FF0000"/>
                <w:kern w:val="0"/>
                <w:sz w:val="21"/>
                <w:szCs w:val="21"/>
                <w:highlight w:val="none"/>
                <w:lang w:bidi="ar"/>
              </w:rPr>
              <w:t>投标人需提供由第三方检测机构出具的具有 CMA或CNAS标识的</w:t>
            </w:r>
            <w:r>
              <w:rPr>
                <w:rFonts w:hint="eastAsia" w:ascii="宋体" w:hAnsi="宋体" w:eastAsia="宋体" w:cs="宋体"/>
                <w:b/>
                <w:bCs/>
                <w:color w:val="FF0000"/>
                <w:kern w:val="0"/>
                <w:sz w:val="21"/>
                <w:szCs w:val="21"/>
                <w:highlight w:val="none"/>
                <w:lang w:val="en-US" w:eastAsia="zh-CN" w:bidi="ar"/>
              </w:rPr>
              <w:t>符合上述检测依据和检测参数要求的</w:t>
            </w:r>
            <w:r>
              <w:rPr>
                <w:rFonts w:hint="eastAsia" w:ascii="宋体" w:hAnsi="宋体" w:eastAsia="宋体" w:cs="宋体"/>
                <w:b/>
                <w:bCs/>
                <w:color w:val="FF0000"/>
                <w:kern w:val="0"/>
                <w:sz w:val="21"/>
                <w:szCs w:val="21"/>
                <w:highlight w:val="none"/>
                <w:lang w:bidi="ar"/>
              </w:rPr>
              <w:t>检测报告扫描件（原件备查）和该检测报告在全国认证认可信息公共服务平台（http://cx.cnca.cn）查询截图（查询截图中的报告编号及检测机构名称应与检测报告一致）</w:t>
            </w:r>
            <w:r>
              <w:rPr>
                <w:rFonts w:hint="eastAsia" w:ascii="宋体" w:hAnsi="宋体" w:eastAsia="宋体" w:cs="宋体"/>
                <w:b/>
                <w:bCs/>
                <w:color w:val="FF0000"/>
                <w:kern w:val="0"/>
                <w:sz w:val="21"/>
                <w:szCs w:val="21"/>
                <w:highlight w:val="none"/>
                <w:lang w:eastAsia="zh-CN" w:bidi="ar"/>
              </w:rPr>
              <w:t>，</w:t>
            </w:r>
            <w:r>
              <w:rPr>
                <w:rFonts w:hint="eastAsia" w:ascii="宋体" w:hAnsi="宋体" w:eastAsia="宋体" w:cs="宋体"/>
                <w:b/>
                <w:bCs/>
                <w:color w:val="FF0000"/>
                <w:kern w:val="0"/>
                <w:sz w:val="21"/>
                <w:szCs w:val="21"/>
                <w:highlight w:val="none"/>
                <w:lang w:bidi="ar"/>
              </w:rPr>
              <w:t>检测报告</w:t>
            </w:r>
            <w:r>
              <w:rPr>
                <w:rFonts w:hint="eastAsia" w:ascii="宋体" w:hAnsi="宋体" w:eastAsia="宋体" w:cs="宋体"/>
                <w:b/>
                <w:bCs/>
                <w:color w:val="FF0000"/>
                <w:kern w:val="0"/>
                <w:sz w:val="21"/>
                <w:szCs w:val="21"/>
                <w:highlight w:val="none"/>
                <w:lang w:eastAsia="zh-CN" w:bidi="ar"/>
              </w:rPr>
              <w:t>需</w:t>
            </w:r>
            <w:r>
              <w:rPr>
                <w:rFonts w:hint="eastAsia" w:ascii="宋体" w:hAnsi="宋体" w:eastAsia="宋体" w:cs="宋体"/>
                <w:b/>
                <w:bCs/>
                <w:color w:val="FF0000"/>
                <w:kern w:val="0"/>
                <w:sz w:val="21"/>
                <w:szCs w:val="21"/>
                <w:highlight w:val="none"/>
                <w:lang w:val="en-US" w:eastAsia="zh-CN" w:bidi="ar"/>
              </w:rPr>
              <w:t>附</w:t>
            </w:r>
            <w:r>
              <w:rPr>
                <w:rFonts w:hint="eastAsia" w:ascii="宋体" w:hAnsi="宋体" w:eastAsia="宋体" w:cs="宋体"/>
                <w:b/>
                <w:bCs/>
                <w:color w:val="FF0000"/>
                <w:kern w:val="0"/>
                <w:sz w:val="21"/>
                <w:szCs w:val="21"/>
                <w:highlight w:val="none"/>
                <w:lang w:bidi="ar"/>
              </w:rPr>
              <w:t>有</w:t>
            </w:r>
            <w:r>
              <w:rPr>
                <w:rFonts w:hint="eastAsia" w:ascii="宋体" w:hAnsi="宋体" w:eastAsia="宋体" w:cs="宋体"/>
                <w:b/>
                <w:bCs/>
                <w:color w:val="FF0000"/>
                <w:kern w:val="0"/>
                <w:sz w:val="21"/>
                <w:szCs w:val="21"/>
                <w:highlight w:val="none"/>
                <w:lang w:val="en-US" w:eastAsia="zh-CN" w:bidi="ar"/>
              </w:rPr>
              <w:t>检测</w:t>
            </w:r>
            <w:r>
              <w:rPr>
                <w:rFonts w:hint="eastAsia" w:ascii="宋体" w:hAnsi="宋体" w:eastAsia="宋体" w:cs="宋体"/>
                <w:b/>
                <w:bCs/>
                <w:color w:val="FF0000"/>
                <w:kern w:val="0"/>
                <w:sz w:val="21"/>
                <w:szCs w:val="21"/>
                <w:highlight w:val="none"/>
                <w:lang w:bidi="ar"/>
              </w:rPr>
              <w:t>样品</w:t>
            </w:r>
            <w:r>
              <w:rPr>
                <w:rFonts w:hint="eastAsia" w:ascii="宋体" w:hAnsi="宋体" w:eastAsia="宋体" w:cs="宋体"/>
                <w:b/>
                <w:bCs/>
                <w:color w:val="FF0000"/>
                <w:kern w:val="0"/>
                <w:sz w:val="21"/>
                <w:szCs w:val="21"/>
                <w:highlight w:val="none"/>
                <w:lang w:val="en-US" w:eastAsia="zh-CN" w:bidi="ar"/>
              </w:rPr>
              <w:t>的图片</w:t>
            </w:r>
            <w:r>
              <w:rPr>
                <w:rFonts w:hint="eastAsia" w:ascii="宋体" w:hAnsi="宋体" w:eastAsia="宋体" w:cs="宋体"/>
                <w:b/>
                <w:bCs/>
                <w:color w:val="FF0000"/>
                <w:kern w:val="0"/>
                <w:sz w:val="21"/>
                <w:szCs w:val="21"/>
                <w:highlight w:val="none"/>
                <w:lang w:eastAsia="zh-CN" w:bidi="ar"/>
              </w:rPr>
              <w:t>。</w:t>
            </w:r>
            <w:r>
              <w:rPr>
                <w:rFonts w:hint="eastAsia" w:ascii="宋体" w:hAnsi="宋体" w:eastAsia="宋体" w:cs="宋体"/>
                <w:b/>
                <w:bCs/>
                <w:color w:val="FF0000"/>
                <w:kern w:val="0"/>
                <w:sz w:val="21"/>
                <w:szCs w:val="21"/>
                <w:lang w:bidi="ar"/>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102" w:author="王秀子" w:date="2023-07-06T10:28:58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trHeight w:val="293" w:hRule="atLeast"/>
          <w:trPrChange w:id="102" w:author="王秀子" w:date="2023-07-06T10:28:58Z">
            <w:trPr>
              <w:trHeight w:val="293" w:hRule="atLeast"/>
            </w:trPr>
          </w:trPrChange>
        </w:trPr>
        <w:tc>
          <w:tcPr>
            <w:tcW w:w="531" w:type="pct"/>
            <w:vMerge w:val="restart"/>
            <w:vAlign w:val="center"/>
            <w:tcPrChange w:id="103" w:author="王秀子" w:date="2023-07-06T10:28:58Z">
              <w:tcPr>
                <w:tcW w:w="531" w:type="pct"/>
                <w:vMerge w:val="restart"/>
                <w:vAlign w:val="center"/>
              </w:tcPr>
            </w:tcPrChange>
          </w:tcPr>
          <w:p>
            <w:pPr>
              <w:widowControl/>
              <w:jc w:val="center"/>
              <w:textAlignment w:val="center"/>
              <w:rPr>
                <w:rFonts w:hint="eastAsia" w:ascii="宋体" w:hAnsi="宋体" w:eastAsia="宋体" w:cs="宋体"/>
                <w:sz w:val="21"/>
                <w:szCs w:val="21"/>
              </w:rPr>
            </w:pPr>
            <w:r>
              <w:rPr>
                <w:rFonts w:hint="eastAsia" w:ascii="宋体" w:hAnsi="宋体" w:eastAsia="宋体" w:cs="宋体"/>
                <w:color w:val="000000"/>
                <w:kern w:val="0"/>
                <w:sz w:val="21"/>
                <w:szCs w:val="21"/>
                <w:lang w:bidi="ar"/>
              </w:rPr>
              <w:t>3</w:t>
            </w:r>
          </w:p>
        </w:tc>
        <w:tc>
          <w:tcPr>
            <w:tcW w:w="1170" w:type="pct"/>
            <w:vMerge w:val="restart"/>
            <w:vAlign w:val="center"/>
            <w:tcPrChange w:id="104" w:author="王秀子" w:date="2023-07-06T10:28:58Z">
              <w:tcPr>
                <w:tcW w:w="1170" w:type="pct"/>
                <w:vMerge w:val="restart"/>
                <w:vAlign w:val="center"/>
              </w:tcPr>
            </w:tcPrChange>
          </w:tcPr>
          <w:p>
            <w:pPr>
              <w:widowControl/>
              <w:jc w:val="center"/>
              <w:textAlignment w:val="center"/>
              <w:rPr>
                <w:rFonts w:hint="eastAsia" w:ascii="宋体" w:hAnsi="宋体" w:eastAsia="宋体" w:cs="宋体"/>
                <w:sz w:val="21"/>
                <w:szCs w:val="21"/>
              </w:rPr>
            </w:pPr>
            <w:r>
              <w:rPr>
                <w:rFonts w:hint="eastAsia" w:ascii="宋体" w:hAnsi="宋体" w:eastAsia="宋体" w:cs="宋体"/>
                <w:sz w:val="21"/>
                <w:szCs w:val="21"/>
              </w:rPr>
              <w:t>档案柜</w:t>
            </w:r>
          </w:p>
          <w:p>
            <w:pPr>
              <w:widowControl w:val="0"/>
              <w:spacing w:line="360" w:lineRule="auto"/>
              <w:jc w:val="center"/>
              <w:rPr>
                <w:rFonts w:hint="eastAsia" w:ascii="宋体" w:hAnsi="宋体" w:eastAsia="宋体" w:cs="宋体"/>
                <w:b/>
                <w:bCs/>
                <w:kern w:val="2"/>
                <w:sz w:val="21"/>
                <w:szCs w:val="21"/>
                <w:lang w:val="en-US" w:eastAsia="zh-CN" w:bidi="ar-SA"/>
              </w:rPr>
            </w:pPr>
            <w:r>
              <w:rPr>
                <w:rFonts w:hint="eastAsia" w:ascii="宋体" w:hAnsi="宋体" w:eastAsia="宋体" w:cs="宋体"/>
                <w:b/>
                <w:bCs/>
                <w:kern w:val="2"/>
                <w:sz w:val="21"/>
                <w:szCs w:val="21"/>
                <w:lang w:val="en-US" w:eastAsia="zh-CN" w:bidi="ar-SA"/>
              </w:rPr>
              <w:drawing>
                <wp:inline distT="0" distB="0" distL="114300" distR="114300">
                  <wp:extent cx="610235" cy="982980"/>
                  <wp:effectExtent l="0" t="0" r="14605" b="7620"/>
                  <wp:docPr id="21420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08" name="图片 4"/>
                          <pic:cNvPicPr>
                            <a:picLocks noChangeAspect="1"/>
                          </pic:cNvPicPr>
                        </pic:nvPicPr>
                        <pic:blipFill>
                          <a:blip r:embed="rId10"/>
                          <a:stretch>
                            <a:fillRect/>
                          </a:stretch>
                        </pic:blipFill>
                        <pic:spPr>
                          <a:xfrm>
                            <a:off x="0" y="0"/>
                            <a:ext cx="610235" cy="982980"/>
                          </a:xfrm>
                          <a:prstGeom prst="rect">
                            <a:avLst/>
                          </a:prstGeom>
                          <a:noFill/>
                          <a:ln w="9525">
                            <a:noFill/>
                          </a:ln>
                        </pic:spPr>
                      </pic:pic>
                    </a:graphicData>
                  </a:graphic>
                </wp:inline>
              </w:drawing>
            </w:r>
          </w:p>
        </w:tc>
        <w:tc>
          <w:tcPr>
            <w:tcW w:w="3298" w:type="pct"/>
            <w:vAlign w:val="center"/>
            <w:tcPrChange w:id="105" w:author="王秀子" w:date="2023-07-06T10:28:58Z">
              <w:tcPr>
                <w:tcW w:w="3297" w:type="pct"/>
                <w:vAlign w:val="center"/>
              </w:tcPr>
            </w:tcPrChange>
          </w:tcPr>
          <w:p>
            <w:pPr>
              <w:widowControl/>
              <w:textAlignment w:val="center"/>
              <w:rPr>
                <w:rFonts w:hint="eastAsia" w:ascii="宋体" w:hAnsi="宋体" w:eastAsia="宋体" w:cs="宋体"/>
                <w:sz w:val="21"/>
                <w:szCs w:val="21"/>
              </w:rPr>
            </w:pPr>
            <w:r>
              <w:rPr>
                <w:rFonts w:hint="eastAsia" w:ascii="宋体" w:hAnsi="宋体" w:eastAsia="宋体" w:cs="宋体"/>
                <w:color w:val="000000"/>
                <w:kern w:val="0"/>
                <w:sz w:val="21"/>
                <w:szCs w:val="21"/>
                <w:lang w:bidi="ar"/>
              </w:rPr>
              <w:t>1.规格：（W800*D350*H800）mm±5mm；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106" w:author="王秀子" w:date="2023-07-06T10:28:58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trHeight w:val="494" w:hRule="atLeast"/>
          <w:trPrChange w:id="106" w:author="王秀子" w:date="2023-07-06T10:28:58Z">
            <w:trPr>
              <w:trHeight w:val="494" w:hRule="atLeast"/>
            </w:trPr>
          </w:trPrChange>
        </w:trPr>
        <w:tc>
          <w:tcPr>
            <w:tcW w:w="531" w:type="pct"/>
            <w:vMerge w:val="continue"/>
            <w:vAlign w:val="center"/>
            <w:tcPrChange w:id="107" w:author="王秀子" w:date="2023-07-06T10:28:58Z">
              <w:tcPr>
                <w:tcW w:w="531" w:type="pct"/>
                <w:vMerge w:val="continue"/>
                <w:vAlign w:val="center"/>
              </w:tcPr>
            </w:tcPrChange>
          </w:tcPr>
          <w:p>
            <w:pPr>
              <w:widowControl/>
              <w:jc w:val="left"/>
              <w:textAlignment w:val="center"/>
              <w:rPr>
                <w:rFonts w:hint="eastAsia" w:ascii="宋体" w:hAnsi="宋体" w:eastAsia="宋体" w:cs="宋体"/>
                <w:sz w:val="21"/>
                <w:szCs w:val="21"/>
              </w:rPr>
            </w:pPr>
          </w:p>
        </w:tc>
        <w:tc>
          <w:tcPr>
            <w:tcW w:w="1170" w:type="pct"/>
            <w:vMerge w:val="continue"/>
            <w:vAlign w:val="center"/>
            <w:tcPrChange w:id="108" w:author="王秀子" w:date="2023-07-06T10:28:58Z">
              <w:tcPr>
                <w:tcW w:w="1170" w:type="pct"/>
                <w:vMerge w:val="continue"/>
                <w:vAlign w:val="center"/>
              </w:tcPr>
            </w:tcPrChange>
          </w:tcPr>
          <w:p>
            <w:pPr>
              <w:widowControl/>
              <w:jc w:val="left"/>
              <w:textAlignment w:val="center"/>
              <w:rPr>
                <w:rFonts w:hint="eastAsia" w:ascii="宋体" w:hAnsi="宋体" w:eastAsia="宋体" w:cs="宋体"/>
                <w:sz w:val="21"/>
                <w:szCs w:val="21"/>
              </w:rPr>
            </w:pPr>
          </w:p>
        </w:tc>
        <w:tc>
          <w:tcPr>
            <w:tcW w:w="3298" w:type="pct"/>
            <w:vAlign w:val="center"/>
            <w:tcPrChange w:id="109" w:author="王秀子" w:date="2023-07-06T10:28:58Z">
              <w:tcPr>
                <w:tcW w:w="3297" w:type="pct"/>
                <w:vAlign w:val="center"/>
              </w:tcPr>
            </w:tcPrChange>
          </w:tcPr>
          <w:p>
            <w:pPr>
              <w:widowControl/>
              <w:textAlignment w:val="center"/>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2.全钢制，所有钢板采用不低于0.8mm厚冷轧钢板，经静电粉末喷涂工艺处理；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110" w:author="王秀子" w:date="2023-07-06T10:28:58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trHeight w:val="338" w:hRule="atLeast"/>
          <w:trPrChange w:id="110" w:author="王秀子" w:date="2023-07-06T10:28:58Z">
            <w:trPr>
              <w:trHeight w:val="338" w:hRule="atLeast"/>
            </w:trPr>
          </w:trPrChange>
        </w:trPr>
        <w:tc>
          <w:tcPr>
            <w:tcW w:w="531" w:type="pct"/>
            <w:vMerge w:val="continue"/>
            <w:vAlign w:val="center"/>
            <w:tcPrChange w:id="111" w:author="王秀子" w:date="2023-07-06T10:28:58Z">
              <w:tcPr>
                <w:tcW w:w="531" w:type="pct"/>
                <w:vMerge w:val="continue"/>
                <w:vAlign w:val="center"/>
              </w:tcPr>
            </w:tcPrChange>
          </w:tcPr>
          <w:p>
            <w:pPr>
              <w:widowControl/>
              <w:jc w:val="left"/>
              <w:textAlignment w:val="center"/>
              <w:rPr>
                <w:rFonts w:hint="eastAsia" w:ascii="宋体" w:hAnsi="宋体" w:eastAsia="宋体" w:cs="宋体"/>
                <w:color w:val="000000"/>
                <w:kern w:val="0"/>
                <w:sz w:val="21"/>
                <w:szCs w:val="21"/>
                <w:lang w:bidi="ar"/>
              </w:rPr>
            </w:pPr>
          </w:p>
        </w:tc>
        <w:tc>
          <w:tcPr>
            <w:tcW w:w="1170" w:type="pct"/>
            <w:vMerge w:val="continue"/>
            <w:vAlign w:val="center"/>
            <w:tcPrChange w:id="112" w:author="王秀子" w:date="2023-07-06T10:28:58Z">
              <w:tcPr>
                <w:tcW w:w="1170" w:type="pct"/>
                <w:vMerge w:val="continue"/>
                <w:vAlign w:val="center"/>
              </w:tcPr>
            </w:tcPrChange>
          </w:tcPr>
          <w:p>
            <w:pPr>
              <w:widowControl/>
              <w:jc w:val="left"/>
              <w:textAlignment w:val="center"/>
              <w:rPr>
                <w:rFonts w:hint="eastAsia" w:ascii="宋体" w:hAnsi="宋体" w:eastAsia="宋体" w:cs="宋体"/>
                <w:color w:val="000000"/>
                <w:kern w:val="0"/>
                <w:sz w:val="21"/>
                <w:szCs w:val="21"/>
                <w:lang w:bidi="ar"/>
              </w:rPr>
            </w:pPr>
          </w:p>
        </w:tc>
        <w:tc>
          <w:tcPr>
            <w:tcW w:w="3298" w:type="pct"/>
            <w:vAlign w:val="center"/>
            <w:tcPrChange w:id="113" w:author="王秀子" w:date="2023-07-06T10:28:58Z">
              <w:tcPr>
                <w:tcW w:w="3297" w:type="pct"/>
                <w:vAlign w:val="center"/>
              </w:tcPr>
            </w:tcPrChange>
          </w:tcPr>
          <w:p>
            <w:pPr>
              <w:widowControl/>
              <w:textAlignment w:val="center"/>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3.内部设置置物隔层，所有拉手为隐藏或暗拉手；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114" w:author="王秀子" w:date="2023-07-06T10:28:58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trHeight w:val="543" w:hRule="atLeast"/>
          <w:trPrChange w:id="114" w:author="王秀子" w:date="2023-07-06T10:28:58Z">
            <w:trPr>
              <w:trHeight w:val="543" w:hRule="atLeast"/>
            </w:trPr>
          </w:trPrChange>
        </w:trPr>
        <w:tc>
          <w:tcPr>
            <w:tcW w:w="531" w:type="pct"/>
            <w:vMerge w:val="continue"/>
            <w:vAlign w:val="center"/>
            <w:tcPrChange w:id="115" w:author="王秀子" w:date="2023-07-06T10:28:58Z">
              <w:tcPr>
                <w:tcW w:w="531" w:type="pct"/>
                <w:vMerge w:val="continue"/>
                <w:vAlign w:val="center"/>
              </w:tcPr>
            </w:tcPrChange>
          </w:tcPr>
          <w:p>
            <w:pPr>
              <w:widowControl/>
              <w:jc w:val="left"/>
              <w:textAlignment w:val="center"/>
              <w:rPr>
                <w:rFonts w:hint="eastAsia" w:ascii="宋体" w:hAnsi="宋体" w:eastAsia="宋体" w:cs="宋体"/>
                <w:color w:val="000000"/>
                <w:kern w:val="0"/>
                <w:sz w:val="21"/>
                <w:szCs w:val="21"/>
                <w:lang w:bidi="ar"/>
              </w:rPr>
            </w:pPr>
          </w:p>
        </w:tc>
        <w:tc>
          <w:tcPr>
            <w:tcW w:w="1170" w:type="pct"/>
            <w:vMerge w:val="continue"/>
            <w:vAlign w:val="center"/>
            <w:tcPrChange w:id="116" w:author="王秀子" w:date="2023-07-06T10:28:58Z">
              <w:tcPr>
                <w:tcW w:w="1170" w:type="pct"/>
                <w:vMerge w:val="continue"/>
                <w:vAlign w:val="center"/>
              </w:tcPr>
            </w:tcPrChange>
          </w:tcPr>
          <w:p>
            <w:pPr>
              <w:widowControl/>
              <w:jc w:val="left"/>
              <w:textAlignment w:val="center"/>
              <w:rPr>
                <w:rFonts w:hint="eastAsia" w:ascii="宋体" w:hAnsi="宋体" w:eastAsia="宋体" w:cs="宋体"/>
                <w:color w:val="000000"/>
                <w:kern w:val="0"/>
                <w:sz w:val="21"/>
                <w:szCs w:val="21"/>
                <w:lang w:bidi="ar"/>
              </w:rPr>
            </w:pPr>
          </w:p>
        </w:tc>
        <w:tc>
          <w:tcPr>
            <w:tcW w:w="3298" w:type="pct"/>
            <w:vAlign w:val="center"/>
            <w:tcPrChange w:id="117" w:author="王秀子" w:date="2023-07-06T10:28:58Z">
              <w:tcPr>
                <w:tcW w:w="3297" w:type="pct"/>
                <w:vAlign w:val="center"/>
              </w:tcPr>
            </w:tcPrChange>
          </w:tcPr>
          <w:p>
            <w:pPr>
              <w:widowControl/>
              <w:textAlignment w:val="center"/>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4.钢制部件须经过酸洗、磷化、钝化，焊接无灰渣、气孔焊瘤；无脱焊、虚焊、焊穿；精细打磨，光洁平整。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118" w:author="王秀子" w:date="2023-07-06T10:28:58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trHeight w:val="353" w:hRule="atLeast"/>
          <w:trPrChange w:id="118" w:author="王秀子" w:date="2023-07-06T10:28:58Z">
            <w:trPr>
              <w:trHeight w:val="353" w:hRule="atLeast"/>
            </w:trPr>
          </w:trPrChange>
        </w:trPr>
        <w:tc>
          <w:tcPr>
            <w:tcW w:w="531" w:type="pct"/>
            <w:vMerge w:val="restart"/>
            <w:vAlign w:val="center"/>
            <w:tcPrChange w:id="119" w:author="王秀子" w:date="2023-07-06T10:28:58Z">
              <w:tcPr>
                <w:tcW w:w="531" w:type="pct"/>
                <w:vMerge w:val="restart"/>
                <w:vAlign w:val="center"/>
              </w:tcPr>
            </w:tcPrChange>
          </w:tcPr>
          <w:p>
            <w:pPr>
              <w:widowControl/>
              <w:jc w:val="center"/>
              <w:textAlignment w:val="center"/>
              <w:rPr>
                <w:rFonts w:hint="eastAsia" w:ascii="宋体" w:hAnsi="宋体" w:eastAsia="宋体" w:cs="宋体"/>
                <w:sz w:val="21"/>
                <w:szCs w:val="21"/>
              </w:rPr>
            </w:pPr>
            <w:r>
              <w:rPr>
                <w:rFonts w:hint="eastAsia" w:ascii="宋体" w:hAnsi="宋体" w:eastAsia="宋体" w:cs="宋体"/>
                <w:color w:val="000000"/>
                <w:kern w:val="0"/>
                <w:sz w:val="21"/>
                <w:szCs w:val="21"/>
                <w:lang w:bidi="ar"/>
              </w:rPr>
              <w:t>4</w:t>
            </w:r>
          </w:p>
        </w:tc>
        <w:tc>
          <w:tcPr>
            <w:tcW w:w="1170" w:type="pct"/>
            <w:vMerge w:val="restart"/>
            <w:vAlign w:val="center"/>
            <w:tcPrChange w:id="120" w:author="王秀子" w:date="2023-07-06T10:28:58Z">
              <w:tcPr>
                <w:tcW w:w="1170" w:type="pct"/>
                <w:vMerge w:val="restart"/>
                <w:vAlign w:val="center"/>
              </w:tcPr>
            </w:tcPrChange>
          </w:tcPr>
          <w:p>
            <w:pPr>
              <w:widowControl/>
              <w:jc w:val="center"/>
              <w:textAlignment w:val="center"/>
              <w:rPr>
                <w:rFonts w:hint="eastAsia" w:ascii="宋体" w:hAnsi="宋体" w:eastAsia="宋体" w:cs="宋体"/>
                <w:sz w:val="21"/>
                <w:szCs w:val="21"/>
              </w:rPr>
            </w:pPr>
            <w:r>
              <w:rPr>
                <w:rFonts w:hint="eastAsia" w:ascii="宋体" w:hAnsi="宋体" w:eastAsia="宋体" w:cs="宋体"/>
                <w:sz w:val="21"/>
                <w:szCs w:val="21"/>
              </w:rPr>
              <w:t>货架</w:t>
            </w:r>
          </w:p>
          <w:p>
            <w:pPr>
              <w:widowControl w:val="0"/>
              <w:spacing w:line="360" w:lineRule="auto"/>
              <w:jc w:val="center"/>
              <w:rPr>
                <w:rFonts w:hint="eastAsia" w:ascii="宋体" w:hAnsi="宋体" w:eastAsia="宋体" w:cs="宋体"/>
                <w:b/>
                <w:bCs/>
                <w:kern w:val="2"/>
                <w:sz w:val="21"/>
                <w:szCs w:val="21"/>
                <w:lang w:val="en-US" w:eastAsia="zh-CN" w:bidi="ar-SA"/>
              </w:rPr>
            </w:pPr>
            <w:r>
              <w:rPr>
                <w:rFonts w:hint="eastAsia" w:ascii="宋体" w:hAnsi="宋体" w:eastAsia="宋体" w:cs="宋体"/>
                <w:b/>
                <w:bCs/>
                <w:kern w:val="2"/>
                <w:sz w:val="21"/>
                <w:szCs w:val="21"/>
                <w:lang w:val="en-US" w:eastAsia="zh-CN" w:bidi="ar-SA"/>
              </w:rPr>
              <w:drawing>
                <wp:inline distT="0" distB="0" distL="114300" distR="114300">
                  <wp:extent cx="634365" cy="981075"/>
                  <wp:effectExtent l="0" t="0" r="5715" b="9525"/>
                  <wp:docPr id="21418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80" name="图片 4"/>
                          <pic:cNvPicPr>
                            <a:picLocks noChangeAspect="1"/>
                          </pic:cNvPicPr>
                        </pic:nvPicPr>
                        <pic:blipFill>
                          <a:blip r:embed="rId11"/>
                          <a:srcRect l="50735"/>
                          <a:stretch>
                            <a:fillRect/>
                          </a:stretch>
                        </pic:blipFill>
                        <pic:spPr>
                          <a:xfrm>
                            <a:off x="0" y="0"/>
                            <a:ext cx="634365" cy="981075"/>
                          </a:xfrm>
                          <a:prstGeom prst="rect">
                            <a:avLst/>
                          </a:prstGeom>
                          <a:noFill/>
                          <a:ln w="9525">
                            <a:noFill/>
                          </a:ln>
                        </pic:spPr>
                      </pic:pic>
                    </a:graphicData>
                  </a:graphic>
                </wp:inline>
              </w:drawing>
            </w:r>
          </w:p>
        </w:tc>
        <w:tc>
          <w:tcPr>
            <w:tcW w:w="3298" w:type="pct"/>
            <w:vAlign w:val="center"/>
            <w:tcPrChange w:id="121" w:author="王秀子" w:date="2023-07-06T10:28:58Z">
              <w:tcPr>
                <w:tcW w:w="3297" w:type="pct"/>
                <w:vAlign w:val="center"/>
              </w:tcPr>
            </w:tcPrChange>
          </w:tcPr>
          <w:p>
            <w:pPr>
              <w:widowControl/>
              <w:textAlignment w:val="center"/>
              <w:rPr>
                <w:rFonts w:hint="eastAsia" w:ascii="宋体" w:hAnsi="宋体" w:eastAsia="宋体" w:cs="宋体"/>
                <w:sz w:val="21"/>
                <w:szCs w:val="21"/>
              </w:rPr>
            </w:pPr>
            <w:r>
              <w:rPr>
                <w:rFonts w:hint="eastAsia" w:ascii="宋体" w:hAnsi="宋体" w:eastAsia="宋体" w:cs="宋体"/>
                <w:color w:val="000000"/>
                <w:kern w:val="0"/>
                <w:sz w:val="21"/>
                <w:szCs w:val="21"/>
                <w:lang w:bidi="ar"/>
              </w:rPr>
              <w:t>1.规格：（W1200*D350*H1800）mm±10%；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122" w:author="王秀子" w:date="2023-07-06T10:28:58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trHeight w:val="539" w:hRule="atLeast"/>
          <w:trPrChange w:id="122" w:author="王秀子" w:date="2023-07-06T10:28:58Z">
            <w:trPr>
              <w:trHeight w:val="539" w:hRule="atLeast"/>
            </w:trPr>
          </w:trPrChange>
        </w:trPr>
        <w:tc>
          <w:tcPr>
            <w:tcW w:w="531" w:type="pct"/>
            <w:vMerge w:val="continue"/>
            <w:vAlign w:val="center"/>
            <w:tcPrChange w:id="123" w:author="王秀子" w:date="2023-07-06T10:28:58Z">
              <w:tcPr>
                <w:tcW w:w="531" w:type="pct"/>
                <w:vMerge w:val="continue"/>
                <w:vAlign w:val="center"/>
              </w:tcPr>
            </w:tcPrChange>
          </w:tcPr>
          <w:p>
            <w:pPr>
              <w:widowControl/>
              <w:jc w:val="left"/>
              <w:textAlignment w:val="center"/>
              <w:rPr>
                <w:rFonts w:hint="eastAsia" w:ascii="宋体" w:hAnsi="宋体" w:eastAsia="宋体" w:cs="宋体"/>
                <w:sz w:val="21"/>
                <w:szCs w:val="21"/>
              </w:rPr>
            </w:pPr>
          </w:p>
        </w:tc>
        <w:tc>
          <w:tcPr>
            <w:tcW w:w="1170" w:type="pct"/>
            <w:vMerge w:val="continue"/>
            <w:vAlign w:val="center"/>
            <w:tcPrChange w:id="124" w:author="王秀子" w:date="2023-07-06T10:28:58Z">
              <w:tcPr>
                <w:tcW w:w="1170" w:type="pct"/>
                <w:vMerge w:val="continue"/>
                <w:vAlign w:val="center"/>
              </w:tcPr>
            </w:tcPrChange>
          </w:tcPr>
          <w:p>
            <w:pPr>
              <w:widowControl/>
              <w:jc w:val="left"/>
              <w:textAlignment w:val="center"/>
              <w:rPr>
                <w:rFonts w:hint="eastAsia" w:ascii="宋体" w:hAnsi="宋体" w:eastAsia="宋体" w:cs="宋体"/>
                <w:sz w:val="21"/>
                <w:szCs w:val="21"/>
              </w:rPr>
            </w:pPr>
          </w:p>
        </w:tc>
        <w:tc>
          <w:tcPr>
            <w:tcW w:w="3298" w:type="pct"/>
            <w:vAlign w:val="center"/>
            <w:tcPrChange w:id="125" w:author="王秀子" w:date="2023-07-06T10:28:58Z">
              <w:tcPr>
                <w:tcW w:w="3297" w:type="pct"/>
                <w:vAlign w:val="center"/>
              </w:tcPr>
            </w:tcPrChange>
          </w:tcPr>
          <w:p>
            <w:pPr>
              <w:widowControl/>
              <w:textAlignment w:val="center"/>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2.材质：采用冷轧钢板，表面热静电粉末喷涂。主架分为4层。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126" w:author="王秀子" w:date="2023-07-06T10:28:58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trHeight w:val="443" w:hRule="atLeast"/>
          <w:trPrChange w:id="126" w:author="王秀子" w:date="2023-07-06T10:28:58Z">
            <w:trPr>
              <w:trHeight w:val="443" w:hRule="atLeast"/>
            </w:trPr>
          </w:trPrChange>
        </w:trPr>
        <w:tc>
          <w:tcPr>
            <w:tcW w:w="531" w:type="pct"/>
            <w:vMerge w:val="continue"/>
            <w:vAlign w:val="center"/>
            <w:tcPrChange w:id="127" w:author="王秀子" w:date="2023-07-06T10:28:58Z">
              <w:tcPr>
                <w:tcW w:w="531" w:type="pct"/>
                <w:vMerge w:val="continue"/>
                <w:vAlign w:val="center"/>
              </w:tcPr>
            </w:tcPrChange>
          </w:tcPr>
          <w:p>
            <w:pPr>
              <w:widowControl/>
              <w:jc w:val="left"/>
              <w:textAlignment w:val="center"/>
              <w:rPr>
                <w:rFonts w:hint="eastAsia" w:ascii="宋体" w:hAnsi="宋体" w:eastAsia="宋体" w:cs="宋体"/>
                <w:color w:val="000000"/>
                <w:kern w:val="0"/>
                <w:sz w:val="21"/>
                <w:szCs w:val="21"/>
                <w:lang w:bidi="ar"/>
              </w:rPr>
            </w:pPr>
          </w:p>
        </w:tc>
        <w:tc>
          <w:tcPr>
            <w:tcW w:w="1170" w:type="pct"/>
            <w:vMerge w:val="continue"/>
            <w:vAlign w:val="center"/>
            <w:tcPrChange w:id="128" w:author="王秀子" w:date="2023-07-06T10:28:58Z">
              <w:tcPr>
                <w:tcW w:w="1170" w:type="pct"/>
                <w:vMerge w:val="continue"/>
                <w:vAlign w:val="center"/>
              </w:tcPr>
            </w:tcPrChange>
          </w:tcPr>
          <w:p>
            <w:pPr>
              <w:widowControl/>
              <w:jc w:val="left"/>
              <w:textAlignment w:val="center"/>
              <w:rPr>
                <w:rFonts w:hint="eastAsia" w:ascii="宋体" w:hAnsi="宋体" w:eastAsia="宋体" w:cs="宋体"/>
                <w:color w:val="000000"/>
                <w:kern w:val="0"/>
                <w:sz w:val="21"/>
                <w:szCs w:val="21"/>
                <w:lang w:bidi="ar"/>
              </w:rPr>
            </w:pPr>
          </w:p>
        </w:tc>
        <w:tc>
          <w:tcPr>
            <w:tcW w:w="3298" w:type="pct"/>
            <w:vAlign w:val="center"/>
            <w:tcPrChange w:id="129" w:author="王秀子" w:date="2023-07-06T10:28:58Z">
              <w:tcPr>
                <w:tcW w:w="3297" w:type="pct"/>
                <w:vAlign w:val="center"/>
              </w:tcPr>
            </w:tcPrChange>
          </w:tcPr>
          <w:p>
            <w:pPr>
              <w:widowControl/>
              <w:textAlignment w:val="center"/>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bidi="ar"/>
              </w:rPr>
              <w:t>3.可承重≥350公斤</w:t>
            </w:r>
            <w:r>
              <w:rPr>
                <w:rFonts w:hint="eastAsia" w:ascii="宋体" w:hAnsi="宋体" w:cs="宋体"/>
                <w:color w:val="000000"/>
                <w:kern w:val="0"/>
                <w:sz w:val="21"/>
                <w:szCs w:val="21"/>
                <w:lang w:eastAsia="zh-CN" w:bidi="ar"/>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130" w:author="王秀子" w:date="2023-07-06T10:28:58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trHeight w:val="543" w:hRule="atLeast"/>
          <w:trPrChange w:id="130" w:author="王秀子" w:date="2023-07-06T10:28:58Z">
            <w:trPr>
              <w:trHeight w:val="543" w:hRule="atLeast"/>
            </w:trPr>
          </w:trPrChange>
        </w:trPr>
        <w:tc>
          <w:tcPr>
            <w:tcW w:w="531" w:type="pct"/>
            <w:vMerge w:val="continue"/>
            <w:vAlign w:val="center"/>
            <w:tcPrChange w:id="131" w:author="王秀子" w:date="2023-07-06T10:28:58Z">
              <w:tcPr>
                <w:tcW w:w="531" w:type="pct"/>
                <w:vMerge w:val="continue"/>
                <w:vAlign w:val="center"/>
              </w:tcPr>
            </w:tcPrChange>
          </w:tcPr>
          <w:p>
            <w:pPr>
              <w:widowControl/>
              <w:jc w:val="left"/>
              <w:textAlignment w:val="center"/>
              <w:rPr>
                <w:rFonts w:hint="eastAsia" w:ascii="宋体" w:hAnsi="宋体" w:eastAsia="宋体" w:cs="宋体"/>
                <w:color w:val="000000"/>
                <w:kern w:val="0"/>
                <w:sz w:val="21"/>
                <w:szCs w:val="21"/>
                <w:lang w:bidi="ar"/>
              </w:rPr>
            </w:pPr>
          </w:p>
        </w:tc>
        <w:tc>
          <w:tcPr>
            <w:tcW w:w="1170" w:type="pct"/>
            <w:vMerge w:val="continue"/>
            <w:vAlign w:val="center"/>
            <w:tcPrChange w:id="132" w:author="王秀子" w:date="2023-07-06T10:28:58Z">
              <w:tcPr>
                <w:tcW w:w="1170" w:type="pct"/>
                <w:vMerge w:val="continue"/>
                <w:vAlign w:val="center"/>
              </w:tcPr>
            </w:tcPrChange>
          </w:tcPr>
          <w:p>
            <w:pPr>
              <w:widowControl/>
              <w:jc w:val="left"/>
              <w:textAlignment w:val="center"/>
              <w:rPr>
                <w:rFonts w:hint="eastAsia" w:ascii="宋体" w:hAnsi="宋体" w:eastAsia="宋体" w:cs="宋体"/>
                <w:color w:val="000000"/>
                <w:kern w:val="0"/>
                <w:sz w:val="21"/>
                <w:szCs w:val="21"/>
                <w:lang w:bidi="ar"/>
              </w:rPr>
            </w:pPr>
          </w:p>
        </w:tc>
        <w:tc>
          <w:tcPr>
            <w:tcW w:w="3298" w:type="pct"/>
            <w:vAlign w:val="center"/>
            <w:tcPrChange w:id="133" w:author="王秀子" w:date="2023-07-06T10:28:58Z">
              <w:tcPr>
                <w:tcW w:w="3297" w:type="pct"/>
                <w:vAlign w:val="center"/>
              </w:tcPr>
            </w:tcPrChange>
          </w:tcPr>
          <w:p>
            <w:pPr>
              <w:widowControl/>
              <w:textAlignment w:val="center"/>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4.货架立柱的钢材厚1.5mm，两侧面各设有一排挂钩孔。层板壁厚不低于1.0mm。层板可根据需求进行高度调节；层板底部有加强筋。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134" w:author="王秀子" w:date="2023-07-06T10:28:58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trHeight w:val="543" w:hRule="atLeast"/>
          <w:trPrChange w:id="134" w:author="王秀子" w:date="2023-07-06T10:28:58Z">
            <w:trPr>
              <w:trHeight w:val="543" w:hRule="atLeast"/>
            </w:trPr>
          </w:trPrChange>
        </w:trPr>
        <w:tc>
          <w:tcPr>
            <w:tcW w:w="531" w:type="pct"/>
            <w:vMerge w:val="continue"/>
            <w:vAlign w:val="center"/>
            <w:tcPrChange w:id="135" w:author="王秀子" w:date="2023-07-06T10:28:58Z">
              <w:tcPr>
                <w:tcW w:w="531" w:type="pct"/>
                <w:vMerge w:val="continue"/>
                <w:vAlign w:val="center"/>
              </w:tcPr>
            </w:tcPrChange>
          </w:tcPr>
          <w:p>
            <w:pPr>
              <w:widowControl/>
              <w:jc w:val="left"/>
              <w:textAlignment w:val="center"/>
              <w:rPr>
                <w:rFonts w:hint="eastAsia" w:ascii="宋体" w:hAnsi="宋体" w:eastAsia="宋体" w:cs="宋体"/>
                <w:color w:val="000000"/>
                <w:kern w:val="0"/>
                <w:sz w:val="21"/>
                <w:szCs w:val="21"/>
                <w:lang w:bidi="ar"/>
              </w:rPr>
            </w:pPr>
          </w:p>
        </w:tc>
        <w:tc>
          <w:tcPr>
            <w:tcW w:w="1170" w:type="pct"/>
            <w:vMerge w:val="continue"/>
            <w:vAlign w:val="center"/>
            <w:tcPrChange w:id="136" w:author="王秀子" w:date="2023-07-06T10:28:58Z">
              <w:tcPr>
                <w:tcW w:w="1170" w:type="pct"/>
                <w:vMerge w:val="continue"/>
                <w:vAlign w:val="center"/>
              </w:tcPr>
            </w:tcPrChange>
          </w:tcPr>
          <w:p>
            <w:pPr>
              <w:widowControl/>
              <w:jc w:val="left"/>
              <w:textAlignment w:val="center"/>
              <w:rPr>
                <w:rFonts w:hint="eastAsia" w:ascii="宋体" w:hAnsi="宋体" w:eastAsia="宋体" w:cs="宋体"/>
                <w:color w:val="000000"/>
                <w:kern w:val="0"/>
                <w:sz w:val="21"/>
                <w:szCs w:val="21"/>
                <w:lang w:bidi="ar"/>
              </w:rPr>
            </w:pPr>
          </w:p>
        </w:tc>
        <w:tc>
          <w:tcPr>
            <w:tcW w:w="3298" w:type="pct"/>
            <w:vAlign w:val="center"/>
            <w:tcPrChange w:id="137" w:author="王秀子" w:date="2023-07-06T10:28:58Z">
              <w:tcPr>
                <w:tcW w:w="3297" w:type="pct"/>
                <w:vAlign w:val="center"/>
              </w:tcPr>
            </w:tcPrChange>
          </w:tcPr>
          <w:p>
            <w:pPr>
              <w:widowControl/>
              <w:textAlignment w:val="center"/>
              <w:rPr>
                <w:rFonts w:hint="eastAsia" w:ascii="宋体" w:hAnsi="宋体" w:eastAsia="宋体" w:cs="宋体"/>
                <w:b/>
                <w:bCs/>
                <w:color w:val="FF0000"/>
                <w:kern w:val="0"/>
                <w:sz w:val="21"/>
                <w:szCs w:val="21"/>
                <w:highlight w:val="none"/>
                <w:lang w:bidi="ar"/>
              </w:rPr>
            </w:pPr>
            <w:r>
              <w:rPr>
                <w:rFonts w:hint="eastAsia" w:ascii="宋体" w:hAnsi="宋体" w:eastAsia="宋体" w:cs="宋体"/>
                <w:b/>
                <w:bCs/>
                <w:color w:val="FF0000"/>
                <w:kern w:val="0"/>
                <w:sz w:val="21"/>
                <w:szCs w:val="21"/>
                <w:lang w:bidi="ar"/>
              </w:rPr>
              <w:t>▲</w:t>
            </w:r>
            <w:r>
              <w:rPr>
                <w:rFonts w:hint="eastAsia" w:ascii="宋体" w:hAnsi="宋体" w:eastAsia="宋体" w:cs="宋体"/>
                <w:b/>
                <w:bCs/>
                <w:color w:val="FF0000"/>
                <w:kern w:val="0"/>
                <w:sz w:val="21"/>
                <w:szCs w:val="21"/>
                <w:lang w:val="en-US" w:eastAsia="zh-CN" w:bidi="ar"/>
              </w:rPr>
              <w:t>5.</w:t>
            </w:r>
            <w:r>
              <w:rPr>
                <w:rFonts w:hint="eastAsia" w:ascii="宋体" w:hAnsi="宋体" w:eastAsia="宋体" w:cs="宋体"/>
                <w:b/>
                <w:bCs/>
                <w:color w:val="FF0000"/>
                <w:kern w:val="0"/>
                <w:sz w:val="21"/>
                <w:szCs w:val="21"/>
                <w:lang w:bidi="ar"/>
              </w:rPr>
              <w:t>提供符合</w:t>
            </w:r>
            <w:r>
              <w:rPr>
                <w:rFonts w:hint="eastAsia" w:ascii="宋体" w:hAnsi="宋体" w:eastAsia="宋体" w:cs="宋体"/>
                <w:b/>
                <w:bCs/>
                <w:color w:val="FF0000"/>
                <w:kern w:val="0"/>
                <w:sz w:val="21"/>
                <w:szCs w:val="21"/>
                <w:highlight w:val="none"/>
                <w:lang w:bidi="ar"/>
              </w:rPr>
              <w:t>以下要求的检测报告：</w:t>
            </w:r>
          </w:p>
          <w:p>
            <w:pPr>
              <w:widowControl/>
              <w:textAlignment w:val="center"/>
              <w:rPr>
                <w:rFonts w:hint="eastAsia" w:ascii="宋体" w:hAnsi="宋体" w:eastAsia="宋体" w:cs="宋体"/>
                <w:b/>
                <w:bCs/>
                <w:color w:val="FF0000"/>
                <w:kern w:val="0"/>
                <w:sz w:val="21"/>
                <w:szCs w:val="21"/>
                <w:highlight w:val="none"/>
                <w:lang w:val="en-US" w:eastAsia="zh-CN" w:bidi="ar"/>
              </w:rPr>
            </w:pPr>
            <w:r>
              <w:rPr>
                <w:rFonts w:hint="eastAsia" w:ascii="宋体" w:hAnsi="宋体" w:eastAsia="宋体" w:cs="宋体"/>
                <w:b/>
                <w:bCs/>
                <w:color w:val="FF0000"/>
                <w:kern w:val="0"/>
                <w:sz w:val="21"/>
                <w:szCs w:val="21"/>
                <w:highlight w:val="none"/>
                <w:lang w:val="en-US" w:eastAsia="zh-CN" w:bidi="ar"/>
              </w:rPr>
              <w:t>塑粉的</w:t>
            </w:r>
            <w:r>
              <w:rPr>
                <w:rFonts w:hint="eastAsia" w:ascii="宋体" w:hAnsi="宋体" w:eastAsia="宋体" w:cs="宋体"/>
                <w:b/>
                <w:bCs/>
                <w:color w:val="FF0000"/>
                <w:kern w:val="0"/>
                <w:sz w:val="21"/>
                <w:szCs w:val="21"/>
                <w:lang w:bidi="ar"/>
              </w:rPr>
              <w:t>检验依据</w:t>
            </w:r>
            <w:commentRangeStart w:id="19"/>
            <w:r>
              <w:rPr>
                <w:rFonts w:hint="eastAsia" w:ascii="宋体" w:hAnsi="宋体" w:eastAsia="宋体" w:cs="宋体"/>
                <w:b/>
                <w:bCs/>
                <w:color w:val="FF0000"/>
                <w:kern w:val="0"/>
                <w:sz w:val="21"/>
                <w:szCs w:val="21"/>
                <w:lang w:val="en-US" w:eastAsia="zh-CN" w:bidi="ar"/>
              </w:rPr>
              <w:t>HG/T 2006-2006</w:t>
            </w:r>
            <w:commentRangeEnd w:id="19"/>
            <w:r>
              <w:commentReference w:id="19"/>
            </w:r>
            <w:r>
              <w:rPr>
                <w:rFonts w:hint="eastAsia" w:ascii="宋体" w:hAnsi="宋体" w:eastAsia="宋体" w:cs="宋体"/>
                <w:b/>
                <w:bCs/>
                <w:color w:val="FF0000"/>
                <w:kern w:val="0"/>
                <w:sz w:val="21"/>
                <w:szCs w:val="21"/>
                <w:lang w:val="en-US" w:eastAsia="zh-CN" w:bidi="ar"/>
              </w:rPr>
              <w:t>，要求</w:t>
            </w:r>
            <w:r>
              <w:rPr>
                <w:rFonts w:hint="eastAsia" w:ascii="宋体" w:hAnsi="宋体" w:eastAsia="宋体" w:cs="宋体"/>
                <w:b/>
                <w:bCs/>
                <w:color w:val="FF0000"/>
                <w:kern w:val="0"/>
                <w:sz w:val="21"/>
                <w:szCs w:val="21"/>
                <w:highlight w:val="none"/>
                <w:lang w:val="en-US" w:eastAsia="zh-CN" w:bidi="ar"/>
              </w:rPr>
              <w:t>塑粉的可溶性铅≤2㎎/kg，可溶性镉≤0.5㎎/kg，可溶性铬≤1㎎/kg，可溶性汞≤1㎎/kg。</w:t>
            </w:r>
          </w:p>
          <w:p>
            <w:pPr>
              <w:widowControl/>
              <w:textAlignment w:val="center"/>
              <w:rPr>
                <w:rFonts w:hint="eastAsia" w:ascii="宋体" w:hAnsi="宋体" w:eastAsia="宋体" w:cs="宋体"/>
                <w:b/>
                <w:bCs/>
                <w:color w:val="FF0000"/>
                <w:kern w:val="0"/>
                <w:sz w:val="21"/>
                <w:szCs w:val="21"/>
                <w:highlight w:val="none"/>
                <w:lang w:bidi="ar"/>
              </w:rPr>
            </w:pPr>
            <w:r>
              <w:rPr>
                <w:rFonts w:hint="eastAsia" w:ascii="宋体" w:hAnsi="宋体" w:eastAsia="宋体" w:cs="宋体"/>
                <w:b/>
                <w:bCs/>
                <w:color w:val="FF0000"/>
                <w:kern w:val="0"/>
                <w:sz w:val="21"/>
                <w:szCs w:val="21"/>
                <w:highlight w:val="none"/>
                <w:lang w:val="en-US" w:eastAsia="zh-CN" w:bidi="ar"/>
              </w:rPr>
              <w:t>钢板的</w:t>
            </w:r>
            <w:r>
              <w:rPr>
                <w:rFonts w:hint="eastAsia" w:ascii="宋体" w:hAnsi="宋体" w:eastAsia="宋体" w:cs="宋体"/>
                <w:b/>
                <w:bCs/>
                <w:color w:val="FF0000"/>
                <w:kern w:val="0"/>
                <w:sz w:val="21"/>
                <w:szCs w:val="21"/>
                <w:lang w:bidi="ar"/>
              </w:rPr>
              <w:t>检验依据</w:t>
            </w:r>
            <w:r>
              <w:rPr>
                <w:rFonts w:hint="eastAsia" w:ascii="宋体" w:hAnsi="宋体" w:eastAsia="宋体" w:cs="宋体"/>
                <w:b/>
                <w:bCs/>
                <w:color w:val="FF0000"/>
                <w:kern w:val="0"/>
                <w:sz w:val="21"/>
                <w:szCs w:val="21"/>
                <w:lang w:val="en-US" w:eastAsia="zh-CN" w:bidi="ar"/>
              </w:rPr>
              <w:t>G</w:t>
            </w:r>
            <w:r>
              <w:rPr>
                <w:rFonts w:hint="eastAsia" w:ascii="宋体" w:hAnsi="宋体" w:eastAsia="宋体" w:cs="宋体"/>
                <w:b/>
                <w:bCs/>
                <w:color w:val="FF0000"/>
                <w:kern w:val="0"/>
                <w:sz w:val="21"/>
                <w:szCs w:val="21"/>
                <w:lang w:bidi="ar"/>
              </w:rPr>
              <w:t>B/T</w:t>
            </w:r>
            <w:r>
              <w:rPr>
                <w:rFonts w:hint="eastAsia" w:ascii="宋体" w:hAnsi="宋体" w:eastAsia="宋体" w:cs="宋体"/>
                <w:b/>
                <w:bCs/>
                <w:color w:val="FF0000"/>
                <w:kern w:val="0"/>
                <w:sz w:val="21"/>
                <w:szCs w:val="21"/>
                <w:lang w:val="en-US" w:eastAsia="zh-CN" w:bidi="ar"/>
              </w:rPr>
              <w:t xml:space="preserve"> 3325</w:t>
            </w:r>
            <w:r>
              <w:rPr>
                <w:rFonts w:hint="eastAsia" w:ascii="宋体" w:hAnsi="宋体" w:eastAsia="宋体" w:cs="宋体"/>
                <w:b/>
                <w:bCs/>
                <w:color w:val="FF0000"/>
                <w:kern w:val="0"/>
                <w:sz w:val="21"/>
                <w:szCs w:val="21"/>
                <w:lang w:bidi="ar"/>
              </w:rPr>
              <w:t>-201</w:t>
            </w:r>
            <w:r>
              <w:rPr>
                <w:rFonts w:hint="eastAsia" w:ascii="宋体" w:hAnsi="宋体" w:eastAsia="宋体" w:cs="宋体"/>
                <w:b/>
                <w:bCs/>
                <w:color w:val="FF0000"/>
                <w:kern w:val="0"/>
                <w:sz w:val="21"/>
                <w:szCs w:val="21"/>
                <w:lang w:val="en-US" w:eastAsia="zh-CN" w:bidi="ar"/>
              </w:rPr>
              <w:t>7、QB/</w:t>
            </w:r>
            <w:r>
              <w:rPr>
                <w:rFonts w:hint="eastAsia" w:ascii="宋体" w:hAnsi="宋体" w:eastAsia="宋体" w:cs="宋体"/>
                <w:b/>
                <w:bCs/>
                <w:color w:val="FF0000"/>
                <w:kern w:val="0"/>
                <w:sz w:val="21"/>
                <w:szCs w:val="21"/>
                <w:highlight w:val="none"/>
                <w:lang w:val="en-US" w:eastAsia="zh-CN" w:bidi="ar"/>
              </w:rPr>
              <w:t xml:space="preserve">T 3832-1999、GB/T 10125-2021、QB/T 3827-1999 </w:t>
            </w:r>
            <w:r>
              <w:rPr>
                <w:rFonts w:hint="eastAsia" w:ascii="宋体" w:hAnsi="宋体" w:eastAsia="宋体" w:cs="宋体"/>
                <w:b/>
                <w:bCs/>
                <w:color w:val="FF0000"/>
                <w:kern w:val="0"/>
                <w:sz w:val="21"/>
                <w:szCs w:val="21"/>
                <w:highlight w:val="none"/>
                <w:lang w:bidi="ar"/>
              </w:rPr>
              <w:t>，</w:t>
            </w:r>
            <w:r>
              <w:rPr>
                <w:rFonts w:hint="eastAsia" w:ascii="宋体" w:hAnsi="宋体" w:eastAsia="宋体" w:cs="宋体"/>
                <w:b/>
                <w:bCs/>
                <w:color w:val="FF0000"/>
                <w:kern w:val="0"/>
                <w:sz w:val="21"/>
                <w:szCs w:val="21"/>
                <w:highlight w:val="none"/>
                <w:lang w:val="en-US" w:eastAsia="zh-CN" w:bidi="ar"/>
              </w:rPr>
              <w:t>要求钢板的金属件喷涂层检测符合标准要求；</w:t>
            </w:r>
            <w:r>
              <w:rPr>
                <w:rFonts w:hint="eastAsia" w:ascii="宋体" w:hAnsi="宋体" w:eastAsia="宋体" w:cs="宋体"/>
                <w:b/>
                <w:bCs/>
                <w:color w:val="FF0000"/>
                <w:kern w:val="0"/>
                <w:sz w:val="21"/>
                <w:szCs w:val="21"/>
                <w:highlight w:val="none"/>
                <w:lang w:eastAsia="zh-CN" w:bidi="ar"/>
              </w:rPr>
              <w:t>金属喷漆（塑）涂层</w:t>
            </w:r>
            <w:r>
              <w:rPr>
                <w:rFonts w:hint="eastAsia" w:ascii="宋体" w:hAnsi="宋体" w:eastAsia="宋体" w:cs="宋体"/>
                <w:b/>
                <w:bCs/>
                <w:color w:val="FF0000"/>
                <w:kern w:val="0"/>
                <w:sz w:val="21"/>
                <w:szCs w:val="21"/>
                <w:highlight w:val="none"/>
                <w:lang w:val="en-US" w:eastAsia="zh-CN" w:bidi="ar"/>
              </w:rPr>
              <w:t>硬度≥2H，冲击强度合格；耐腐蚀100h符合检测标准要求；附着力不低于2级；金属表面耐腐蚀（乙酸盐雾连续喷雾168小时）达到：涂层本身的耐腐蚀等级和涂层对基体的保护等级均为10级（10级最好，0级最差）；盐雾试验（铜加速乙酸盐雾连续喷雾24小时）达到涂层本身的耐腐蚀等级和涂层对基体的保护等级均为10级（10级最好，0级最差）</w:t>
            </w:r>
            <w:r>
              <w:rPr>
                <w:rFonts w:hint="eastAsia" w:ascii="宋体" w:hAnsi="宋体" w:eastAsia="宋体" w:cs="宋体"/>
                <w:b/>
                <w:bCs/>
                <w:color w:val="FF0000"/>
                <w:kern w:val="0"/>
                <w:sz w:val="21"/>
                <w:szCs w:val="21"/>
                <w:highlight w:val="none"/>
                <w:lang w:bidi="ar"/>
              </w:rPr>
              <w:t>。</w:t>
            </w:r>
          </w:p>
          <w:p>
            <w:pPr>
              <w:widowControl/>
              <w:textAlignment w:val="center"/>
              <w:rPr>
                <w:rFonts w:hint="eastAsia" w:ascii="宋体" w:hAnsi="宋体" w:eastAsia="宋体" w:cs="宋体"/>
                <w:b/>
                <w:bCs/>
                <w:color w:val="FF0000"/>
                <w:kern w:val="0"/>
                <w:sz w:val="21"/>
                <w:szCs w:val="21"/>
                <w:highlight w:val="none"/>
                <w:lang w:val="en-US" w:eastAsia="zh-CN" w:bidi="ar"/>
              </w:rPr>
            </w:pPr>
            <w:r>
              <w:rPr>
                <w:rFonts w:hint="eastAsia" w:ascii="宋体" w:hAnsi="宋体" w:eastAsia="宋体" w:cs="宋体"/>
                <w:b/>
                <w:bCs/>
                <w:color w:val="FF0000"/>
                <w:kern w:val="0"/>
                <w:sz w:val="21"/>
                <w:szCs w:val="21"/>
                <w:highlight w:val="none"/>
                <w:lang w:val="en-US" w:eastAsia="zh-CN" w:bidi="ar"/>
              </w:rPr>
              <w:t>货架的</w:t>
            </w:r>
            <w:r>
              <w:rPr>
                <w:rFonts w:hint="eastAsia" w:ascii="宋体" w:hAnsi="宋体" w:eastAsia="宋体" w:cs="宋体"/>
                <w:b/>
                <w:bCs/>
                <w:color w:val="FF0000"/>
                <w:kern w:val="0"/>
                <w:sz w:val="21"/>
                <w:szCs w:val="21"/>
                <w:highlight w:val="none"/>
                <w:lang w:bidi="ar"/>
              </w:rPr>
              <w:t>检验依据</w:t>
            </w:r>
            <w:r>
              <w:rPr>
                <w:rFonts w:hint="eastAsia" w:ascii="宋体" w:hAnsi="宋体" w:eastAsia="宋体" w:cs="宋体"/>
                <w:b/>
                <w:bCs/>
                <w:color w:val="FF0000"/>
                <w:kern w:val="0"/>
                <w:sz w:val="21"/>
                <w:szCs w:val="21"/>
                <w:highlight w:val="none"/>
                <w:lang w:val="en-US" w:eastAsia="zh-CN" w:bidi="ar"/>
              </w:rPr>
              <w:t>G</w:t>
            </w:r>
            <w:r>
              <w:rPr>
                <w:rFonts w:hint="eastAsia" w:ascii="宋体" w:hAnsi="宋体" w:eastAsia="宋体" w:cs="宋体"/>
                <w:b/>
                <w:bCs/>
                <w:color w:val="FF0000"/>
                <w:kern w:val="0"/>
                <w:sz w:val="21"/>
                <w:szCs w:val="21"/>
                <w:highlight w:val="none"/>
                <w:lang w:bidi="ar"/>
              </w:rPr>
              <w:t>B/T</w:t>
            </w:r>
            <w:r>
              <w:rPr>
                <w:rFonts w:hint="eastAsia" w:ascii="宋体" w:hAnsi="宋体" w:eastAsia="宋体" w:cs="宋体"/>
                <w:b/>
                <w:bCs/>
                <w:color w:val="FF0000"/>
                <w:kern w:val="0"/>
                <w:sz w:val="21"/>
                <w:szCs w:val="21"/>
                <w:highlight w:val="none"/>
                <w:lang w:val="en-US" w:eastAsia="zh-CN" w:bidi="ar"/>
              </w:rPr>
              <w:t xml:space="preserve"> 3325</w:t>
            </w:r>
            <w:r>
              <w:rPr>
                <w:rFonts w:hint="eastAsia" w:ascii="宋体" w:hAnsi="宋体" w:eastAsia="宋体" w:cs="宋体"/>
                <w:b/>
                <w:bCs/>
                <w:color w:val="FF0000"/>
                <w:kern w:val="0"/>
                <w:sz w:val="21"/>
                <w:szCs w:val="21"/>
                <w:highlight w:val="none"/>
                <w:lang w:bidi="ar"/>
              </w:rPr>
              <w:t>-201</w:t>
            </w:r>
            <w:r>
              <w:rPr>
                <w:rFonts w:hint="eastAsia" w:ascii="宋体" w:hAnsi="宋体" w:eastAsia="宋体" w:cs="宋体"/>
                <w:b/>
                <w:bCs/>
                <w:color w:val="FF0000"/>
                <w:kern w:val="0"/>
                <w:sz w:val="21"/>
                <w:szCs w:val="21"/>
                <w:highlight w:val="none"/>
                <w:lang w:val="en-US" w:eastAsia="zh-CN" w:bidi="ar"/>
              </w:rPr>
              <w:t>7，要求货架的翘曲度≤1.0mm，平整度≤0.08mm，着地平稳性≤0.30mm；金属件（焊接件、冲压件、喷涂层、电镀层）、结构安全均检测合格；涂层和覆面层可溶性重金属（可溶性铅、可溶性镉、可溶性汞）未检出，可溶性铬≤1.4mg/kg；金属喷漆（塑）涂层硬度≥2H，冲击强度、耐腐蚀、附着力检测合格。</w:t>
            </w:r>
          </w:p>
          <w:p>
            <w:pPr>
              <w:widowControl/>
              <w:textAlignment w:val="center"/>
              <w:rPr>
                <w:rFonts w:hint="eastAsia" w:ascii="宋体" w:hAnsi="宋体" w:eastAsia="宋体" w:cs="宋体"/>
                <w:color w:val="000000"/>
                <w:kern w:val="0"/>
                <w:sz w:val="21"/>
                <w:szCs w:val="21"/>
                <w:lang w:bidi="ar"/>
              </w:rPr>
            </w:pPr>
            <w:r>
              <w:rPr>
                <w:rFonts w:hint="eastAsia" w:ascii="宋体" w:hAnsi="宋体" w:eastAsia="宋体" w:cs="宋体"/>
                <w:b/>
                <w:bCs/>
                <w:color w:val="FF0000"/>
                <w:kern w:val="0"/>
                <w:sz w:val="21"/>
                <w:szCs w:val="21"/>
                <w:highlight w:val="none"/>
                <w:lang w:eastAsia="zh-CN" w:bidi="ar"/>
              </w:rPr>
              <w:t>【</w:t>
            </w:r>
            <w:r>
              <w:rPr>
                <w:rFonts w:hint="eastAsia" w:ascii="宋体" w:hAnsi="宋体" w:eastAsia="宋体" w:cs="宋体"/>
                <w:b/>
                <w:bCs/>
                <w:color w:val="FF0000"/>
                <w:kern w:val="0"/>
                <w:sz w:val="21"/>
                <w:szCs w:val="21"/>
                <w:highlight w:val="none"/>
                <w:lang w:bidi="ar"/>
              </w:rPr>
              <w:t>投标人需提供由第三方检测机构出具的具有 CMA或CNAS标识的</w:t>
            </w:r>
            <w:r>
              <w:rPr>
                <w:rFonts w:hint="eastAsia" w:ascii="宋体" w:hAnsi="宋体" w:eastAsia="宋体" w:cs="宋体"/>
                <w:b/>
                <w:bCs/>
                <w:color w:val="FF0000"/>
                <w:kern w:val="0"/>
                <w:sz w:val="21"/>
                <w:szCs w:val="21"/>
                <w:highlight w:val="none"/>
                <w:lang w:val="en-US" w:eastAsia="zh-CN" w:bidi="ar"/>
              </w:rPr>
              <w:t>符合上述检测依据和检测参数要求的</w:t>
            </w:r>
            <w:r>
              <w:rPr>
                <w:rFonts w:hint="eastAsia" w:ascii="宋体" w:hAnsi="宋体" w:eastAsia="宋体" w:cs="宋体"/>
                <w:b/>
                <w:bCs/>
                <w:color w:val="FF0000"/>
                <w:kern w:val="0"/>
                <w:sz w:val="21"/>
                <w:szCs w:val="21"/>
                <w:highlight w:val="none"/>
                <w:lang w:bidi="ar"/>
              </w:rPr>
              <w:t>检测报告扫描件（原件备查）和该检测报告在全国认证认可信息公共服务平台（http://cx.cnca.cn）查询截图（查询截图中的报告编号及检测机构名称应与检测报告一致）</w:t>
            </w:r>
            <w:r>
              <w:rPr>
                <w:rFonts w:hint="eastAsia" w:ascii="宋体" w:hAnsi="宋体" w:eastAsia="宋体" w:cs="宋体"/>
                <w:b/>
                <w:bCs/>
                <w:color w:val="FF0000"/>
                <w:kern w:val="0"/>
                <w:sz w:val="21"/>
                <w:szCs w:val="21"/>
                <w:highlight w:val="none"/>
                <w:lang w:eastAsia="zh-CN" w:bidi="ar"/>
              </w:rPr>
              <w:t>，检测报告需附有检测样品的图片。</w:t>
            </w:r>
            <w:r>
              <w:rPr>
                <w:rFonts w:hint="eastAsia" w:ascii="宋体" w:hAnsi="宋体" w:eastAsia="宋体" w:cs="宋体"/>
                <w:b/>
                <w:bCs/>
                <w:color w:val="FF0000"/>
                <w:kern w:val="0"/>
                <w:sz w:val="21"/>
                <w:szCs w:val="21"/>
                <w:highlight w:val="none"/>
                <w:lang w:bidi="ar"/>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138" w:author="王秀子" w:date="2023-07-06T10:28:58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trHeight w:val="309" w:hRule="atLeast"/>
          <w:trPrChange w:id="138" w:author="王秀子" w:date="2023-07-06T10:28:58Z">
            <w:trPr>
              <w:trHeight w:val="309" w:hRule="atLeast"/>
            </w:trPr>
          </w:trPrChange>
        </w:trPr>
        <w:tc>
          <w:tcPr>
            <w:tcW w:w="531" w:type="pct"/>
            <w:vMerge w:val="restart"/>
            <w:vAlign w:val="center"/>
            <w:tcPrChange w:id="139" w:author="王秀子" w:date="2023-07-06T10:28:58Z">
              <w:tcPr>
                <w:tcW w:w="531" w:type="pct"/>
                <w:vMerge w:val="restart"/>
                <w:vAlign w:val="center"/>
              </w:tcPr>
            </w:tcPrChange>
          </w:tcPr>
          <w:p>
            <w:pPr>
              <w:widowControl/>
              <w:jc w:val="center"/>
              <w:textAlignment w:val="center"/>
              <w:rPr>
                <w:rFonts w:hint="eastAsia" w:ascii="宋体" w:hAnsi="宋体" w:eastAsia="宋体" w:cs="宋体"/>
                <w:sz w:val="21"/>
                <w:szCs w:val="21"/>
              </w:rPr>
            </w:pPr>
            <w:r>
              <w:rPr>
                <w:rFonts w:hint="eastAsia" w:ascii="宋体" w:hAnsi="宋体" w:eastAsia="宋体" w:cs="宋体"/>
                <w:color w:val="000000"/>
                <w:kern w:val="0"/>
                <w:sz w:val="21"/>
                <w:szCs w:val="21"/>
                <w:lang w:bidi="ar"/>
              </w:rPr>
              <w:t>5</w:t>
            </w:r>
          </w:p>
        </w:tc>
        <w:tc>
          <w:tcPr>
            <w:tcW w:w="1170" w:type="pct"/>
            <w:vMerge w:val="restart"/>
            <w:vAlign w:val="center"/>
            <w:tcPrChange w:id="140" w:author="王秀子" w:date="2023-07-06T10:28:58Z">
              <w:tcPr>
                <w:tcW w:w="1170" w:type="pct"/>
                <w:vMerge w:val="restart"/>
                <w:vAlign w:val="center"/>
              </w:tcPr>
            </w:tcPrChange>
          </w:tcPr>
          <w:p>
            <w:pPr>
              <w:widowControl/>
              <w:jc w:val="center"/>
              <w:textAlignment w:val="center"/>
              <w:rPr>
                <w:rFonts w:hint="eastAsia" w:ascii="宋体" w:hAnsi="宋体" w:eastAsia="宋体" w:cs="宋体"/>
                <w:sz w:val="21"/>
                <w:szCs w:val="21"/>
              </w:rPr>
            </w:pPr>
            <w:r>
              <w:rPr>
                <w:rFonts w:hint="eastAsia" w:ascii="宋体" w:hAnsi="宋体" w:eastAsia="宋体" w:cs="宋体"/>
                <w:sz w:val="21"/>
                <w:szCs w:val="21"/>
              </w:rPr>
              <w:t>文件柜1</w:t>
            </w:r>
          </w:p>
          <w:p>
            <w:pPr>
              <w:widowControl w:val="0"/>
              <w:spacing w:line="360" w:lineRule="auto"/>
              <w:jc w:val="center"/>
              <w:rPr>
                <w:rFonts w:hint="eastAsia" w:ascii="宋体" w:hAnsi="宋体" w:eastAsia="宋体" w:cs="宋体"/>
                <w:b/>
                <w:bCs/>
                <w:kern w:val="2"/>
                <w:sz w:val="21"/>
                <w:szCs w:val="21"/>
                <w:lang w:val="en-US" w:eastAsia="zh-CN" w:bidi="ar-SA"/>
              </w:rPr>
            </w:pPr>
            <w:r>
              <w:rPr>
                <w:rFonts w:hint="eastAsia" w:ascii="宋体" w:hAnsi="宋体" w:eastAsia="宋体" w:cs="宋体"/>
                <w:b/>
                <w:bCs/>
                <w:kern w:val="2"/>
                <w:sz w:val="21"/>
                <w:szCs w:val="21"/>
                <w:lang w:val="en-US" w:eastAsia="zh-CN" w:bidi="ar-SA"/>
              </w:rPr>
              <w:drawing>
                <wp:inline distT="0" distB="0" distL="114300" distR="114300">
                  <wp:extent cx="832485" cy="858520"/>
                  <wp:effectExtent l="0" t="0" r="5715" b="10160"/>
                  <wp:docPr id="21420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06" name="图片 2"/>
                          <pic:cNvPicPr>
                            <a:picLocks noChangeAspect="1"/>
                          </pic:cNvPicPr>
                        </pic:nvPicPr>
                        <pic:blipFill>
                          <a:blip r:embed="rId12"/>
                          <a:stretch>
                            <a:fillRect/>
                          </a:stretch>
                        </pic:blipFill>
                        <pic:spPr>
                          <a:xfrm>
                            <a:off x="0" y="0"/>
                            <a:ext cx="832485" cy="858520"/>
                          </a:xfrm>
                          <a:prstGeom prst="rect">
                            <a:avLst/>
                          </a:prstGeom>
                          <a:noFill/>
                          <a:ln w="9525">
                            <a:noFill/>
                          </a:ln>
                        </pic:spPr>
                      </pic:pic>
                    </a:graphicData>
                  </a:graphic>
                </wp:inline>
              </w:drawing>
            </w:r>
          </w:p>
        </w:tc>
        <w:tc>
          <w:tcPr>
            <w:tcW w:w="3298" w:type="pct"/>
            <w:vAlign w:val="center"/>
            <w:tcPrChange w:id="141" w:author="王秀子" w:date="2023-07-06T10:28:58Z">
              <w:tcPr>
                <w:tcW w:w="3297" w:type="pct"/>
                <w:vAlign w:val="center"/>
              </w:tcPr>
            </w:tcPrChange>
          </w:tcPr>
          <w:p>
            <w:pPr>
              <w:widowControl/>
              <w:jc w:val="left"/>
              <w:textAlignment w:val="center"/>
              <w:rPr>
                <w:rFonts w:hint="eastAsia" w:ascii="宋体" w:hAnsi="宋体" w:eastAsia="宋体" w:cs="宋体"/>
                <w:sz w:val="21"/>
                <w:szCs w:val="21"/>
              </w:rPr>
            </w:pPr>
            <w:r>
              <w:rPr>
                <w:rFonts w:hint="eastAsia" w:ascii="宋体" w:hAnsi="宋体" w:eastAsia="宋体" w:cs="宋体"/>
                <w:color w:val="000000"/>
                <w:kern w:val="0"/>
                <w:sz w:val="21"/>
                <w:szCs w:val="21"/>
                <w:lang w:bidi="ar"/>
              </w:rPr>
              <w:t>1.规格：（W800*D350*H800）mm±5mm；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142" w:author="王秀子" w:date="2023-07-06T10:28:58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trHeight w:val="619" w:hRule="atLeast"/>
          <w:trPrChange w:id="142" w:author="王秀子" w:date="2023-07-06T10:28:58Z">
            <w:trPr>
              <w:trHeight w:val="619" w:hRule="atLeast"/>
            </w:trPr>
          </w:trPrChange>
        </w:trPr>
        <w:tc>
          <w:tcPr>
            <w:tcW w:w="531" w:type="pct"/>
            <w:vMerge w:val="continue"/>
            <w:vAlign w:val="center"/>
            <w:tcPrChange w:id="143" w:author="王秀子" w:date="2023-07-06T10:28:58Z">
              <w:tcPr>
                <w:tcW w:w="531" w:type="pct"/>
                <w:vMerge w:val="continue"/>
                <w:vAlign w:val="center"/>
              </w:tcPr>
            </w:tcPrChange>
          </w:tcPr>
          <w:p>
            <w:pPr>
              <w:widowControl/>
              <w:jc w:val="left"/>
              <w:textAlignment w:val="center"/>
              <w:rPr>
                <w:rFonts w:hint="eastAsia" w:ascii="宋体" w:hAnsi="宋体" w:eastAsia="宋体" w:cs="宋体"/>
                <w:sz w:val="21"/>
                <w:szCs w:val="21"/>
              </w:rPr>
            </w:pPr>
          </w:p>
        </w:tc>
        <w:tc>
          <w:tcPr>
            <w:tcW w:w="1170" w:type="pct"/>
            <w:vMerge w:val="continue"/>
            <w:vAlign w:val="center"/>
            <w:tcPrChange w:id="144" w:author="王秀子" w:date="2023-07-06T10:28:58Z">
              <w:tcPr>
                <w:tcW w:w="1170" w:type="pct"/>
                <w:vMerge w:val="continue"/>
                <w:vAlign w:val="center"/>
              </w:tcPr>
            </w:tcPrChange>
          </w:tcPr>
          <w:p>
            <w:pPr>
              <w:widowControl/>
              <w:jc w:val="left"/>
              <w:textAlignment w:val="center"/>
              <w:rPr>
                <w:rFonts w:hint="eastAsia" w:ascii="宋体" w:hAnsi="宋体" w:eastAsia="宋体" w:cs="宋体"/>
                <w:sz w:val="21"/>
                <w:szCs w:val="21"/>
              </w:rPr>
            </w:pPr>
          </w:p>
        </w:tc>
        <w:tc>
          <w:tcPr>
            <w:tcW w:w="3298" w:type="pct"/>
            <w:vAlign w:val="center"/>
            <w:tcPrChange w:id="145" w:author="王秀子" w:date="2023-07-06T10:28:58Z">
              <w:tcPr>
                <w:tcW w:w="3297" w:type="pct"/>
                <w:vAlign w:val="center"/>
              </w:tcPr>
            </w:tcPrChange>
          </w:tcPr>
          <w:p>
            <w:pPr>
              <w:widowControl/>
              <w:jc w:val="left"/>
              <w:textAlignment w:val="center"/>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2.材质为三聚氰胺饰面人造板，基材采用环保实木颗粒板，三聚氰胺饰面，ABS激光封边制作。上下掩门，带锁具。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146" w:author="王秀子" w:date="2023-07-06T10:28:58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trHeight w:val="619" w:hRule="atLeast"/>
          <w:trPrChange w:id="146" w:author="王秀子" w:date="2023-07-06T10:28:58Z">
            <w:trPr>
              <w:trHeight w:val="619" w:hRule="atLeast"/>
            </w:trPr>
          </w:trPrChange>
        </w:trPr>
        <w:tc>
          <w:tcPr>
            <w:tcW w:w="531" w:type="pct"/>
            <w:vMerge w:val="continue"/>
            <w:vAlign w:val="center"/>
            <w:tcPrChange w:id="147" w:author="王秀子" w:date="2023-07-06T10:28:58Z">
              <w:tcPr>
                <w:tcW w:w="531" w:type="pct"/>
                <w:vMerge w:val="continue"/>
                <w:vAlign w:val="center"/>
              </w:tcPr>
            </w:tcPrChange>
          </w:tcPr>
          <w:p>
            <w:pPr>
              <w:widowControl/>
              <w:jc w:val="left"/>
              <w:textAlignment w:val="center"/>
              <w:rPr>
                <w:rFonts w:hint="eastAsia" w:ascii="宋体" w:hAnsi="宋体" w:eastAsia="宋体" w:cs="宋体"/>
                <w:sz w:val="21"/>
                <w:szCs w:val="21"/>
              </w:rPr>
            </w:pPr>
          </w:p>
        </w:tc>
        <w:tc>
          <w:tcPr>
            <w:tcW w:w="1170" w:type="pct"/>
            <w:vMerge w:val="continue"/>
            <w:vAlign w:val="center"/>
            <w:tcPrChange w:id="148" w:author="王秀子" w:date="2023-07-06T10:28:58Z">
              <w:tcPr>
                <w:tcW w:w="1170" w:type="pct"/>
                <w:vMerge w:val="continue"/>
                <w:vAlign w:val="center"/>
              </w:tcPr>
            </w:tcPrChange>
          </w:tcPr>
          <w:p>
            <w:pPr>
              <w:widowControl/>
              <w:jc w:val="left"/>
              <w:textAlignment w:val="center"/>
              <w:rPr>
                <w:rFonts w:hint="eastAsia" w:ascii="宋体" w:hAnsi="宋体" w:eastAsia="宋体" w:cs="宋体"/>
                <w:sz w:val="21"/>
                <w:szCs w:val="21"/>
              </w:rPr>
            </w:pPr>
          </w:p>
        </w:tc>
        <w:tc>
          <w:tcPr>
            <w:tcW w:w="3298" w:type="pct"/>
            <w:vAlign w:val="center"/>
            <w:tcPrChange w:id="149" w:author="王秀子" w:date="2023-07-06T10:28:58Z">
              <w:tcPr>
                <w:tcW w:w="3297" w:type="pct"/>
                <w:vAlign w:val="center"/>
              </w:tcPr>
            </w:tcPrChange>
          </w:tcPr>
          <w:p>
            <w:pPr>
              <w:widowControl/>
              <w:jc w:val="left"/>
              <w:textAlignment w:val="center"/>
              <w:rPr>
                <w:rFonts w:hint="eastAsia" w:ascii="宋体" w:hAnsi="宋体" w:eastAsia="宋体" w:cs="宋体"/>
                <w:b/>
                <w:bCs/>
                <w:color w:val="FF0000"/>
                <w:kern w:val="0"/>
                <w:sz w:val="21"/>
                <w:szCs w:val="21"/>
                <w:highlight w:val="none"/>
                <w:lang w:bidi="ar"/>
              </w:rPr>
            </w:pPr>
            <w:r>
              <w:rPr>
                <w:rFonts w:hint="eastAsia" w:ascii="宋体" w:hAnsi="宋体" w:eastAsia="宋体" w:cs="宋体"/>
                <w:b/>
                <w:bCs/>
                <w:color w:val="FF0000"/>
                <w:kern w:val="0"/>
                <w:sz w:val="21"/>
                <w:szCs w:val="21"/>
                <w:lang w:bidi="ar"/>
              </w:rPr>
              <w:t>▲</w:t>
            </w:r>
            <w:r>
              <w:rPr>
                <w:rFonts w:hint="eastAsia" w:ascii="宋体" w:hAnsi="宋体" w:eastAsia="宋体" w:cs="宋体"/>
                <w:b/>
                <w:bCs/>
                <w:color w:val="FF0000"/>
                <w:kern w:val="0"/>
                <w:sz w:val="21"/>
                <w:szCs w:val="21"/>
                <w:lang w:val="en-US" w:eastAsia="zh-CN" w:bidi="ar"/>
              </w:rPr>
              <w:t>3.</w:t>
            </w:r>
            <w:r>
              <w:rPr>
                <w:rFonts w:hint="eastAsia" w:ascii="宋体" w:hAnsi="宋体" w:eastAsia="宋体" w:cs="宋体"/>
                <w:b/>
                <w:bCs/>
                <w:color w:val="FF0000"/>
                <w:kern w:val="0"/>
                <w:sz w:val="21"/>
                <w:szCs w:val="21"/>
                <w:lang w:bidi="ar"/>
              </w:rPr>
              <w:t>提供符合以</w:t>
            </w:r>
            <w:r>
              <w:rPr>
                <w:rFonts w:hint="eastAsia" w:ascii="宋体" w:hAnsi="宋体" w:eastAsia="宋体" w:cs="宋体"/>
                <w:b/>
                <w:bCs/>
                <w:color w:val="FF0000"/>
                <w:kern w:val="0"/>
                <w:sz w:val="21"/>
                <w:szCs w:val="21"/>
                <w:highlight w:val="none"/>
                <w:lang w:bidi="ar"/>
              </w:rPr>
              <w:t>下要求的检测报告：</w:t>
            </w:r>
          </w:p>
          <w:p>
            <w:pPr>
              <w:widowControl/>
              <w:jc w:val="left"/>
              <w:textAlignment w:val="center"/>
              <w:rPr>
                <w:rFonts w:hint="eastAsia" w:ascii="宋体" w:hAnsi="宋体" w:eastAsia="宋体" w:cs="宋体"/>
                <w:b/>
                <w:color w:val="FF0000"/>
                <w:sz w:val="21"/>
                <w:szCs w:val="21"/>
                <w:highlight w:val="none"/>
                <w:lang w:val="en-US" w:eastAsia="zh-CN"/>
              </w:rPr>
            </w:pPr>
            <w:r>
              <w:rPr>
                <w:rFonts w:hint="eastAsia" w:ascii="宋体" w:hAnsi="宋体" w:eastAsia="宋体" w:cs="宋体"/>
                <w:b/>
                <w:color w:val="FF0000"/>
                <w:sz w:val="21"/>
                <w:szCs w:val="21"/>
                <w:highlight w:val="none"/>
                <w:lang w:val="en-US" w:eastAsia="zh-CN"/>
              </w:rPr>
              <w:t>三聚氰胺饰面人造板的</w:t>
            </w:r>
            <w:r>
              <w:rPr>
                <w:rFonts w:hint="eastAsia" w:ascii="宋体" w:hAnsi="宋体" w:eastAsia="宋体" w:cs="宋体"/>
                <w:b/>
                <w:bCs/>
                <w:color w:val="FF0000"/>
                <w:kern w:val="0"/>
                <w:sz w:val="21"/>
                <w:szCs w:val="21"/>
                <w:lang w:bidi="ar"/>
              </w:rPr>
              <w:t>检验依据</w:t>
            </w:r>
            <w:r>
              <w:rPr>
                <w:rFonts w:hint="eastAsia" w:ascii="宋体" w:hAnsi="宋体" w:eastAsia="宋体" w:cs="宋体"/>
                <w:b/>
                <w:bCs/>
                <w:color w:val="FF0000"/>
                <w:kern w:val="0"/>
                <w:sz w:val="21"/>
                <w:szCs w:val="21"/>
                <w:lang w:val="en-US" w:eastAsia="zh-CN" w:bidi="ar"/>
              </w:rPr>
              <w:t>GB 18580-2017、</w:t>
            </w:r>
            <w:r>
              <w:rPr>
                <w:rFonts w:hint="eastAsia" w:ascii="宋体" w:hAnsi="宋体" w:eastAsia="宋体" w:cs="宋体"/>
                <w:b/>
                <w:color w:val="FF0000"/>
                <w:sz w:val="21"/>
                <w:szCs w:val="21"/>
              </w:rPr>
              <w:t>GB/T 3560</w:t>
            </w:r>
            <w:r>
              <w:rPr>
                <w:rFonts w:hint="eastAsia" w:ascii="宋体" w:hAnsi="宋体" w:eastAsia="宋体" w:cs="宋体"/>
                <w:b/>
                <w:color w:val="FF0000"/>
                <w:sz w:val="21"/>
                <w:szCs w:val="21"/>
                <w:lang w:val="en-US" w:eastAsia="zh-CN"/>
              </w:rPr>
              <w:t>1</w:t>
            </w:r>
            <w:r>
              <w:rPr>
                <w:rFonts w:hint="eastAsia" w:ascii="宋体" w:hAnsi="宋体" w:eastAsia="宋体" w:cs="宋体"/>
                <w:b/>
                <w:color w:val="FF0000"/>
                <w:sz w:val="21"/>
                <w:szCs w:val="21"/>
              </w:rPr>
              <w:t>-2017</w:t>
            </w:r>
            <w:r>
              <w:rPr>
                <w:rFonts w:hint="eastAsia" w:ascii="宋体" w:hAnsi="宋体" w:eastAsia="宋体" w:cs="宋体"/>
                <w:b/>
                <w:color w:val="FF0000"/>
                <w:sz w:val="21"/>
                <w:szCs w:val="21"/>
                <w:lang w:eastAsia="zh-CN"/>
              </w:rPr>
              <w:t>、</w:t>
            </w:r>
            <w:r>
              <w:rPr>
                <w:rFonts w:hint="eastAsia" w:ascii="宋体" w:hAnsi="宋体" w:eastAsia="宋体" w:cs="宋体"/>
                <w:b/>
                <w:color w:val="FF0000"/>
                <w:sz w:val="21"/>
                <w:szCs w:val="21"/>
                <w:lang w:val="en-US" w:eastAsia="zh-CN"/>
              </w:rPr>
              <w:t>GB/T 15102-2017、判断依据GB/T 39600-2021</w:t>
            </w:r>
            <w:r>
              <w:rPr>
                <w:rFonts w:hint="eastAsia" w:ascii="宋体" w:hAnsi="宋体" w:eastAsia="宋体" w:cs="宋体"/>
                <w:b/>
                <w:color w:val="FF0000"/>
                <w:sz w:val="21"/>
                <w:szCs w:val="21"/>
                <w:highlight w:val="none"/>
                <w:lang w:val="en-US" w:eastAsia="zh-CN"/>
              </w:rPr>
              <w:t>，要求三聚氰胺饰面人造板的静曲强度≥13.6MPa，弹性模量≥2570MPa，内结合强度≥0.35MPa，2h吸水厚度膨胀率≤2.0%，含水率在8.9%-9.2%区间内、密度在0.68-0.70g/cm³区间内，表面胶合强度≥1.19MPa，握螺钉力板面≥1720N、板边≥1040N；表面耐冷热循环、表面耐划痕、表面耐磨、表面耐香烟灼烧、表面耐干热、表面耐污染腐蚀均合格，表面耐龟裂达到最好的5级，表面耐水蒸气检测合格，甲醛释放量（气候箱法）≤0.022mg/m³，挥发性有机化合物（72h）（苯、甲苯、二甲苯）均未检出，TVOC≤83 ug/m³。</w:t>
            </w:r>
          </w:p>
          <w:p>
            <w:pPr>
              <w:widowControl/>
              <w:jc w:val="left"/>
              <w:textAlignment w:val="center"/>
              <w:rPr>
                <w:rFonts w:hint="eastAsia" w:ascii="宋体" w:hAnsi="宋体" w:eastAsia="宋体" w:cs="宋体"/>
                <w:b/>
                <w:bCs/>
                <w:color w:val="FF0000"/>
                <w:kern w:val="0"/>
                <w:sz w:val="21"/>
                <w:szCs w:val="21"/>
                <w:highlight w:val="none"/>
                <w:lang w:bidi="ar"/>
              </w:rPr>
            </w:pPr>
            <w:r>
              <w:rPr>
                <w:rFonts w:hint="eastAsia" w:ascii="宋体" w:hAnsi="宋体" w:eastAsia="宋体" w:cs="宋体"/>
                <w:b/>
                <w:bCs/>
                <w:color w:val="FF0000"/>
                <w:kern w:val="0"/>
                <w:sz w:val="21"/>
                <w:szCs w:val="21"/>
                <w:highlight w:val="none"/>
                <w:lang w:bidi="ar"/>
              </w:rPr>
              <w:t>锁具的</w:t>
            </w:r>
            <w:r>
              <w:rPr>
                <w:rFonts w:hint="eastAsia" w:ascii="宋体" w:hAnsi="宋体" w:eastAsia="宋体" w:cs="宋体"/>
                <w:b/>
                <w:bCs/>
                <w:color w:val="FF0000"/>
                <w:kern w:val="0"/>
                <w:sz w:val="21"/>
                <w:szCs w:val="21"/>
                <w:lang w:bidi="ar"/>
              </w:rPr>
              <w:t>检验依据QB/T 1621-2015、</w:t>
            </w:r>
            <w:r>
              <w:rPr>
                <w:rFonts w:hint="eastAsia" w:ascii="宋体" w:hAnsi="宋体" w:eastAsia="宋体" w:cs="宋体"/>
                <w:b/>
                <w:bCs/>
                <w:color w:val="FF0000"/>
                <w:kern w:val="0"/>
                <w:sz w:val="21"/>
                <w:szCs w:val="21"/>
                <w:highlight w:val="none"/>
                <w:lang w:bidi="ar"/>
              </w:rPr>
              <w:t>QB/T 3832-1999、QB/T 3827-1999、GB/T 10125-2021</w:t>
            </w:r>
            <w:r>
              <w:rPr>
                <w:rFonts w:hint="eastAsia" w:ascii="宋体" w:hAnsi="宋体" w:eastAsia="宋体" w:cs="宋体"/>
                <w:b/>
                <w:bCs/>
                <w:color w:val="FF0000"/>
                <w:kern w:val="0"/>
                <w:sz w:val="21"/>
                <w:szCs w:val="21"/>
                <w:highlight w:val="none"/>
                <w:lang w:eastAsia="zh-CN" w:bidi="ar"/>
              </w:rPr>
              <w:t>，</w:t>
            </w:r>
            <w:r>
              <w:rPr>
                <w:rFonts w:hint="eastAsia" w:ascii="宋体" w:hAnsi="宋体" w:eastAsia="宋体" w:cs="宋体"/>
                <w:b/>
                <w:bCs/>
                <w:color w:val="FF0000"/>
                <w:kern w:val="0"/>
                <w:sz w:val="21"/>
                <w:szCs w:val="21"/>
                <w:highlight w:val="none"/>
                <w:lang w:val="en-US" w:eastAsia="zh-CN" w:bidi="ar"/>
              </w:rPr>
              <w:t>要求</w:t>
            </w:r>
            <w:r>
              <w:rPr>
                <w:rFonts w:hint="eastAsia" w:ascii="宋体" w:hAnsi="宋体" w:eastAsia="宋体" w:cs="宋体"/>
                <w:b/>
                <w:bCs/>
                <w:color w:val="FF0000"/>
                <w:kern w:val="0"/>
                <w:sz w:val="21"/>
                <w:szCs w:val="21"/>
                <w:highlight w:val="none"/>
                <w:lang w:bidi="ar"/>
              </w:rPr>
              <w:t>锁具的牢固度（锁头固定连接静拉力、锁头固定连接扭矩、锁芯拨动件扭矩、锁舌侧向静载荷、弹子锁、叶片锁使用寿命）检测合格；钥匙插拔旋转合格，叶片锁钥匙拔出静拉力≤2.8N，钥匙开启扭矩≤0.32N·m；外观质量（包括锁头、钥匙、涂层件、电镀件耐腐蚀）均检测合格；金属表面耐腐蚀（乙酸盐雾连续喷雾168小时）达到：涂层本身的耐腐蚀等级和涂层对基体的保护等级均为10级（10级最好，0级最差）；盐雾试验（铜加速乙酸盐雾连续喷雾24小时）达到涂层本身的耐腐蚀等级和涂层对基体的保护等级均为10级（10级最好，0级最差）。</w:t>
            </w:r>
          </w:p>
          <w:p>
            <w:pPr>
              <w:widowControl/>
              <w:jc w:val="left"/>
              <w:textAlignment w:val="center"/>
              <w:rPr>
                <w:rFonts w:hint="eastAsia" w:ascii="宋体" w:hAnsi="宋体" w:eastAsia="宋体" w:cs="宋体"/>
                <w:b/>
                <w:bCs/>
                <w:color w:val="FF0000"/>
                <w:kern w:val="0"/>
                <w:sz w:val="21"/>
                <w:szCs w:val="21"/>
                <w:highlight w:val="none"/>
                <w:lang w:val="en-US" w:eastAsia="zh-CN" w:bidi="ar"/>
              </w:rPr>
            </w:pPr>
            <w:r>
              <w:rPr>
                <w:rFonts w:hint="eastAsia" w:ascii="宋体" w:hAnsi="宋体" w:eastAsia="宋体" w:cs="宋体"/>
                <w:b/>
                <w:bCs/>
                <w:color w:val="FF0000"/>
                <w:kern w:val="0"/>
                <w:sz w:val="21"/>
                <w:szCs w:val="21"/>
                <w:highlight w:val="none"/>
                <w:lang w:val="en-US" w:eastAsia="zh-CN" w:bidi="ar"/>
              </w:rPr>
              <w:t>胶板文件柜的</w:t>
            </w:r>
            <w:r>
              <w:rPr>
                <w:rFonts w:hint="eastAsia" w:ascii="宋体" w:hAnsi="宋体" w:eastAsia="宋体" w:cs="宋体"/>
                <w:b/>
                <w:bCs/>
                <w:color w:val="FF0000"/>
                <w:kern w:val="0"/>
                <w:sz w:val="21"/>
                <w:szCs w:val="21"/>
                <w:highlight w:val="none"/>
                <w:lang w:bidi="ar"/>
              </w:rPr>
              <w:t>检验依据</w:t>
            </w:r>
            <w:r>
              <w:rPr>
                <w:rFonts w:hint="eastAsia" w:ascii="宋体" w:hAnsi="宋体" w:eastAsia="宋体" w:cs="宋体"/>
                <w:b/>
                <w:bCs/>
                <w:color w:val="FF0000"/>
                <w:kern w:val="0"/>
                <w:sz w:val="21"/>
                <w:szCs w:val="21"/>
                <w:highlight w:val="none"/>
                <w:lang w:val="en-US" w:eastAsia="zh-CN" w:bidi="ar"/>
              </w:rPr>
              <w:t>G</w:t>
            </w:r>
            <w:r>
              <w:rPr>
                <w:rFonts w:hint="eastAsia" w:ascii="宋体" w:hAnsi="宋体" w:eastAsia="宋体" w:cs="宋体"/>
                <w:b/>
                <w:bCs/>
                <w:color w:val="FF0000"/>
                <w:kern w:val="0"/>
                <w:sz w:val="21"/>
                <w:szCs w:val="21"/>
                <w:highlight w:val="none"/>
                <w:lang w:bidi="ar"/>
              </w:rPr>
              <w:t>B</w:t>
            </w:r>
            <w:r>
              <w:rPr>
                <w:rFonts w:hint="eastAsia" w:ascii="宋体" w:hAnsi="宋体" w:eastAsia="宋体" w:cs="宋体"/>
                <w:b/>
                <w:bCs/>
                <w:color w:val="FF0000"/>
                <w:kern w:val="0"/>
                <w:sz w:val="21"/>
                <w:szCs w:val="21"/>
                <w:highlight w:val="none"/>
                <w:lang w:val="en-US" w:eastAsia="zh-CN" w:bidi="ar"/>
              </w:rPr>
              <w:t xml:space="preserve"> 18584</w:t>
            </w:r>
            <w:r>
              <w:rPr>
                <w:rFonts w:hint="eastAsia" w:ascii="宋体" w:hAnsi="宋体" w:eastAsia="宋体" w:cs="宋体"/>
                <w:b/>
                <w:bCs/>
                <w:color w:val="FF0000"/>
                <w:kern w:val="0"/>
                <w:sz w:val="21"/>
                <w:szCs w:val="21"/>
                <w:highlight w:val="none"/>
                <w:lang w:bidi="ar"/>
              </w:rPr>
              <w:t>-20</w:t>
            </w:r>
            <w:r>
              <w:rPr>
                <w:rFonts w:hint="eastAsia" w:ascii="宋体" w:hAnsi="宋体" w:eastAsia="宋体" w:cs="宋体"/>
                <w:b/>
                <w:bCs/>
                <w:color w:val="FF0000"/>
                <w:kern w:val="0"/>
                <w:sz w:val="21"/>
                <w:szCs w:val="21"/>
                <w:highlight w:val="none"/>
                <w:lang w:val="en-US" w:eastAsia="zh-CN" w:bidi="ar"/>
              </w:rPr>
              <w:t>01、GB/T 35607-2017</w:t>
            </w:r>
            <w:r>
              <w:rPr>
                <w:rFonts w:hint="eastAsia" w:ascii="宋体" w:hAnsi="宋体" w:eastAsia="宋体" w:cs="宋体"/>
                <w:b/>
                <w:bCs/>
                <w:color w:val="FF0000"/>
                <w:kern w:val="0"/>
                <w:sz w:val="21"/>
                <w:szCs w:val="21"/>
                <w:highlight w:val="none"/>
                <w:lang w:eastAsia="zh-CN" w:bidi="ar"/>
              </w:rPr>
              <w:t>、</w:t>
            </w:r>
            <w:r>
              <w:rPr>
                <w:rFonts w:hint="eastAsia" w:ascii="宋体" w:hAnsi="宋体" w:eastAsia="宋体" w:cs="宋体"/>
                <w:b/>
                <w:bCs/>
                <w:color w:val="FF0000"/>
                <w:kern w:val="0"/>
                <w:sz w:val="21"/>
                <w:szCs w:val="21"/>
                <w:highlight w:val="none"/>
                <w:lang w:val="en-US" w:eastAsia="zh-CN" w:bidi="ar"/>
              </w:rPr>
              <w:t>GB/T 3324-2017，要求胶板文件柜的翘曲度合格；平整度≤0.15mm；邻边垂直度合格，位差度≤1.75mm；分缝≤1.85mm；底脚平稳性≤0.13mm；人造板件外观（干花、湿花、污斑、表面划痕、表面压痕、色差、鼓包、龟裂、分层）要求合格；五金件外观（电镀件、喷涂件、金属合金件）要求合格；塑料件外观合格；木工要求合格；软硬质覆面理化性能（耐冷热循环、耐干热不低于3级、耐湿热不低于3级、耐划痕、耐污染性能不低于3级、表面耐磨性、抗冲击不低于3级）均符合检测要求；结构安全性合格；</w:t>
            </w:r>
            <w:commentRangeStart w:id="20"/>
            <w:r>
              <w:rPr>
                <w:rFonts w:hint="eastAsia" w:ascii="宋体" w:hAnsi="宋体" w:eastAsia="宋体" w:cs="宋体"/>
                <w:b/>
                <w:bCs/>
                <w:color w:val="FF0000"/>
                <w:kern w:val="0"/>
                <w:sz w:val="21"/>
                <w:szCs w:val="21"/>
                <w:highlight w:val="none"/>
                <w:lang w:val="en-US" w:eastAsia="zh-CN" w:bidi="ar"/>
              </w:rPr>
              <w:t>甲醛释放量≤0.1mg/L</w:t>
            </w:r>
            <w:commentRangeEnd w:id="20"/>
            <w:r>
              <w:commentReference w:id="20"/>
            </w:r>
            <w:r>
              <w:rPr>
                <w:rFonts w:hint="eastAsia" w:ascii="宋体" w:hAnsi="宋体" w:eastAsia="宋体" w:cs="宋体"/>
                <w:b/>
                <w:bCs/>
                <w:color w:val="FF0000"/>
                <w:kern w:val="0"/>
                <w:sz w:val="21"/>
                <w:szCs w:val="21"/>
                <w:highlight w:val="none"/>
                <w:lang w:val="en-US" w:eastAsia="zh-CN" w:bidi="ar"/>
              </w:rPr>
              <w:t>；包装合格；柜类强度和耐久性（顶板和底板静载荷试验、结构和底架强度试验、跌落实验、拉门垂直加载试验、拉门水平加载试验、拉门猛关试验、门锁插销的强度试验、拉门耐久性试验、锁具插销装置耐久性试验）、柜类稳定性（非固定柜空载稳定性、非固定柜加载稳定性）均检测合格；</w:t>
            </w:r>
            <w:commentRangeStart w:id="21"/>
            <w:r>
              <w:rPr>
                <w:rFonts w:hint="eastAsia" w:ascii="宋体" w:hAnsi="宋体" w:eastAsia="宋体" w:cs="宋体"/>
                <w:b/>
                <w:bCs/>
                <w:color w:val="FF0000"/>
                <w:kern w:val="0"/>
                <w:sz w:val="21"/>
                <w:szCs w:val="21"/>
                <w:highlight w:val="none"/>
                <w:lang w:val="en-US" w:eastAsia="zh-CN" w:bidi="ar"/>
              </w:rPr>
              <w:t>甲醛释放量（GB/T 35607-2017）≤0.02mg/m³）</w:t>
            </w:r>
            <w:commentRangeEnd w:id="21"/>
            <w:r>
              <w:commentReference w:id="21"/>
            </w:r>
            <w:r>
              <w:rPr>
                <w:rFonts w:hint="eastAsia" w:ascii="宋体" w:hAnsi="宋体" w:eastAsia="宋体" w:cs="宋体"/>
                <w:b/>
                <w:bCs/>
                <w:color w:val="FF0000"/>
                <w:kern w:val="0"/>
                <w:sz w:val="21"/>
                <w:szCs w:val="21"/>
                <w:highlight w:val="none"/>
                <w:lang w:val="en-US" w:eastAsia="zh-CN" w:bidi="ar"/>
              </w:rPr>
              <w:t>；挥发性有机化合物苯未检出，甲苯≤0.006mg/m³，二甲苯≤0.009mg/m³，TVOC≤0.038mg/m³。</w:t>
            </w:r>
          </w:p>
          <w:p>
            <w:pPr>
              <w:widowControl/>
              <w:jc w:val="left"/>
              <w:textAlignment w:val="center"/>
              <w:rPr>
                <w:rFonts w:hint="eastAsia" w:ascii="宋体" w:hAnsi="宋体" w:eastAsia="宋体" w:cs="宋体"/>
                <w:color w:val="000000"/>
                <w:kern w:val="0"/>
                <w:sz w:val="21"/>
                <w:szCs w:val="21"/>
                <w:lang w:val="en-US" w:eastAsia="zh-CN" w:bidi="ar"/>
              </w:rPr>
            </w:pPr>
            <w:r>
              <w:rPr>
                <w:rFonts w:hint="eastAsia" w:ascii="宋体" w:hAnsi="宋体" w:eastAsia="宋体" w:cs="宋体"/>
                <w:b/>
                <w:bCs/>
                <w:color w:val="FF0000"/>
                <w:kern w:val="0"/>
                <w:sz w:val="21"/>
                <w:szCs w:val="21"/>
                <w:highlight w:val="none"/>
                <w:lang w:eastAsia="zh-CN" w:bidi="ar"/>
              </w:rPr>
              <w:t>【</w:t>
            </w:r>
            <w:r>
              <w:rPr>
                <w:rFonts w:hint="eastAsia" w:ascii="宋体" w:hAnsi="宋体" w:eastAsia="宋体" w:cs="宋体"/>
                <w:b/>
                <w:bCs/>
                <w:color w:val="FF0000"/>
                <w:kern w:val="0"/>
                <w:sz w:val="21"/>
                <w:szCs w:val="21"/>
                <w:highlight w:val="none"/>
                <w:lang w:bidi="ar"/>
              </w:rPr>
              <w:t>投标人需提供由第三方检测机构出具的具有 CMA或CNAS标识的</w:t>
            </w:r>
            <w:r>
              <w:rPr>
                <w:rFonts w:hint="eastAsia" w:ascii="宋体" w:hAnsi="宋体" w:eastAsia="宋体" w:cs="宋体"/>
                <w:b/>
                <w:bCs/>
                <w:color w:val="FF0000"/>
                <w:kern w:val="0"/>
                <w:sz w:val="21"/>
                <w:szCs w:val="21"/>
                <w:highlight w:val="none"/>
                <w:lang w:val="en-US" w:eastAsia="zh-CN" w:bidi="ar"/>
              </w:rPr>
              <w:t>符合上述检测依据和检测参数要求的</w:t>
            </w:r>
            <w:r>
              <w:rPr>
                <w:rFonts w:hint="eastAsia" w:ascii="宋体" w:hAnsi="宋体" w:eastAsia="宋体" w:cs="宋体"/>
                <w:b/>
                <w:bCs/>
                <w:color w:val="FF0000"/>
                <w:kern w:val="0"/>
                <w:sz w:val="21"/>
                <w:szCs w:val="21"/>
                <w:highlight w:val="none"/>
                <w:lang w:bidi="ar"/>
              </w:rPr>
              <w:t>检测报告扫描件（原件备查）和该检测报告在全国认证认可信息公共服务平台（http://cx.cnca.cn）查询截图（查询截图中的报告编号及检测机构名称应与检测报告一致）</w:t>
            </w:r>
            <w:r>
              <w:rPr>
                <w:rFonts w:hint="eastAsia" w:ascii="宋体" w:hAnsi="宋体" w:eastAsia="宋体" w:cs="宋体"/>
                <w:b/>
                <w:bCs/>
                <w:color w:val="FF0000"/>
                <w:kern w:val="0"/>
                <w:sz w:val="21"/>
                <w:szCs w:val="21"/>
                <w:highlight w:val="none"/>
                <w:lang w:eastAsia="zh-CN" w:bidi="ar"/>
              </w:rPr>
              <w:t>，检测报告需附有检测样品的图片。</w:t>
            </w:r>
            <w:r>
              <w:rPr>
                <w:rFonts w:hint="eastAsia" w:ascii="宋体" w:hAnsi="宋体" w:eastAsia="宋体" w:cs="宋体"/>
                <w:b/>
                <w:bCs/>
                <w:color w:val="FF0000"/>
                <w:kern w:val="0"/>
                <w:sz w:val="21"/>
                <w:szCs w:val="21"/>
                <w:lang w:bidi="ar"/>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150" w:author="王秀子" w:date="2023-07-06T10:28:58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trHeight w:val="330" w:hRule="atLeast"/>
          <w:trPrChange w:id="150" w:author="王秀子" w:date="2023-07-06T10:28:58Z">
            <w:trPr>
              <w:trHeight w:val="330" w:hRule="atLeast"/>
            </w:trPr>
          </w:trPrChange>
        </w:trPr>
        <w:tc>
          <w:tcPr>
            <w:tcW w:w="531" w:type="pct"/>
            <w:vMerge w:val="restart"/>
            <w:vAlign w:val="center"/>
            <w:tcPrChange w:id="151" w:author="王秀子" w:date="2023-07-06T10:28:58Z">
              <w:tcPr>
                <w:tcW w:w="531" w:type="pct"/>
                <w:vMerge w:val="restart"/>
                <w:vAlign w:val="center"/>
              </w:tcPr>
            </w:tcPrChange>
          </w:tcPr>
          <w:p>
            <w:pPr>
              <w:widowControl/>
              <w:jc w:val="center"/>
              <w:textAlignment w:val="center"/>
              <w:rPr>
                <w:rFonts w:hint="eastAsia" w:ascii="宋体" w:hAnsi="宋体" w:eastAsia="宋体" w:cs="宋体"/>
                <w:sz w:val="21"/>
                <w:szCs w:val="21"/>
              </w:rPr>
            </w:pPr>
            <w:r>
              <w:rPr>
                <w:rFonts w:hint="eastAsia" w:ascii="宋体" w:hAnsi="宋体" w:eastAsia="宋体" w:cs="宋体"/>
                <w:color w:val="000000"/>
                <w:kern w:val="0"/>
                <w:sz w:val="21"/>
                <w:szCs w:val="21"/>
                <w:lang w:bidi="ar"/>
              </w:rPr>
              <w:t>6</w:t>
            </w:r>
          </w:p>
        </w:tc>
        <w:tc>
          <w:tcPr>
            <w:tcW w:w="1170" w:type="pct"/>
            <w:vMerge w:val="restart"/>
            <w:vAlign w:val="center"/>
            <w:tcPrChange w:id="152" w:author="王秀子" w:date="2023-07-06T10:28:58Z">
              <w:tcPr>
                <w:tcW w:w="1170" w:type="pct"/>
                <w:vMerge w:val="restart"/>
                <w:vAlign w:val="center"/>
              </w:tcPr>
            </w:tcPrChange>
          </w:tcPr>
          <w:p>
            <w:pPr>
              <w:widowControl/>
              <w:jc w:val="center"/>
              <w:textAlignment w:val="center"/>
              <w:rPr>
                <w:rFonts w:hint="eastAsia" w:ascii="宋体" w:hAnsi="宋体" w:eastAsia="宋体" w:cs="宋体"/>
                <w:sz w:val="21"/>
                <w:szCs w:val="21"/>
              </w:rPr>
            </w:pPr>
            <w:r>
              <w:rPr>
                <w:rFonts w:hint="eastAsia" w:ascii="宋体" w:hAnsi="宋体" w:eastAsia="宋体" w:cs="宋体"/>
                <w:sz w:val="21"/>
                <w:szCs w:val="21"/>
              </w:rPr>
              <w:t>茶水柜1</w:t>
            </w:r>
          </w:p>
          <w:p>
            <w:pPr>
              <w:widowControl w:val="0"/>
              <w:spacing w:line="360" w:lineRule="auto"/>
              <w:jc w:val="center"/>
              <w:rPr>
                <w:rFonts w:hint="eastAsia" w:ascii="宋体" w:hAnsi="宋体" w:eastAsia="宋体" w:cs="宋体"/>
                <w:b/>
                <w:bCs/>
                <w:kern w:val="2"/>
                <w:sz w:val="21"/>
                <w:szCs w:val="21"/>
                <w:lang w:val="en-US" w:eastAsia="zh-CN" w:bidi="ar-SA"/>
              </w:rPr>
            </w:pPr>
            <w:r>
              <w:rPr>
                <w:rFonts w:hint="eastAsia" w:ascii="宋体" w:hAnsi="宋体" w:eastAsia="宋体" w:cs="宋体"/>
                <w:b/>
                <w:bCs/>
                <w:kern w:val="2"/>
                <w:sz w:val="21"/>
                <w:szCs w:val="21"/>
                <w:lang w:val="en-US" w:eastAsia="zh-CN" w:bidi="ar-SA"/>
              </w:rPr>
              <w:drawing>
                <wp:inline distT="0" distB="0" distL="114300" distR="114300">
                  <wp:extent cx="689610" cy="817880"/>
                  <wp:effectExtent l="0" t="0" r="11430" b="5080"/>
                  <wp:docPr id="21418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82" name="图片 10"/>
                          <pic:cNvPicPr>
                            <a:picLocks noChangeAspect="1"/>
                          </pic:cNvPicPr>
                        </pic:nvPicPr>
                        <pic:blipFill>
                          <a:blip r:embed="rId13"/>
                          <a:stretch>
                            <a:fillRect/>
                          </a:stretch>
                        </pic:blipFill>
                        <pic:spPr>
                          <a:xfrm>
                            <a:off x="0" y="0"/>
                            <a:ext cx="689610" cy="817880"/>
                          </a:xfrm>
                          <a:prstGeom prst="rect">
                            <a:avLst/>
                          </a:prstGeom>
                          <a:noFill/>
                          <a:ln w="9525">
                            <a:noFill/>
                          </a:ln>
                        </pic:spPr>
                      </pic:pic>
                    </a:graphicData>
                  </a:graphic>
                </wp:inline>
              </w:drawing>
            </w:r>
          </w:p>
        </w:tc>
        <w:tc>
          <w:tcPr>
            <w:tcW w:w="3298" w:type="pct"/>
            <w:vAlign w:val="center"/>
            <w:tcPrChange w:id="153" w:author="王秀子" w:date="2023-07-06T10:28:58Z">
              <w:tcPr>
                <w:tcW w:w="3297" w:type="pct"/>
                <w:vAlign w:val="center"/>
              </w:tcPr>
            </w:tcPrChange>
          </w:tcPr>
          <w:p>
            <w:pPr>
              <w:widowControl/>
              <w:jc w:val="left"/>
              <w:textAlignment w:val="center"/>
              <w:rPr>
                <w:rFonts w:hint="eastAsia" w:ascii="宋体" w:hAnsi="宋体" w:eastAsia="宋体" w:cs="宋体"/>
                <w:sz w:val="21"/>
                <w:szCs w:val="21"/>
              </w:rPr>
            </w:pPr>
            <w:r>
              <w:rPr>
                <w:rFonts w:hint="eastAsia" w:ascii="宋体" w:hAnsi="宋体" w:eastAsia="宋体" w:cs="宋体"/>
                <w:color w:val="000000"/>
                <w:kern w:val="0"/>
                <w:sz w:val="21"/>
                <w:szCs w:val="21"/>
                <w:lang w:bidi="ar"/>
              </w:rPr>
              <w:t>1.规格：（W800*D350*H800）mm±10mm；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154" w:author="王秀子" w:date="2023-07-06T10:28:58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trHeight w:val="261" w:hRule="atLeast"/>
          <w:trPrChange w:id="154" w:author="王秀子" w:date="2023-07-06T10:28:58Z">
            <w:trPr>
              <w:trHeight w:val="261" w:hRule="atLeast"/>
            </w:trPr>
          </w:trPrChange>
        </w:trPr>
        <w:tc>
          <w:tcPr>
            <w:tcW w:w="531" w:type="pct"/>
            <w:vMerge w:val="continue"/>
            <w:vAlign w:val="center"/>
            <w:tcPrChange w:id="155" w:author="王秀子" w:date="2023-07-06T10:28:58Z">
              <w:tcPr>
                <w:tcW w:w="531" w:type="pct"/>
                <w:vMerge w:val="continue"/>
                <w:vAlign w:val="center"/>
              </w:tcPr>
            </w:tcPrChange>
          </w:tcPr>
          <w:p>
            <w:pPr>
              <w:widowControl/>
              <w:jc w:val="left"/>
              <w:textAlignment w:val="center"/>
              <w:rPr>
                <w:rFonts w:hint="eastAsia" w:ascii="宋体" w:hAnsi="宋体" w:eastAsia="宋体" w:cs="宋体"/>
                <w:sz w:val="21"/>
                <w:szCs w:val="21"/>
              </w:rPr>
            </w:pPr>
          </w:p>
        </w:tc>
        <w:tc>
          <w:tcPr>
            <w:tcW w:w="1170" w:type="pct"/>
            <w:vMerge w:val="continue"/>
            <w:vAlign w:val="center"/>
            <w:tcPrChange w:id="156" w:author="王秀子" w:date="2023-07-06T10:28:58Z">
              <w:tcPr>
                <w:tcW w:w="1170" w:type="pct"/>
                <w:vMerge w:val="continue"/>
                <w:vAlign w:val="center"/>
              </w:tcPr>
            </w:tcPrChange>
          </w:tcPr>
          <w:p>
            <w:pPr>
              <w:widowControl/>
              <w:jc w:val="left"/>
              <w:textAlignment w:val="center"/>
              <w:rPr>
                <w:rFonts w:hint="eastAsia" w:ascii="宋体" w:hAnsi="宋体" w:eastAsia="宋体" w:cs="宋体"/>
                <w:sz w:val="21"/>
                <w:szCs w:val="21"/>
              </w:rPr>
            </w:pPr>
          </w:p>
        </w:tc>
        <w:tc>
          <w:tcPr>
            <w:tcW w:w="3298" w:type="pct"/>
            <w:vAlign w:val="center"/>
            <w:tcPrChange w:id="157" w:author="王秀子" w:date="2023-07-06T10:28:58Z">
              <w:tcPr>
                <w:tcW w:w="3297" w:type="pct"/>
                <w:vAlign w:val="center"/>
              </w:tcPr>
            </w:tcPrChange>
          </w:tcPr>
          <w:p>
            <w:pPr>
              <w:widowControl/>
              <w:jc w:val="left"/>
              <w:textAlignment w:val="center"/>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2.柜体采用E1级环保实木颗粒板；封边采用2mm厚PVC封边。采用高温封边热溶胶，经全自动封边机热压与板材粘连无丝无缝；顶部增加一块同尺寸人造石，三边人造石围挡。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158" w:author="王秀子" w:date="2023-07-06T10:28:58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trHeight w:val="90" w:hRule="atLeast"/>
          <w:trPrChange w:id="158" w:author="王秀子" w:date="2023-07-06T10:28:58Z">
            <w:trPr>
              <w:trHeight w:val="90" w:hRule="atLeast"/>
            </w:trPr>
          </w:trPrChange>
        </w:trPr>
        <w:tc>
          <w:tcPr>
            <w:tcW w:w="531" w:type="pct"/>
            <w:vMerge w:val="continue"/>
            <w:vAlign w:val="center"/>
            <w:tcPrChange w:id="159" w:author="王秀子" w:date="2023-07-06T10:28:58Z">
              <w:tcPr>
                <w:tcW w:w="531" w:type="pct"/>
                <w:vMerge w:val="continue"/>
                <w:vAlign w:val="center"/>
              </w:tcPr>
            </w:tcPrChange>
          </w:tcPr>
          <w:p>
            <w:pPr>
              <w:widowControl/>
              <w:jc w:val="left"/>
              <w:textAlignment w:val="center"/>
              <w:rPr>
                <w:rFonts w:hint="eastAsia" w:ascii="宋体" w:hAnsi="宋体" w:eastAsia="宋体" w:cs="宋体"/>
                <w:sz w:val="21"/>
                <w:szCs w:val="21"/>
              </w:rPr>
            </w:pPr>
          </w:p>
        </w:tc>
        <w:tc>
          <w:tcPr>
            <w:tcW w:w="1170" w:type="pct"/>
            <w:vMerge w:val="continue"/>
            <w:vAlign w:val="center"/>
            <w:tcPrChange w:id="160" w:author="王秀子" w:date="2023-07-06T10:28:58Z">
              <w:tcPr>
                <w:tcW w:w="1170" w:type="pct"/>
                <w:vMerge w:val="continue"/>
                <w:vAlign w:val="center"/>
              </w:tcPr>
            </w:tcPrChange>
          </w:tcPr>
          <w:p>
            <w:pPr>
              <w:widowControl/>
              <w:jc w:val="left"/>
              <w:textAlignment w:val="center"/>
              <w:rPr>
                <w:rFonts w:hint="eastAsia" w:ascii="宋体" w:hAnsi="宋体" w:eastAsia="宋体" w:cs="宋体"/>
                <w:sz w:val="21"/>
                <w:szCs w:val="21"/>
              </w:rPr>
            </w:pPr>
          </w:p>
        </w:tc>
        <w:tc>
          <w:tcPr>
            <w:tcW w:w="3298" w:type="pct"/>
            <w:vAlign w:val="center"/>
            <w:tcPrChange w:id="161" w:author="王秀子" w:date="2023-07-06T10:28:58Z">
              <w:tcPr>
                <w:tcW w:w="3297" w:type="pct"/>
                <w:vAlign w:val="center"/>
              </w:tcPr>
            </w:tcPrChange>
          </w:tcPr>
          <w:p>
            <w:pPr>
              <w:widowControl/>
              <w:jc w:val="left"/>
              <w:textAlignment w:val="center"/>
              <w:rPr>
                <w:rFonts w:hint="eastAsia" w:ascii="宋体" w:hAnsi="宋体" w:eastAsia="宋体" w:cs="宋体"/>
                <w:b/>
                <w:bCs/>
                <w:color w:val="FF0000"/>
                <w:kern w:val="0"/>
                <w:sz w:val="21"/>
                <w:szCs w:val="21"/>
                <w:highlight w:val="none"/>
                <w:lang w:bidi="ar"/>
              </w:rPr>
            </w:pPr>
            <w:r>
              <w:rPr>
                <w:rFonts w:hint="eastAsia" w:ascii="宋体" w:hAnsi="宋体" w:eastAsia="宋体" w:cs="宋体"/>
                <w:b/>
                <w:bCs/>
                <w:color w:val="FF0000"/>
                <w:kern w:val="0"/>
                <w:sz w:val="21"/>
                <w:szCs w:val="21"/>
                <w:lang w:bidi="ar"/>
              </w:rPr>
              <w:t>▲</w:t>
            </w:r>
            <w:r>
              <w:rPr>
                <w:rFonts w:hint="eastAsia" w:ascii="宋体" w:hAnsi="宋体" w:eastAsia="宋体" w:cs="宋体"/>
                <w:b/>
                <w:bCs/>
                <w:color w:val="FF0000"/>
                <w:kern w:val="0"/>
                <w:sz w:val="21"/>
                <w:szCs w:val="21"/>
                <w:lang w:val="en-US" w:eastAsia="zh-CN" w:bidi="ar"/>
              </w:rPr>
              <w:t>3.</w:t>
            </w:r>
            <w:r>
              <w:rPr>
                <w:rFonts w:hint="eastAsia" w:ascii="宋体" w:hAnsi="宋体" w:eastAsia="宋体" w:cs="宋体"/>
                <w:b/>
                <w:bCs/>
                <w:color w:val="FF0000"/>
                <w:kern w:val="0"/>
                <w:sz w:val="21"/>
                <w:szCs w:val="21"/>
                <w:lang w:bidi="ar"/>
              </w:rPr>
              <w:t>提供符合以下要求的</w:t>
            </w:r>
            <w:r>
              <w:rPr>
                <w:rFonts w:hint="eastAsia" w:ascii="宋体" w:hAnsi="宋体" w:eastAsia="宋体" w:cs="宋体"/>
                <w:b/>
                <w:bCs/>
                <w:color w:val="FF0000"/>
                <w:kern w:val="0"/>
                <w:sz w:val="21"/>
                <w:szCs w:val="21"/>
                <w:highlight w:val="none"/>
                <w:lang w:bidi="ar"/>
              </w:rPr>
              <w:t>检测报告：</w:t>
            </w:r>
          </w:p>
          <w:p>
            <w:pPr>
              <w:widowControl/>
              <w:jc w:val="left"/>
              <w:textAlignment w:val="center"/>
              <w:rPr>
                <w:rFonts w:hint="eastAsia" w:ascii="宋体" w:hAnsi="宋体" w:eastAsia="宋体" w:cs="宋体"/>
                <w:b/>
                <w:bCs/>
                <w:color w:val="FF0000"/>
                <w:kern w:val="0"/>
                <w:sz w:val="21"/>
                <w:szCs w:val="21"/>
                <w:highlight w:val="none"/>
                <w:lang w:val="en-US" w:eastAsia="zh-CN" w:bidi="ar"/>
              </w:rPr>
            </w:pPr>
            <w:r>
              <w:rPr>
                <w:rFonts w:hint="eastAsia" w:ascii="宋体" w:hAnsi="宋体" w:eastAsia="宋体" w:cs="宋体"/>
                <w:b/>
                <w:bCs/>
                <w:color w:val="FF0000"/>
                <w:kern w:val="0"/>
                <w:sz w:val="21"/>
                <w:szCs w:val="21"/>
                <w:highlight w:val="none"/>
                <w:lang w:val="en-US" w:eastAsia="zh-CN" w:bidi="ar"/>
              </w:rPr>
              <w:t>人造石的检测依据GB 6566-2010，要求人造石的放射性A类IRa≤0.0、IY≤0.0。热熔胶的检测依据：GB 18583-2008，要求热熔胶的苯＜0.01g/kg，甲苯＋二甲苯＜0.04g/kg，（二氯甲烷、1,2-二氯乙烷、1,1,2-三氯乙烷、三氯乙烯）＜0.1g/kg，总挥发性有机物＜5g/kg。</w:t>
            </w:r>
          </w:p>
          <w:p>
            <w:pPr>
              <w:widowControl/>
              <w:jc w:val="left"/>
              <w:textAlignment w:val="center"/>
              <w:rPr>
                <w:rFonts w:hint="eastAsia" w:ascii="宋体" w:hAnsi="宋体" w:eastAsia="宋体" w:cs="宋体"/>
                <w:b/>
                <w:bCs/>
                <w:color w:val="FF0000"/>
                <w:kern w:val="0"/>
                <w:sz w:val="21"/>
                <w:szCs w:val="21"/>
                <w:highlight w:val="none"/>
                <w:lang w:bidi="ar"/>
              </w:rPr>
            </w:pPr>
            <w:r>
              <w:rPr>
                <w:rFonts w:hint="eastAsia" w:ascii="宋体" w:hAnsi="宋体" w:eastAsia="宋体" w:cs="宋体"/>
                <w:b/>
                <w:bCs/>
                <w:color w:val="FF0000"/>
                <w:kern w:val="0"/>
                <w:sz w:val="21"/>
                <w:szCs w:val="21"/>
                <w:highlight w:val="none"/>
                <w:lang w:val="en-US" w:eastAsia="zh-CN" w:bidi="ar"/>
              </w:rPr>
              <w:t>茶水柜的</w:t>
            </w:r>
            <w:r>
              <w:rPr>
                <w:rFonts w:hint="eastAsia" w:ascii="宋体" w:hAnsi="宋体" w:eastAsia="宋体" w:cs="宋体"/>
                <w:b/>
                <w:bCs/>
                <w:color w:val="FF0000"/>
                <w:kern w:val="0"/>
                <w:sz w:val="21"/>
                <w:szCs w:val="21"/>
                <w:highlight w:val="none"/>
                <w:lang w:bidi="ar"/>
              </w:rPr>
              <w:t>检验依据GB 18584-2001、GB/T 3324-2017，</w:t>
            </w:r>
            <w:r>
              <w:rPr>
                <w:rFonts w:hint="eastAsia" w:ascii="宋体" w:hAnsi="宋体" w:eastAsia="宋体" w:cs="宋体"/>
                <w:b/>
                <w:bCs/>
                <w:color w:val="FF0000"/>
                <w:kern w:val="0"/>
                <w:sz w:val="21"/>
                <w:szCs w:val="21"/>
                <w:highlight w:val="none"/>
                <w:lang w:val="en-US" w:eastAsia="zh-CN" w:bidi="ar"/>
              </w:rPr>
              <w:t>要求茶水柜的翘曲度合格</w:t>
            </w:r>
            <w:r>
              <w:rPr>
                <w:rFonts w:hint="eastAsia" w:ascii="宋体" w:hAnsi="宋体" w:eastAsia="宋体" w:cs="宋体"/>
                <w:b/>
                <w:bCs/>
                <w:color w:val="FF0000"/>
                <w:kern w:val="0"/>
                <w:sz w:val="21"/>
                <w:szCs w:val="21"/>
                <w:highlight w:val="none"/>
                <w:lang w:eastAsia="zh-CN" w:bidi="ar"/>
              </w:rPr>
              <w:t>、</w:t>
            </w:r>
            <w:r>
              <w:rPr>
                <w:rFonts w:hint="eastAsia" w:ascii="宋体" w:hAnsi="宋体" w:eastAsia="宋体" w:cs="宋体"/>
                <w:b/>
                <w:bCs/>
                <w:color w:val="FF0000"/>
                <w:kern w:val="0"/>
                <w:sz w:val="21"/>
                <w:szCs w:val="21"/>
                <w:highlight w:val="none"/>
                <w:lang w:val="en-US" w:eastAsia="zh-CN" w:bidi="ar"/>
              </w:rPr>
              <w:t>平整度≤0.06mm、领边垂直度合格、底脚平稳性≤0.20mm；</w:t>
            </w:r>
            <w:r>
              <w:rPr>
                <w:rFonts w:hint="eastAsia" w:ascii="宋体" w:hAnsi="宋体" w:eastAsia="宋体" w:cs="宋体"/>
                <w:b/>
                <w:bCs/>
                <w:color w:val="FF0000"/>
                <w:kern w:val="0"/>
                <w:sz w:val="21"/>
                <w:szCs w:val="21"/>
                <w:highlight w:val="none"/>
                <w:lang w:eastAsia="zh-CN" w:bidi="ar"/>
              </w:rPr>
              <w:t>人造板件外观</w:t>
            </w:r>
            <w:r>
              <w:rPr>
                <w:rFonts w:hint="eastAsia" w:ascii="宋体" w:hAnsi="宋体" w:eastAsia="宋体" w:cs="宋体"/>
                <w:b/>
                <w:bCs/>
                <w:color w:val="FF0000"/>
                <w:kern w:val="0"/>
                <w:sz w:val="21"/>
                <w:szCs w:val="21"/>
                <w:highlight w:val="none"/>
                <w:lang w:val="en-US" w:eastAsia="zh-CN" w:bidi="ar"/>
              </w:rPr>
              <w:t>合格</w:t>
            </w:r>
            <w:r>
              <w:rPr>
                <w:rFonts w:hint="eastAsia" w:ascii="宋体" w:hAnsi="宋体" w:eastAsia="宋体" w:cs="宋体"/>
                <w:b/>
                <w:bCs/>
                <w:color w:val="FF0000"/>
                <w:kern w:val="0"/>
                <w:sz w:val="21"/>
                <w:szCs w:val="21"/>
                <w:highlight w:val="none"/>
                <w:lang w:eastAsia="zh-CN" w:bidi="ar"/>
              </w:rPr>
              <w:t>、五金件外观（</w:t>
            </w:r>
            <w:r>
              <w:rPr>
                <w:rFonts w:hint="eastAsia" w:ascii="宋体" w:hAnsi="宋体" w:eastAsia="宋体" w:cs="宋体"/>
                <w:b/>
                <w:bCs/>
                <w:color w:val="FF0000"/>
                <w:kern w:val="0"/>
                <w:sz w:val="21"/>
                <w:szCs w:val="21"/>
                <w:highlight w:val="none"/>
                <w:lang w:val="en-US" w:eastAsia="zh-CN" w:bidi="ar"/>
              </w:rPr>
              <w:t>包括电镀件、喷涂件、金属合金件</w:t>
            </w:r>
            <w:r>
              <w:rPr>
                <w:rFonts w:hint="eastAsia" w:ascii="宋体" w:hAnsi="宋体" w:eastAsia="宋体" w:cs="宋体"/>
                <w:b/>
                <w:bCs/>
                <w:color w:val="FF0000"/>
                <w:kern w:val="0"/>
                <w:sz w:val="21"/>
                <w:szCs w:val="21"/>
                <w:highlight w:val="none"/>
                <w:lang w:eastAsia="zh-CN" w:bidi="ar"/>
              </w:rPr>
              <w:t>）</w:t>
            </w:r>
            <w:r>
              <w:rPr>
                <w:rFonts w:hint="eastAsia" w:ascii="宋体" w:hAnsi="宋体" w:eastAsia="宋体" w:cs="宋体"/>
                <w:b/>
                <w:bCs/>
                <w:color w:val="FF0000"/>
                <w:kern w:val="0"/>
                <w:sz w:val="21"/>
                <w:szCs w:val="21"/>
                <w:highlight w:val="none"/>
                <w:lang w:val="en-US" w:eastAsia="zh-CN" w:bidi="ar"/>
              </w:rPr>
              <w:t>合格</w:t>
            </w:r>
            <w:r>
              <w:rPr>
                <w:rFonts w:hint="eastAsia" w:ascii="宋体" w:hAnsi="宋体" w:eastAsia="宋体" w:cs="宋体"/>
                <w:b/>
                <w:bCs/>
                <w:color w:val="FF0000"/>
                <w:kern w:val="0"/>
                <w:sz w:val="21"/>
                <w:szCs w:val="21"/>
                <w:highlight w:val="none"/>
                <w:lang w:eastAsia="zh-CN" w:bidi="ar"/>
              </w:rPr>
              <w:t>；</w:t>
            </w:r>
            <w:r>
              <w:rPr>
                <w:rFonts w:hint="eastAsia" w:ascii="宋体" w:hAnsi="宋体" w:eastAsia="宋体" w:cs="宋体"/>
                <w:b/>
                <w:bCs/>
                <w:color w:val="FF0000"/>
                <w:kern w:val="0"/>
                <w:sz w:val="21"/>
                <w:szCs w:val="21"/>
                <w:highlight w:val="none"/>
                <w:lang w:val="en-US" w:eastAsia="zh-CN" w:bidi="ar"/>
              </w:rPr>
              <w:t>塑料件外观合格；</w:t>
            </w:r>
            <w:r>
              <w:rPr>
                <w:rFonts w:hint="eastAsia" w:ascii="宋体" w:hAnsi="宋体" w:eastAsia="宋体" w:cs="宋体"/>
                <w:b/>
                <w:bCs/>
                <w:color w:val="FF0000"/>
                <w:kern w:val="0"/>
                <w:sz w:val="21"/>
                <w:szCs w:val="21"/>
                <w:highlight w:val="none"/>
                <w:lang w:eastAsia="zh-CN" w:bidi="ar"/>
              </w:rPr>
              <w:t>木工要求</w:t>
            </w:r>
            <w:r>
              <w:rPr>
                <w:rFonts w:hint="eastAsia" w:ascii="宋体" w:hAnsi="宋体" w:eastAsia="宋体" w:cs="宋体"/>
                <w:b/>
                <w:bCs/>
                <w:color w:val="FF0000"/>
                <w:kern w:val="0"/>
                <w:sz w:val="21"/>
                <w:szCs w:val="21"/>
                <w:highlight w:val="none"/>
                <w:lang w:val="en-US" w:eastAsia="zh-CN" w:bidi="ar"/>
              </w:rPr>
              <w:t>合格；软硬质覆面理化性能（耐冷热循环合格，耐干热、耐湿热不低于4级，耐划痕合格，耐污染性能不低于5级，表面耐磨性合格，抗冲击≥2级）；结构安全合格；甲醛释放量≤0.1mg/L；</w:t>
            </w:r>
            <w:r>
              <w:rPr>
                <w:rFonts w:hint="eastAsia" w:ascii="宋体" w:hAnsi="宋体" w:eastAsia="宋体" w:cs="宋体"/>
                <w:b/>
                <w:bCs/>
                <w:color w:val="FF0000"/>
                <w:kern w:val="0"/>
                <w:sz w:val="21"/>
                <w:szCs w:val="21"/>
                <w:highlight w:val="none"/>
                <w:lang w:eastAsia="zh-CN" w:bidi="ar"/>
              </w:rPr>
              <w:t>包装</w:t>
            </w:r>
            <w:r>
              <w:rPr>
                <w:rFonts w:hint="eastAsia" w:ascii="宋体" w:hAnsi="宋体" w:eastAsia="宋体" w:cs="宋体"/>
                <w:b/>
                <w:bCs/>
                <w:color w:val="FF0000"/>
                <w:kern w:val="0"/>
                <w:sz w:val="21"/>
                <w:szCs w:val="21"/>
                <w:highlight w:val="none"/>
                <w:lang w:val="en-US" w:eastAsia="zh-CN" w:bidi="ar"/>
              </w:rPr>
              <w:t>合格；</w:t>
            </w:r>
            <w:r>
              <w:rPr>
                <w:rFonts w:hint="eastAsia" w:ascii="宋体" w:hAnsi="宋体" w:eastAsia="宋体" w:cs="宋体"/>
                <w:b/>
                <w:bCs/>
                <w:color w:val="FF0000"/>
                <w:kern w:val="0"/>
                <w:sz w:val="21"/>
                <w:szCs w:val="21"/>
                <w:highlight w:val="none"/>
                <w:lang w:eastAsia="zh-CN" w:bidi="ar"/>
              </w:rPr>
              <w:t>力学性能（</w:t>
            </w:r>
            <w:r>
              <w:rPr>
                <w:rFonts w:hint="eastAsia" w:ascii="宋体" w:hAnsi="宋体" w:eastAsia="宋体" w:cs="宋体"/>
                <w:b/>
                <w:bCs/>
                <w:color w:val="FF0000"/>
                <w:kern w:val="0"/>
                <w:sz w:val="21"/>
                <w:szCs w:val="21"/>
                <w:highlight w:val="none"/>
                <w:lang w:val="en-US" w:eastAsia="zh-CN" w:bidi="ar"/>
              </w:rPr>
              <w:t>搁板支承件强度试验、顶板和底板静载荷试验、结构和底架强度试验、跌落实验、拉门垂直加载试验、拉门水平加载试验、拉门猛关试验、搁板垂直加载稳定性试验、活动部件关闭时的空载稳定性试验、活动部件打开时的空载稳定性试验、活动部件关闭时的加载稳定性试验、活动部件打开时的加载稳定性试验</w:t>
            </w:r>
            <w:r>
              <w:rPr>
                <w:rFonts w:hint="eastAsia" w:ascii="宋体" w:hAnsi="宋体" w:eastAsia="宋体" w:cs="宋体"/>
                <w:b/>
                <w:bCs/>
                <w:color w:val="FF0000"/>
                <w:kern w:val="0"/>
                <w:sz w:val="21"/>
                <w:szCs w:val="21"/>
                <w:highlight w:val="none"/>
                <w:lang w:eastAsia="zh-CN" w:bidi="ar"/>
              </w:rPr>
              <w:t>）</w:t>
            </w:r>
            <w:r>
              <w:rPr>
                <w:rFonts w:hint="eastAsia" w:ascii="宋体" w:hAnsi="宋体" w:eastAsia="宋体" w:cs="宋体"/>
                <w:b/>
                <w:bCs/>
                <w:color w:val="FF0000"/>
                <w:kern w:val="0"/>
                <w:sz w:val="21"/>
                <w:szCs w:val="21"/>
                <w:highlight w:val="none"/>
                <w:lang w:val="en-US" w:eastAsia="zh-CN" w:bidi="ar"/>
              </w:rPr>
              <w:t>均</w:t>
            </w:r>
            <w:r>
              <w:rPr>
                <w:rFonts w:hint="eastAsia" w:ascii="宋体" w:hAnsi="宋体" w:eastAsia="宋体" w:cs="宋体"/>
                <w:b/>
                <w:bCs/>
                <w:color w:val="FF0000"/>
                <w:kern w:val="0"/>
                <w:sz w:val="21"/>
                <w:szCs w:val="21"/>
                <w:highlight w:val="none"/>
                <w:lang w:eastAsia="zh-CN" w:bidi="ar"/>
              </w:rPr>
              <w:t>合格</w:t>
            </w:r>
            <w:r>
              <w:rPr>
                <w:rFonts w:hint="eastAsia" w:ascii="宋体" w:hAnsi="宋体" w:eastAsia="宋体" w:cs="宋体"/>
                <w:b/>
                <w:bCs/>
                <w:color w:val="FF0000"/>
                <w:kern w:val="0"/>
                <w:sz w:val="21"/>
                <w:szCs w:val="21"/>
                <w:highlight w:val="none"/>
                <w:lang w:bidi="ar"/>
              </w:rPr>
              <w:t>。</w:t>
            </w:r>
          </w:p>
          <w:p>
            <w:pPr>
              <w:widowControl/>
              <w:jc w:val="left"/>
              <w:textAlignment w:val="center"/>
              <w:rPr>
                <w:rFonts w:hint="eastAsia" w:ascii="宋体" w:hAnsi="宋体" w:eastAsia="宋体" w:cs="宋体"/>
                <w:color w:val="000000"/>
                <w:kern w:val="0"/>
                <w:sz w:val="21"/>
                <w:szCs w:val="21"/>
                <w:lang w:bidi="ar"/>
              </w:rPr>
            </w:pPr>
            <w:r>
              <w:rPr>
                <w:rFonts w:hint="eastAsia" w:ascii="宋体" w:hAnsi="宋体" w:eastAsia="宋体" w:cs="宋体"/>
                <w:b/>
                <w:bCs/>
                <w:color w:val="FF0000"/>
                <w:kern w:val="0"/>
                <w:sz w:val="21"/>
                <w:szCs w:val="21"/>
                <w:highlight w:val="none"/>
                <w:lang w:eastAsia="zh-CN" w:bidi="ar"/>
              </w:rPr>
              <w:t>【</w:t>
            </w:r>
            <w:r>
              <w:rPr>
                <w:rFonts w:hint="eastAsia" w:ascii="宋体" w:hAnsi="宋体" w:eastAsia="宋体" w:cs="宋体"/>
                <w:b/>
                <w:bCs/>
                <w:color w:val="FF0000"/>
                <w:kern w:val="0"/>
                <w:sz w:val="21"/>
                <w:szCs w:val="21"/>
                <w:highlight w:val="none"/>
                <w:lang w:bidi="ar"/>
              </w:rPr>
              <w:t>投标人需提供由第三方检测机构出具的具有 CMA或CNAS标识的</w:t>
            </w:r>
            <w:r>
              <w:rPr>
                <w:rFonts w:hint="eastAsia" w:ascii="宋体" w:hAnsi="宋体" w:eastAsia="宋体" w:cs="宋体"/>
                <w:b/>
                <w:bCs/>
                <w:color w:val="FF0000"/>
                <w:kern w:val="0"/>
                <w:sz w:val="21"/>
                <w:szCs w:val="21"/>
                <w:highlight w:val="none"/>
                <w:lang w:val="en-US" w:eastAsia="zh-CN" w:bidi="ar"/>
              </w:rPr>
              <w:t>符合上述检测依据和检测参数要求的</w:t>
            </w:r>
            <w:r>
              <w:rPr>
                <w:rFonts w:hint="eastAsia" w:ascii="宋体" w:hAnsi="宋体" w:eastAsia="宋体" w:cs="宋体"/>
                <w:b/>
                <w:bCs/>
                <w:color w:val="FF0000"/>
                <w:kern w:val="0"/>
                <w:sz w:val="21"/>
                <w:szCs w:val="21"/>
                <w:highlight w:val="none"/>
                <w:lang w:bidi="ar"/>
              </w:rPr>
              <w:t>检测报告扫描件（原件备查）和该检测报告在全国认证认可信息公共服务平台（http://cx.cnca.cn）查询截图（查询截图中的报告编号及检测机构名称应与检测报告一致）</w:t>
            </w:r>
            <w:r>
              <w:rPr>
                <w:rFonts w:hint="eastAsia" w:ascii="宋体" w:hAnsi="宋体" w:eastAsia="宋体" w:cs="宋体"/>
                <w:b/>
                <w:bCs/>
                <w:color w:val="FF0000"/>
                <w:kern w:val="0"/>
                <w:sz w:val="21"/>
                <w:szCs w:val="21"/>
                <w:highlight w:val="none"/>
                <w:lang w:eastAsia="zh-CN" w:bidi="ar"/>
              </w:rPr>
              <w:t>，检测报告需附有检测样品的图片。</w:t>
            </w:r>
            <w:r>
              <w:rPr>
                <w:rFonts w:hint="eastAsia" w:ascii="宋体" w:hAnsi="宋体" w:eastAsia="宋体" w:cs="宋体"/>
                <w:b/>
                <w:bCs/>
                <w:color w:val="FF0000"/>
                <w:kern w:val="0"/>
                <w:sz w:val="21"/>
                <w:szCs w:val="21"/>
                <w:highlight w:val="none"/>
                <w:lang w:bidi="ar"/>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162" w:author="王秀子" w:date="2023-07-06T10:28:58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trHeight w:val="470" w:hRule="atLeast"/>
          <w:trPrChange w:id="162" w:author="王秀子" w:date="2023-07-06T10:28:58Z">
            <w:trPr>
              <w:trHeight w:val="470" w:hRule="atLeast"/>
            </w:trPr>
          </w:trPrChange>
        </w:trPr>
        <w:tc>
          <w:tcPr>
            <w:tcW w:w="531" w:type="pct"/>
            <w:vAlign w:val="center"/>
            <w:tcPrChange w:id="163" w:author="王秀子" w:date="2023-07-06T10:28:58Z">
              <w:tcPr>
                <w:tcW w:w="531" w:type="pct"/>
                <w:vAlign w:val="center"/>
              </w:tcPr>
            </w:tcPrChange>
          </w:tcPr>
          <w:p>
            <w:pPr>
              <w:widowControl/>
              <w:jc w:val="center"/>
              <w:textAlignment w:val="center"/>
              <w:rPr>
                <w:rFonts w:hint="eastAsia" w:ascii="宋体" w:hAnsi="宋体" w:eastAsia="宋体" w:cs="宋体"/>
                <w:sz w:val="21"/>
                <w:szCs w:val="21"/>
              </w:rPr>
            </w:pPr>
            <w:r>
              <w:rPr>
                <w:rFonts w:hint="eastAsia" w:ascii="宋体" w:hAnsi="宋体" w:eastAsia="宋体" w:cs="宋体"/>
                <w:color w:val="000000"/>
                <w:kern w:val="0"/>
                <w:sz w:val="21"/>
                <w:szCs w:val="21"/>
                <w:lang w:bidi="ar"/>
              </w:rPr>
              <w:t>7</w:t>
            </w:r>
          </w:p>
        </w:tc>
        <w:tc>
          <w:tcPr>
            <w:tcW w:w="1170" w:type="pct"/>
            <w:vAlign w:val="center"/>
            <w:tcPrChange w:id="164" w:author="王秀子" w:date="2023-07-06T10:28:58Z">
              <w:tcPr>
                <w:tcW w:w="1170" w:type="pct"/>
                <w:vAlign w:val="center"/>
              </w:tcPr>
            </w:tcPrChange>
          </w:tcPr>
          <w:p>
            <w:pPr>
              <w:widowControl/>
              <w:jc w:val="center"/>
              <w:textAlignment w:val="center"/>
              <w:rPr>
                <w:rFonts w:hint="eastAsia" w:ascii="宋体" w:hAnsi="宋体" w:eastAsia="宋体" w:cs="宋体"/>
                <w:sz w:val="21"/>
                <w:szCs w:val="21"/>
              </w:rPr>
            </w:pPr>
            <w:r>
              <w:rPr>
                <w:rFonts w:hint="eastAsia" w:ascii="宋体" w:hAnsi="宋体" w:eastAsia="宋体" w:cs="宋体"/>
                <w:sz w:val="21"/>
                <w:szCs w:val="21"/>
              </w:rPr>
              <w:t>脚踏凳</w:t>
            </w:r>
          </w:p>
          <w:p>
            <w:pPr>
              <w:widowControl w:val="0"/>
              <w:spacing w:line="360" w:lineRule="auto"/>
              <w:jc w:val="center"/>
              <w:rPr>
                <w:rFonts w:hint="eastAsia" w:ascii="宋体" w:hAnsi="宋体" w:eastAsia="宋体" w:cs="宋体"/>
                <w:b/>
                <w:bCs/>
                <w:kern w:val="2"/>
                <w:sz w:val="21"/>
                <w:szCs w:val="21"/>
                <w:lang w:val="en-US" w:eastAsia="zh-CN" w:bidi="ar-SA"/>
              </w:rPr>
            </w:pPr>
            <w:r>
              <w:rPr>
                <w:rFonts w:hint="eastAsia" w:ascii="宋体" w:hAnsi="宋体" w:eastAsia="宋体" w:cs="宋体"/>
                <w:b/>
                <w:bCs/>
                <w:kern w:val="2"/>
                <w:sz w:val="21"/>
                <w:szCs w:val="21"/>
                <w:lang w:val="en-US" w:eastAsia="zh-CN" w:bidi="ar-SA"/>
              </w:rPr>
              <w:drawing>
                <wp:inline distT="0" distB="0" distL="114300" distR="114300">
                  <wp:extent cx="650875" cy="764540"/>
                  <wp:effectExtent l="0" t="0" r="4445" b="12700"/>
                  <wp:docPr id="214183"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83" name="图片 11"/>
                          <pic:cNvPicPr>
                            <a:picLocks noChangeAspect="1"/>
                          </pic:cNvPicPr>
                        </pic:nvPicPr>
                        <pic:blipFill>
                          <a:blip r:embed="rId14"/>
                          <a:stretch>
                            <a:fillRect/>
                          </a:stretch>
                        </pic:blipFill>
                        <pic:spPr>
                          <a:xfrm>
                            <a:off x="0" y="0"/>
                            <a:ext cx="650875" cy="764540"/>
                          </a:xfrm>
                          <a:prstGeom prst="rect">
                            <a:avLst/>
                          </a:prstGeom>
                          <a:noFill/>
                          <a:ln w="9525">
                            <a:noFill/>
                          </a:ln>
                        </pic:spPr>
                      </pic:pic>
                    </a:graphicData>
                  </a:graphic>
                </wp:inline>
              </w:drawing>
            </w:r>
          </w:p>
        </w:tc>
        <w:tc>
          <w:tcPr>
            <w:tcW w:w="3298" w:type="pct"/>
            <w:vAlign w:val="center"/>
            <w:tcPrChange w:id="165" w:author="王秀子" w:date="2023-07-06T10:28:58Z">
              <w:tcPr>
                <w:tcW w:w="3297" w:type="pct"/>
                <w:vAlign w:val="center"/>
              </w:tcPr>
            </w:tcPrChange>
          </w:tcPr>
          <w:p>
            <w:pPr>
              <w:widowControl/>
              <w:jc w:val="left"/>
              <w:textAlignment w:val="center"/>
              <w:rPr>
                <w:rFonts w:hint="eastAsia" w:ascii="宋体" w:hAnsi="宋体" w:eastAsia="宋体" w:cs="宋体"/>
                <w:sz w:val="21"/>
                <w:szCs w:val="21"/>
              </w:rPr>
            </w:pPr>
            <w:r>
              <w:rPr>
                <w:rFonts w:hint="eastAsia" w:ascii="宋体" w:hAnsi="宋体" w:eastAsia="宋体" w:cs="宋体"/>
                <w:color w:val="000000"/>
                <w:kern w:val="0"/>
                <w:sz w:val="21"/>
                <w:szCs w:val="21"/>
                <w:lang w:bidi="ar"/>
              </w:rPr>
              <w:t>1.材质采用PP耐冲击塑料一体注塑成型。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166" w:author="王秀子" w:date="2023-07-06T10:28:58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trHeight w:val="470" w:hRule="atLeast"/>
          <w:trPrChange w:id="166" w:author="王秀子" w:date="2023-07-06T10:28:58Z">
            <w:trPr>
              <w:trHeight w:val="470" w:hRule="atLeast"/>
            </w:trPr>
          </w:trPrChange>
        </w:trPr>
        <w:tc>
          <w:tcPr>
            <w:tcW w:w="531" w:type="pct"/>
            <w:vAlign w:val="center"/>
            <w:tcPrChange w:id="167" w:author="王秀子" w:date="2023-07-06T10:28:58Z">
              <w:tcPr>
                <w:tcW w:w="531" w:type="pct"/>
                <w:vAlign w:val="center"/>
              </w:tcPr>
            </w:tcPrChange>
          </w:tcPr>
          <w:p>
            <w:pPr>
              <w:widowControl/>
              <w:jc w:val="center"/>
              <w:textAlignment w:val="center"/>
              <w:rPr>
                <w:rFonts w:hint="eastAsia" w:ascii="宋体" w:hAnsi="宋体" w:eastAsia="宋体" w:cs="宋体"/>
                <w:sz w:val="21"/>
                <w:szCs w:val="21"/>
              </w:rPr>
            </w:pPr>
            <w:r>
              <w:rPr>
                <w:rFonts w:hint="eastAsia" w:ascii="宋体" w:hAnsi="宋体" w:eastAsia="宋体" w:cs="宋体"/>
                <w:color w:val="000000"/>
                <w:kern w:val="0"/>
                <w:sz w:val="21"/>
                <w:szCs w:val="21"/>
                <w:lang w:bidi="ar"/>
              </w:rPr>
              <w:t>8</w:t>
            </w:r>
          </w:p>
        </w:tc>
        <w:tc>
          <w:tcPr>
            <w:tcW w:w="1170" w:type="pct"/>
            <w:vAlign w:val="center"/>
            <w:tcPrChange w:id="168" w:author="王秀子" w:date="2023-07-06T10:28:58Z">
              <w:tcPr>
                <w:tcW w:w="1170" w:type="pct"/>
                <w:vAlign w:val="center"/>
              </w:tcPr>
            </w:tcPrChange>
          </w:tcPr>
          <w:p>
            <w:pPr>
              <w:widowControl/>
              <w:jc w:val="center"/>
              <w:textAlignment w:val="center"/>
              <w:rPr>
                <w:rFonts w:hint="eastAsia" w:ascii="宋体" w:hAnsi="宋体" w:eastAsia="宋体" w:cs="宋体"/>
                <w:sz w:val="21"/>
                <w:szCs w:val="21"/>
              </w:rPr>
            </w:pPr>
            <w:r>
              <w:rPr>
                <w:rFonts w:hint="eastAsia" w:ascii="宋体" w:hAnsi="宋体" w:eastAsia="宋体" w:cs="宋体"/>
                <w:sz w:val="21"/>
                <w:szCs w:val="21"/>
              </w:rPr>
              <w:t>登记凳</w:t>
            </w:r>
          </w:p>
          <w:p>
            <w:pPr>
              <w:widowControl w:val="0"/>
              <w:spacing w:line="360" w:lineRule="auto"/>
              <w:jc w:val="center"/>
              <w:rPr>
                <w:rFonts w:hint="eastAsia" w:ascii="宋体" w:hAnsi="宋体" w:eastAsia="宋体" w:cs="宋体"/>
                <w:b/>
                <w:bCs/>
                <w:kern w:val="2"/>
                <w:sz w:val="21"/>
                <w:szCs w:val="21"/>
                <w:lang w:val="en-US" w:eastAsia="zh-CN" w:bidi="ar-SA"/>
              </w:rPr>
            </w:pPr>
            <w:r>
              <w:rPr>
                <w:rFonts w:hint="eastAsia" w:ascii="宋体" w:hAnsi="宋体" w:eastAsia="宋体" w:cs="宋体"/>
                <w:b/>
                <w:bCs/>
                <w:kern w:val="2"/>
                <w:sz w:val="21"/>
                <w:szCs w:val="21"/>
                <w:lang w:val="en-US" w:eastAsia="zh-CN" w:bidi="ar-SA"/>
              </w:rPr>
              <w:drawing>
                <wp:inline distT="0" distB="0" distL="114300" distR="114300">
                  <wp:extent cx="520700" cy="694690"/>
                  <wp:effectExtent l="0" t="0" r="12700" b="6350"/>
                  <wp:docPr id="2142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05" name="图片 1"/>
                          <pic:cNvPicPr>
                            <a:picLocks noChangeAspect="1"/>
                          </pic:cNvPicPr>
                        </pic:nvPicPr>
                        <pic:blipFill>
                          <a:blip r:embed="rId15"/>
                          <a:stretch>
                            <a:fillRect/>
                          </a:stretch>
                        </pic:blipFill>
                        <pic:spPr>
                          <a:xfrm>
                            <a:off x="0" y="0"/>
                            <a:ext cx="520700" cy="694690"/>
                          </a:xfrm>
                          <a:prstGeom prst="rect">
                            <a:avLst/>
                          </a:prstGeom>
                          <a:noFill/>
                          <a:ln w="9525">
                            <a:noFill/>
                          </a:ln>
                        </pic:spPr>
                      </pic:pic>
                    </a:graphicData>
                  </a:graphic>
                </wp:inline>
              </w:drawing>
            </w:r>
          </w:p>
        </w:tc>
        <w:tc>
          <w:tcPr>
            <w:tcW w:w="3298" w:type="pct"/>
            <w:vAlign w:val="center"/>
            <w:tcPrChange w:id="169" w:author="王秀子" w:date="2023-07-06T10:28:58Z">
              <w:tcPr>
                <w:tcW w:w="3297" w:type="pct"/>
                <w:vAlign w:val="center"/>
              </w:tcPr>
            </w:tcPrChange>
          </w:tcPr>
          <w:p>
            <w:pPr>
              <w:widowControl/>
              <w:jc w:val="left"/>
              <w:textAlignment w:val="center"/>
              <w:rPr>
                <w:rFonts w:hint="eastAsia" w:ascii="宋体" w:hAnsi="宋体" w:eastAsia="宋体" w:cs="宋体"/>
                <w:sz w:val="21"/>
                <w:szCs w:val="21"/>
              </w:rPr>
            </w:pPr>
            <w:r>
              <w:rPr>
                <w:rFonts w:hint="eastAsia" w:ascii="宋体" w:hAnsi="宋体" w:eastAsia="宋体" w:cs="宋体"/>
                <w:color w:val="000000"/>
                <w:kern w:val="0"/>
                <w:sz w:val="21"/>
                <w:szCs w:val="21"/>
                <w:lang w:bidi="ar"/>
              </w:rPr>
              <w:t>1.黑色尼龙玻纤背框；PP固定扶手；25mm±5%管1.8mm壁厚黑色烤漆弓形架，配有防滑耐磨脚垫。饰面用材采用阻燃布料，防污，防尘，易清洁；海绵采用PU定型发泡海绵，水性喷胶，游离甲醛合格。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170" w:author="王秀子" w:date="2023-07-06T10:28:58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trHeight w:val="307" w:hRule="atLeast"/>
          <w:trPrChange w:id="170" w:author="王秀子" w:date="2023-07-06T10:28:58Z">
            <w:trPr>
              <w:trHeight w:val="307" w:hRule="atLeast"/>
            </w:trPr>
          </w:trPrChange>
        </w:trPr>
        <w:tc>
          <w:tcPr>
            <w:tcW w:w="531" w:type="pct"/>
            <w:vMerge w:val="restart"/>
            <w:vAlign w:val="center"/>
            <w:tcPrChange w:id="171" w:author="王秀子" w:date="2023-07-06T10:28:58Z">
              <w:tcPr>
                <w:tcW w:w="531" w:type="pct"/>
                <w:vMerge w:val="restart"/>
                <w:vAlign w:val="center"/>
              </w:tcPr>
            </w:tcPrChange>
          </w:tcPr>
          <w:p>
            <w:pPr>
              <w:widowControl/>
              <w:jc w:val="center"/>
              <w:textAlignment w:val="center"/>
              <w:rPr>
                <w:rFonts w:hint="eastAsia" w:ascii="宋体" w:hAnsi="宋体" w:eastAsia="宋体" w:cs="宋体"/>
                <w:sz w:val="21"/>
                <w:szCs w:val="21"/>
              </w:rPr>
            </w:pPr>
            <w:r>
              <w:rPr>
                <w:rFonts w:hint="eastAsia" w:ascii="宋体" w:hAnsi="宋体" w:eastAsia="宋体" w:cs="宋体"/>
                <w:color w:val="000000"/>
                <w:kern w:val="0"/>
                <w:sz w:val="21"/>
                <w:szCs w:val="21"/>
                <w:lang w:bidi="ar"/>
              </w:rPr>
              <w:t>9</w:t>
            </w:r>
          </w:p>
        </w:tc>
        <w:tc>
          <w:tcPr>
            <w:tcW w:w="1170" w:type="pct"/>
            <w:vMerge w:val="restart"/>
            <w:vAlign w:val="center"/>
            <w:tcPrChange w:id="172" w:author="王秀子" w:date="2023-07-06T10:28:58Z">
              <w:tcPr>
                <w:tcW w:w="1170" w:type="pct"/>
                <w:vMerge w:val="restart"/>
                <w:vAlign w:val="center"/>
              </w:tcPr>
            </w:tcPrChange>
          </w:tcPr>
          <w:p>
            <w:pPr>
              <w:widowControl/>
              <w:jc w:val="center"/>
              <w:textAlignment w:val="center"/>
              <w:rPr>
                <w:rFonts w:hint="eastAsia" w:ascii="宋体" w:hAnsi="宋体" w:eastAsia="宋体" w:cs="宋体"/>
                <w:sz w:val="21"/>
                <w:szCs w:val="21"/>
              </w:rPr>
            </w:pPr>
            <w:r>
              <w:rPr>
                <w:rFonts w:hint="eastAsia" w:ascii="宋体" w:hAnsi="宋体" w:eastAsia="宋体" w:cs="宋体"/>
                <w:sz w:val="21"/>
                <w:szCs w:val="21"/>
              </w:rPr>
              <w:t>储物箱</w:t>
            </w:r>
          </w:p>
          <w:p>
            <w:pPr>
              <w:widowControl w:val="0"/>
              <w:spacing w:line="360" w:lineRule="auto"/>
              <w:jc w:val="center"/>
              <w:rPr>
                <w:rFonts w:hint="eastAsia" w:ascii="宋体" w:hAnsi="宋体" w:eastAsia="宋体" w:cs="宋体"/>
                <w:b/>
                <w:bCs/>
                <w:kern w:val="2"/>
                <w:sz w:val="21"/>
                <w:szCs w:val="21"/>
                <w:lang w:val="en-US" w:eastAsia="zh-CN" w:bidi="ar-SA"/>
              </w:rPr>
            </w:pPr>
            <w:r>
              <w:rPr>
                <w:rFonts w:hint="eastAsia" w:ascii="宋体" w:hAnsi="宋体" w:eastAsia="宋体" w:cs="宋体"/>
                <w:b/>
                <w:bCs/>
                <w:kern w:val="2"/>
                <w:sz w:val="21"/>
                <w:szCs w:val="21"/>
                <w:lang w:val="en-US" w:eastAsia="zh-CN" w:bidi="ar-SA"/>
              </w:rPr>
              <w:drawing>
                <wp:inline distT="0" distB="0" distL="114300" distR="114300">
                  <wp:extent cx="826770" cy="683895"/>
                  <wp:effectExtent l="0" t="0" r="11430" b="1905"/>
                  <wp:docPr id="2142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16" name="图片 1"/>
                          <pic:cNvPicPr>
                            <a:picLocks noChangeAspect="1"/>
                          </pic:cNvPicPr>
                        </pic:nvPicPr>
                        <pic:blipFill>
                          <a:blip r:embed="rId16"/>
                          <a:stretch>
                            <a:fillRect/>
                          </a:stretch>
                        </pic:blipFill>
                        <pic:spPr>
                          <a:xfrm>
                            <a:off x="0" y="0"/>
                            <a:ext cx="826770" cy="683895"/>
                          </a:xfrm>
                          <a:prstGeom prst="rect">
                            <a:avLst/>
                          </a:prstGeom>
                          <a:noFill/>
                          <a:ln w="9525">
                            <a:noFill/>
                          </a:ln>
                        </pic:spPr>
                      </pic:pic>
                    </a:graphicData>
                  </a:graphic>
                </wp:inline>
              </w:drawing>
            </w:r>
          </w:p>
        </w:tc>
        <w:tc>
          <w:tcPr>
            <w:tcW w:w="3298" w:type="pct"/>
            <w:vAlign w:val="center"/>
            <w:tcPrChange w:id="173" w:author="王秀子" w:date="2023-07-06T10:28:58Z">
              <w:tcPr>
                <w:tcW w:w="3297" w:type="pct"/>
                <w:vAlign w:val="center"/>
              </w:tcPr>
            </w:tcPrChange>
          </w:tcPr>
          <w:p>
            <w:pPr>
              <w:widowControl/>
              <w:jc w:val="left"/>
              <w:textAlignment w:val="center"/>
              <w:rPr>
                <w:rFonts w:hint="eastAsia" w:ascii="宋体" w:hAnsi="宋体" w:eastAsia="宋体" w:cs="宋体"/>
                <w:sz w:val="21"/>
                <w:szCs w:val="21"/>
              </w:rPr>
            </w:pPr>
            <w:r>
              <w:rPr>
                <w:rFonts w:hint="eastAsia" w:ascii="宋体" w:hAnsi="宋体" w:eastAsia="宋体" w:cs="宋体"/>
                <w:color w:val="000000"/>
                <w:kern w:val="0"/>
                <w:sz w:val="21"/>
                <w:szCs w:val="21"/>
                <w:lang w:bidi="ar"/>
              </w:rPr>
              <w:t>1.规格：（W440mm*D550mm*H180mm）±20%；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174" w:author="王秀子" w:date="2023-07-06T10:28:58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trHeight w:val="307" w:hRule="atLeast"/>
          <w:trPrChange w:id="174" w:author="王秀子" w:date="2023-07-06T10:28:58Z">
            <w:trPr>
              <w:trHeight w:val="307" w:hRule="atLeast"/>
            </w:trPr>
          </w:trPrChange>
        </w:trPr>
        <w:tc>
          <w:tcPr>
            <w:tcW w:w="531" w:type="pct"/>
            <w:vMerge w:val="continue"/>
            <w:vAlign w:val="center"/>
            <w:tcPrChange w:id="175" w:author="王秀子" w:date="2023-07-06T10:28:58Z">
              <w:tcPr>
                <w:tcW w:w="531" w:type="pct"/>
                <w:vMerge w:val="continue"/>
                <w:vAlign w:val="center"/>
              </w:tcPr>
            </w:tcPrChange>
          </w:tcPr>
          <w:p>
            <w:pPr>
              <w:widowControl/>
              <w:jc w:val="left"/>
              <w:textAlignment w:val="center"/>
              <w:rPr>
                <w:rFonts w:hint="eastAsia" w:ascii="宋体" w:hAnsi="宋体" w:eastAsia="宋体" w:cs="宋体"/>
                <w:sz w:val="21"/>
                <w:szCs w:val="21"/>
              </w:rPr>
            </w:pPr>
          </w:p>
        </w:tc>
        <w:tc>
          <w:tcPr>
            <w:tcW w:w="1170" w:type="pct"/>
            <w:vMerge w:val="continue"/>
            <w:vAlign w:val="center"/>
            <w:tcPrChange w:id="176" w:author="王秀子" w:date="2023-07-06T10:28:58Z">
              <w:tcPr>
                <w:tcW w:w="1170" w:type="pct"/>
                <w:vMerge w:val="continue"/>
                <w:vAlign w:val="center"/>
              </w:tcPr>
            </w:tcPrChange>
          </w:tcPr>
          <w:p>
            <w:pPr>
              <w:widowControl/>
              <w:jc w:val="left"/>
              <w:textAlignment w:val="center"/>
              <w:rPr>
                <w:rFonts w:hint="eastAsia" w:ascii="宋体" w:hAnsi="宋体" w:eastAsia="宋体" w:cs="宋体"/>
                <w:sz w:val="21"/>
                <w:szCs w:val="21"/>
              </w:rPr>
            </w:pPr>
          </w:p>
        </w:tc>
        <w:tc>
          <w:tcPr>
            <w:tcW w:w="3298" w:type="pct"/>
            <w:vAlign w:val="center"/>
            <w:tcPrChange w:id="177" w:author="王秀子" w:date="2023-07-06T10:28:58Z">
              <w:tcPr>
                <w:tcW w:w="3297" w:type="pct"/>
                <w:vAlign w:val="center"/>
              </w:tcPr>
            </w:tcPrChange>
          </w:tcPr>
          <w:p>
            <w:pPr>
              <w:widowControl/>
              <w:jc w:val="left"/>
              <w:textAlignment w:val="center"/>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2.材质采用聚丙烯，耐热性高。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178" w:author="王秀子" w:date="2023-07-06T10:28:58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trHeight w:val="516" w:hRule="atLeast"/>
          <w:trPrChange w:id="178" w:author="王秀子" w:date="2023-07-06T10:28:58Z">
            <w:trPr>
              <w:trHeight w:val="516" w:hRule="atLeast"/>
            </w:trPr>
          </w:trPrChange>
        </w:trPr>
        <w:tc>
          <w:tcPr>
            <w:tcW w:w="531" w:type="pct"/>
            <w:vMerge w:val="restart"/>
            <w:vAlign w:val="center"/>
            <w:tcPrChange w:id="179" w:author="王秀子" w:date="2023-07-06T10:28:58Z">
              <w:tcPr>
                <w:tcW w:w="531" w:type="pct"/>
                <w:vMerge w:val="restart"/>
                <w:vAlign w:val="center"/>
              </w:tcPr>
            </w:tcPrChange>
          </w:tcPr>
          <w:p>
            <w:pPr>
              <w:widowControl/>
              <w:jc w:val="center"/>
              <w:textAlignment w:val="center"/>
              <w:rPr>
                <w:rFonts w:hint="eastAsia" w:ascii="宋体" w:hAnsi="宋体" w:eastAsia="宋体" w:cs="宋体"/>
                <w:sz w:val="21"/>
                <w:szCs w:val="21"/>
              </w:rPr>
            </w:pPr>
            <w:r>
              <w:rPr>
                <w:rFonts w:hint="eastAsia" w:ascii="宋体" w:hAnsi="宋体" w:eastAsia="宋体" w:cs="宋体"/>
                <w:color w:val="000000"/>
                <w:kern w:val="0"/>
                <w:sz w:val="21"/>
                <w:szCs w:val="21"/>
                <w:lang w:bidi="ar"/>
              </w:rPr>
              <w:t>10</w:t>
            </w:r>
          </w:p>
        </w:tc>
        <w:tc>
          <w:tcPr>
            <w:tcW w:w="1170" w:type="pct"/>
            <w:vMerge w:val="restart"/>
            <w:vAlign w:val="center"/>
            <w:tcPrChange w:id="180" w:author="王秀子" w:date="2023-07-06T10:28:58Z">
              <w:tcPr>
                <w:tcW w:w="1170" w:type="pct"/>
                <w:vMerge w:val="restart"/>
                <w:vAlign w:val="center"/>
              </w:tcPr>
            </w:tcPrChange>
          </w:tcPr>
          <w:p>
            <w:pPr>
              <w:widowControl/>
              <w:jc w:val="center"/>
              <w:textAlignment w:val="center"/>
              <w:rPr>
                <w:rFonts w:hint="eastAsia" w:ascii="宋体" w:hAnsi="宋体" w:eastAsia="宋体" w:cs="宋体"/>
                <w:sz w:val="21"/>
                <w:szCs w:val="21"/>
              </w:rPr>
            </w:pPr>
            <w:r>
              <w:rPr>
                <w:rFonts w:hint="eastAsia" w:ascii="宋体" w:hAnsi="宋体" w:eastAsia="宋体" w:cs="宋体"/>
                <w:sz w:val="21"/>
                <w:szCs w:val="21"/>
              </w:rPr>
              <w:t>接待台</w:t>
            </w:r>
          </w:p>
          <w:p>
            <w:pPr>
              <w:widowControl w:val="0"/>
              <w:spacing w:line="360" w:lineRule="auto"/>
              <w:jc w:val="center"/>
              <w:rPr>
                <w:rFonts w:hint="eastAsia" w:ascii="宋体" w:hAnsi="宋体" w:eastAsia="宋体" w:cs="宋体"/>
                <w:b/>
                <w:bCs/>
                <w:kern w:val="2"/>
                <w:sz w:val="21"/>
                <w:szCs w:val="21"/>
                <w:lang w:val="en-US" w:eastAsia="zh-CN" w:bidi="ar-SA"/>
              </w:rPr>
            </w:pPr>
            <w:r>
              <w:rPr>
                <w:rFonts w:hint="eastAsia" w:ascii="宋体" w:hAnsi="宋体" w:eastAsia="宋体" w:cs="宋体"/>
                <w:b/>
                <w:bCs/>
                <w:kern w:val="2"/>
                <w:sz w:val="21"/>
                <w:szCs w:val="21"/>
                <w:lang w:val="en-US" w:eastAsia="zh-CN" w:bidi="ar-SA"/>
              </w:rPr>
              <w:drawing>
                <wp:inline distT="0" distB="0" distL="114300" distR="114300">
                  <wp:extent cx="827405" cy="650240"/>
                  <wp:effectExtent l="0" t="0" r="10795" b="5080"/>
                  <wp:docPr id="214184"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84" name="图片 19"/>
                          <pic:cNvPicPr>
                            <a:picLocks noChangeAspect="1"/>
                          </pic:cNvPicPr>
                        </pic:nvPicPr>
                        <pic:blipFill>
                          <a:blip r:embed="rId17"/>
                          <a:stretch>
                            <a:fillRect/>
                          </a:stretch>
                        </pic:blipFill>
                        <pic:spPr>
                          <a:xfrm>
                            <a:off x="0" y="0"/>
                            <a:ext cx="827405" cy="650240"/>
                          </a:xfrm>
                          <a:prstGeom prst="rect">
                            <a:avLst/>
                          </a:prstGeom>
                          <a:noFill/>
                          <a:ln w="9525">
                            <a:noFill/>
                          </a:ln>
                        </pic:spPr>
                      </pic:pic>
                    </a:graphicData>
                  </a:graphic>
                </wp:inline>
              </w:drawing>
            </w:r>
          </w:p>
        </w:tc>
        <w:tc>
          <w:tcPr>
            <w:tcW w:w="3298" w:type="pct"/>
            <w:vAlign w:val="center"/>
            <w:tcPrChange w:id="181" w:author="王秀子" w:date="2023-07-06T10:28:58Z">
              <w:tcPr>
                <w:tcW w:w="3297" w:type="pct"/>
                <w:vAlign w:val="center"/>
              </w:tcPr>
            </w:tcPrChange>
          </w:tcPr>
          <w:p>
            <w:pPr>
              <w:widowControl/>
              <w:textAlignment w:val="center"/>
              <w:rPr>
                <w:rFonts w:hint="eastAsia" w:ascii="宋体" w:hAnsi="宋体" w:eastAsia="宋体" w:cs="宋体"/>
                <w:sz w:val="21"/>
                <w:szCs w:val="21"/>
              </w:rPr>
            </w:pPr>
            <w:r>
              <w:rPr>
                <w:rFonts w:hint="eastAsia" w:ascii="宋体" w:hAnsi="宋体" w:eastAsia="宋体" w:cs="宋体"/>
                <w:color w:val="000000"/>
                <w:kern w:val="0"/>
                <w:sz w:val="21"/>
                <w:szCs w:val="21"/>
                <w:lang w:bidi="ar"/>
              </w:rPr>
              <w:t>1.规格：（W1500*D450*H750）mm±10mm；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182" w:author="王秀子" w:date="2023-07-06T10:28:58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trHeight w:val="516" w:hRule="atLeast"/>
          <w:trPrChange w:id="182" w:author="王秀子" w:date="2023-07-06T10:28:58Z">
            <w:trPr>
              <w:trHeight w:val="516" w:hRule="atLeast"/>
            </w:trPr>
          </w:trPrChange>
        </w:trPr>
        <w:tc>
          <w:tcPr>
            <w:tcW w:w="531" w:type="pct"/>
            <w:vMerge w:val="continue"/>
            <w:vAlign w:val="center"/>
            <w:tcPrChange w:id="183" w:author="王秀子" w:date="2023-07-06T10:28:58Z">
              <w:tcPr>
                <w:tcW w:w="531" w:type="pct"/>
                <w:vMerge w:val="continue"/>
                <w:vAlign w:val="center"/>
              </w:tcPr>
            </w:tcPrChange>
          </w:tcPr>
          <w:p>
            <w:pPr>
              <w:widowControl/>
              <w:jc w:val="left"/>
              <w:textAlignment w:val="center"/>
              <w:rPr>
                <w:rFonts w:hint="eastAsia" w:ascii="宋体" w:hAnsi="宋体" w:eastAsia="宋体" w:cs="宋体"/>
                <w:sz w:val="21"/>
                <w:szCs w:val="21"/>
              </w:rPr>
            </w:pPr>
          </w:p>
        </w:tc>
        <w:tc>
          <w:tcPr>
            <w:tcW w:w="1170" w:type="pct"/>
            <w:vMerge w:val="continue"/>
            <w:vAlign w:val="center"/>
            <w:tcPrChange w:id="184" w:author="王秀子" w:date="2023-07-06T10:28:58Z">
              <w:tcPr>
                <w:tcW w:w="1170" w:type="pct"/>
                <w:vMerge w:val="continue"/>
                <w:vAlign w:val="center"/>
              </w:tcPr>
            </w:tcPrChange>
          </w:tcPr>
          <w:p>
            <w:pPr>
              <w:widowControl/>
              <w:jc w:val="left"/>
              <w:textAlignment w:val="center"/>
              <w:rPr>
                <w:rFonts w:hint="eastAsia" w:ascii="宋体" w:hAnsi="宋体" w:eastAsia="宋体" w:cs="宋体"/>
                <w:sz w:val="21"/>
                <w:szCs w:val="21"/>
              </w:rPr>
            </w:pPr>
          </w:p>
        </w:tc>
        <w:tc>
          <w:tcPr>
            <w:tcW w:w="3298" w:type="pct"/>
            <w:vAlign w:val="center"/>
            <w:tcPrChange w:id="185" w:author="王秀子" w:date="2023-07-06T10:28:58Z">
              <w:tcPr>
                <w:tcW w:w="3297" w:type="pct"/>
                <w:vAlign w:val="center"/>
              </w:tcPr>
            </w:tcPrChange>
          </w:tcPr>
          <w:p>
            <w:pPr>
              <w:widowControl/>
              <w:textAlignment w:val="center"/>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2.材质采用E1级环保刨花板，经防潮、防虫、防腐处理，强度高、抗弯力强，不易变形。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186" w:author="王秀子" w:date="2023-07-06T10:28:58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trHeight w:val="516" w:hRule="atLeast"/>
          <w:trPrChange w:id="186" w:author="王秀子" w:date="2023-07-06T10:28:58Z">
            <w:trPr>
              <w:trHeight w:val="516" w:hRule="atLeast"/>
            </w:trPr>
          </w:trPrChange>
        </w:trPr>
        <w:tc>
          <w:tcPr>
            <w:tcW w:w="531" w:type="pct"/>
            <w:vMerge w:val="continue"/>
            <w:vAlign w:val="center"/>
            <w:tcPrChange w:id="187" w:author="王秀子" w:date="2023-07-06T10:28:58Z">
              <w:tcPr>
                <w:tcW w:w="531" w:type="pct"/>
                <w:vMerge w:val="continue"/>
                <w:vAlign w:val="center"/>
              </w:tcPr>
            </w:tcPrChange>
          </w:tcPr>
          <w:p>
            <w:pPr>
              <w:widowControl/>
              <w:jc w:val="left"/>
              <w:textAlignment w:val="center"/>
              <w:rPr>
                <w:rFonts w:hint="eastAsia" w:ascii="宋体" w:hAnsi="宋体" w:eastAsia="宋体" w:cs="宋体"/>
                <w:color w:val="000000"/>
                <w:kern w:val="0"/>
                <w:sz w:val="21"/>
                <w:szCs w:val="21"/>
                <w:lang w:bidi="ar"/>
              </w:rPr>
            </w:pPr>
          </w:p>
        </w:tc>
        <w:tc>
          <w:tcPr>
            <w:tcW w:w="1170" w:type="pct"/>
            <w:vMerge w:val="continue"/>
            <w:vAlign w:val="center"/>
            <w:tcPrChange w:id="188" w:author="王秀子" w:date="2023-07-06T10:28:58Z">
              <w:tcPr>
                <w:tcW w:w="1170" w:type="pct"/>
                <w:vMerge w:val="continue"/>
                <w:vAlign w:val="center"/>
              </w:tcPr>
            </w:tcPrChange>
          </w:tcPr>
          <w:p>
            <w:pPr>
              <w:widowControl/>
              <w:jc w:val="left"/>
              <w:textAlignment w:val="center"/>
              <w:rPr>
                <w:rFonts w:hint="eastAsia" w:ascii="宋体" w:hAnsi="宋体" w:eastAsia="宋体" w:cs="宋体"/>
                <w:color w:val="000000"/>
                <w:kern w:val="0"/>
                <w:sz w:val="21"/>
                <w:szCs w:val="21"/>
                <w:lang w:bidi="ar"/>
              </w:rPr>
            </w:pPr>
          </w:p>
        </w:tc>
        <w:tc>
          <w:tcPr>
            <w:tcW w:w="3298" w:type="pct"/>
            <w:vAlign w:val="center"/>
            <w:tcPrChange w:id="189" w:author="王秀子" w:date="2023-07-06T10:28:58Z">
              <w:tcPr>
                <w:tcW w:w="3297" w:type="pct"/>
                <w:vAlign w:val="center"/>
              </w:tcPr>
            </w:tcPrChange>
          </w:tcPr>
          <w:p>
            <w:pPr>
              <w:widowControl/>
              <w:textAlignment w:val="center"/>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3.封边：2.0mm厚ABS激光封边，人造板均进行双饰面,封四边,隐蔽部位和走线孔内缘封边处理。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190" w:author="王秀子" w:date="2023-07-06T10:28:58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trHeight w:val="463" w:hRule="atLeast"/>
          <w:trPrChange w:id="190" w:author="王秀子" w:date="2023-07-06T10:28:58Z">
            <w:trPr>
              <w:trHeight w:val="463" w:hRule="atLeast"/>
            </w:trPr>
          </w:trPrChange>
        </w:trPr>
        <w:tc>
          <w:tcPr>
            <w:tcW w:w="531" w:type="pct"/>
            <w:vMerge w:val="restart"/>
            <w:vAlign w:val="center"/>
            <w:tcPrChange w:id="191" w:author="王秀子" w:date="2023-07-06T10:28:58Z">
              <w:tcPr>
                <w:tcW w:w="531" w:type="pct"/>
                <w:vMerge w:val="restart"/>
                <w:vAlign w:val="center"/>
              </w:tcPr>
            </w:tcPrChange>
          </w:tcPr>
          <w:p>
            <w:pPr>
              <w:widowControl/>
              <w:jc w:val="center"/>
              <w:textAlignment w:val="center"/>
              <w:rPr>
                <w:rFonts w:hint="eastAsia" w:ascii="宋体" w:hAnsi="宋体" w:eastAsia="宋体" w:cs="宋体"/>
                <w:sz w:val="21"/>
                <w:szCs w:val="21"/>
              </w:rPr>
            </w:pPr>
            <w:r>
              <w:rPr>
                <w:rFonts w:hint="eastAsia" w:ascii="宋体" w:hAnsi="宋体" w:eastAsia="宋体" w:cs="宋体"/>
                <w:color w:val="000000"/>
                <w:kern w:val="0"/>
                <w:sz w:val="21"/>
                <w:szCs w:val="21"/>
                <w:lang w:bidi="ar"/>
              </w:rPr>
              <w:t>11</w:t>
            </w:r>
          </w:p>
        </w:tc>
        <w:tc>
          <w:tcPr>
            <w:tcW w:w="1170" w:type="pct"/>
            <w:vMerge w:val="restart"/>
            <w:vAlign w:val="center"/>
            <w:tcPrChange w:id="192" w:author="王秀子" w:date="2023-07-06T10:28:58Z">
              <w:tcPr>
                <w:tcW w:w="1170" w:type="pct"/>
                <w:vMerge w:val="restart"/>
                <w:vAlign w:val="center"/>
              </w:tcPr>
            </w:tcPrChange>
          </w:tcPr>
          <w:p>
            <w:pPr>
              <w:widowControl/>
              <w:jc w:val="center"/>
              <w:textAlignment w:val="center"/>
              <w:rPr>
                <w:rFonts w:hint="eastAsia" w:ascii="宋体" w:hAnsi="宋体" w:eastAsia="宋体" w:cs="宋体"/>
                <w:sz w:val="21"/>
                <w:szCs w:val="21"/>
              </w:rPr>
            </w:pPr>
            <w:r>
              <w:rPr>
                <w:rFonts w:hint="eastAsia" w:ascii="宋体" w:hAnsi="宋体" w:eastAsia="宋体" w:cs="宋体"/>
                <w:sz w:val="21"/>
                <w:szCs w:val="21"/>
              </w:rPr>
              <w:t>工作台</w:t>
            </w:r>
          </w:p>
          <w:p>
            <w:pPr>
              <w:widowControl w:val="0"/>
              <w:spacing w:line="360" w:lineRule="auto"/>
              <w:jc w:val="center"/>
              <w:rPr>
                <w:rFonts w:hint="eastAsia" w:ascii="宋体" w:hAnsi="宋体" w:eastAsia="宋体" w:cs="宋体"/>
                <w:b/>
                <w:bCs/>
                <w:kern w:val="2"/>
                <w:sz w:val="21"/>
                <w:szCs w:val="21"/>
                <w:lang w:val="en-US" w:eastAsia="zh-CN" w:bidi="ar-SA"/>
              </w:rPr>
            </w:pPr>
            <w:r>
              <w:rPr>
                <w:rFonts w:hint="eastAsia" w:ascii="宋体" w:hAnsi="宋体" w:eastAsia="宋体" w:cs="宋体"/>
                <w:b/>
                <w:bCs/>
                <w:kern w:val="2"/>
                <w:sz w:val="21"/>
                <w:szCs w:val="21"/>
                <w:lang w:val="en-US" w:eastAsia="zh-CN" w:bidi="ar-SA"/>
              </w:rPr>
              <w:drawing>
                <wp:inline distT="0" distB="0" distL="114300" distR="114300">
                  <wp:extent cx="999490" cy="604520"/>
                  <wp:effectExtent l="0" t="0" r="6350" b="5080"/>
                  <wp:docPr id="214185" name="图片 24"/>
                  <wp:cNvGraphicFramePr/>
                  <a:graphic xmlns:a="http://schemas.openxmlformats.org/drawingml/2006/main">
                    <a:graphicData uri="http://schemas.openxmlformats.org/drawingml/2006/picture">
                      <pic:pic xmlns:pic="http://schemas.openxmlformats.org/drawingml/2006/picture">
                        <pic:nvPicPr>
                          <pic:cNvPr id="214185" name="图片 24"/>
                          <pic:cNvPicPr/>
                        </pic:nvPicPr>
                        <pic:blipFill>
                          <a:blip r:embed="rId18"/>
                          <a:stretch>
                            <a:fillRect/>
                          </a:stretch>
                        </pic:blipFill>
                        <pic:spPr>
                          <a:xfrm>
                            <a:off x="0" y="0"/>
                            <a:ext cx="999490" cy="604520"/>
                          </a:xfrm>
                          <a:prstGeom prst="rect">
                            <a:avLst/>
                          </a:prstGeom>
                          <a:noFill/>
                          <a:ln w="9525">
                            <a:noFill/>
                          </a:ln>
                        </pic:spPr>
                      </pic:pic>
                    </a:graphicData>
                  </a:graphic>
                </wp:inline>
              </w:drawing>
            </w:r>
          </w:p>
        </w:tc>
        <w:tc>
          <w:tcPr>
            <w:tcW w:w="3298" w:type="pct"/>
            <w:vAlign w:val="center"/>
            <w:tcPrChange w:id="193" w:author="王秀子" w:date="2023-07-06T10:28:58Z">
              <w:tcPr>
                <w:tcW w:w="3297" w:type="pct"/>
                <w:vAlign w:val="center"/>
              </w:tcPr>
            </w:tcPrChange>
          </w:tcPr>
          <w:p>
            <w:pPr>
              <w:widowControl/>
              <w:jc w:val="left"/>
              <w:textAlignment w:val="center"/>
              <w:rPr>
                <w:rFonts w:hint="eastAsia" w:ascii="宋体" w:hAnsi="宋体" w:eastAsia="宋体" w:cs="宋体"/>
                <w:sz w:val="21"/>
                <w:szCs w:val="21"/>
              </w:rPr>
            </w:pPr>
            <w:r>
              <w:rPr>
                <w:rFonts w:hint="eastAsia" w:ascii="宋体" w:hAnsi="宋体" w:eastAsia="宋体" w:cs="宋体"/>
                <w:color w:val="000000"/>
                <w:kern w:val="0"/>
                <w:sz w:val="21"/>
                <w:szCs w:val="21"/>
                <w:lang w:bidi="ar"/>
              </w:rPr>
              <w:t>1.规格：（W1200*D650*H750）mm±10mm；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194" w:author="王秀子" w:date="2023-07-06T10:28:58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trHeight w:val="463" w:hRule="atLeast"/>
          <w:trPrChange w:id="194" w:author="王秀子" w:date="2023-07-06T10:28:58Z">
            <w:trPr>
              <w:trHeight w:val="463" w:hRule="atLeast"/>
            </w:trPr>
          </w:trPrChange>
        </w:trPr>
        <w:tc>
          <w:tcPr>
            <w:tcW w:w="531" w:type="pct"/>
            <w:vMerge w:val="continue"/>
            <w:vAlign w:val="center"/>
            <w:tcPrChange w:id="195" w:author="王秀子" w:date="2023-07-06T10:28:58Z">
              <w:tcPr>
                <w:tcW w:w="531" w:type="pct"/>
                <w:vMerge w:val="continue"/>
                <w:vAlign w:val="center"/>
              </w:tcPr>
            </w:tcPrChange>
          </w:tcPr>
          <w:p>
            <w:pPr>
              <w:widowControl/>
              <w:jc w:val="left"/>
              <w:textAlignment w:val="center"/>
              <w:rPr>
                <w:rFonts w:hint="eastAsia" w:ascii="宋体" w:hAnsi="宋体" w:eastAsia="宋体" w:cs="宋体"/>
                <w:sz w:val="21"/>
                <w:szCs w:val="21"/>
              </w:rPr>
            </w:pPr>
          </w:p>
        </w:tc>
        <w:tc>
          <w:tcPr>
            <w:tcW w:w="1170" w:type="pct"/>
            <w:vMerge w:val="continue"/>
            <w:vAlign w:val="center"/>
            <w:tcPrChange w:id="196" w:author="王秀子" w:date="2023-07-06T10:28:58Z">
              <w:tcPr>
                <w:tcW w:w="1170" w:type="pct"/>
                <w:vMerge w:val="continue"/>
                <w:vAlign w:val="center"/>
              </w:tcPr>
            </w:tcPrChange>
          </w:tcPr>
          <w:p>
            <w:pPr>
              <w:widowControl/>
              <w:jc w:val="left"/>
              <w:textAlignment w:val="center"/>
              <w:rPr>
                <w:rFonts w:hint="eastAsia" w:ascii="宋体" w:hAnsi="宋体" w:eastAsia="宋体" w:cs="宋体"/>
                <w:sz w:val="21"/>
                <w:szCs w:val="21"/>
              </w:rPr>
            </w:pPr>
          </w:p>
        </w:tc>
        <w:tc>
          <w:tcPr>
            <w:tcW w:w="3298" w:type="pct"/>
            <w:vAlign w:val="center"/>
            <w:tcPrChange w:id="197" w:author="王秀子" w:date="2023-07-06T10:28:58Z">
              <w:tcPr>
                <w:tcW w:w="3297" w:type="pct"/>
                <w:vAlign w:val="center"/>
              </w:tcPr>
            </w:tcPrChange>
          </w:tcPr>
          <w:p>
            <w:pPr>
              <w:widowControl/>
              <w:jc w:val="left"/>
              <w:textAlignment w:val="center"/>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2.基材采用 E1 级环保刨花板，面贴三聚氰胺饰面，钢制脚架。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198" w:author="王秀子" w:date="2023-07-06T10:28:58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trHeight w:val="470" w:hRule="atLeast"/>
          <w:trPrChange w:id="198" w:author="王秀子" w:date="2023-07-06T10:28:58Z">
            <w:trPr>
              <w:trHeight w:val="470" w:hRule="atLeast"/>
            </w:trPr>
          </w:trPrChange>
        </w:trPr>
        <w:tc>
          <w:tcPr>
            <w:tcW w:w="531" w:type="pct"/>
            <w:vAlign w:val="center"/>
            <w:tcPrChange w:id="199" w:author="王秀子" w:date="2023-07-06T10:28:58Z">
              <w:tcPr>
                <w:tcW w:w="531" w:type="pct"/>
                <w:vAlign w:val="center"/>
              </w:tcPr>
            </w:tcPrChange>
          </w:tcPr>
          <w:p>
            <w:pPr>
              <w:widowControl/>
              <w:jc w:val="center"/>
              <w:textAlignment w:val="center"/>
              <w:rPr>
                <w:rFonts w:hint="eastAsia" w:ascii="宋体" w:hAnsi="宋体" w:eastAsia="宋体" w:cs="宋体"/>
                <w:sz w:val="21"/>
                <w:szCs w:val="21"/>
              </w:rPr>
            </w:pPr>
            <w:r>
              <w:rPr>
                <w:rFonts w:hint="eastAsia" w:ascii="宋体" w:hAnsi="宋体" w:eastAsia="宋体" w:cs="宋体"/>
                <w:color w:val="000000"/>
                <w:kern w:val="0"/>
                <w:sz w:val="21"/>
                <w:szCs w:val="21"/>
                <w:lang w:bidi="ar"/>
              </w:rPr>
              <w:t>12</w:t>
            </w:r>
          </w:p>
        </w:tc>
        <w:tc>
          <w:tcPr>
            <w:tcW w:w="1170" w:type="pct"/>
            <w:vAlign w:val="center"/>
            <w:tcPrChange w:id="200" w:author="王秀子" w:date="2023-07-06T10:28:58Z">
              <w:tcPr>
                <w:tcW w:w="1170" w:type="pct"/>
                <w:vAlign w:val="center"/>
              </w:tcPr>
            </w:tcPrChange>
          </w:tcPr>
          <w:p>
            <w:pPr>
              <w:widowControl/>
              <w:jc w:val="center"/>
              <w:textAlignment w:val="center"/>
              <w:rPr>
                <w:rFonts w:hint="eastAsia" w:ascii="宋体" w:hAnsi="宋体" w:eastAsia="宋体" w:cs="宋体"/>
                <w:sz w:val="21"/>
                <w:szCs w:val="21"/>
              </w:rPr>
            </w:pPr>
            <w:r>
              <w:rPr>
                <w:rFonts w:hint="eastAsia" w:ascii="宋体" w:hAnsi="宋体" w:eastAsia="宋体" w:cs="宋体"/>
                <w:sz w:val="21"/>
                <w:szCs w:val="21"/>
              </w:rPr>
              <w:t>单人沙发1</w:t>
            </w:r>
          </w:p>
          <w:p>
            <w:pPr>
              <w:widowControl w:val="0"/>
              <w:spacing w:line="360" w:lineRule="auto"/>
              <w:jc w:val="center"/>
              <w:rPr>
                <w:rFonts w:hint="eastAsia" w:ascii="宋体" w:hAnsi="宋体" w:eastAsia="宋体" w:cs="宋体"/>
                <w:b/>
                <w:bCs/>
                <w:kern w:val="2"/>
                <w:sz w:val="21"/>
                <w:szCs w:val="21"/>
                <w:lang w:val="en-US" w:eastAsia="zh-CN" w:bidi="ar-SA"/>
              </w:rPr>
            </w:pPr>
            <w:r>
              <w:rPr>
                <w:rFonts w:hint="eastAsia" w:ascii="宋体" w:hAnsi="宋体" w:eastAsia="宋体" w:cs="宋体"/>
                <w:b/>
                <w:bCs/>
                <w:kern w:val="2"/>
                <w:sz w:val="21"/>
                <w:szCs w:val="21"/>
                <w:lang w:val="en-US" w:eastAsia="zh-CN" w:bidi="ar-SA"/>
              </w:rPr>
              <w:drawing>
                <wp:inline distT="0" distB="0" distL="114300" distR="114300">
                  <wp:extent cx="863600" cy="802005"/>
                  <wp:effectExtent l="0" t="0" r="5080" b="5715"/>
                  <wp:docPr id="21421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17" name="图片 2"/>
                          <pic:cNvPicPr>
                            <a:picLocks noChangeAspect="1"/>
                          </pic:cNvPicPr>
                        </pic:nvPicPr>
                        <pic:blipFill>
                          <a:blip r:embed="rId19"/>
                          <a:stretch>
                            <a:fillRect/>
                          </a:stretch>
                        </pic:blipFill>
                        <pic:spPr>
                          <a:xfrm>
                            <a:off x="0" y="0"/>
                            <a:ext cx="863600" cy="802005"/>
                          </a:xfrm>
                          <a:prstGeom prst="rect">
                            <a:avLst/>
                          </a:prstGeom>
                          <a:noFill/>
                          <a:ln w="9525">
                            <a:noFill/>
                          </a:ln>
                        </pic:spPr>
                      </pic:pic>
                    </a:graphicData>
                  </a:graphic>
                </wp:inline>
              </w:drawing>
            </w:r>
          </w:p>
        </w:tc>
        <w:tc>
          <w:tcPr>
            <w:tcW w:w="3298" w:type="pct"/>
            <w:vAlign w:val="center"/>
            <w:tcPrChange w:id="201" w:author="王秀子" w:date="2023-07-06T10:28:58Z">
              <w:tcPr>
                <w:tcW w:w="3297" w:type="pct"/>
                <w:vAlign w:val="center"/>
              </w:tcPr>
            </w:tcPrChange>
          </w:tcPr>
          <w:p>
            <w:pPr>
              <w:widowControl/>
              <w:jc w:val="left"/>
              <w:textAlignment w:val="center"/>
              <w:rPr>
                <w:rFonts w:hint="eastAsia" w:ascii="宋体" w:hAnsi="宋体" w:eastAsia="宋体" w:cs="宋体"/>
                <w:sz w:val="21"/>
                <w:szCs w:val="21"/>
              </w:rPr>
            </w:pPr>
            <w:r>
              <w:rPr>
                <w:rFonts w:hint="eastAsia" w:ascii="宋体" w:hAnsi="宋体" w:eastAsia="宋体" w:cs="宋体"/>
                <w:color w:val="000000"/>
                <w:kern w:val="0"/>
                <w:sz w:val="21"/>
                <w:szCs w:val="21"/>
                <w:lang w:bidi="ar"/>
              </w:rPr>
              <w:t>1.采用布艺软包，内框架采用实木框架+夹板结构，采用钉架结构，实木、硬杂木方条。S型弹性钢和绷带做加固支撑。采用水性喷胶。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202" w:author="王秀子" w:date="2023-07-06T10:28:58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trHeight w:val="1087" w:hRule="atLeast"/>
          <w:trPrChange w:id="202" w:author="王秀子" w:date="2023-07-06T10:28:58Z">
            <w:trPr>
              <w:trHeight w:val="1087" w:hRule="atLeast"/>
            </w:trPr>
          </w:trPrChange>
        </w:trPr>
        <w:tc>
          <w:tcPr>
            <w:tcW w:w="531" w:type="pct"/>
            <w:vMerge w:val="restart"/>
            <w:vAlign w:val="center"/>
            <w:tcPrChange w:id="203" w:author="王秀子" w:date="2023-07-06T10:28:58Z">
              <w:tcPr>
                <w:tcW w:w="531" w:type="pct"/>
                <w:vMerge w:val="restart"/>
                <w:vAlign w:val="center"/>
              </w:tcPr>
            </w:tcPrChange>
          </w:tcPr>
          <w:p>
            <w:pPr>
              <w:widowControl/>
              <w:jc w:val="center"/>
              <w:textAlignment w:val="center"/>
              <w:rPr>
                <w:rFonts w:hint="eastAsia" w:ascii="宋体" w:hAnsi="宋体" w:eastAsia="宋体" w:cs="宋体"/>
                <w:sz w:val="21"/>
                <w:szCs w:val="21"/>
              </w:rPr>
            </w:pPr>
            <w:r>
              <w:rPr>
                <w:rFonts w:hint="eastAsia" w:ascii="宋体" w:hAnsi="宋体" w:eastAsia="宋体" w:cs="宋体"/>
                <w:color w:val="000000"/>
                <w:kern w:val="0"/>
                <w:sz w:val="21"/>
                <w:szCs w:val="21"/>
                <w:lang w:bidi="ar"/>
              </w:rPr>
              <w:t>13</w:t>
            </w:r>
          </w:p>
        </w:tc>
        <w:tc>
          <w:tcPr>
            <w:tcW w:w="1170" w:type="pct"/>
            <w:vMerge w:val="restart"/>
            <w:vAlign w:val="center"/>
            <w:tcPrChange w:id="204" w:author="王秀子" w:date="2023-07-06T10:28:58Z">
              <w:tcPr>
                <w:tcW w:w="1170" w:type="pct"/>
                <w:vMerge w:val="restart"/>
                <w:vAlign w:val="center"/>
              </w:tcPr>
            </w:tcPrChange>
          </w:tcPr>
          <w:p>
            <w:pPr>
              <w:widowControl/>
              <w:jc w:val="center"/>
              <w:textAlignment w:val="center"/>
              <w:rPr>
                <w:rFonts w:hint="eastAsia" w:ascii="宋体" w:hAnsi="宋体" w:eastAsia="宋体" w:cs="宋体"/>
                <w:sz w:val="21"/>
                <w:szCs w:val="21"/>
              </w:rPr>
            </w:pPr>
            <w:r>
              <w:rPr>
                <w:rFonts w:hint="eastAsia" w:ascii="宋体" w:hAnsi="宋体" w:eastAsia="宋体" w:cs="宋体"/>
                <w:sz w:val="21"/>
                <w:szCs w:val="21"/>
              </w:rPr>
              <w:t>方几</w:t>
            </w:r>
          </w:p>
          <w:p>
            <w:pPr>
              <w:widowControl w:val="0"/>
              <w:spacing w:line="360" w:lineRule="auto"/>
              <w:jc w:val="center"/>
              <w:rPr>
                <w:rFonts w:hint="eastAsia" w:ascii="宋体" w:hAnsi="宋体" w:eastAsia="宋体" w:cs="宋体"/>
                <w:b/>
                <w:bCs/>
                <w:kern w:val="2"/>
                <w:sz w:val="21"/>
                <w:szCs w:val="21"/>
                <w:lang w:val="en-US" w:eastAsia="zh-CN" w:bidi="ar-SA"/>
              </w:rPr>
            </w:pPr>
            <w:r>
              <w:rPr>
                <w:rFonts w:hint="eastAsia" w:ascii="宋体" w:hAnsi="宋体" w:eastAsia="宋体" w:cs="宋体"/>
                <w:b/>
                <w:bCs/>
                <w:kern w:val="2"/>
                <w:sz w:val="21"/>
                <w:szCs w:val="21"/>
                <w:lang w:val="en-US" w:eastAsia="zh-CN" w:bidi="ar-SA"/>
              </w:rPr>
              <w:drawing>
                <wp:inline distT="0" distB="0" distL="114300" distR="114300">
                  <wp:extent cx="734060" cy="692785"/>
                  <wp:effectExtent l="0" t="0" r="12700" b="8255"/>
                  <wp:docPr id="21421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18" name="图片 3"/>
                          <pic:cNvPicPr>
                            <a:picLocks noChangeAspect="1"/>
                          </pic:cNvPicPr>
                        </pic:nvPicPr>
                        <pic:blipFill>
                          <a:blip r:embed="rId20"/>
                          <a:stretch>
                            <a:fillRect/>
                          </a:stretch>
                        </pic:blipFill>
                        <pic:spPr>
                          <a:xfrm>
                            <a:off x="0" y="0"/>
                            <a:ext cx="734060" cy="692785"/>
                          </a:xfrm>
                          <a:prstGeom prst="rect">
                            <a:avLst/>
                          </a:prstGeom>
                          <a:noFill/>
                          <a:ln w="9525">
                            <a:noFill/>
                          </a:ln>
                        </pic:spPr>
                      </pic:pic>
                    </a:graphicData>
                  </a:graphic>
                </wp:inline>
              </w:drawing>
            </w:r>
          </w:p>
        </w:tc>
        <w:tc>
          <w:tcPr>
            <w:tcW w:w="3298" w:type="pct"/>
            <w:vAlign w:val="center"/>
            <w:tcPrChange w:id="205" w:author="王秀子" w:date="2023-07-06T10:28:58Z">
              <w:tcPr>
                <w:tcW w:w="3297" w:type="pct"/>
                <w:vAlign w:val="center"/>
              </w:tcPr>
            </w:tcPrChange>
          </w:tcPr>
          <w:p>
            <w:pPr>
              <w:widowControl/>
              <w:jc w:val="left"/>
              <w:textAlignment w:val="center"/>
              <w:rPr>
                <w:rFonts w:hint="eastAsia" w:ascii="宋体" w:hAnsi="宋体" w:eastAsia="宋体" w:cs="宋体"/>
                <w:sz w:val="21"/>
                <w:szCs w:val="21"/>
              </w:rPr>
            </w:pPr>
            <w:r>
              <w:rPr>
                <w:rFonts w:hint="eastAsia" w:ascii="宋体" w:hAnsi="宋体" w:eastAsia="宋体" w:cs="宋体"/>
                <w:color w:val="000000"/>
                <w:kern w:val="0"/>
                <w:sz w:val="21"/>
                <w:szCs w:val="21"/>
                <w:lang w:bidi="ar"/>
              </w:rPr>
              <w:t>1.台面基材采用中密度纤维环保板,达到国家新检测标准E1级（甲醛释放量≤0.124mg/m³）,防虫、防腐,强度高、各种物理化学性能指标均达到国家相关标准；脚架为全实木结构。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206" w:author="王秀子" w:date="2023-07-06T10:28:58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trHeight w:val="1087" w:hRule="atLeast"/>
          <w:trPrChange w:id="206" w:author="王秀子" w:date="2023-07-06T10:28:58Z">
            <w:trPr>
              <w:trHeight w:val="1087" w:hRule="atLeast"/>
            </w:trPr>
          </w:trPrChange>
        </w:trPr>
        <w:tc>
          <w:tcPr>
            <w:tcW w:w="531" w:type="pct"/>
            <w:vMerge w:val="continue"/>
            <w:vAlign w:val="center"/>
            <w:tcPrChange w:id="207" w:author="王秀子" w:date="2023-07-06T10:28:58Z">
              <w:tcPr>
                <w:tcW w:w="531" w:type="pct"/>
                <w:vMerge w:val="continue"/>
                <w:vAlign w:val="center"/>
              </w:tcPr>
            </w:tcPrChange>
          </w:tcPr>
          <w:p>
            <w:pPr>
              <w:widowControl/>
              <w:jc w:val="left"/>
              <w:textAlignment w:val="center"/>
              <w:rPr>
                <w:rFonts w:hint="eastAsia" w:ascii="宋体" w:hAnsi="宋体" w:eastAsia="宋体" w:cs="宋体"/>
                <w:sz w:val="21"/>
                <w:szCs w:val="21"/>
              </w:rPr>
            </w:pPr>
          </w:p>
        </w:tc>
        <w:tc>
          <w:tcPr>
            <w:tcW w:w="1170" w:type="pct"/>
            <w:vMerge w:val="continue"/>
            <w:vAlign w:val="center"/>
            <w:tcPrChange w:id="208" w:author="王秀子" w:date="2023-07-06T10:28:58Z">
              <w:tcPr>
                <w:tcW w:w="1170" w:type="pct"/>
                <w:vMerge w:val="continue"/>
                <w:vAlign w:val="center"/>
              </w:tcPr>
            </w:tcPrChange>
          </w:tcPr>
          <w:p>
            <w:pPr>
              <w:widowControl/>
              <w:jc w:val="left"/>
              <w:textAlignment w:val="center"/>
              <w:rPr>
                <w:rFonts w:hint="eastAsia" w:ascii="宋体" w:hAnsi="宋体" w:eastAsia="宋体" w:cs="宋体"/>
                <w:sz w:val="21"/>
                <w:szCs w:val="21"/>
              </w:rPr>
            </w:pPr>
          </w:p>
        </w:tc>
        <w:tc>
          <w:tcPr>
            <w:tcW w:w="3298" w:type="pct"/>
            <w:vAlign w:val="center"/>
            <w:tcPrChange w:id="209" w:author="王秀子" w:date="2023-07-06T10:28:58Z">
              <w:tcPr>
                <w:tcW w:w="3297" w:type="pct"/>
                <w:vAlign w:val="center"/>
              </w:tcPr>
            </w:tcPrChange>
          </w:tcPr>
          <w:p>
            <w:pPr>
              <w:widowControl/>
              <w:jc w:val="left"/>
              <w:textAlignment w:val="center"/>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2.贴面用材采用≥0.6mm实木木皮饰面,采用贴面相同实木封边,防水、防潮、不易变开裂。环保水性漆,表面采用"五底三面"涂装处理。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210" w:author="王秀子" w:date="2023-07-06T10:28:58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trHeight w:val="435" w:hRule="atLeast"/>
          <w:trPrChange w:id="210" w:author="王秀子" w:date="2023-07-06T10:28:58Z">
            <w:trPr>
              <w:trHeight w:val="435" w:hRule="atLeast"/>
            </w:trPr>
          </w:trPrChange>
        </w:trPr>
        <w:tc>
          <w:tcPr>
            <w:tcW w:w="531" w:type="pct"/>
            <w:vMerge w:val="restart"/>
            <w:vAlign w:val="center"/>
            <w:tcPrChange w:id="211" w:author="王秀子" w:date="2023-07-06T10:28:58Z">
              <w:tcPr>
                <w:tcW w:w="531" w:type="pct"/>
                <w:vMerge w:val="restart"/>
                <w:vAlign w:val="center"/>
              </w:tcPr>
            </w:tcPrChange>
          </w:tcPr>
          <w:p>
            <w:pPr>
              <w:widowControl/>
              <w:jc w:val="center"/>
              <w:textAlignment w:val="center"/>
              <w:rPr>
                <w:rFonts w:hint="eastAsia" w:ascii="宋体" w:hAnsi="宋体" w:eastAsia="宋体" w:cs="宋体"/>
                <w:sz w:val="21"/>
                <w:szCs w:val="21"/>
              </w:rPr>
            </w:pPr>
            <w:r>
              <w:rPr>
                <w:rFonts w:hint="eastAsia" w:ascii="宋体" w:hAnsi="宋体" w:eastAsia="宋体" w:cs="宋体"/>
                <w:color w:val="000000"/>
                <w:kern w:val="0"/>
                <w:sz w:val="21"/>
                <w:szCs w:val="21"/>
                <w:lang w:bidi="ar"/>
              </w:rPr>
              <w:t>14</w:t>
            </w:r>
          </w:p>
        </w:tc>
        <w:tc>
          <w:tcPr>
            <w:tcW w:w="1170" w:type="pct"/>
            <w:vMerge w:val="restart"/>
            <w:vAlign w:val="center"/>
            <w:tcPrChange w:id="212" w:author="王秀子" w:date="2023-07-06T10:28:58Z">
              <w:tcPr>
                <w:tcW w:w="1170" w:type="pct"/>
                <w:vMerge w:val="restart"/>
                <w:vAlign w:val="center"/>
              </w:tcPr>
            </w:tcPrChange>
          </w:tcPr>
          <w:p>
            <w:pPr>
              <w:widowControl/>
              <w:jc w:val="center"/>
              <w:textAlignment w:val="center"/>
              <w:rPr>
                <w:rFonts w:hint="eastAsia" w:ascii="宋体" w:hAnsi="宋体" w:eastAsia="宋体" w:cs="宋体"/>
                <w:sz w:val="21"/>
                <w:szCs w:val="21"/>
              </w:rPr>
            </w:pPr>
            <w:r>
              <w:rPr>
                <w:rFonts w:hint="eastAsia" w:ascii="宋体" w:hAnsi="宋体" w:eastAsia="宋体" w:cs="宋体"/>
                <w:sz w:val="21"/>
                <w:szCs w:val="21"/>
              </w:rPr>
              <w:t>茶水柜2</w:t>
            </w:r>
          </w:p>
          <w:p>
            <w:pPr>
              <w:widowControl w:val="0"/>
              <w:spacing w:line="360" w:lineRule="auto"/>
              <w:jc w:val="center"/>
              <w:rPr>
                <w:rFonts w:hint="eastAsia" w:ascii="宋体" w:hAnsi="宋体" w:eastAsia="宋体" w:cs="宋体"/>
                <w:b/>
                <w:bCs/>
                <w:kern w:val="2"/>
                <w:sz w:val="21"/>
                <w:szCs w:val="21"/>
                <w:lang w:val="en-US" w:eastAsia="zh-CN" w:bidi="ar-SA"/>
              </w:rPr>
            </w:pPr>
            <w:r>
              <w:rPr>
                <w:rFonts w:hint="eastAsia" w:ascii="宋体" w:hAnsi="宋体" w:eastAsia="宋体" w:cs="宋体"/>
                <w:b/>
                <w:bCs/>
                <w:kern w:val="2"/>
                <w:sz w:val="21"/>
                <w:szCs w:val="21"/>
                <w:lang w:val="en-US" w:eastAsia="zh-CN" w:bidi="ar-SA"/>
              </w:rPr>
              <w:drawing>
                <wp:inline distT="0" distB="0" distL="114300" distR="114300">
                  <wp:extent cx="829310" cy="751205"/>
                  <wp:effectExtent l="0" t="0" r="8890" b="10795"/>
                  <wp:docPr id="214200"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00" name="图片 11"/>
                          <pic:cNvPicPr>
                            <a:picLocks noChangeAspect="1"/>
                          </pic:cNvPicPr>
                        </pic:nvPicPr>
                        <pic:blipFill>
                          <a:blip r:embed="rId21"/>
                          <a:srcRect l="19054" t="16928" r="15851" b="4779"/>
                          <a:stretch>
                            <a:fillRect/>
                          </a:stretch>
                        </pic:blipFill>
                        <pic:spPr>
                          <a:xfrm>
                            <a:off x="0" y="0"/>
                            <a:ext cx="829310" cy="751205"/>
                          </a:xfrm>
                          <a:prstGeom prst="rect">
                            <a:avLst/>
                          </a:prstGeom>
                          <a:noFill/>
                          <a:ln w="9525">
                            <a:noFill/>
                          </a:ln>
                        </pic:spPr>
                      </pic:pic>
                    </a:graphicData>
                  </a:graphic>
                </wp:inline>
              </w:drawing>
            </w:r>
          </w:p>
        </w:tc>
        <w:tc>
          <w:tcPr>
            <w:tcW w:w="3298" w:type="pct"/>
            <w:vAlign w:val="center"/>
            <w:tcPrChange w:id="213" w:author="王秀子" w:date="2023-07-06T10:28:58Z">
              <w:tcPr>
                <w:tcW w:w="3297" w:type="pct"/>
                <w:vAlign w:val="center"/>
              </w:tcPr>
            </w:tcPrChange>
          </w:tcPr>
          <w:p>
            <w:pPr>
              <w:widowControl/>
              <w:jc w:val="left"/>
              <w:textAlignment w:val="center"/>
              <w:rPr>
                <w:rFonts w:hint="eastAsia" w:ascii="宋体" w:hAnsi="宋体" w:eastAsia="宋体" w:cs="宋体"/>
                <w:sz w:val="21"/>
                <w:szCs w:val="21"/>
              </w:rPr>
            </w:pPr>
            <w:r>
              <w:rPr>
                <w:rFonts w:hint="eastAsia" w:ascii="宋体" w:hAnsi="宋体" w:eastAsia="宋体" w:cs="宋体"/>
                <w:color w:val="000000"/>
                <w:kern w:val="0"/>
                <w:sz w:val="21"/>
                <w:szCs w:val="21"/>
                <w:bdr w:val="single" w:color="000000" w:sz="4" w:space="0"/>
              </w:rPr>
              <w:drawing>
                <wp:anchor distT="0" distB="0" distL="114300" distR="114300" simplePos="0" relativeHeight="251659264" behindDoc="0" locked="0" layoutInCell="1" allowOverlap="1">
                  <wp:simplePos x="0" y="0"/>
                  <wp:positionH relativeFrom="column">
                    <wp:posOffset>0</wp:posOffset>
                  </wp:positionH>
                  <wp:positionV relativeFrom="paragraph">
                    <wp:posOffset>0</wp:posOffset>
                  </wp:positionV>
                  <wp:extent cx="303530" cy="833755"/>
                  <wp:effectExtent l="0" t="0" r="0" b="0"/>
                  <wp:wrapNone/>
                  <wp:docPr id="15" name="图片_129"/>
                  <wp:cNvGraphicFramePr/>
                  <a:graphic xmlns:a="http://schemas.openxmlformats.org/drawingml/2006/main">
                    <a:graphicData uri="http://schemas.openxmlformats.org/drawingml/2006/picture">
                      <pic:pic xmlns:pic="http://schemas.openxmlformats.org/drawingml/2006/picture">
                        <pic:nvPicPr>
                          <pic:cNvPr id="15" name="图片_129"/>
                          <pic:cNvPicPr/>
                        </pic:nvPicPr>
                        <pic:blipFill>
                          <a:blip r:embed="rId22"/>
                          <a:stretch>
                            <a:fillRect/>
                          </a:stretch>
                        </pic:blipFill>
                        <pic:spPr>
                          <a:xfrm>
                            <a:off x="0" y="0"/>
                            <a:ext cx="303530" cy="833755"/>
                          </a:xfrm>
                          <a:prstGeom prst="rect">
                            <a:avLst/>
                          </a:prstGeom>
                          <a:noFill/>
                          <a:ln>
                            <a:noFill/>
                          </a:ln>
                        </pic:spPr>
                      </pic:pic>
                    </a:graphicData>
                  </a:graphic>
                </wp:anchor>
              </w:drawing>
            </w:r>
            <w:r>
              <w:rPr>
                <w:rFonts w:hint="eastAsia" w:ascii="宋体" w:hAnsi="宋体" w:eastAsia="宋体" w:cs="宋体"/>
                <w:color w:val="000000"/>
                <w:kern w:val="0"/>
                <w:sz w:val="21"/>
                <w:szCs w:val="21"/>
                <w:bdr w:val="single" w:color="000000" w:sz="4" w:space="0"/>
              </w:rPr>
              <w:drawing>
                <wp:anchor distT="0" distB="0" distL="114300" distR="114300" simplePos="0" relativeHeight="251660288" behindDoc="0" locked="0" layoutInCell="1" allowOverlap="1">
                  <wp:simplePos x="0" y="0"/>
                  <wp:positionH relativeFrom="column">
                    <wp:posOffset>0</wp:posOffset>
                  </wp:positionH>
                  <wp:positionV relativeFrom="paragraph">
                    <wp:posOffset>0</wp:posOffset>
                  </wp:positionV>
                  <wp:extent cx="303530" cy="833755"/>
                  <wp:effectExtent l="0" t="0" r="0" b="0"/>
                  <wp:wrapNone/>
                  <wp:docPr id="16" name="图片_129_SpCnt_1"/>
                  <wp:cNvGraphicFramePr/>
                  <a:graphic xmlns:a="http://schemas.openxmlformats.org/drawingml/2006/main">
                    <a:graphicData uri="http://schemas.openxmlformats.org/drawingml/2006/picture">
                      <pic:pic xmlns:pic="http://schemas.openxmlformats.org/drawingml/2006/picture">
                        <pic:nvPicPr>
                          <pic:cNvPr id="16" name="图片_129_SpCnt_1"/>
                          <pic:cNvPicPr/>
                        </pic:nvPicPr>
                        <pic:blipFill>
                          <a:blip r:embed="rId22"/>
                          <a:stretch>
                            <a:fillRect/>
                          </a:stretch>
                        </pic:blipFill>
                        <pic:spPr>
                          <a:xfrm>
                            <a:off x="0" y="0"/>
                            <a:ext cx="303530" cy="833755"/>
                          </a:xfrm>
                          <a:prstGeom prst="rect">
                            <a:avLst/>
                          </a:prstGeom>
                          <a:noFill/>
                          <a:ln>
                            <a:noFill/>
                          </a:ln>
                        </pic:spPr>
                      </pic:pic>
                    </a:graphicData>
                  </a:graphic>
                </wp:anchor>
              </w:drawing>
            </w:r>
            <w:r>
              <w:rPr>
                <w:rFonts w:hint="eastAsia" w:ascii="宋体" w:hAnsi="宋体" w:eastAsia="宋体" w:cs="宋体"/>
                <w:color w:val="000000"/>
                <w:kern w:val="0"/>
                <w:sz w:val="21"/>
                <w:szCs w:val="21"/>
                <w:bdr w:val="single" w:color="000000" w:sz="4" w:space="0"/>
              </w:rPr>
              <w:drawing>
                <wp:anchor distT="0" distB="0" distL="114300" distR="114300" simplePos="0" relativeHeight="251661312" behindDoc="0" locked="0" layoutInCell="1" allowOverlap="1">
                  <wp:simplePos x="0" y="0"/>
                  <wp:positionH relativeFrom="column">
                    <wp:posOffset>0</wp:posOffset>
                  </wp:positionH>
                  <wp:positionV relativeFrom="paragraph">
                    <wp:posOffset>0</wp:posOffset>
                  </wp:positionV>
                  <wp:extent cx="303530" cy="833755"/>
                  <wp:effectExtent l="0" t="0" r="0" b="0"/>
                  <wp:wrapNone/>
                  <wp:docPr id="17" name="图片_129_SpCnt_2"/>
                  <wp:cNvGraphicFramePr/>
                  <a:graphic xmlns:a="http://schemas.openxmlformats.org/drawingml/2006/main">
                    <a:graphicData uri="http://schemas.openxmlformats.org/drawingml/2006/picture">
                      <pic:pic xmlns:pic="http://schemas.openxmlformats.org/drawingml/2006/picture">
                        <pic:nvPicPr>
                          <pic:cNvPr id="17" name="图片_129_SpCnt_2"/>
                          <pic:cNvPicPr/>
                        </pic:nvPicPr>
                        <pic:blipFill>
                          <a:blip r:embed="rId22"/>
                          <a:stretch>
                            <a:fillRect/>
                          </a:stretch>
                        </pic:blipFill>
                        <pic:spPr>
                          <a:xfrm>
                            <a:off x="0" y="0"/>
                            <a:ext cx="303530" cy="833755"/>
                          </a:xfrm>
                          <a:prstGeom prst="rect">
                            <a:avLst/>
                          </a:prstGeom>
                          <a:noFill/>
                          <a:ln>
                            <a:noFill/>
                          </a:ln>
                        </pic:spPr>
                      </pic:pic>
                    </a:graphicData>
                  </a:graphic>
                </wp:anchor>
              </w:drawing>
            </w:r>
            <w:r>
              <w:rPr>
                <w:rFonts w:hint="eastAsia" w:ascii="宋体" w:hAnsi="宋体" w:eastAsia="宋体" w:cs="宋体"/>
                <w:color w:val="000000"/>
                <w:kern w:val="0"/>
                <w:sz w:val="21"/>
                <w:szCs w:val="21"/>
                <w:bdr w:val="single" w:color="000000" w:sz="4" w:space="0"/>
              </w:rPr>
              <w:drawing>
                <wp:anchor distT="0" distB="0" distL="114300" distR="114300" simplePos="0" relativeHeight="251662336" behindDoc="0" locked="0" layoutInCell="1" allowOverlap="1">
                  <wp:simplePos x="0" y="0"/>
                  <wp:positionH relativeFrom="column">
                    <wp:posOffset>0</wp:posOffset>
                  </wp:positionH>
                  <wp:positionV relativeFrom="paragraph">
                    <wp:posOffset>0</wp:posOffset>
                  </wp:positionV>
                  <wp:extent cx="303530" cy="833755"/>
                  <wp:effectExtent l="0" t="0" r="0" b="0"/>
                  <wp:wrapNone/>
                  <wp:docPr id="18" name="图片_129_SpCnt_3"/>
                  <wp:cNvGraphicFramePr/>
                  <a:graphic xmlns:a="http://schemas.openxmlformats.org/drawingml/2006/main">
                    <a:graphicData uri="http://schemas.openxmlformats.org/drawingml/2006/picture">
                      <pic:pic xmlns:pic="http://schemas.openxmlformats.org/drawingml/2006/picture">
                        <pic:nvPicPr>
                          <pic:cNvPr id="18" name="图片_129_SpCnt_3"/>
                          <pic:cNvPicPr/>
                        </pic:nvPicPr>
                        <pic:blipFill>
                          <a:blip r:embed="rId22"/>
                          <a:stretch>
                            <a:fillRect/>
                          </a:stretch>
                        </pic:blipFill>
                        <pic:spPr>
                          <a:xfrm>
                            <a:off x="0" y="0"/>
                            <a:ext cx="303530" cy="833755"/>
                          </a:xfrm>
                          <a:prstGeom prst="rect">
                            <a:avLst/>
                          </a:prstGeom>
                          <a:noFill/>
                          <a:ln>
                            <a:noFill/>
                          </a:ln>
                        </pic:spPr>
                      </pic:pic>
                    </a:graphicData>
                  </a:graphic>
                </wp:anchor>
              </w:drawing>
            </w:r>
            <w:r>
              <w:rPr>
                <w:rFonts w:hint="eastAsia" w:ascii="宋体" w:hAnsi="宋体" w:eastAsia="宋体" w:cs="宋体"/>
                <w:color w:val="000000"/>
                <w:kern w:val="0"/>
                <w:sz w:val="21"/>
                <w:szCs w:val="21"/>
                <w:bdr w:val="single" w:color="000000" w:sz="4" w:space="0"/>
              </w:rPr>
              <w:drawing>
                <wp:anchor distT="0" distB="0" distL="114300" distR="114300" simplePos="0" relativeHeight="251663360" behindDoc="0" locked="0" layoutInCell="1" allowOverlap="1">
                  <wp:simplePos x="0" y="0"/>
                  <wp:positionH relativeFrom="column">
                    <wp:posOffset>0</wp:posOffset>
                  </wp:positionH>
                  <wp:positionV relativeFrom="paragraph">
                    <wp:posOffset>0</wp:posOffset>
                  </wp:positionV>
                  <wp:extent cx="303530" cy="833755"/>
                  <wp:effectExtent l="0" t="0" r="0" b="0"/>
                  <wp:wrapNone/>
                  <wp:docPr id="19" name="图片_129_SpCnt_4"/>
                  <wp:cNvGraphicFramePr/>
                  <a:graphic xmlns:a="http://schemas.openxmlformats.org/drawingml/2006/main">
                    <a:graphicData uri="http://schemas.openxmlformats.org/drawingml/2006/picture">
                      <pic:pic xmlns:pic="http://schemas.openxmlformats.org/drawingml/2006/picture">
                        <pic:nvPicPr>
                          <pic:cNvPr id="19" name="图片_129_SpCnt_4"/>
                          <pic:cNvPicPr/>
                        </pic:nvPicPr>
                        <pic:blipFill>
                          <a:blip r:embed="rId22"/>
                          <a:stretch>
                            <a:fillRect/>
                          </a:stretch>
                        </pic:blipFill>
                        <pic:spPr>
                          <a:xfrm>
                            <a:off x="0" y="0"/>
                            <a:ext cx="303530" cy="833755"/>
                          </a:xfrm>
                          <a:prstGeom prst="rect">
                            <a:avLst/>
                          </a:prstGeom>
                          <a:noFill/>
                          <a:ln>
                            <a:noFill/>
                          </a:ln>
                        </pic:spPr>
                      </pic:pic>
                    </a:graphicData>
                  </a:graphic>
                </wp:anchor>
              </w:drawing>
            </w:r>
            <w:r>
              <w:rPr>
                <w:rFonts w:hint="eastAsia" w:ascii="宋体" w:hAnsi="宋体" w:eastAsia="宋体" w:cs="宋体"/>
                <w:color w:val="000000"/>
                <w:kern w:val="0"/>
                <w:sz w:val="21"/>
                <w:szCs w:val="21"/>
                <w:bdr w:val="single" w:color="000000" w:sz="4" w:space="0"/>
              </w:rPr>
              <w:drawing>
                <wp:anchor distT="0" distB="0" distL="114300" distR="114300" simplePos="0" relativeHeight="251664384" behindDoc="0" locked="0" layoutInCell="1" allowOverlap="1">
                  <wp:simplePos x="0" y="0"/>
                  <wp:positionH relativeFrom="column">
                    <wp:posOffset>0</wp:posOffset>
                  </wp:positionH>
                  <wp:positionV relativeFrom="paragraph">
                    <wp:posOffset>0</wp:posOffset>
                  </wp:positionV>
                  <wp:extent cx="303530" cy="833755"/>
                  <wp:effectExtent l="0" t="0" r="0" b="0"/>
                  <wp:wrapNone/>
                  <wp:docPr id="20" name="图片_129_SpCnt_5"/>
                  <wp:cNvGraphicFramePr/>
                  <a:graphic xmlns:a="http://schemas.openxmlformats.org/drawingml/2006/main">
                    <a:graphicData uri="http://schemas.openxmlformats.org/drawingml/2006/picture">
                      <pic:pic xmlns:pic="http://schemas.openxmlformats.org/drawingml/2006/picture">
                        <pic:nvPicPr>
                          <pic:cNvPr id="20" name="图片_129_SpCnt_5"/>
                          <pic:cNvPicPr/>
                        </pic:nvPicPr>
                        <pic:blipFill>
                          <a:blip r:embed="rId22"/>
                          <a:stretch>
                            <a:fillRect/>
                          </a:stretch>
                        </pic:blipFill>
                        <pic:spPr>
                          <a:xfrm>
                            <a:off x="0" y="0"/>
                            <a:ext cx="303530" cy="833755"/>
                          </a:xfrm>
                          <a:prstGeom prst="rect">
                            <a:avLst/>
                          </a:prstGeom>
                          <a:noFill/>
                          <a:ln>
                            <a:noFill/>
                          </a:ln>
                        </pic:spPr>
                      </pic:pic>
                    </a:graphicData>
                  </a:graphic>
                </wp:anchor>
              </w:drawing>
            </w:r>
            <w:r>
              <w:rPr>
                <w:rFonts w:hint="eastAsia" w:ascii="宋体" w:hAnsi="宋体" w:eastAsia="宋体" w:cs="宋体"/>
                <w:color w:val="000000"/>
                <w:kern w:val="0"/>
                <w:sz w:val="21"/>
                <w:szCs w:val="21"/>
                <w:bdr w:val="single" w:color="000000" w:sz="4" w:space="0"/>
              </w:rPr>
              <w:drawing>
                <wp:anchor distT="0" distB="0" distL="114300" distR="114300" simplePos="0" relativeHeight="251665408" behindDoc="0" locked="0" layoutInCell="1" allowOverlap="1">
                  <wp:simplePos x="0" y="0"/>
                  <wp:positionH relativeFrom="column">
                    <wp:posOffset>0</wp:posOffset>
                  </wp:positionH>
                  <wp:positionV relativeFrom="paragraph">
                    <wp:posOffset>0</wp:posOffset>
                  </wp:positionV>
                  <wp:extent cx="303530" cy="833755"/>
                  <wp:effectExtent l="0" t="0" r="0" b="0"/>
                  <wp:wrapNone/>
                  <wp:docPr id="21" name="图片_129_SpCnt_6"/>
                  <wp:cNvGraphicFramePr/>
                  <a:graphic xmlns:a="http://schemas.openxmlformats.org/drawingml/2006/main">
                    <a:graphicData uri="http://schemas.openxmlformats.org/drawingml/2006/picture">
                      <pic:pic xmlns:pic="http://schemas.openxmlformats.org/drawingml/2006/picture">
                        <pic:nvPicPr>
                          <pic:cNvPr id="21" name="图片_129_SpCnt_6"/>
                          <pic:cNvPicPr/>
                        </pic:nvPicPr>
                        <pic:blipFill>
                          <a:blip r:embed="rId22"/>
                          <a:stretch>
                            <a:fillRect/>
                          </a:stretch>
                        </pic:blipFill>
                        <pic:spPr>
                          <a:xfrm>
                            <a:off x="0" y="0"/>
                            <a:ext cx="303530" cy="833755"/>
                          </a:xfrm>
                          <a:prstGeom prst="rect">
                            <a:avLst/>
                          </a:prstGeom>
                          <a:noFill/>
                          <a:ln>
                            <a:noFill/>
                          </a:ln>
                        </pic:spPr>
                      </pic:pic>
                    </a:graphicData>
                  </a:graphic>
                </wp:anchor>
              </w:drawing>
            </w:r>
            <w:r>
              <w:rPr>
                <w:rFonts w:hint="eastAsia" w:ascii="宋体" w:hAnsi="宋体" w:eastAsia="宋体" w:cs="宋体"/>
                <w:color w:val="000000"/>
                <w:kern w:val="0"/>
                <w:sz w:val="21"/>
                <w:szCs w:val="21"/>
                <w:bdr w:val="single" w:color="000000" w:sz="4" w:space="0"/>
              </w:rPr>
              <w:drawing>
                <wp:anchor distT="0" distB="0" distL="114300" distR="114300" simplePos="0" relativeHeight="251666432" behindDoc="0" locked="0" layoutInCell="1" allowOverlap="1">
                  <wp:simplePos x="0" y="0"/>
                  <wp:positionH relativeFrom="column">
                    <wp:posOffset>0</wp:posOffset>
                  </wp:positionH>
                  <wp:positionV relativeFrom="paragraph">
                    <wp:posOffset>0</wp:posOffset>
                  </wp:positionV>
                  <wp:extent cx="303530" cy="833755"/>
                  <wp:effectExtent l="0" t="0" r="0" b="0"/>
                  <wp:wrapNone/>
                  <wp:docPr id="22" name="图片_129_SpCnt_7"/>
                  <wp:cNvGraphicFramePr/>
                  <a:graphic xmlns:a="http://schemas.openxmlformats.org/drawingml/2006/main">
                    <a:graphicData uri="http://schemas.openxmlformats.org/drawingml/2006/picture">
                      <pic:pic xmlns:pic="http://schemas.openxmlformats.org/drawingml/2006/picture">
                        <pic:nvPicPr>
                          <pic:cNvPr id="22" name="图片_129_SpCnt_7"/>
                          <pic:cNvPicPr/>
                        </pic:nvPicPr>
                        <pic:blipFill>
                          <a:blip r:embed="rId22"/>
                          <a:stretch>
                            <a:fillRect/>
                          </a:stretch>
                        </pic:blipFill>
                        <pic:spPr>
                          <a:xfrm>
                            <a:off x="0" y="0"/>
                            <a:ext cx="303530" cy="833755"/>
                          </a:xfrm>
                          <a:prstGeom prst="rect">
                            <a:avLst/>
                          </a:prstGeom>
                          <a:noFill/>
                          <a:ln>
                            <a:noFill/>
                          </a:ln>
                        </pic:spPr>
                      </pic:pic>
                    </a:graphicData>
                  </a:graphic>
                </wp:anchor>
              </w:drawing>
            </w:r>
            <w:r>
              <w:rPr>
                <w:rFonts w:hint="eastAsia" w:ascii="宋体" w:hAnsi="宋体" w:eastAsia="宋体" w:cs="宋体"/>
                <w:color w:val="000000"/>
                <w:kern w:val="0"/>
                <w:sz w:val="21"/>
                <w:szCs w:val="21"/>
                <w:bdr w:val="single" w:color="000000" w:sz="4" w:space="0"/>
              </w:rPr>
              <w:drawing>
                <wp:anchor distT="0" distB="0" distL="114300" distR="114300" simplePos="0" relativeHeight="251667456" behindDoc="0" locked="0" layoutInCell="1" allowOverlap="1">
                  <wp:simplePos x="0" y="0"/>
                  <wp:positionH relativeFrom="column">
                    <wp:posOffset>0</wp:posOffset>
                  </wp:positionH>
                  <wp:positionV relativeFrom="paragraph">
                    <wp:posOffset>0</wp:posOffset>
                  </wp:positionV>
                  <wp:extent cx="303530" cy="838200"/>
                  <wp:effectExtent l="0" t="0" r="0" b="0"/>
                  <wp:wrapNone/>
                  <wp:docPr id="23" name="图片_129_SpCnt_8"/>
                  <wp:cNvGraphicFramePr/>
                  <a:graphic xmlns:a="http://schemas.openxmlformats.org/drawingml/2006/main">
                    <a:graphicData uri="http://schemas.openxmlformats.org/drawingml/2006/picture">
                      <pic:pic xmlns:pic="http://schemas.openxmlformats.org/drawingml/2006/picture">
                        <pic:nvPicPr>
                          <pic:cNvPr id="23" name="图片_129_SpCnt_8"/>
                          <pic:cNvPicPr/>
                        </pic:nvPicPr>
                        <pic:blipFill>
                          <a:blip r:embed="rId22"/>
                          <a:stretch>
                            <a:fillRect/>
                          </a:stretch>
                        </pic:blipFill>
                        <pic:spPr>
                          <a:xfrm>
                            <a:off x="0" y="0"/>
                            <a:ext cx="303530" cy="838200"/>
                          </a:xfrm>
                          <a:prstGeom prst="rect">
                            <a:avLst/>
                          </a:prstGeom>
                          <a:noFill/>
                          <a:ln>
                            <a:noFill/>
                          </a:ln>
                        </pic:spPr>
                      </pic:pic>
                    </a:graphicData>
                  </a:graphic>
                </wp:anchor>
              </w:drawing>
            </w:r>
            <w:r>
              <w:rPr>
                <w:rFonts w:hint="eastAsia" w:ascii="宋体" w:hAnsi="宋体" w:eastAsia="宋体" w:cs="宋体"/>
                <w:color w:val="000000"/>
                <w:kern w:val="0"/>
                <w:sz w:val="21"/>
                <w:szCs w:val="21"/>
                <w:bdr w:val="single" w:color="000000" w:sz="4" w:space="0"/>
              </w:rPr>
              <w:drawing>
                <wp:anchor distT="0" distB="0" distL="114300" distR="114300" simplePos="0" relativeHeight="251668480" behindDoc="0" locked="0" layoutInCell="1" allowOverlap="1">
                  <wp:simplePos x="0" y="0"/>
                  <wp:positionH relativeFrom="column">
                    <wp:posOffset>0</wp:posOffset>
                  </wp:positionH>
                  <wp:positionV relativeFrom="paragraph">
                    <wp:posOffset>0</wp:posOffset>
                  </wp:positionV>
                  <wp:extent cx="303530" cy="833755"/>
                  <wp:effectExtent l="0" t="0" r="0" b="0"/>
                  <wp:wrapNone/>
                  <wp:docPr id="24" name="图片_129_SpCnt_9"/>
                  <wp:cNvGraphicFramePr/>
                  <a:graphic xmlns:a="http://schemas.openxmlformats.org/drawingml/2006/main">
                    <a:graphicData uri="http://schemas.openxmlformats.org/drawingml/2006/picture">
                      <pic:pic xmlns:pic="http://schemas.openxmlformats.org/drawingml/2006/picture">
                        <pic:nvPicPr>
                          <pic:cNvPr id="24" name="图片_129_SpCnt_9"/>
                          <pic:cNvPicPr/>
                        </pic:nvPicPr>
                        <pic:blipFill>
                          <a:blip r:embed="rId22"/>
                          <a:stretch>
                            <a:fillRect/>
                          </a:stretch>
                        </pic:blipFill>
                        <pic:spPr>
                          <a:xfrm>
                            <a:off x="0" y="0"/>
                            <a:ext cx="303530" cy="833755"/>
                          </a:xfrm>
                          <a:prstGeom prst="rect">
                            <a:avLst/>
                          </a:prstGeom>
                          <a:noFill/>
                          <a:ln>
                            <a:noFill/>
                          </a:ln>
                        </pic:spPr>
                      </pic:pic>
                    </a:graphicData>
                  </a:graphic>
                </wp:anchor>
              </w:drawing>
            </w:r>
            <w:r>
              <w:rPr>
                <w:rFonts w:hint="eastAsia" w:ascii="宋体" w:hAnsi="宋体" w:eastAsia="宋体" w:cs="宋体"/>
                <w:color w:val="000000"/>
                <w:kern w:val="0"/>
                <w:sz w:val="21"/>
                <w:szCs w:val="21"/>
                <w:bdr w:val="single" w:color="000000" w:sz="4" w:space="0"/>
              </w:rPr>
              <w:drawing>
                <wp:anchor distT="0" distB="0" distL="114300" distR="114300" simplePos="0" relativeHeight="251669504" behindDoc="0" locked="0" layoutInCell="1" allowOverlap="1">
                  <wp:simplePos x="0" y="0"/>
                  <wp:positionH relativeFrom="column">
                    <wp:posOffset>0</wp:posOffset>
                  </wp:positionH>
                  <wp:positionV relativeFrom="paragraph">
                    <wp:posOffset>0</wp:posOffset>
                  </wp:positionV>
                  <wp:extent cx="303530" cy="833755"/>
                  <wp:effectExtent l="0" t="0" r="0" b="0"/>
                  <wp:wrapNone/>
                  <wp:docPr id="25" name="图片_129_SpCnt_10"/>
                  <wp:cNvGraphicFramePr/>
                  <a:graphic xmlns:a="http://schemas.openxmlformats.org/drawingml/2006/main">
                    <a:graphicData uri="http://schemas.openxmlformats.org/drawingml/2006/picture">
                      <pic:pic xmlns:pic="http://schemas.openxmlformats.org/drawingml/2006/picture">
                        <pic:nvPicPr>
                          <pic:cNvPr id="25" name="图片_129_SpCnt_10"/>
                          <pic:cNvPicPr/>
                        </pic:nvPicPr>
                        <pic:blipFill>
                          <a:blip r:embed="rId22"/>
                          <a:stretch>
                            <a:fillRect/>
                          </a:stretch>
                        </pic:blipFill>
                        <pic:spPr>
                          <a:xfrm>
                            <a:off x="0" y="0"/>
                            <a:ext cx="303530" cy="833755"/>
                          </a:xfrm>
                          <a:prstGeom prst="rect">
                            <a:avLst/>
                          </a:prstGeom>
                          <a:noFill/>
                          <a:ln>
                            <a:noFill/>
                          </a:ln>
                        </pic:spPr>
                      </pic:pic>
                    </a:graphicData>
                  </a:graphic>
                </wp:anchor>
              </w:drawing>
            </w:r>
            <w:r>
              <w:rPr>
                <w:rFonts w:hint="eastAsia" w:ascii="宋体" w:hAnsi="宋体" w:eastAsia="宋体" w:cs="宋体"/>
                <w:color w:val="000000"/>
                <w:kern w:val="0"/>
                <w:sz w:val="21"/>
                <w:szCs w:val="21"/>
                <w:lang w:bidi="ar"/>
              </w:rPr>
              <w:t>1.规格：（W800*D350*H800）mm±10mm；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214" w:author="王秀子" w:date="2023-07-06T10:28:58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trHeight w:val="775" w:hRule="atLeast"/>
          <w:trPrChange w:id="214" w:author="王秀子" w:date="2023-07-06T10:28:58Z">
            <w:trPr>
              <w:trHeight w:val="775" w:hRule="atLeast"/>
            </w:trPr>
          </w:trPrChange>
        </w:trPr>
        <w:tc>
          <w:tcPr>
            <w:tcW w:w="531" w:type="pct"/>
            <w:vMerge w:val="continue"/>
            <w:vAlign w:val="center"/>
            <w:tcPrChange w:id="215" w:author="王秀子" w:date="2023-07-06T10:28:58Z">
              <w:tcPr>
                <w:tcW w:w="531" w:type="pct"/>
                <w:vMerge w:val="continue"/>
                <w:vAlign w:val="center"/>
              </w:tcPr>
            </w:tcPrChange>
          </w:tcPr>
          <w:p>
            <w:pPr>
              <w:widowControl/>
              <w:jc w:val="left"/>
              <w:textAlignment w:val="center"/>
              <w:rPr>
                <w:rFonts w:hint="eastAsia" w:ascii="宋体" w:hAnsi="宋体" w:eastAsia="宋体" w:cs="宋体"/>
                <w:sz w:val="21"/>
                <w:szCs w:val="21"/>
              </w:rPr>
            </w:pPr>
          </w:p>
        </w:tc>
        <w:tc>
          <w:tcPr>
            <w:tcW w:w="1170" w:type="pct"/>
            <w:vMerge w:val="continue"/>
            <w:vAlign w:val="center"/>
            <w:tcPrChange w:id="216" w:author="王秀子" w:date="2023-07-06T10:28:58Z">
              <w:tcPr>
                <w:tcW w:w="1170" w:type="pct"/>
                <w:vMerge w:val="continue"/>
                <w:vAlign w:val="center"/>
              </w:tcPr>
            </w:tcPrChange>
          </w:tcPr>
          <w:p>
            <w:pPr>
              <w:widowControl/>
              <w:jc w:val="left"/>
              <w:textAlignment w:val="center"/>
              <w:rPr>
                <w:rFonts w:hint="eastAsia" w:ascii="宋体" w:hAnsi="宋体" w:eastAsia="宋体" w:cs="宋体"/>
                <w:sz w:val="21"/>
                <w:szCs w:val="21"/>
              </w:rPr>
            </w:pPr>
          </w:p>
        </w:tc>
        <w:tc>
          <w:tcPr>
            <w:tcW w:w="3298" w:type="pct"/>
            <w:vAlign w:val="center"/>
            <w:tcPrChange w:id="217" w:author="王秀子" w:date="2023-07-06T10:28:58Z">
              <w:tcPr>
                <w:tcW w:w="3297" w:type="pct"/>
                <w:vAlign w:val="center"/>
              </w:tcPr>
            </w:tcPrChange>
          </w:tcPr>
          <w:p>
            <w:pPr>
              <w:widowControl/>
              <w:jc w:val="left"/>
              <w:textAlignment w:val="center"/>
              <w:rPr>
                <w:rFonts w:hint="eastAsia" w:ascii="宋体" w:hAnsi="宋体" w:eastAsia="宋体" w:cs="宋体"/>
                <w:color w:val="000000"/>
                <w:kern w:val="0"/>
                <w:sz w:val="21"/>
                <w:szCs w:val="21"/>
                <w:bdr w:val="single" w:color="000000" w:sz="4" w:space="0"/>
                <w:lang w:bidi="ar"/>
              </w:rPr>
            </w:pPr>
            <w:r>
              <w:rPr>
                <w:rFonts w:hint="eastAsia" w:ascii="宋体" w:hAnsi="宋体" w:eastAsia="宋体" w:cs="宋体"/>
                <w:color w:val="000000"/>
                <w:kern w:val="0"/>
                <w:sz w:val="21"/>
                <w:szCs w:val="21"/>
                <w:lang w:bidi="ar"/>
              </w:rPr>
              <w:t>2.基材采用符合国家环保标准优于E1级的中密度纤维板；面材：采用AAA级木皮贴面，采用同材质实木封边，所有五金件作防锈、防腐处理；顶部增加一块同尺寸人造石，三边人造石围挡。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218" w:author="王秀子" w:date="2023-07-06T10:28:58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trHeight w:val="90" w:hRule="atLeast"/>
          <w:trPrChange w:id="218" w:author="王秀子" w:date="2023-07-06T10:28:58Z">
            <w:trPr>
              <w:trHeight w:val="90" w:hRule="atLeast"/>
            </w:trPr>
          </w:trPrChange>
        </w:trPr>
        <w:tc>
          <w:tcPr>
            <w:tcW w:w="531" w:type="pct"/>
            <w:vMerge w:val="restart"/>
            <w:vAlign w:val="center"/>
            <w:tcPrChange w:id="219" w:author="王秀子" w:date="2023-07-06T10:28:58Z">
              <w:tcPr>
                <w:tcW w:w="531" w:type="pct"/>
                <w:vMerge w:val="restart"/>
                <w:vAlign w:val="center"/>
              </w:tcPr>
            </w:tcPrChange>
          </w:tcPr>
          <w:p>
            <w:pPr>
              <w:widowControl/>
              <w:jc w:val="center"/>
              <w:textAlignment w:val="center"/>
              <w:rPr>
                <w:rFonts w:hint="eastAsia" w:ascii="宋体" w:hAnsi="宋体" w:eastAsia="宋体" w:cs="宋体"/>
                <w:sz w:val="21"/>
                <w:szCs w:val="21"/>
              </w:rPr>
            </w:pPr>
            <w:r>
              <w:rPr>
                <w:rFonts w:hint="eastAsia" w:ascii="宋体" w:hAnsi="宋体" w:eastAsia="宋体" w:cs="宋体"/>
                <w:color w:val="000000"/>
                <w:kern w:val="0"/>
                <w:sz w:val="21"/>
                <w:szCs w:val="21"/>
                <w:lang w:bidi="ar"/>
              </w:rPr>
              <w:t>15</w:t>
            </w:r>
          </w:p>
        </w:tc>
        <w:tc>
          <w:tcPr>
            <w:tcW w:w="1170" w:type="pct"/>
            <w:vMerge w:val="restart"/>
            <w:vAlign w:val="center"/>
            <w:tcPrChange w:id="220" w:author="王秀子" w:date="2023-07-06T10:28:58Z">
              <w:tcPr>
                <w:tcW w:w="1170" w:type="pct"/>
                <w:vMerge w:val="restart"/>
                <w:vAlign w:val="center"/>
              </w:tcPr>
            </w:tcPrChange>
          </w:tcPr>
          <w:p>
            <w:pPr>
              <w:widowControl/>
              <w:jc w:val="center"/>
              <w:textAlignment w:val="center"/>
              <w:rPr>
                <w:rFonts w:hint="eastAsia" w:ascii="宋体" w:hAnsi="宋体" w:eastAsia="宋体" w:cs="宋体"/>
                <w:sz w:val="21"/>
                <w:szCs w:val="21"/>
              </w:rPr>
            </w:pPr>
            <w:r>
              <w:rPr>
                <w:rFonts w:hint="eastAsia" w:ascii="宋体" w:hAnsi="宋体" w:eastAsia="宋体" w:cs="宋体"/>
                <w:sz w:val="21"/>
                <w:szCs w:val="21"/>
              </w:rPr>
              <w:t>课桌</w:t>
            </w:r>
          </w:p>
          <w:p>
            <w:pPr>
              <w:widowControl w:val="0"/>
              <w:spacing w:line="360" w:lineRule="auto"/>
              <w:jc w:val="center"/>
              <w:rPr>
                <w:rFonts w:hint="eastAsia" w:ascii="宋体" w:hAnsi="宋体" w:eastAsia="宋体" w:cs="宋体"/>
                <w:b/>
                <w:bCs/>
                <w:kern w:val="2"/>
                <w:sz w:val="21"/>
                <w:szCs w:val="21"/>
                <w:lang w:val="en-US" w:eastAsia="zh-CN" w:bidi="ar-SA"/>
              </w:rPr>
            </w:pPr>
            <w:r>
              <w:rPr>
                <w:rFonts w:hint="eastAsia" w:ascii="宋体" w:hAnsi="宋体" w:eastAsia="宋体" w:cs="宋体"/>
                <w:b/>
                <w:bCs/>
                <w:kern w:val="2"/>
                <w:sz w:val="21"/>
                <w:szCs w:val="21"/>
                <w:lang w:val="en-US" w:eastAsia="zh-CN" w:bidi="ar-SA"/>
              </w:rPr>
              <w:drawing>
                <wp:inline distT="0" distB="0" distL="114300" distR="114300">
                  <wp:extent cx="786765" cy="769620"/>
                  <wp:effectExtent l="0" t="0" r="5715" b="7620"/>
                  <wp:docPr id="2142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14" name="图片 1"/>
                          <pic:cNvPicPr>
                            <a:picLocks noChangeAspect="1"/>
                          </pic:cNvPicPr>
                        </pic:nvPicPr>
                        <pic:blipFill>
                          <a:blip r:embed="rId23"/>
                          <a:stretch>
                            <a:fillRect/>
                          </a:stretch>
                        </pic:blipFill>
                        <pic:spPr>
                          <a:xfrm>
                            <a:off x="0" y="0"/>
                            <a:ext cx="786765" cy="769620"/>
                          </a:xfrm>
                          <a:prstGeom prst="rect">
                            <a:avLst/>
                          </a:prstGeom>
                          <a:noFill/>
                          <a:ln w="9525">
                            <a:noFill/>
                          </a:ln>
                        </pic:spPr>
                      </pic:pic>
                    </a:graphicData>
                  </a:graphic>
                </wp:inline>
              </w:drawing>
            </w:r>
          </w:p>
        </w:tc>
        <w:tc>
          <w:tcPr>
            <w:tcW w:w="3298" w:type="pct"/>
            <w:vAlign w:val="center"/>
            <w:tcPrChange w:id="221" w:author="王秀子" w:date="2023-07-06T10:28:58Z">
              <w:tcPr>
                <w:tcW w:w="3297" w:type="pct"/>
                <w:vAlign w:val="center"/>
              </w:tcPr>
            </w:tcPrChange>
          </w:tcPr>
          <w:p>
            <w:pPr>
              <w:widowControl/>
              <w:textAlignment w:val="center"/>
              <w:rPr>
                <w:rFonts w:hint="eastAsia" w:ascii="宋体" w:hAnsi="宋体" w:eastAsia="宋体" w:cs="宋体"/>
                <w:sz w:val="21"/>
                <w:szCs w:val="21"/>
              </w:rPr>
            </w:pPr>
            <w:r>
              <w:rPr>
                <w:rFonts w:hint="eastAsia" w:ascii="宋体" w:hAnsi="宋体" w:eastAsia="宋体" w:cs="宋体"/>
                <w:color w:val="000000"/>
                <w:kern w:val="0"/>
                <w:sz w:val="21"/>
                <w:szCs w:val="21"/>
                <w:lang w:bidi="ar"/>
              </w:rPr>
              <w:t>1.整体尺寸：1310*485*760mm。桌面材质MFC板TPU发泡封边。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222" w:author="王秀子" w:date="2023-07-06T10:28:58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trHeight w:val="338" w:hRule="atLeast"/>
          <w:trPrChange w:id="222" w:author="王秀子" w:date="2023-07-06T10:28:58Z">
            <w:trPr>
              <w:trHeight w:val="338" w:hRule="atLeast"/>
            </w:trPr>
          </w:trPrChange>
        </w:trPr>
        <w:tc>
          <w:tcPr>
            <w:tcW w:w="531" w:type="pct"/>
            <w:vMerge w:val="continue"/>
            <w:vAlign w:val="center"/>
            <w:tcPrChange w:id="223" w:author="王秀子" w:date="2023-07-06T10:28:58Z">
              <w:tcPr>
                <w:tcW w:w="531" w:type="pct"/>
                <w:vMerge w:val="continue"/>
                <w:vAlign w:val="center"/>
              </w:tcPr>
            </w:tcPrChange>
          </w:tcPr>
          <w:p>
            <w:pPr>
              <w:widowControl/>
              <w:jc w:val="left"/>
              <w:textAlignment w:val="center"/>
              <w:rPr>
                <w:rFonts w:hint="eastAsia" w:ascii="宋体" w:hAnsi="宋体" w:eastAsia="宋体" w:cs="宋体"/>
                <w:sz w:val="21"/>
                <w:szCs w:val="21"/>
              </w:rPr>
            </w:pPr>
          </w:p>
        </w:tc>
        <w:tc>
          <w:tcPr>
            <w:tcW w:w="1170" w:type="pct"/>
            <w:vMerge w:val="continue"/>
            <w:vAlign w:val="center"/>
            <w:tcPrChange w:id="224" w:author="王秀子" w:date="2023-07-06T10:28:58Z">
              <w:tcPr>
                <w:tcW w:w="1170" w:type="pct"/>
                <w:vMerge w:val="continue"/>
                <w:vAlign w:val="center"/>
              </w:tcPr>
            </w:tcPrChange>
          </w:tcPr>
          <w:p>
            <w:pPr>
              <w:widowControl/>
              <w:jc w:val="left"/>
              <w:textAlignment w:val="center"/>
              <w:rPr>
                <w:rFonts w:hint="eastAsia" w:ascii="宋体" w:hAnsi="宋体" w:eastAsia="宋体" w:cs="宋体"/>
                <w:sz w:val="21"/>
                <w:szCs w:val="21"/>
              </w:rPr>
            </w:pPr>
          </w:p>
        </w:tc>
        <w:tc>
          <w:tcPr>
            <w:tcW w:w="3298" w:type="pct"/>
            <w:vAlign w:val="center"/>
            <w:tcPrChange w:id="225" w:author="王秀子" w:date="2023-07-06T10:28:58Z">
              <w:tcPr>
                <w:tcW w:w="3297" w:type="pct"/>
                <w:vAlign w:val="center"/>
              </w:tcPr>
            </w:tcPrChange>
          </w:tcPr>
          <w:p>
            <w:pPr>
              <w:widowControl/>
              <w:textAlignment w:val="center"/>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val="en-US" w:eastAsia="zh-CN" w:bidi="ar"/>
              </w:rPr>
              <w:t>2.课桌书箱</w:t>
            </w:r>
            <w:r>
              <w:rPr>
                <w:rFonts w:hint="eastAsia" w:ascii="宋体" w:hAnsi="宋体" w:eastAsia="宋体" w:cs="宋体"/>
                <w:color w:val="000000"/>
                <w:kern w:val="0"/>
                <w:sz w:val="21"/>
                <w:szCs w:val="21"/>
                <w:lang w:bidi="ar"/>
              </w:rPr>
              <w:t>：</w:t>
            </w:r>
            <w:r>
              <w:rPr>
                <w:rFonts w:hint="eastAsia" w:ascii="宋体" w:hAnsi="宋体" w:eastAsia="宋体" w:cs="宋体"/>
                <w:color w:val="000000"/>
                <w:kern w:val="0"/>
                <w:sz w:val="21"/>
                <w:szCs w:val="21"/>
                <w:lang w:eastAsia="zh-CN" w:bidi="ar"/>
              </w:rPr>
              <w:t>（</w:t>
            </w:r>
            <w:r>
              <w:rPr>
                <w:rFonts w:hint="eastAsia" w:ascii="宋体" w:hAnsi="宋体" w:eastAsia="宋体" w:cs="宋体"/>
                <w:color w:val="000000"/>
                <w:kern w:val="0"/>
                <w:sz w:val="21"/>
                <w:szCs w:val="21"/>
                <w:lang w:val="en-US" w:eastAsia="zh-CN" w:bidi="ar"/>
              </w:rPr>
              <w:t>1</w:t>
            </w:r>
            <w:r>
              <w:rPr>
                <w:rFonts w:hint="eastAsia" w:ascii="宋体" w:hAnsi="宋体" w:eastAsia="宋体" w:cs="宋体"/>
                <w:color w:val="000000"/>
                <w:kern w:val="0"/>
                <w:sz w:val="21"/>
                <w:szCs w:val="21"/>
                <w:lang w:eastAsia="zh-CN" w:bidi="ar"/>
              </w:rPr>
              <w:t>）</w:t>
            </w:r>
            <w:r>
              <w:rPr>
                <w:rFonts w:hint="eastAsia" w:ascii="宋体" w:hAnsi="宋体" w:eastAsia="宋体" w:cs="宋体"/>
                <w:color w:val="000000"/>
                <w:kern w:val="0"/>
                <w:sz w:val="21"/>
                <w:szCs w:val="21"/>
                <w:lang w:bidi="ar"/>
              </w:rPr>
              <w:t>材质：采用PP耐冲击塑料一体注塑成型。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226" w:author="王秀子" w:date="2023-07-06T10:28:58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trHeight w:val="398" w:hRule="atLeast"/>
          <w:trPrChange w:id="226" w:author="王秀子" w:date="2023-07-06T10:28:58Z">
            <w:trPr>
              <w:trHeight w:val="398" w:hRule="atLeast"/>
            </w:trPr>
          </w:trPrChange>
        </w:trPr>
        <w:tc>
          <w:tcPr>
            <w:tcW w:w="531" w:type="pct"/>
            <w:vMerge w:val="continue"/>
            <w:vAlign w:val="center"/>
            <w:tcPrChange w:id="227" w:author="王秀子" w:date="2023-07-06T10:28:58Z">
              <w:tcPr>
                <w:tcW w:w="531" w:type="pct"/>
                <w:vMerge w:val="continue"/>
                <w:vAlign w:val="center"/>
              </w:tcPr>
            </w:tcPrChange>
          </w:tcPr>
          <w:p>
            <w:pPr>
              <w:widowControl/>
              <w:jc w:val="left"/>
              <w:textAlignment w:val="center"/>
              <w:rPr>
                <w:rFonts w:hint="eastAsia" w:ascii="宋体" w:hAnsi="宋体" w:eastAsia="宋体" w:cs="宋体"/>
                <w:color w:val="000000"/>
                <w:kern w:val="0"/>
                <w:sz w:val="21"/>
                <w:szCs w:val="21"/>
                <w:lang w:bidi="ar"/>
              </w:rPr>
            </w:pPr>
          </w:p>
        </w:tc>
        <w:tc>
          <w:tcPr>
            <w:tcW w:w="1170" w:type="pct"/>
            <w:vMerge w:val="continue"/>
            <w:vAlign w:val="center"/>
            <w:tcPrChange w:id="228" w:author="王秀子" w:date="2023-07-06T10:28:58Z">
              <w:tcPr>
                <w:tcW w:w="1170" w:type="pct"/>
                <w:vMerge w:val="continue"/>
                <w:vAlign w:val="center"/>
              </w:tcPr>
            </w:tcPrChange>
          </w:tcPr>
          <w:p>
            <w:pPr>
              <w:widowControl/>
              <w:jc w:val="left"/>
              <w:textAlignment w:val="center"/>
              <w:rPr>
                <w:rFonts w:hint="eastAsia" w:ascii="宋体" w:hAnsi="宋体" w:eastAsia="宋体" w:cs="宋体"/>
                <w:color w:val="000000"/>
                <w:kern w:val="0"/>
                <w:sz w:val="21"/>
                <w:szCs w:val="21"/>
                <w:lang w:bidi="ar"/>
              </w:rPr>
            </w:pPr>
          </w:p>
        </w:tc>
        <w:tc>
          <w:tcPr>
            <w:tcW w:w="3298" w:type="pct"/>
            <w:vAlign w:val="center"/>
            <w:tcPrChange w:id="229" w:author="王秀子" w:date="2023-07-06T10:28:58Z">
              <w:tcPr>
                <w:tcW w:w="3297" w:type="pct"/>
                <w:vAlign w:val="center"/>
              </w:tcPr>
            </w:tcPrChange>
          </w:tcPr>
          <w:p>
            <w:pPr>
              <w:widowControl/>
              <w:textAlignment w:val="center"/>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eastAsia="zh-CN" w:bidi="ar"/>
              </w:rPr>
              <w:t>（</w:t>
            </w:r>
            <w:r>
              <w:rPr>
                <w:rFonts w:hint="eastAsia" w:ascii="宋体" w:hAnsi="宋体" w:eastAsia="宋体" w:cs="宋体"/>
                <w:color w:val="000000"/>
                <w:kern w:val="0"/>
                <w:sz w:val="21"/>
                <w:szCs w:val="21"/>
                <w:lang w:val="en-US" w:eastAsia="zh-CN" w:bidi="ar"/>
              </w:rPr>
              <w:t>2</w:t>
            </w:r>
            <w:r>
              <w:rPr>
                <w:rFonts w:hint="eastAsia" w:ascii="宋体" w:hAnsi="宋体" w:eastAsia="宋体" w:cs="宋体"/>
                <w:color w:val="000000"/>
                <w:kern w:val="0"/>
                <w:sz w:val="21"/>
                <w:szCs w:val="21"/>
                <w:lang w:eastAsia="zh-CN" w:bidi="ar"/>
              </w:rPr>
              <w:t>）</w:t>
            </w:r>
            <w:r>
              <w:rPr>
                <w:rFonts w:hint="eastAsia" w:ascii="宋体" w:hAnsi="宋体" w:eastAsia="宋体" w:cs="宋体"/>
                <w:color w:val="000000"/>
                <w:kern w:val="0"/>
                <w:sz w:val="21"/>
                <w:szCs w:val="21"/>
                <w:lang w:bidi="ar"/>
              </w:rPr>
              <w:t>尺寸：540×350×113mm±10mm。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230" w:author="王秀子" w:date="2023-07-06T10:28:58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trHeight w:val="202" w:hRule="atLeast"/>
          <w:trPrChange w:id="230" w:author="王秀子" w:date="2023-07-06T10:28:58Z">
            <w:trPr>
              <w:trHeight w:val="202" w:hRule="atLeast"/>
            </w:trPr>
          </w:trPrChange>
        </w:trPr>
        <w:tc>
          <w:tcPr>
            <w:tcW w:w="531" w:type="pct"/>
            <w:vMerge w:val="continue"/>
            <w:vAlign w:val="center"/>
            <w:tcPrChange w:id="231" w:author="王秀子" w:date="2023-07-06T10:28:58Z">
              <w:tcPr>
                <w:tcW w:w="531" w:type="pct"/>
                <w:vMerge w:val="continue"/>
                <w:vAlign w:val="center"/>
              </w:tcPr>
            </w:tcPrChange>
          </w:tcPr>
          <w:p>
            <w:pPr>
              <w:widowControl/>
              <w:jc w:val="left"/>
              <w:textAlignment w:val="center"/>
              <w:rPr>
                <w:rFonts w:hint="eastAsia" w:ascii="宋体" w:hAnsi="宋体" w:eastAsia="宋体" w:cs="宋体"/>
                <w:color w:val="000000"/>
                <w:kern w:val="0"/>
                <w:sz w:val="21"/>
                <w:szCs w:val="21"/>
                <w:lang w:bidi="ar"/>
              </w:rPr>
            </w:pPr>
          </w:p>
        </w:tc>
        <w:tc>
          <w:tcPr>
            <w:tcW w:w="1170" w:type="pct"/>
            <w:vMerge w:val="continue"/>
            <w:vAlign w:val="center"/>
            <w:tcPrChange w:id="232" w:author="王秀子" w:date="2023-07-06T10:28:58Z">
              <w:tcPr>
                <w:tcW w:w="1170" w:type="pct"/>
                <w:vMerge w:val="continue"/>
                <w:vAlign w:val="center"/>
              </w:tcPr>
            </w:tcPrChange>
          </w:tcPr>
          <w:p>
            <w:pPr>
              <w:widowControl/>
              <w:jc w:val="left"/>
              <w:textAlignment w:val="center"/>
              <w:rPr>
                <w:rFonts w:hint="eastAsia" w:ascii="宋体" w:hAnsi="宋体" w:eastAsia="宋体" w:cs="宋体"/>
                <w:color w:val="000000"/>
                <w:kern w:val="0"/>
                <w:sz w:val="21"/>
                <w:szCs w:val="21"/>
                <w:lang w:bidi="ar"/>
              </w:rPr>
            </w:pPr>
          </w:p>
        </w:tc>
        <w:tc>
          <w:tcPr>
            <w:tcW w:w="3298" w:type="pct"/>
            <w:vAlign w:val="center"/>
            <w:tcPrChange w:id="233" w:author="王秀子" w:date="2023-07-06T10:28:58Z">
              <w:tcPr>
                <w:tcW w:w="3297" w:type="pct"/>
                <w:vAlign w:val="center"/>
              </w:tcPr>
            </w:tcPrChange>
          </w:tcPr>
          <w:p>
            <w:pPr>
              <w:widowControl/>
              <w:textAlignment w:val="center"/>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eastAsia="zh-CN" w:bidi="ar"/>
              </w:rPr>
              <w:t>（</w:t>
            </w:r>
            <w:r>
              <w:rPr>
                <w:rFonts w:hint="eastAsia" w:ascii="宋体" w:hAnsi="宋体" w:eastAsia="宋体" w:cs="宋体"/>
                <w:color w:val="000000"/>
                <w:kern w:val="0"/>
                <w:sz w:val="21"/>
                <w:szCs w:val="21"/>
                <w:lang w:val="en-US" w:eastAsia="zh-CN" w:bidi="ar"/>
              </w:rPr>
              <w:t>3</w:t>
            </w:r>
            <w:r>
              <w:rPr>
                <w:rFonts w:hint="eastAsia" w:ascii="宋体" w:hAnsi="宋体" w:eastAsia="宋体" w:cs="宋体"/>
                <w:color w:val="000000"/>
                <w:kern w:val="0"/>
                <w:sz w:val="21"/>
                <w:szCs w:val="21"/>
                <w:lang w:eastAsia="zh-CN" w:bidi="ar"/>
              </w:rPr>
              <w:t>）</w:t>
            </w:r>
            <w:r>
              <w:rPr>
                <w:rFonts w:hint="eastAsia" w:ascii="宋体" w:hAnsi="宋体" w:eastAsia="宋体" w:cs="宋体"/>
                <w:color w:val="000000"/>
                <w:kern w:val="0"/>
                <w:sz w:val="21"/>
                <w:szCs w:val="21"/>
                <w:lang w:bidi="ar"/>
              </w:rPr>
              <w:t>功能：大角度内倾式书箱，防止物品滑落，书箱内侧设有排水、通风透气孔，可保持书箱内部干爽清洁。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234" w:author="王秀子" w:date="2023-07-06T10:28:58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trHeight w:val="202" w:hRule="atLeast"/>
          <w:trPrChange w:id="234" w:author="王秀子" w:date="2023-07-06T10:28:58Z">
            <w:trPr>
              <w:trHeight w:val="202" w:hRule="atLeast"/>
            </w:trPr>
          </w:trPrChange>
        </w:trPr>
        <w:tc>
          <w:tcPr>
            <w:tcW w:w="531" w:type="pct"/>
            <w:vMerge w:val="continue"/>
            <w:vAlign w:val="center"/>
            <w:tcPrChange w:id="235" w:author="王秀子" w:date="2023-07-06T10:28:58Z">
              <w:tcPr>
                <w:tcW w:w="531" w:type="pct"/>
                <w:vMerge w:val="continue"/>
                <w:vAlign w:val="center"/>
              </w:tcPr>
            </w:tcPrChange>
          </w:tcPr>
          <w:p>
            <w:pPr>
              <w:widowControl/>
              <w:jc w:val="left"/>
              <w:textAlignment w:val="center"/>
              <w:rPr>
                <w:rFonts w:hint="eastAsia" w:ascii="宋体" w:hAnsi="宋体" w:eastAsia="宋体" w:cs="宋体"/>
                <w:color w:val="000000"/>
                <w:kern w:val="0"/>
                <w:sz w:val="21"/>
                <w:szCs w:val="21"/>
                <w:lang w:bidi="ar"/>
              </w:rPr>
            </w:pPr>
          </w:p>
        </w:tc>
        <w:tc>
          <w:tcPr>
            <w:tcW w:w="1170" w:type="pct"/>
            <w:vMerge w:val="continue"/>
            <w:vAlign w:val="center"/>
            <w:tcPrChange w:id="236" w:author="王秀子" w:date="2023-07-06T10:28:58Z">
              <w:tcPr>
                <w:tcW w:w="1170" w:type="pct"/>
                <w:vMerge w:val="continue"/>
                <w:vAlign w:val="center"/>
              </w:tcPr>
            </w:tcPrChange>
          </w:tcPr>
          <w:p>
            <w:pPr>
              <w:widowControl/>
              <w:jc w:val="left"/>
              <w:textAlignment w:val="center"/>
              <w:rPr>
                <w:rFonts w:hint="eastAsia" w:ascii="宋体" w:hAnsi="宋体" w:eastAsia="宋体" w:cs="宋体"/>
                <w:color w:val="000000"/>
                <w:kern w:val="0"/>
                <w:sz w:val="21"/>
                <w:szCs w:val="21"/>
                <w:lang w:bidi="ar"/>
              </w:rPr>
            </w:pPr>
          </w:p>
        </w:tc>
        <w:tc>
          <w:tcPr>
            <w:tcW w:w="3298" w:type="pct"/>
            <w:vAlign w:val="center"/>
            <w:tcPrChange w:id="237" w:author="王秀子" w:date="2023-07-06T10:28:58Z">
              <w:tcPr>
                <w:tcW w:w="3297" w:type="pct"/>
                <w:vAlign w:val="center"/>
              </w:tcPr>
            </w:tcPrChange>
          </w:tcPr>
          <w:p>
            <w:pPr>
              <w:widowControl/>
              <w:textAlignment w:val="center"/>
              <w:rPr>
                <w:rFonts w:hint="eastAsia" w:ascii="宋体" w:hAnsi="宋体" w:eastAsia="宋体" w:cs="宋体"/>
                <w:b/>
                <w:bCs/>
                <w:color w:val="FF0000"/>
                <w:kern w:val="0"/>
                <w:sz w:val="21"/>
                <w:szCs w:val="21"/>
                <w:lang w:bidi="ar"/>
              </w:rPr>
            </w:pPr>
            <w:r>
              <w:rPr>
                <w:rFonts w:hint="eastAsia" w:ascii="宋体" w:hAnsi="宋体" w:eastAsia="宋体" w:cs="宋体"/>
                <w:b/>
                <w:bCs/>
                <w:color w:val="FF0000"/>
                <w:kern w:val="0"/>
                <w:sz w:val="21"/>
                <w:szCs w:val="21"/>
                <w:lang w:bidi="ar"/>
              </w:rPr>
              <w:t>▲</w:t>
            </w:r>
            <w:r>
              <w:rPr>
                <w:rFonts w:hint="eastAsia" w:ascii="宋体" w:hAnsi="宋体" w:eastAsia="宋体" w:cs="宋体"/>
                <w:b/>
                <w:bCs/>
                <w:color w:val="FF0000"/>
                <w:kern w:val="0"/>
                <w:sz w:val="21"/>
                <w:szCs w:val="21"/>
                <w:lang w:eastAsia="zh-CN" w:bidi="ar"/>
              </w:rPr>
              <w:t>（</w:t>
            </w:r>
            <w:r>
              <w:rPr>
                <w:rFonts w:hint="eastAsia" w:ascii="宋体" w:hAnsi="宋体" w:eastAsia="宋体" w:cs="宋体"/>
                <w:b/>
                <w:bCs/>
                <w:color w:val="FF0000"/>
                <w:kern w:val="0"/>
                <w:sz w:val="21"/>
                <w:szCs w:val="21"/>
                <w:lang w:val="en-US" w:eastAsia="zh-CN" w:bidi="ar"/>
              </w:rPr>
              <w:t>4</w:t>
            </w:r>
            <w:r>
              <w:rPr>
                <w:rFonts w:hint="eastAsia" w:ascii="宋体" w:hAnsi="宋体" w:eastAsia="宋体" w:cs="宋体"/>
                <w:b/>
                <w:bCs/>
                <w:color w:val="FF0000"/>
                <w:kern w:val="0"/>
                <w:sz w:val="21"/>
                <w:szCs w:val="21"/>
                <w:lang w:eastAsia="zh-CN" w:bidi="ar"/>
              </w:rPr>
              <w:t>）</w:t>
            </w:r>
            <w:r>
              <w:rPr>
                <w:rFonts w:hint="eastAsia" w:ascii="宋体" w:hAnsi="宋体" w:eastAsia="宋体" w:cs="宋体"/>
                <w:b/>
                <w:bCs/>
                <w:color w:val="FF0000"/>
                <w:kern w:val="0"/>
                <w:sz w:val="21"/>
                <w:szCs w:val="21"/>
                <w:lang w:bidi="ar"/>
              </w:rPr>
              <w:t>提供符合以下要求的检测报告：</w:t>
            </w:r>
          </w:p>
          <w:p>
            <w:pPr>
              <w:widowControl/>
              <w:textAlignment w:val="center"/>
              <w:rPr>
                <w:rFonts w:hint="eastAsia" w:ascii="宋体" w:hAnsi="宋体" w:eastAsia="宋体" w:cs="宋体"/>
                <w:b/>
                <w:bCs/>
                <w:color w:val="FF0000"/>
                <w:kern w:val="0"/>
                <w:sz w:val="21"/>
                <w:szCs w:val="21"/>
                <w:lang w:eastAsia="zh-CN" w:bidi="ar"/>
              </w:rPr>
            </w:pPr>
            <w:r>
              <w:rPr>
                <w:rFonts w:hint="eastAsia" w:ascii="宋体" w:hAnsi="宋体" w:eastAsia="宋体" w:cs="宋体"/>
                <w:b/>
                <w:bCs/>
                <w:color w:val="FF0000"/>
                <w:sz w:val="21"/>
                <w:szCs w:val="21"/>
                <w:lang w:val="en-US" w:eastAsia="zh-CN"/>
              </w:rPr>
              <w:t>课桌书箱的检测依据GB/T24128-2018、QB/T 4371-2012，要求</w:t>
            </w:r>
            <w:commentRangeStart w:id="22"/>
            <w:r>
              <w:rPr>
                <w:rFonts w:hint="eastAsia" w:ascii="宋体" w:hAnsi="宋体" w:eastAsia="宋体" w:cs="宋体"/>
                <w:b/>
                <w:bCs/>
                <w:color w:val="FF0000"/>
                <w:sz w:val="21"/>
                <w:szCs w:val="21"/>
                <w:lang w:val="en-US" w:eastAsia="zh-CN"/>
              </w:rPr>
              <w:t>课桌书箱的防霉等级为0级</w:t>
            </w:r>
            <w:commentRangeEnd w:id="22"/>
            <w:r>
              <w:commentReference w:id="22"/>
            </w:r>
            <w:r>
              <w:rPr>
                <w:rFonts w:hint="eastAsia" w:ascii="宋体" w:hAnsi="宋体" w:eastAsia="宋体" w:cs="宋体"/>
                <w:b/>
                <w:bCs/>
                <w:color w:val="FF0000"/>
                <w:sz w:val="21"/>
                <w:szCs w:val="21"/>
                <w:lang w:val="en-US" w:eastAsia="zh-CN"/>
              </w:rPr>
              <w:t>；24h作用时间，大肠杆菌抑菌率不低于95%，金黄色葡萄球菌、肺炎克雷伯氏菌抑菌率不低于80%。</w:t>
            </w:r>
            <w:r>
              <w:rPr>
                <w:rFonts w:hint="eastAsia" w:ascii="宋体" w:hAnsi="宋体" w:eastAsia="宋体" w:cs="宋体"/>
                <w:b/>
                <w:bCs/>
                <w:color w:val="FF0000"/>
                <w:sz w:val="21"/>
                <w:szCs w:val="21"/>
                <w:lang w:val="en-US" w:eastAsia="zh-CN"/>
              </w:rPr>
              <w:br w:type="textWrapping"/>
            </w:r>
            <w:r>
              <w:rPr>
                <w:rFonts w:hint="eastAsia" w:ascii="宋体" w:hAnsi="宋体" w:eastAsia="宋体" w:cs="宋体"/>
                <w:b/>
                <w:bCs/>
                <w:color w:val="FF0000"/>
                <w:kern w:val="0"/>
                <w:sz w:val="21"/>
                <w:szCs w:val="21"/>
                <w:highlight w:val="none"/>
                <w:shd w:val="clear"/>
                <w:lang w:eastAsia="zh-CN" w:bidi="ar"/>
              </w:rPr>
              <w:t>【</w:t>
            </w:r>
            <w:r>
              <w:rPr>
                <w:rFonts w:hint="eastAsia" w:ascii="宋体" w:hAnsi="宋体" w:eastAsia="宋体" w:cs="宋体"/>
                <w:b/>
                <w:bCs/>
                <w:color w:val="FF0000"/>
                <w:kern w:val="0"/>
                <w:sz w:val="21"/>
                <w:szCs w:val="21"/>
                <w:highlight w:val="none"/>
                <w:shd w:val="clear"/>
                <w:lang w:bidi="ar"/>
              </w:rPr>
              <w:t>投标人需提供</w:t>
            </w:r>
            <w:r>
              <w:rPr>
                <w:rFonts w:hint="eastAsia" w:ascii="宋体" w:hAnsi="宋体" w:eastAsia="宋体" w:cs="宋体"/>
                <w:b/>
                <w:bCs/>
                <w:color w:val="FF0000"/>
                <w:kern w:val="0"/>
                <w:sz w:val="21"/>
                <w:szCs w:val="21"/>
                <w:lang w:bidi="ar"/>
              </w:rPr>
              <w:t>由第三方检测机构出具的具有 CMA或CNAS标识的</w:t>
            </w:r>
            <w:r>
              <w:rPr>
                <w:rFonts w:hint="eastAsia" w:ascii="宋体" w:hAnsi="宋体" w:eastAsia="宋体" w:cs="宋体"/>
                <w:b/>
                <w:bCs/>
                <w:color w:val="FF0000"/>
                <w:kern w:val="0"/>
                <w:sz w:val="21"/>
                <w:szCs w:val="21"/>
                <w:lang w:val="en-US" w:eastAsia="zh-CN" w:bidi="ar"/>
              </w:rPr>
              <w:t>符合上述检测依据和检测参数要求的</w:t>
            </w:r>
            <w:r>
              <w:rPr>
                <w:rFonts w:hint="eastAsia" w:ascii="宋体" w:hAnsi="宋体" w:eastAsia="宋体" w:cs="宋体"/>
                <w:b/>
                <w:bCs/>
                <w:color w:val="FF0000"/>
                <w:kern w:val="0"/>
                <w:sz w:val="21"/>
                <w:szCs w:val="21"/>
                <w:lang w:bidi="ar"/>
              </w:rPr>
              <w:t>检测报告扫描件（原件备查）和该检测报告在全国认证认可信息公共服务平台（http://cx.cnca.cn）查询截图（查询截图中的报告编号及检测机构名称应与检测报告一致）</w:t>
            </w:r>
            <w:r>
              <w:rPr>
                <w:rFonts w:hint="eastAsia" w:ascii="宋体" w:hAnsi="宋体" w:eastAsia="宋体" w:cs="宋体"/>
                <w:b/>
                <w:bCs/>
                <w:color w:val="FF0000"/>
                <w:kern w:val="0"/>
                <w:sz w:val="21"/>
                <w:szCs w:val="21"/>
                <w:lang w:eastAsia="zh-CN" w:bidi="ar"/>
              </w:rPr>
              <w:t>。</w:t>
            </w:r>
            <w:r>
              <w:rPr>
                <w:rFonts w:hint="eastAsia" w:ascii="宋体" w:hAnsi="宋体" w:eastAsia="宋体" w:cs="宋体"/>
                <w:b/>
                <w:bCs/>
                <w:color w:val="FF0000"/>
                <w:kern w:val="0"/>
                <w:sz w:val="21"/>
                <w:szCs w:val="21"/>
                <w:lang w:bidi="ar"/>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238" w:author="王秀子" w:date="2023-07-06T10:28:58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trHeight w:val="389" w:hRule="atLeast"/>
          <w:trPrChange w:id="238" w:author="王秀子" w:date="2023-07-06T10:28:58Z">
            <w:trPr>
              <w:trHeight w:val="389" w:hRule="atLeast"/>
            </w:trPr>
          </w:trPrChange>
        </w:trPr>
        <w:tc>
          <w:tcPr>
            <w:tcW w:w="531" w:type="pct"/>
            <w:vMerge w:val="continue"/>
            <w:vAlign w:val="center"/>
            <w:tcPrChange w:id="239" w:author="王秀子" w:date="2023-07-06T10:28:58Z">
              <w:tcPr>
                <w:tcW w:w="531" w:type="pct"/>
                <w:vMerge w:val="continue"/>
                <w:vAlign w:val="center"/>
              </w:tcPr>
            </w:tcPrChange>
          </w:tcPr>
          <w:p>
            <w:pPr>
              <w:widowControl/>
              <w:jc w:val="left"/>
              <w:textAlignment w:val="center"/>
              <w:rPr>
                <w:rFonts w:hint="eastAsia" w:ascii="宋体" w:hAnsi="宋体" w:eastAsia="宋体" w:cs="宋体"/>
                <w:sz w:val="21"/>
                <w:szCs w:val="21"/>
              </w:rPr>
            </w:pPr>
          </w:p>
        </w:tc>
        <w:tc>
          <w:tcPr>
            <w:tcW w:w="1170" w:type="pct"/>
            <w:vMerge w:val="continue"/>
            <w:vAlign w:val="center"/>
            <w:tcPrChange w:id="240" w:author="王秀子" w:date="2023-07-06T10:28:58Z">
              <w:tcPr>
                <w:tcW w:w="1170" w:type="pct"/>
                <w:vMerge w:val="continue"/>
                <w:vAlign w:val="center"/>
              </w:tcPr>
            </w:tcPrChange>
          </w:tcPr>
          <w:p>
            <w:pPr>
              <w:widowControl/>
              <w:jc w:val="left"/>
              <w:textAlignment w:val="center"/>
              <w:rPr>
                <w:rFonts w:hint="eastAsia" w:ascii="宋体" w:hAnsi="宋体" w:eastAsia="宋体" w:cs="宋体"/>
                <w:sz w:val="21"/>
                <w:szCs w:val="21"/>
              </w:rPr>
            </w:pPr>
          </w:p>
        </w:tc>
        <w:tc>
          <w:tcPr>
            <w:tcW w:w="3298" w:type="pct"/>
            <w:vAlign w:val="center"/>
            <w:tcPrChange w:id="241" w:author="王秀子" w:date="2023-07-06T10:28:58Z">
              <w:tcPr>
                <w:tcW w:w="3297" w:type="pct"/>
                <w:vAlign w:val="center"/>
              </w:tcPr>
            </w:tcPrChange>
          </w:tcPr>
          <w:p>
            <w:pPr>
              <w:widowControl/>
              <w:textAlignment w:val="center"/>
              <w:rPr>
                <w:rFonts w:hint="eastAsia" w:ascii="宋体" w:hAnsi="宋体" w:eastAsia="宋体" w:cs="宋体"/>
                <w:color w:val="000000"/>
                <w:kern w:val="0"/>
                <w:sz w:val="21"/>
                <w:szCs w:val="21"/>
                <w:lang w:eastAsia="zh-CN" w:bidi="ar"/>
              </w:rPr>
            </w:pPr>
            <w:r>
              <w:rPr>
                <w:rFonts w:hint="eastAsia" w:ascii="宋体" w:hAnsi="宋体" w:eastAsia="宋体" w:cs="宋体"/>
                <w:color w:val="000000"/>
                <w:kern w:val="0"/>
                <w:sz w:val="21"/>
                <w:szCs w:val="21"/>
                <w:lang w:val="en-US" w:eastAsia="zh-CN" w:bidi="ar"/>
              </w:rPr>
              <w:t>3.</w:t>
            </w:r>
            <w:r>
              <w:rPr>
                <w:rFonts w:hint="eastAsia" w:ascii="宋体" w:hAnsi="宋体" w:eastAsia="宋体" w:cs="宋体"/>
                <w:color w:val="000000"/>
                <w:kern w:val="0"/>
                <w:sz w:val="21"/>
                <w:szCs w:val="21"/>
                <w:lang w:bidi="ar"/>
              </w:rPr>
              <w:t>钢架：材质及形状：水滴管、圆管。采用满焊焊接</w:t>
            </w:r>
            <w:r>
              <w:rPr>
                <w:rFonts w:hint="eastAsia" w:ascii="宋体" w:hAnsi="宋体" w:eastAsia="宋体" w:cs="宋体"/>
                <w:color w:val="000000"/>
                <w:kern w:val="0"/>
                <w:sz w:val="21"/>
                <w:szCs w:val="21"/>
                <w:lang w:eastAsia="zh-CN" w:bidi="ar"/>
              </w:rPr>
              <w:t>；</w:t>
            </w:r>
            <w:r>
              <w:rPr>
                <w:rFonts w:hint="eastAsia" w:ascii="宋体" w:hAnsi="宋体" w:eastAsia="宋体" w:cs="宋体"/>
                <w:color w:val="000000"/>
                <w:kern w:val="0"/>
                <w:sz w:val="21"/>
                <w:szCs w:val="21"/>
                <w:lang w:bidi="ar"/>
              </w:rPr>
              <w:t>管材直径尺寸：57*32±2mm*1.35mm。桌脚踢脚管椭圆管，尺寸 40*20mm±2mm 壁厚 1.5mm±0.2mm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242" w:author="王秀子" w:date="2023-07-06T10:28:58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trHeight w:val="202" w:hRule="atLeast"/>
          <w:trPrChange w:id="242" w:author="王秀子" w:date="2023-07-06T10:28:58Z">
            <w:trPr>
              <w:trHeight w:val="202" w:hRule="atLeast"/>
            </w:trPr>
          </w:trPrChange>
        </w:trPr>
        <w:tc>
          <w:tcPr>
            <w:tcW w:w="531" w:type="pct"/>
            <w:vMerge w:val="continue"/>
            <w:vAlign w:val="center"/>
            <w:tcPrChange w:id="243" w:author="王秀子" w:date="2023-07-06T10:28:58Z">
              <w:tcPr>
                <w:tcW w:w="531" w:type="pct"/>
                <w:vMerge w:val="continue"/>
                <w:vAlign w:val="center"/>
              </w:tcPr>
            </w:tcPrChange>
          </w:tcPr>
          <w:p>
            <w:pPr>
              <w:widowControl/>
              <w:jc w:val="left"/>
              <w:textAlignment w:val="center"/>
              <w:rPr>
                <w:rFonts w:hint="eastAsia" w:ascii="宋体" w:hAnsi="宋体" w:eastAsia="宋体" w:cs="宋体"/>
                <w:color w:val="000000"/>
                <w:kern w:val="0"/>
                <w:sz w:val="21"/>
                <w:szCs w:val="21"/>
                <w:lang w:bidi="ar"/>
              </w:rPr>
            </w:pPr>
          </w:p>
        </w:tc>
        <w:tc>
          <w:tcPr>
            <w:tcW w:w="1170" w:type="pct"/>
            <w:vMerge w:val="continue"/>
            <w:vAlign w:val="center"/>
            <w:tcPrChange w:id="244" w:author="王秀子" w:date="2023-07-06T10:28:58Z">
              <w:tcPr>
                <w:tcW w:w="1170" w:type="pct"/>
                <w:vMerge w:val="continue"/>
                <w:vAlign w:val="center"/>
              </w:tcPr>
            </w:tcPrChange>
          </w:tcPr>
          <w:p>
            <w:pPr>
              <w:widowControl/>
              <w:jc w:val="left"/>
              <w:textAlignment w:val="center"/>
              <w:rPr>
                <w:rFonts w:hint="eastAsia" w:ascii="宋体" w:hAnsi="宋体" w:eastAsia="宋体" w:cs="宋体"/>
                <w:color w:val="000000"/>
                <w:kern w:val="0"/>
                <w:sz w:val="21"/>
                <w:szCs w:val="21"/>
                <w:lang w:bidi="ar"/>
              </w:rPr>
            </w:pPr>
          </w:p>
        </w:tc>
        <w:tc>
          <w:tcPr>
            <w:tcW w:w="3298" w:type="pct"/>
            <w:vAlign w:val="center"/>
            <w:tcPrChange w:id="245" w:author="王秀子" w:date="2023-07-06T10:28:58Z">
              <w:tcPr>
                <w:tcW w:w="3297" w:type="pct"/>
                <w:vAlign w:val="center"/>
              </w:tcPr>
            </w:tcPrChange>
          </w:tcPr>
          <w:p>
            <w:pPr>
              <w:widowControl/>
              <w:textAlignment w:val="center"/>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3.挂钩材质：左右两侧各有挂钩配置、 挂钩材质为直径≥6MM 实心 碳钢。不可采用螺丝锁附方式 配置挂钩、在静止状态下可以 承载 30KG 或以上的挂物承重。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246" w:author="王秀子" w:date="2023-07-06T10:28:58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trHeight w:val="202" w:hRule="atLeast"/>
          <w:trPrChange w:id="246" w:author="王秀子" w:date="2023-07-06T10:28:58Z">
            <w:trPr>
              <w:trHeight w:val="202" w:hRule="atLeast"/>
            </w:trPr>
          </w:trPrChange>
        </w:trPr>
        <w:tc>
          <w:tcPr>
            <w:tcW w:w="531" w:type="pct"/>
            <w:vMerge w:val="continue"/>
            <w:vAlign w:val="center"/>
            <w:tcPrChange w:id="247" w:author="王秀子" w:date="2023-07-06T10:28:58Z">
              <w:tcPr>
                <w:tcW w:w="531" w:type="pct"/>
                <w:vMerge w:val="continue"/>
                <w:vAlign w:val="center"/>
              </w:tcPr>
            </w:tcPrChange>
          </w:tcPr>
          <w:p>
            <w:pPr>
              <w:widowControl/>
              <w:jc w:val="left"/>
              <w:textAlignment w:val="center"/>
              <w:rPr>
                <w:rFonts w:hint="eastAsia" w:ascii="宋体" w:hAnsi="宋体" w:eastAsia="宋体" w:cs="宋体"/>
                <w:color w:val="000000"/>
                <w:kern w:val="0"/>
                <w:sz w:val="21"/>
                <w:szCs w:val="21"/>
                <w:lang w:bidi="ar"/>
              </w:rPr>
            </w:pPr>
          </w:p>
        </w:tc>
        <w:tc>
          <w:tcPr>
            <w:tcW w:w="1170" w:type="pct"/>
            <w:vMerge w:val="continue"/>
            <w:vAlign w:val="center"/>
            <w:tcPrChange w:id="248" w:author="王秀子" w:date="2023-07-06T10:28:58Z">
              <w:tcPr>
                <w:tcW w:w="1170" w:type="pct"/>
                <w:vMerge w:val="continue"/>
                <w:vAlign w:val="center"/>
              </w:tcPr>
            </w:tcPrChange>
          </w:tcPr>
          <w:p>
            <w:pPr>
              <w:widowControl/>
              <w:jc w:val="left"/>
              <w:textAlignment w:val="center"/>
              <w:rPr>
                <w:rFonts w:hint="eastAsia" w:ascii="宋体" w:hAnsi="宋体" w:eastAsia="宋体" w:cs="宋体"/>
                <w:color w:val="000000"/>
                <w:kern w:val="0"/>
                <w:sz w:val="21"/>
                <w:szCs w:val="21"/>
                <w:lang w:bidi="ar"/>
              </w:rPr>
            </w:pPr>
          </w:p>
        </w:tc>
        <w:tc>
          <w:tcPr>
            <w:tcW w:w="3298" w:type="pct"/>
            <w:vAlign w:val="center"/>
            <w:tcPrChange w:id="249" w:author="王秀子" w:date="2023-07-06T10:28:58Z">
              <w:tcPr>
                <w:tcW w:w="3297" w:type="pct"/>
                <w:vAlign w:val="center"/>
              </w:tcPr>
            </w:tcPrChange>
          </w:tcPr>
          <w:p>
            <w:pPr>
              <w:widowControl/>
              <w:textAlignment w:val="center"/>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4.表面涂装：钢管架焊接完成后，经高温粉体烤漆。长时间使用也不会产生表面漆剥落现象。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250" w:author="王秀子" w:date="2023-07-06T10:28:58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trHeight w:val="353" w:hRule="atLeast"/>
          <w:trPrChange w:id="250" w:author="王秀子" w:date="2023-07-06T10:28:58Z">
            <w:trPr>
              <w:trHeight w:val="353" w:hRule="atLeast"/>
            </w:trPr>
          </w:trPrChange>
        </w:trPr>
        <w:tc>
          <w:tcPr>
            <w:tcW w:w="531" w:type="pct"/>
            <w:vMerge w:val="continue"/>
            <w:vAlign w:val="center"/>
            <w:tcPrChange w:id="251" w:author="王秀子" w:date="2023-07-06T10:28:58Z">
              <w:tcPr>
                <w:tcW w:w="531" w:type="pct"/>
                <w:vMerge w:val="continue"/>
                <w:vAlign w:val="center"/>
              </w:tcPr>
            </w:tcPrChange>
          </w:tcPr>
          <w:p>
            <w:pPr>
              <w:widowControl/>
              <w:jc w:val="left"/>
              <w:textAlignment w:val="center"/>
              <w:rPr>
                <w:rFonts w:hint="eastAsia" w:ascii="宋体" w:hAnsi="宋体" w:eastAsia="宋体" w:cs="宋体"/>
                <w:color w:val="000000"/>
                <w:kern w:val="0"/>
                <w:sz w:val="21"/>
                <w:szCs w:val="21"/>
                <w:lang w:bidi="ar"/>
              </w:rPr>
            </w:pPr>
          </w:p>
        </w:tc>
        <w:tc>
          <w:tcPr>
            <w:tcW w:w="1170" w:type="pct"/>
            <w:vMerge w:val="continue"/>
            <w:vAlign w:val="center"/>
            <w:tcPrChange w:id="252" w:author="王秀子" w:date="2023-07-06T10:28:58Z">
              <w:tcPr>
                <w:tcW w:w="1170" w:type="pct"/>
                <w:vMerge w:val="continue"/>
                <w:vAlign w:val="center"/>
              </w:tcPr>
            </w:tcPrChange>
          </w:tcPr>
          <w:p>
            <w:pPr>
              <w:widowControl/>
              <w:jc w:val="left"/>
              <w:textAlignment w:val="center"/>
              <w:rPr>
                <w:rFonts w:hint="eastAsia" w:ascii="宋体" w:hAnsi="宋体" w:eastAsia="宋体" w:cs="宋体"/>
                <w:color w:val="000000"/>
                <w:kern w:val="0"/>
                <w:sz w:val="21"/>
                <w:szCs w:val="21"/>
                <w:lang w:bidi="ar"/>
              </w:rPr>
            </w:pPr>
          </w:p>
        </w:tc>
        <w:tc>
          <w:tcPr>
            <w:tcW w:w="3298" w:type="pct"/>
            <w:vAlign w:val="center"/>
            <w:tcPrChange w:id="253" w:author="王秀子" w:date="2023-07-06T10:28:58Z">
              <w:tcPr>
                <w:tcW w:w="3297" w:type="pct"/>
                <w:vAlign w:val="center"/>
              </w:tcPr>
            </w:tcPrChange>
          </w:tcPr>
          <w:p>
            <w:pPr>
              <w:widowControl/>
              <w:textAlignment w:val="center"/>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val="en-US" w:eastAsia="zh-CN" w:bidi="ar"/>
              </w:rPr>
              <w:t>5.</w:t>
            </w:r>
            <w:r>
              <w:rPr>
                <w:rFonts w:hint="eastAsia" w:ascii="宋体" w:hAnsi="宋体" w:eastAsia="宋体" w:cs="宋体"/>
                <w:color w:val="000000"/>
                <w:kern w:val="0"/>
                <w:sz w:val="21"/>
                <w:szCs w:val="21"/>
                <w:lang w:bidi="ar"/>
              </w:rPr>
              <w:t>脚垫：</w:t>
            </w:r>
            <w:r>
              <w:rPr>
                <w:rFonts w:hint="eastAsia" w:ascii="宋体" w:hAnsi="宋体" w:eastAsia="宋体" w:cs="宋体"/>
                <w:color w:val="000000"/>
                <w:kern w:val="0"/>
                <w:sz w:val="21"/>
                <w:szCs w:val="21"/>
                <w:lang w:eastAsia="zh-CN" w:bidi="ar"/>
              </w:rPr>
              <w:t>（</w:t>
            </w:r>
            <w:r>
              <w:rPr>
                <w:rFonts w:hint="eastAsia" w:ascii="宋体" w:hAnsi="宋体" w:eastAsia="宋体" w:cs="宋体"/>
                <w:color w:val="000000"/>
                <w:kern w:val="0"/>
                <w:sz w:val="21"/>
                <w:szCs w:val="21"/>
                <w:lang w:val="en-US" w:eastAsia="zh-CN" w:bidi="ar"/>
              </w:rPr>
              <w:t>1</w:t>
            </w:r>
            <w:r>
              <w:rPr>
                <w:rFonts w:hint="eastAsia" w:ascii="宋体" w:hAnsi="宋体" w:eastAsia="宋体" w:cs="宋体"/>
                <w:color w:val="000000"/>
                <w:kern w:val="0"/>
                <w:sz w:val="21"/>
                <w:szCs w:val="21"/>
                <w:lang w:eastAsia="zh-CN" w:bidi="ar"/>
              </w:rPr>
              <w:t>）</w:t>
            </w:r>
            <w:r>
              <w:rPr>
                <w:rFonts w:hint="eastAsia" w:ascii="宋体" w:hAnsi="宋体" w:eastAsia="宋体" w:cs="宋体"/>
                <w:color w:val="000000"/>
                <w:kern w:val="0"/>
                <w:sz w:val="21"/>
                <w:szCs w:val="21"/>
                <w:lang w:bidi="ar"/>
              </w:rPr>
              <w:t>材质：采用PP塑料+TPE包胶.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254" w:author="王秀子" w:date="2023-07-06T10:28:58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trHeight w:val="202" w:hRule="atLeast"/>
          <w:trPrChange w:id="254" w:author="王秀子" w:date="2023-07-06T10:28:58Z">
            <w:trPr>
              <w:trHeight w:val="202" w:hRule="atLeast"/>
            </w:trPr>
          </w:trPrChange>
        </w:trPr>
        <w:tc>
          <w:tcPr>
            <w:tcW w:w="531" w:type="pct"/>
            <w:vMerge w:val="continue"/>
            <w:vAlign w:val="center"/>
            <w:tcPrChange w:id="255" w:author="王秀子" w:date="2023-07-06T10:28:58Z">
              <w:tcPr>
                <w:tcW w:w="531" w:type="pct"/>
                <w:vMerge w:val="continue"/>
                <w:vAlign w:val="center"/>
              </w:tcPr>
            </w:tcPrChange>
          </w:tcPr>
          <w:p>
            <w:pPr>
              <w:widowControl/>
              <w:jc w:val="left"/>
              <w:textAlignment w:val="center"/>
              <w:rPr>
                <w:rFonts w:hint="eastAsia" w:ascii="宋体" w:hAnsi="宋体" w:eastAsia="宋体" w:cs="宋体"/>
                <w:color w:val="000000"/>
                <w:kern w:val="0"/>
                <w:sz w:val="21"/>
                <w:szCs w:val="21"/>
                <w:lang w:bidi="ar"/>
              </w:rPr>
            </w:pPr>
          </w:p>
        </w:tc>
        <w:tc>
          <w:tcPr>
            <w:tcW w:w="1170" w:type="pct"/>
            <w:vMerge w:val="continue"/>
            <w:vAlign w:val="center"/>
            <w:tcPrChange w:id="256" w:author="王秀子" w:date="2023-07-06T10:28:58Z">
              <w:tcPr>
                <w:tcW w:w="1170" w:type="pct"/>
                <w:vMerge w:val="continue"/>
                <w:vAlign w:val="center"/>
              </w:tcPr>
            </w:tcPrChange>
          </w:tcPr>
          <w:p>
            <w:pPr>
              <w:widowControl/>
              <w:jc w:val="left"/>
              <w:textAlignment w:val="center"/>
              <w:rPr>
                <w:rFonts w:hint="eastAsia" w:ascii="宋体" w:hAnsi="宋体" w:eastAsia="宋体" w:cs="宋体"/>
                <w:color w:val="000000"/>
                <w:kern w:val="0"/>
                <w:sz w:val="21"/>
                <w:szCs w:val="21"/>
                <w:lang w:bidi="ar"/>
              </w:rPr>
            </w:pPr>
          </w:p>
        </w:tc>
        <w:tc>
          <w:tcPr>
            <w:tcW w:w="3298" w:type="pct"/>
            <w:vAlign w:val="center"/>
            <w:tcPrChange w:id="257" w:author="王秀子" w:date="2023-07-06T10:28:58Z">
              <w:tcPr>
                <w:tcW w:w="3297" w:type="pct"/>
                <w:vAlign w:val="center"/>
              </w:tcPr>
            </w:tcPrChange>
          </w:tcPr>
          <w:p>
            <w:pPr>
              <w:widowControl/>
              <w:textAlignment w:val="center"/>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eastAsia="zh-CN" w:bidi="ar"/>
              </w:rPr>
              <w:t>（</w:t>
            </w:r>
            <w:r>
              <w:rPr>
                <w:rFonts w:hint="eastAsia" w:ascii="宋体" w:hAnsi="宋体" w:eastAsia="宋体" w:cs="宋体"/>
                <w:color w:val="000000"/>
                <w:kern w:val="0"/>
                <w:sz w:val="21"/>
                <w:szCs w:val="21"/>
                <w:lang w:val="en-US" w:eastAsia="zh-CN" w:bidi="ar"/>
              </w:rPr>
              <w:t>2</w:t>
            </w:r>
            <w:r>
              <w:rPr>
                <w:rFonts w:hint="eastAsia" w:ascii="宋体" w:hAnsi="宋体" w:eastAsia="宋体" w:cs="宋体"/>
                <w:color w:val="000000"/>
                <w:kern w:val="0"/>
                <w:sz w:val="21"/>
                <w:szCs w:val="21"/>
                <w:lang w:eastAsia="zh-CN" w:bidi="ar"/>
              </w:rPr>
              <w:t>）</w:t>
            </w:r>
            <w:r>
              <w:rPr>
                <w:rFonts w:hint="eastAsia" w:ascii="宋体" w:hAnsi="宋体" w:eastAsia="宋体" w:cs="宋体"/>
                <w:color w:val="000000"/>
                <w:kern w:val="0"/>
                <w:sz w:val="21"/>
                <w:szCs w:val="21"/>
                <w:lang w:bidi="ar"/>
              </w:rPr>
              <w:t>尺寸：大脚垫：W95mm×D44mm×H90mm） ±5mm；小脚垫： （W60mm×D38×H48mm） ±5mm。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258" w:author="王秀子" w:date="2023-07-06T10:28:58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trHeight w:val="202" w:hRule="atLeast"/>
          <w:trPrChange w:id="258" w:author="王秀子" w:date="2023-07-06T10:28:58Z">
            <w:trPr>
              <w:trHeight w:val="202" w:hRule="atLeast"/>
            </w:trPr>
          </w:trPrChange>
        </w:trPr>
        <w:tc>
          <w:tcPr>
            <w:tcW w:w="531" w:type="pct"/>
            <w:vMerge w:val="continue"/>
            <w:vAlign w:val="center"/>
            <w:tcPrChange w:id="259" w:author="王秀子" w:date="2023-07-06T10:28:58Z">
              <w:tcPr>
                <w:tcW w:w="531" w:type="pct"/>
                <w:vMerge w:val="continue"/>
                <w:vAlign w:val="center"/>
              </w:tcPr>
            </w:tcPrChange>
          </w:tcPr>
          <w:p>
            <w:pPr>
              <w:widowControl/>
              <w:jc w:val="left"/>
              <w:textAlignment w:val="center"/>
              <w:rPr>
                <w:rFonts w:hint="eastAsia" w:ascii="宋体" w:hAnsi="宋体" w:eastAsia="宋体" w:cs="宋体"/>
                <w:color w:val="000000"/>
                <w:kern w:val="0"/>
                <w:sz w:val="21"/>
                <w:szCs w:val="21"/>
                <w:lang w:bidi="ar"/>
              </w:rPr>
            </w:pPr>
          </w:p>
        </w:tc>
        <w:tc>
          <w:tcPr>
            <w:tcW w:w="1170" w:type="pct"/>
            <w:vMerge w:val="continue"/>
            <w:vAlign w:val="center"/>
            <w:tcPrChange w:id="260" w:author="王秀子" w:date="2023-07-06T10:28:58Z">
              <w:tcPr>
                <w:tcW w:w="1170" w:type="pct"/>
                <w:vMerge w:val="continue"/>
                <w:vAlign w:val="center"/>
              </w:tcPr>
            </w:tcPrChange>
          </w:tcPr>
          <w:p>
            <w:pPr>
              <w:widowControl/>
              <w:jc w:val="left"/>
              <w:textAlignment w:val="center"/>
              <w:rPr>
                <w:rFonts w:hint="eastAsia" w:ascii="宋体" w:hAnsi="宋体" w:eastAsia="宋体" w:cs="宋体"/>
                <w:color w:val="000000"/>
                <w:kern w:val="0"/>
                <w:sz w:val="21"/>
                <w:szCs w:val="21"/>
                <w:lang w:bidi="ar"/>
              </w:rPr>
            </w:pPr>
          </w:p>
        </w:tc>
        <w:tc>
          <w:tcPr>
            <w:tcW w:w="3298" w:type="pct"/>
            <w:vAlign w:val="center"/>
            <w:tcPrChange w:id="261" w:author="王秀子" w:date="2023-07-06T10:28:58Z">
              <w:tcPr>
                <w:tcW w:w="3297" w:type="pct"/>
                <w:vAlign w:val="center"/>
              </w:tcPr>
            </w:tcPrChange>
          </w:tcPr>
          <w:p>
            <w:pPr>
              <w:widowControl/>
              <w:textAlignment w:val="center"/>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eastAsia="zh-CN" w:bidi="ar"/>
              </w:rPr>
              <w:t>（</w:t>
            </w:r>
            <w:r>
              <w:rPr>
                <w:rFonts w:hint="eastAsia" w:ascii="宋体" w:hAnsi="宋体" w:eastAsia="宋体" w:cs="宋体"/>
                <w:color w:val="000000"/>
                <w:kern w:val="0"/>
                <w:sz w:val="21"/>
                <w:szCs w:val="21"/>
                <w:lang w:val="en-US" w:eastAsia="zh-CN" w:bidi="ar"/>
              </w:rPr>
              <w:t>3</w:t>
            </w:r>
            <w:r>
              <w:rPr>
                <w:rFonts w:hint="eastAsia" w:ascii="宋体" w:hAnsi="宋体" w:eastAsia="宋体" w:cs="宋体"/>
                <w:color w:val="000000"/>
                <w:kern w:val="0"/>
                <w:sz w:val="21"/>
                <w:szCs w:val="21"/>
                <w:lang w:eastAsia="zh-CN" w:bidi="ar"/>
              </w:rPr>
              <w:t>）</w:t>
            </w:r>
            <w:r>
              <w:rPr>
                <w:rFonts w:hint="eastAsia" w:ascii="宋体" w:hAnsi="宋体" w:eastAsia="宋体" w:cs="宋体"/>
                <w:color w:val="000000"/>
                <w:kern w:val="0"/>
                <w:sz w:val="21"/>
                <w:szCs w:val="21"/>
                <w:lang w:bidi="ar"/>
              </w:rPr>
              <w:t>特性：TPE材料</w:t>
            </w:r>
            <w:commentRangeStart w:id="23"/>
            <w:r>
              <w:rPr>
                <w:rFonts w:hint="eastAsia" w:ascii="宋体" w:hAnsi="宋体" w:eastAsia="宋体" w:cs="宋体"/>
                <w:color w:val="000000"/>
                <w:kern w:val="0"/>
                <w:sz w:val="21"/>
                <w:szCs w:val="21"/>
                <w:lang w:bidi="ar"/>
              </w:rPr>
              <w:t>超强适应</w:t>
            </w:r>
            <w:commentRangeEnd w:id="23"/>
            <w:r>
              <w:commentReference w:id="23"/>
            </w:r>
            <w:r>
              <w:rPr>
                <w:rFonts w:hint="eastAsia" w:ascii="宋体" w:hAnsi="宋体" w:eastAsia="宋体" w:cs="宋体"/>
                <w:color w:val="000000"/>
                <w:kern w:val="0"/>
                <w:sz w:val="21"/>
                <w:szCs w:val="21"/>
                <w:lang w:bidi="ar"/>
              </w:rPr>
              <w:t>、耐用性，使用效果</w:t>
            </w:r>
            <w:del w:id="262" w:author="王秀子" w:date="2023-07-06T10:28:36Z">
              <w:r>
                <w:rPr>
                  <w:rFonts w:hint="eastAsia" w:ascii="宋体" w:hAnsi="宋体" w:eastAsia="宋体" w:cs="宋体"/>
                  <w:color w:val="000000"/>
                  <w:kern w:val="0"/>
                  <w:sz w:val="21"/>
                  <w:szCs w:val="21"/>
                  <w:lang w:bidi="ar"/>
                </w:rPr>
                <w:delText>更</w:delText>
              </w:r>
            </w:del>
            <w:r>
              <w:rPr>
                <w:rFonts w:hint="eastAsia" w:ascii="宋体" w:hAnsi="宋体" w:eastAsia="宋体" w:cs="宋体"/>
                <w:color w:val="000000"/>
                <w:kern w:val="0"/>
                <w:sz w:val="21"/>
                <w:szCs w:val="21"/>
                <w:lang w:bidi="ar"/>
              </w:rPr>
              <w:t>佳，耐侯性好,可应用于户内外各种恶劣和极端环境</w:t>
            </w:r>
            <w:del w:id="263" w:author="王秀子" w:date="2023-07-06T10:27:38Z">
              <w:r>
                <w:rPr>
                  <w:rFonts w:hint="eastAsia" w:ascii="宋体" w:hAnsi="宋体" w:eastAsia="宋体" w:cs="宋体"/>
                  <w:color w:val="000000"/>
                  <w:kern w:val="0"/>
                  <w:sz w:val="21"/>
                  <w:szCs w:val="21"/>
                  <w:lang w:bidi="ar"/>
                </w:rPr>
                <w:delText>！</w:delText>
              </w:r>
            </w:del>
            <w:ins w:id="264" w:author="王秀子" w:date="2023-07-06T10:27:38Z">
              <w:r>
                <w:rPr>
                  <w:rFonts w:hint="eastAsia" w:ascii="宋体" w:hAnsi="宋体" w:cs="宋体"/>
                  <w:color w:val="000000"/>
                  <w:kern w:val="0"/>
                  <w:sz w:val="21"/>
                  <w:szCs w:val="21"/>
                  <w:lang w:eastAsia="zh-CN" w:bidi="ar"/>
                </w:rPr>
                <w:t>，</w:t>
              </w:r>
            </w:ins>
            <w:r>
              <w:rPr>
                <w:rFonts w:hint="eastAsia" w:ascii="宋体" w:hAnsi="宋体" w:eastAsia="宋体" w:cs="宋体"/>
                <w:color w:val="000000"/>
                <w:kern w:val="0"/>
                <w:sz w:val="21"/>
                <w:szCs w:val="21"/>
                <w:lang w:bidi="ar"/>
              </w:rPr>
              <w:t>同时耐温性佳， 可在</w:t>
            </w:r>
            <w:commentRangeStart w:id="24"/>
            <w:r>
              <w:rPr>
                <w:rFonts w:hint="eastAsia" w:ascii="宋体" w:hAnsi="宋体" w:eastAsia="宋体" w:cs="宋体"/>
                <w:color w:val="000000"/>
                <w:kern w:val="0"/>
                <w:sz w:val="21"/>
                <w:szCs w:val="21"/>
                <w:lang w:bidi="ar"/>
              </w:rPr>
              <w:t>-40～100℃</w:t>
            </w:r>
            <w:commentRangeEnd w:id="24"/>
            <w:r>
              <w:commentReference w:id="24"/>
            </w:r>
            <w:r>
              <w:rPr>
                <w:rFonts w:hint="eastAsia" w:ascii="宋体" w:hAnsi="宋体" w:eastAsia="宋体" w:cs="宋体"/>
                <w:color w:val="000000"/>
                <w:kern w:val="0"/>
                <w:sz w:val="21"/>
                <w:szCs w:val="21"/>
                <w:lang w:bidi="ar"/>
              </w:rPr>
              <w:t>之间长期使用</w:t>
            </w:r>
            <w:del w:id="265" w:author="王秀子" w:date="2023-07-06T10:27:40Z">
              <w:r>
                <w:rPr>
                  <w:rFonts w:hint="eastAsia" w:ascii="宋体" w:hAnsi="宋体" w:eastAsia="宋体" w:cs="宋体"/>
                  <w:color w:val="000000"/>
                  <w:kern w:val="0"/>
                  <w:sz w:val="21"/>
                  <w:szCs w:val="21"/>
                  <w:lang w:bidi="ar"/>
                </w:rPr>
                <w:delText>！</w:delText>
              </w:r>
            </w:del>
            <w:ins w:id="266" w:author="王秀子" w:date="2023-07-06T10:27:40Z">
              <w:r>
                <w:rPr>
                  <w:rFonts w:hint="eastAsia" w:ascii="宋体" w:hAnsi="宋体" w:cs="宋体"/>
                  <w:color w:val="000000"/>
                  <w:kern w:val="0"/>
                  <w:sz w:val="21"/>
                  <w:szCs w:val="21"/>
                  <w:lang w:eastAsia="zh-CN" w:bidi="ar"/>
                </w:rPr>
                <w:t>，</w:t>
              </w:r>
            </w:ins>
            <w:r>
              <w:rPr>
                <w:rFonts w:hint="eastAsia" w:ascii="宋体" w:hAnsi="宋体" w:eastAsia="宋体" w:cs="宋体"/>
                <w:color w:val="000000"/>
                <w:kern w:val="0"/>
                <w:sz w:val="21"/>
                <w:szCs w:val="21"/>
                <w:lang w:bidi="ar"/>
              </w:rPr>
              <w:t xml:space="preserve"> 且具备高韧性，高弹度、耐酸碱耐腐蚀等特性</w:t>
            </w:r>
            <w:del w:id="267" w:author="王秀子" w:date="2023-07-06T10:29:02Z">
              <w:r>
                <w:rPr>
                  <w:rFonts w:hint="eastAsia" w:ascii="宋体" w:hAnsi="宋体" w:eastAsia="宋体" w:cs="宋体"/>
                  <w:color w:val="000000"/>
                  <w:kern w:val="0"/>
                  <w:sz w:val="21"/>
                  <w:szCs w:val="21"/>
                  <w:lang w:bidi="ar"/>
                </w:rPr>
                <w:delText>！</w:delText>
              </w:r>
            </w:del>
            <w:ins w:id="268" w:author="王秀子" w:date="2023-07-06T10:29:02Z">
              <w:r>
                <w:rPr>
                  <w:rFonts w:hint="eastAsia" w:ascii="宋体" w:hAnsi="宋体" w:cs="宋体"/>
                  <w:color w:val="000000"/>
                  <w:kern w:val="0"/>
                  <w:sz w:val="21"/>
                  <w:szCs w:val="21"/>
                  <w:lang w:eastAsia="zh-CN" w:bidi="ar"/>
                </w:rPr>
                <w:t>，</w:t>
              </w:r>
            </w:ins>
            <w:commentRangeStart w:id="25"/>
            <w:r>
              <w:rPr>
                <w:rFonts w:hint="eastAsia" w:ascii="宋体" w:hAnsi="宋体" w:eastAsia="宋体" w:cs="宋体"/>
                <w:color w:val="000000"/>
                <w:kern w:val="0"/>
                <w:sz w:val="21"/>
                <w:szCs w:val="21"/>
                <w:lang w:bidi="ar"/>
              </w:rPr>
              <w:t>耐低温撞击</w:t>
            </w:r>
            <w:commentRangeEnd w:id="25"/>
            <w:r>
              <w:commentReference w:id="25"/>
            </w:r>
            <w:r>
              <w:rPr>
                <w:rFonts w:hint="eastAsia" w:ascii="宋体" w:hAnsi="宋体" w:eastAsia="宋体" w:cs="宋体"/>
                <w:color w:val="000000"/>
                <w:kern w:val="0"/>
                <w:sz w:val="21"/>
                <w:szCs w:val="21"/>
                <w:lang w:bidi="ar"/>
              </w:rPr>
              <w:t>.降噪,</w:t>
            </w:r>
            <w:commentRangeStart w:id="26"/>
            <w:r>
              <w:rPr>
                <w:rFonts w:hint="eastAsia" w:ascii="宋体" w:hAnsi="宋体" w:eastAsia="宋体" w:cs="宋体"/>
                <w:color w:val="000000"/>
                <w:kern w:val="0"/>
                <w:sz w:val="21"/>
                <w:szCs w:val="21"/>
                <w:lang w:bidi="ar"/>
              </w:rPr>
              <w:t>热稳定性</w:t>
            </w:r>
            <w:commentRangeEnd w:id="26"/>
            <w:r>
              <w:commentReference w:id="26"/>
            </w:r>
            <w:r>
              <w:rPr>
                <w:rFonts w:hint="eastAsia" w:ascii="宋体" w:hAnsi="宋体" w:eastAsia="宋体" w:cs="宋体"/>
                <w:color w:val="000000"/>
                <w:kern w:val="0"/>
                <w:sz w:val="21"/>
                <w:szCs w:val="21"/>
                <w:lang w:bidi="ar"/>
              </w:rPr>
              <w:t>.抗蠕变性.热稳定性.</w:t>
            </w:r>
            <w:commentRangeStart w:id="27"/>
            <w:r>
              <w:rPr>
                <w:rFonts w:hint="eastAsia" w:ascii="宋体" w:hAnsi="宋体" w:eastAsia="宋体" w:cs="宋体"/>
                <w:color w:val="000000"/>
                <w:kern w:val="0"/>
                <w:sz w:val="21"/>
                <w:szCs w:val="21"/>
                <w:lang w:bidi="ar"/>
              </w:rPr>
              <w:t>食品接触性</w:t>
            </w:r>
            <w:commentRangeEnd w:id="27"/>
            <w:r>
              <w:commentReference w:id="27"/>
            </w:r>
            <w:r>
              <w:rPr>
                <w:rFonts w:hint="eastAsia" w:ascii="宋体" w:hAnsi="宋体" w:eastAsia="宋体" w:cs="宋体"/>
                <w:color w:val="000000"/>
                <w:kern w:val="0"/>
                <w:sz w:val="21"/>
                <w:szCs w:val="21"/>
                <w:lang w:bidi="ar"/>
              </w:rPr>
              <w:t>,</w:t>
            </w:r>
            <w:commentRangeStart w:id="28"/>
            <w:r>
              <w:rPr>
                <w:rFonts w:hint="eastAsia" w:ascii="宋体" w:hAnsi="宋体" w:eastAsia="宋体" w:cs="宋体"/>
                <w:color w:val="000000"/>
                <w:kern w:val="0"/>
                <w:sz w:val="21"/>
                <w:szCs w:val="21"/>
                <w:lang w:bidi="ar"/>
              </w:rPr>
              <w:t>高能量吸收</w:t>
            </w:r>
            <w:commentRangeEnd w:id="28"/>
            <w:r>
              <w:commentReference w:id="28"/>
            </w:r>
            <w:r>
              <w:rPr>
                <w:rFonts w:hint="eastAsia" w:ascii="宋体" w:hAnsi="宋体" w:eastAsia="宋体" w:cs="宋体"/>
                <w:color w:val="000000"/>
                <w:kern w:val="0"/>
                <w:sz w:val="21"/>
                <w:szCs w:val="21"/>
                <w:lang w:bidi="ar"/>
              </w:rPr>
              <w:t>.</w:t>
            </w:r>
            <w:commentRangeStart w:id="29"/>
            <w:r>
              <w:rPr>
                <w:rFonts w:hint="eastAsia" w:ascii="宋体" w:hAnsi="宋体" w:eastAsia="宋体" w:cs="宋体"/>
                <w:color w:val="000000"/>
                <w:kern w:val="0"/>
                <w:sz w:val="21"/>
                <w:szCs w:val="21"/>
                <w:lang w:bidi="ar"/>
              </w:rPr>
              <w:t>耐化学性</w:t>
            </w:r>
            <w:commentRangeEnd w:id="29"/>
            <w:r>
              <w:commentReference w:id="29"/>
            </w:r>
            <w:r>
              <w:rPr>
                <w:rFonts w:hint="eastAsia" w:ascii="宋体" w:hAnsi="宋体" w:eastAsia="宋体" w:cs="宋体"/>
                <w:color w:val="000000"/>
                <w:kern w:val="0"/>
                <w:sz w:val="21"/>
                <w:szCs w:val="21"/>
                <w:lang w:bidi="ar"/>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269" w:author="王秀子" w:date="2023-07-06T10:28:58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trHeight w:val="202" w:hRule="atLeast"/>
          <w:trPrChange w:id="269" w:author="王秀子" w:date="2023-07-06T10:28:58Z">
            <w:trPr>
              <w:trHeight w:val="202" w:hRule="atLeast"/>
            </w:trPr>
          </w:trPrChange>
        </w:trPr>
        <w:tc>
          <w:tcPr>
            <w:tcW w:w="531" w:type="pct"/>
            <w:vMerge w:val="continue"/>
            <w:vAlign w:val="center"/>
            <w:tcPrChange w:id="270" w:author="王秀子" w:date="2023-07-06T10:28:58Z">
              <w:tcPr>
                <w:tcW w:w="531" w:type="pct"/>
                <w:vMerge w:val="continue"/>
                <w:vAlign w:val="center"/>
              </w:tcPr>
            </w:tcPrChange>
          </w:tcPr>
          <w:p>
            <w:pPr>
              <w:widowControl/>
              <w:textAlignment w:val="center"/>
              <w:rPr>
                <w:rFonts w:hint="eastAsia" w:ascii="宋体" w:hAnsi="宋体" w:eastAsia="宋体" w:cs="宋体"/>
                <w:sz w:val="21"/>
                <w:szCs w:val="21"/>
              </w:rPr>
            </w:pPr>
          </w:p>
        </w:tc>
        <w:tc>
          <w:tcPr>
            <w:tcW w:w="1170" w:type="pct"/>
            <w:vMerge w:val="continue"/>
            <w:vAlign w:val="center"/>
            <w:tcPrChange w:id="271" w:author="王秀子" w:date="2023-07-06T10:28:58Z">
              <w:tcPr>
                <w:tcW w:w="1170" w:type="pct"/>
                <w:vMerge w:val="continue"/>
                <w:vAlign w:val="center"/>
              </w:tcPr>
            </w:tcPrChange>
          </w:tcPr>
          <w:p>
            <w:pPr>
              <w:widowControl/>
              <w:textAlignment w:val="center"/>
              <w:rPr>
                <w:rFonts w:hint="eastAsia" w:ascii="宋体" w:hAnsi="宋体" w:eastAsia="宋体" w:cs="宋体"/>
                <w:sz w:val="21"/>
                <w:szCs w:val="21"/>
              </w:rPr>
            </w:pPr>
          </w:p>
        </w:tc>
        <w:tc>
          <w:tcPr>
            <w:tcW w:w="3298" w:type="pct"/>
            <w:vAlign w:val="center"/>
            <w:tcPrChange w:id="272" w:author="王秀子" w:date="2023-07-06T10:28:58Z">
              <w:tcPr>
                <w:tcW w:w="3297" w:type="pct"/>
                <w:vAlign w:val="center"/>
              </w:tcPr>
            </w:tcPrChange>
          </w:tcPr>
          <w:p>
            <w:pPr>
              <w:widowControl/>
              <w:textAlignment w:val="center"/>
              <w:rPr>
                <w:rFonts w:hint="eastAsia" w:ascii="宋体" w:hAnsi="宋体" w:eastAsia="宋体" w:cs="宋体"/>
                <w:b/>
                <w:bCs/>
                <w:color w:val="FF0000"/>
                <w:kern w:val="0"/>
                <w:sz w:val="21"/>
                <w:szCs w:val="21"/>
                <w:lang w:bidi="ar"/>
              </w:rPr>
            </w:pPr>
            <w:r>
              <w:rPr>
                <w:rFonts w:hint="eastAsia" w:ascii="宋体" w:hAnsi="宋体" w:eastAsia="宋体" w:cs="宋体"/>
                <w:b/>
                <w:bCs/>
                <w:color w:val="FF0000"/>
                <w:kern w:val="0"/>
                <w:sz w:val="21"/>
                <w:szCs w:val="21"/>
                <w:lang w:bidi="ar"/>
              </w:rPr>
              <w:t>▲</w:t>
            </w:r>
            <w:r>
              <w:rPr>
                <w:rFonts w:hint="eastAsia" w:ascii="宋体" w:hAnsi="宋体" w:eastAsia="宋体" w:cs="宋体"/>
                <w:b/>
                <w:bCs/>
                <w:color w:val="FF0000"/>
                <w:kern w:val="0"/>
                <w:sz w:val="21"/>
                <w:szCs w:val="21"/>
                <w:lang w:val="en-US" w:eastAsia="zh-CN" w:bidi="ar"/>
              </w:rPr>
              <w:t>6.</w:t>
            </w:r>
            <w:r>
              <w:rPr>
                <w:rFonts w:hint="eastAsia" w:ascii="宋体" w:hAnsi="宋体" w:eastAsia="宋体" w:cs="宋体"/>
                <w:b/>
                <w:bCs/>
                <w:color w:val="FF0000"/>
                <w:kern w:val="0"/>
                <w:sz w:val="21"/>
                <w:szCs w:val="21"/>
                <w:lang w:bidi="ar"/>
              </w:rPr>
              <w:t>提供符合以下要求的检测报告：</w:t>
            </w:r>
          </w:p>
          <w:p>
            <w:pPr>
              <w:widowControl/>
              <w:textAlignment w:val="center"/>
              <w:rPr>
                <w:rFonts w:hint="eastAsia" w:ascii="宋体" w:hAnsi="宋体" w:eastAsia="宋体" w:cs="宋体"/>
                <w:b/>
                <w:bCs/>
                <w:i w:val="0"/>
                <w:color w:val="FF0000"/>
                <w:kern w:val="0"/>
                <w:sz w:val="21"/>
                <w:szCs w:val="21"/>
                <w:highlight w:val="none"/>
                <w:u w:val="none"/>
                <w:shd w:val="clear"/>
                <w:lang w:val="en-US" w:eastAsia="zh-CN" w:bidi="ar"/>
              </w:rPr>
            </w:pPr>
            <w:r>
              <w:rPr>
                <w:rFonts w:hint="eastAsia" w:ascii="宋体" w:hAnsi="宋体" w:eastAsia="宋体" w:cs="宋体"/>
                <w:b/>
                <w:bCs/>
                <w:color w:val="FF0000"/>
                <w:sz w:val="21"/>
                <w:szCs w:val="21"/>
                <w:lang w:val="en-US" w:eastAsia="zh-CN"/>
              </w:rPr>
              <w:t>水滴形钢管的检测依据GB/T 3325-2017、GB 18584-2001、GB/T 10125-2012、QB/T 3832-1999</w:t>
            </w:r>
            <w:commentRangeStart w:id="30"/>
            <w:r>
              <w:rPr>
                <w:rFonts w:hint="eastAsia" w:ascii="宋体" w:hAnsi="宋体" w:eastAsia="宋体" w:cs="宋体"/>
                <w:b/>
                <w:bCs/>
                <w:color w:val="FF0000"/>
                <w:sz w:val="21"/>
                <w:szCs w:val="21"/>
                <w:lang w:val="en-US" w:eastAsia="zh-CN"/>
              </w:rPr>
              <w:t>（2009）</w:t>
            </w:r>
            <w:commentRangeEnd w:id="30"/>
            <w:r>
              <w:commentReference w:id="30"/>
            </w:r>
            <w:r>
              <w:rPr>
                <w:rFonts w:hint="eastAsia" w:ascii="宋体" w:hAnsi="宋体" w:eastAsia="宋体" w:cs="宋体"/>
                <w:b/>
                <w:bCs/>
                <w:color w:val="FF0000"/>
                <w:sz w:val="21"/>
                <w:szCs w:val="21"/>
                <w:lang w:val="en-US" w:eastAsia="zh-CN"/>
              </w:rPr>
              <w:t>，要求水滴形钢管的金属件喷涂层涂层应无漏喷、锈蚀和脱色、掉色现象，涂层应光滑均匀，色泽一致，应无流挂、疙瘩、皱皮、飞漆等缺陷；重金属含量可溶性铅≤1mg/kg、可溶性镉≤0.1mg/kg、可溶性铬≤0.3mg/kg、可溶性汞≤0.01mg/kg；耐盐雾要求经过200h中性盐雾试验，表面无锈蚀，耐腐蚀等级≥10级</w:t>
            </w:r>
            <w:r>
              <w:rPr>
                <w:rFonts w:hint="eastAsia" w:ascii="宋体" w:hAnsi="宋体" w:eastAsia="宋体" w:cs="宋体"/>
                <w:b/>
                <w:bCs/>
                <w:i w:val="0"/>
                <w:color w:val="FF0000"/>
                <w:kern w:val="0"/>
                <w:sz w:val="21"/>
                <w:szCs w:val="21"/>
                <w:highlight w:val="none"/>
                <w:u w:val="none"/>
                <w:shd w:val="clear"/>
                <w:lang w:val="en-US" w:eastAsia="zh-CN" w:bidi="ar"/>
              </w:rPr>
              <w:t>。</w:t>
            </w:r>
          </w:p>
          <w:p>
            <w:pPr>
              <w:widowControl/>
              <w:textAlignment w:val="center"/>
              <w:rPr>
                <w:rFonts w:hint="eastAsia" w:ascii="宋体" w:hAnsi="宋体" w:eastAsia="宋体" w:cs="宋体"/>
                <w:b/>
                <w:bCs/>
                <w:i w:val="0"/>
                <w:color w:val="FF0000"/>
                <w:kern w:val="0"/>
                <w:sz w:val="21"/>
                <w:szCs w:val="21"/>
                <w:highlight w:val="none"/>
                <w:u w:val="none"/>
                <w:shd w:val="clear"/>
                <w:lang w:val="en-US" w:eastAsia="zh-CN" w:bidi="ar"/>
              </w:rPr>
            </w:pPr>
            <w:r>
              <w:rPr>
                <w:rFonts w:hint="eastAsia" w:ascii="宋体" w:hAnsi="宋体" w:eastAsia="宋体" w:cs="宋体"/>
                <w:b/>
                <w:bCs/>
                <w:i w:val="0"/>
                <w:color w:val="FF0000"/>
                <w:kern w:val="0"/>
                <w:sz w:val="21"/>
                <w:szCs w:val="21"/>
                <w:highlight w:val="none"/>
                <w:u w:val="none"/>
                <w:shd w:val="clear"/>
                <w:lang w:val="en-US" w:eastAsia="zh-CN" w:bidi="ar"/>
              </w:rPr>
              <w:t>课桌椅脚架</w:t>
            </w:r>
            <w:r>
              <w:rPr>
                <w:rFonts w:hint="eastAsia" w:ascii="宋体" w:hAnsi="宋体" w:eastAsia="宋体" w:cs="宋体"/>
                <w:b/>
                <w:color w:val="FF0000"/>
                <w:sz w:val="21"/>
                <w:szCs w:val="21"/>
                <w:lang w:val="en-US" w:eastAsia="zh-CN"/>
              </w:rPr>
              <w:t>参考</w:t>
            </w:r>
            <w:r>
              <w:rPr>
                <w:rFonts w:hint="eastAsia" w:ascii="宋体" w:hAnsi="宋体" w:eastAsia="宋体" w:cs="宋体"/>
                <w:b/>
                <w:bCs/>
                <w:color w:val="FF0000"/>
                <w:sz w:val="21"/>
                <w:szCs w:val="21"/>
                <w:lang w:val="en-US" w:eastAsia="zh-CN"/>
              </w:rPr>
              <w:t>QB/T 3826-1999，要求中性盐雾试验不低于</w:t>
            </w:r>
            <w:commentRangeStart w:id="31"/>
            <w:r>
              <w:rPr>
                <w:rFonts w:hint="eastAsia" w:ascii="宋体" w:hAnsi="宋体" w:eastAsia="宋体" w:cs="宋体"/>
                <w:b/>
                <w:bCs/>
                <w:color w:val="FF0000"/>
                <w:sz w:val="21"/>
                <w:szCs w:val="21"/>
                <w:lang w:val="en-US" w:eastAsia="zh-CN"/>
              </w:rPr>
              <w:t>480 h</w:t>
            </w:r>
            <w:commentRangeEnd w:id="31"/>
            <w:r>
              <w:commentReference w:id="31"/>
            </w:r>
            <w:r>
              <w:rPr>
                <w:rFonts w:hint="eastAsia" w:ascii="宋体" w:hAnsi="宋体" w:eastAsia="宋体" w:cs="宋体"/>
                <w:b/>
                <w:bCs/>
                <w:color w:val="FF0000"/>
                <w:sz w:val="21"/>
                <w:szCs w:val="21"/>
                <w:lang w:val="en-US" w:eastAsia="zh-CN"/>
              </w:rPr>
              <w:t>其中1.5mm以下锈点＜20点/dm²，直径1.0mm以上的锈点＜5点/dm²</w:t>
            </w:r>
            <w:r>
              <w:rPr>
                <w:rFonts w:hint="eastAsia" w:ascii="宋体" w:hAnsi="宋体" w:eastAsia="宋体" w:cs="宋体"/>
                <w:b/>
                <w:bCs/>
                <w:i w:val="0"/>
                <w:color w:val="FF0000"/>
                <w:kern w:val="0"/>
                <w:sz w:val="21"/>
                <w:szCs w:val="21"/>
                <w:highlight w:val="none"/>
                <w:u w:val="none"/>
                <w:shd w:val="clear"/>
                <w:lang w:val="en-US" w:eastAsia="zh-CN" w:bidi="ar"/>
              </w:rPr>
              <w:t>。</w:t>
            </w:r>
          </w:p>
          <w:p>
            <w:pPr>
              <w:widowControl/>
              <w:textAlignment w:val="center"/>
              <w:rPr>
                <w:rFonts w:hint="eastAsia" w:ascii="宋体" w:hAnsi="宋体" w:eastAsia="宋体" w:cs="宋体"/>
                <w:b/>
                <w:bCs/>
                <w:color w:val="FF0000"/>
                <w:sz w:val="21"/>
                <w:szCs w:val="21"/>
                <w:lang w:eastAsia="zh-CN"/>
              </w:rPr>
            </w:pPr>
            <w:r>
              <w:rPr>
                <w:rFonts w:hint="eastAsia" w:ascii="宋体" w:hAnsi="宋体" w:eastAsia="宋体" w:cs="宋体"/>
                <w:b/>
                <w:bCs/>
                <w:color w:val="FF0000"/>
                <w:sz w:val="21"/>
                <w:szCs w:val="21"/>
                <w:lang w:eastAsia="zh-CN"/>
              </w:rPr>
              <w:t>烤漆粉</w:t>
            </w:r>
            <w:r>
              <w:rPr>
                <w:rFonts w:hint="eastAsia" w:ascii="宋体" w:hAnsi="宋体" w:eastAsia="宋体" w:cs="宋体"/>
                <w:b/>
                <w:bCs/>
                <w:color w:val="FF0000"/>
                <w:sz w:val="21"/>
                <w:szCs w:val="21"/>
                <w:lang w:val="en-US" w:eastAsia="zh-CN"/>
              </w:rPr>
              <w:t>的检测依据</w:t>
            </w:r>
            <w:commentRangeStart w:id="32"/>
            <w:r>
              <w:rPr>
                <w:rFonts w:hint="eastAsia" w:ascii="宋体" w:hAnsi="宋体" w:eastAsia="宋体" w:cs="宋体"/>
                <w:b/>
                <w:bCs/>
                <w:color w:val="FF0000"/>
                <w:sz w:val="21"/>
                <w:szCs w:val="21"/>
                <w:lang w:val="en-US" w:eastAsia="zh-CN"/>
              </w:rPr>
              <w:t>HG/T 2006-2006（2017）</w:t>
            </w:r>
            <w:commentRangeEnd w:id="32"/>
            <w:r>
              <w:commentReference w:id="32"/>
            </w:r>
            <w:r>
              <w:rPr>
                <w:rFonts w:hint="eastAsia" w:ascii="宋体" w:hAnsi="宋体" w:eastAsia="宋体" w:cs="宋体"/>
                <w:b/>
                <w:bCs/>
                <w:color w:val="FF0000"/>
                <w:sz w:val="21"/>
                <w:szCs w:val="21"/>
                <w:lang w:val="en-US" w:eastAsia="zh-CN"/>
              </w:rPr>
              <w:t>，要求烤漆粉的</w:t>
            </w:r>
            <w:r>
              <w:rPr>
                <w:rFonts w:hint="eastAsia" w:ascii="宋体" w:hAnsi="宋体" w:eastAsia="宋体" w:cs="宋体"/>
                <w:b/>
                <w:bCs/>
                <w:color w:val="FF0000"/>
                <w:sz w:val="21"/>
                <w:szCs w:val="21"/>
                <w:lang w:eastAsia="zh-CN"/>
              </w:rPr>
              <w:t>重金属</w:t>
            </w:r>
            <w:r>
              <w:rPr>
                <w:rFonts w:hint="eastAsia" w:ascii="宋体" w:hAnsi="宋体" w:eastAsia="宋体" w:cs="宋体"/>
                <w:b/>
                <w:bCs/>
                <w:color w:val="FF0000"/>
                <w:sz w:val="21"/>
                <w:szCs w:val="21"/>
              </w:rPr>
              <w:t>未检测出可溶性铅、可溶性镉、可溶性铬</w:t>
            </w:r>
            <w:r>
              <w:rPr>
                <w:rFonts w:hint="eastAsia" w:ascii="宋体" w:hAnsi="宋体" w:eastAsia="宋体" w:cs="宋体"/>
                <w:b/>
                <w:bCs/>
                <w:color w:val="FF0000"/>
                <w:sz w:val="21"/>
                <w:szCs w:val="21"/>
                <w:lang w:eastAsia="zh-CN"/>
              </w:rPr>
              <w:t>、可溶性汞。</w:t>
            </w:r>
          </w:p>
          <w:p>
            <w:pPr>
              <w:widowControl/>
              <w:textAlignment w:val="center"/>
              <w:rPr>
                <w:rFonts w:hint="eastAsia" w:ascii="宋体" w:hAnsi="宋体" w:eastAsia="宋体" w:cs="宋体"/>
                <w:color w:val="000000"/>
                <w:kern w:val="0"/>
                <w:sz w:val="21"/>
                <w:szCs w:val="21"/>
                <w:lang w:val="en-US" w:eastAsia="zh-CN" w:bidi="ar"/>
              </w:rPr>
            </w:pPr>
            <w:r>
              <w:rPr>
                <w:rFonts w:hint="eastAsia" w:ascii="宋体" w:hAnsi="宋体" w:eastAsia="宋体" w:cs="宋体"/>
                <w:b/>
                <w:bCs/>
                <w:color w:val="FF0000"/>
                <w:kern w:val="0"/>
                <w:sz w:val="21"/>
                <w:szCs w:val="21"/>
                <w:highlight w:val="none"/>
                <w:shd w:val="clear"/>
                <w:lang w:eastAsia="zh-CN" w:bidi="ar"/>
              </w:rPr>
              <w:t>【</w:t>
            </w:r>
            <w:r>
              <w:rPr>
                <w:rFonts w:hint="eastAsia" w:ascii="宋体" w:hAnsi="宋体" w:eastAsia="宋体" w:cs="宋体"/>
                <w:b/>
                <w:bCs/>
                <w:color w:val="FF0000"/>
                <w:kern w:val="0"/>
                <w:sz w:val="21"/>
                <w:szCs w:val="21"/>
                <w:highlight w:val="none"/>
                <w:shd w:val="clear"/>
                <w:lang w:bidi="ar"/>
              </w:rPr>
              <w:t>投标人需提供</w:t>
            </w:r>
            <w:r>
              <w:rPr>
                <w:rFonts w:hint="eastAsia" w:ascii="宋体" w:hAnsi="宋体" w:eastAsia="宋体" w:cs="宋体"/>
                <w:b/>
                <w:bCs/>
                <w:color w:val="FF0000"/>
                <w:kern w:val="0"/>
                <w:sz w:val="21"/>
                <w:szCs w:val="21"/>
                <w:lang w:bidi="ar"/>
              </w:rPr>
              <w:t>由第三方检测机构出具的具有 CMA或CNAS标识的</w:t>
            </w:r>
            <w:r>
              <w:rPr>
                <w:rFonts w:hint="eastAsia" w:ascii="宋体" w:hAnsi="宋体" w:eastAsia="宋体" w:cs="宋体"/>
                <w:b/>
                <w:bCs/>
                <w:color w:val="FF0000"/>
                <w:kern w:val="0"/>
                <w:sz w:val="21"/>
                <w:szCs w:val="21"/>
                <w:lang w:val="en-US" w:eastAsia="zh-CN" w:bidi="ar"/>
              </w:rPr>
              <w:t>符合上述检测依据和检测参数要求的</w:t>
            </w:r>
            <w:r>
              <w:rPr>
                <w:rFonts w:hint="eastAsia" w:ascii="宋体" w:hAnsi="宋体" w:eastAsia="宋体" w:cs="宋体"/>
                <w:b/>
                <w:bCs/>
                <w:color w:val="FF0000"/>
                <w:kern w:val="0"/>
                <w:sz w:val="21"/>
                <w:szCs w:val="21"/>
                <w:lang w:bidi="ar"/>
              </w:rPr>
              <w:t>检测报告扫描件（原件备查）和该检测报告在全国认证认可信息公共服务平台（http://cx.cnca.cn）查询截图（查询截图中的报告编号及检测机构名称应与检测报告一致）</w:t>
            </w:r>
            <w:r>
              <w:rPr>
                <w:rFonts w:hint="eastAsia" w:ascii="宋体" w:hAnsi="宋体" w:eastAsia="宋体" w:cs="宋体"/>
                <w:b/>
                <w:bCs/>
                <w:color w:val="FF0000"/>
                <w:kern w:val="0"/>
                <w:sz w:val="21"/>
                <w:szCs w:val="21"/>
                <w:lang w:eastAsia="zh-CN" w:bidi="ar"/>
              </w:rPr>
              <w:t>。</w:t>
            </w:r>
            <w:r>
              <w:rPr>
                <w:rFonts w:hint="eastAsia" w:ascii="宋体" w:hAnsi="宋体" w:eastAsia="宋体" w:cs="宋体"/>
                <w:b/>
                <w:bCs/>
                <w:color w:val="FF0000"/>
                <w:kern w:val="0"/>
                <w:sz w:val="21"/>
                <w:szCs w:val="21"/>
                <w:lang w:bidi="ar"/>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273" w:author="王秀子" w:date="2023-07-06T10:28:58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trHeight w:val="355" w:hRule="atLeast"/>
          <w:trPrChange w:id="273" w:author="王秀子" w:date="2023-07-06T10:28:58Z">
            <w:trPr>
              <w:trHeight w:val="355" w:hRule="atLeast"/>
            </w:trPr>
          </w:trPrChange>
        </w:trPr>
        <w:tc>
          <w:tcPr>
            <w:tcW w:w="531" w:type="pct"/>
            <w:vMerge w:val="restart"/>
            <w:vAlign w:val="center"/>
            <w:tcPrChange w:id="274" w:author="王秀子" w:date="2023-07-06T10:28:58Z">
              <w:tcPr>
                <w:tcW w:w="531" w:type="pct"/>
                <w:vMerge w:val="restart"/>
                <w:vAlign w:val="center"/>
              </w:tcPr>
            </w:tcPrChange>
          </w:tcPr>
          <w:p>
            <w:pPr>
              <w:widowControl/>
              <w:jc w:val="center"/>
              <w:textAlignment w:val="center"/>
              <w:rPr>
                <w:rFonts w:hint="eastAsia" w:ascii="宋体" w:hAnsi="宋体" w:eastAsia="宋体" w:cs="宋体"/>
                <w:sz w:val="21"/>
                <w:szCs w:val="21"/>
              </w:rPr>
            </w:pPr>
            <w:r>
              <w:rPr>
                <w:rFonts w:hint="eastAsia" w:ascii="宋体" w:hAnsi="宋体" w:eastAsia="宋体" w:cs="宋体"/>
                <w:color w:val="000000"/>
                <w:kern w:val="0"/>
                <w:sz w:val="21"/>
                <w:szCs w:val="21"/>
                <w:lang w:bidi="ar"/>
              </w:rPr>
              <w:t>16</w:t>
            </w:r>
          </w:p>
        </w:tc>
        <w:tc>
          <w:tcPr>
            <w:tcW w:w="1170" w:type="pct"/>
            <w:vMerge w:val="restart"/>
            <w:vAlign w:val="center"/>
            <w:tcPrChange w:id="275" w:author="王秀子" w:date="2023-07-06T10:28:58Z">
              <w:tcPr>
                <w:tcW w:w="1170" w:type="pct"/>
                <w:vMerge w:val="restart"/>
                <w:vAlign w:val="center"/>
              </w:tcPr>
            </w:tcPrChange>
          </w:tcPr>
          <w:p>
            <w:pPr>
              <w:widowControl/>
              <w:jc w:val="center"/>
              <w:textAlignment w:val="center"/>
              <w:rPr>
                <w:rFonts w:hint="eastAsia" w:ascii="宋体" w:hAnsi="宋体" w:eastAsia="宋体" w:cs="宋体"/>
                <w:sz w:val="21"/>
                <w:szCs w:val="21"/>
                <w:lang w:eastAsia="zh-CN"/>
              </w:rPr>
            </w:pPr>
            <w:r>
              <w:rPr>
                <w:rFonts w:hint="eastAsia" w:ascii="宋体" w:hAnsi="宋体" w:eastAsia="宋体" w:cs="宋体"/>
                <w:sz w:val="21"/>
                <w:szCs w:val="21"/>
                <w:lang w:val="en-US" w:eastAsia="zh-CN"/>
              </w:rPr>
              <w:t>课椅</w:t>
            </w:r>
          </w:p>
          <w:p>
            <w:pPr>
              <w:widowControl w:val="0"/>
              <w:spacing w:line="360" w:lineRule="auto"/>
              <w:jc w:val="center"/>
              <w:rPr>
                <w:rFonts w:hint="eastAsia" w:ascii="宋体" w:hAnsi="宋体" w:eastAsia="宋体" w:cs="宋体"/>
                <w:b/>
                <w:bCs/>
                <w:kern w:val="2"/>
                <w:sz w:val="21"/>
                <w:szCs w:val="21"/>
                <w:lang w:val="en-US" w:eastAsia="zh-CN" w:bidi="ar-SA"/>
              </w:rPr>
            </w:pPr>
            <w:r>
              <w:rPr>
                <w:rFonts w:hint="eastAsia" w:ascii="宋体" w:hAnsi="宋体" w:eastAsia="宋体" w:cs="宋体"/>
                <w:b/>
                <w:bCs/>
                <w:kern w:val="2"/>
                <w:sz w:val="21"/>
                <w:szCs w:val="21"/>
                <w:lang w:val="en-US" w:eastAsia="zh-CN" w:bidi="ar-SA"/>
              </w:rPr>
              <w:drawing>
                <wp:inline distT="0" distB="0" distL="114300" distR="114300">
                  <wp:extent cx="544195" cy="746760"/>
                  <wp:effectExtent l="0" t="0" r="4445" b="0"/>
                  <wp:docPr id="21421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15" name="图片 2"/>
                          <pic:cNvPicPr>
                            <a:picLocks noChangeAspect="1"/>
                          </pic:cNvPicPr>
                        </pic:nvPicPr>
                        <pic:blipFill>
                          <a:blip r:embed="rId24"/>
                          <a:stretch>
                            <a:fillRect/>
                          </a:stretch>
                        </pic:blipFill>
                        <pic:spPr>
                          <a:xfrm>
                            <a:off x="0" y="0"/>
                            <a:ext cx="544195" cy="746760"/>
                          </a:xfrm>
                          <a:prstGeom prst="rect">
                            <a:avLst/>
                          </a:prstGeom>
                          <a:noFill/>
                          <a:ln w="9525">
                            <a:noFill/>
                          </a:ln>
                        </pic:spPr>
                      </pic:pic>
                    </a:graphicData>
                  </a:graphic>
                </wp:inline>
              </w:drawing>
            </w:r>
          </w:p>
        </w:tc>
        <w:tc>
          <w:tcPr>
            <w:tcW w:w="3298" w:type="pct"/>
            <w:vAlign w:val="center"/>
            <w:tcPrChange w:id="276" w:author="王秀子" w:date="2023-07-06T10:28:58Z">
              <w:tcPr>
                <w:tcW w:w="3297" w:type="pct"/>
                <w:vAlign w:val="center"/>
              </w:tcPr>
            </w:tcPrChange>
          </w:tcPr>
          <w:p>
            <w:pPr>
              <w:widowControl/>
              <w:textAlignment w:val="center"/>
              <w:rPr>
                <w:rFonts w:hint="eastAsia" w:ascii="宋体" w:hAnsi="宋体" w:eastAsia="宋体" w:cs="宋体"/>
                <w:sz w:val="21"/>
                <w:szCs w:val="21"/>
              </w:rPr>
            </w:pPr>
            <w:r>
              <w:rPr>
                <w:rFonts w:hint="eastAsia" w:ascii="宋体" w:hAnsi="宋体" w:eastAsia="宋体" w:cs="宋体"/>
                <w:color w:val="000000"/>
                <w:kern w:val="0"/>
                <w:sz w:val="21"/>
                <w:szCs w:val="21"/>
                <w:lang w:val="en-US" w:eastAsia="zh-CN" w:bidi="ar"/>
              </w:rPr>
              <w:t>一</w:t>
            </w:r>
            <w:r>
              <w:rPr>
                <w:rFonts w:hint="eastAsia" w:ascii="宋体" w:hAnsi="宋体" w:eastAsia="宋体" w:cs="宋体"/>
                <w:color w:val="000000"/>
                <w:kern w:val="0"/>
                <w:sz w:val="21"/>
                <w:szCs w:val="21"/>
                <w:lang w:bidi="ar"/>
              </w:rPr>
              <w:t>、靠背要求：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277" w:author="王秀子" w:date="2023-07-06T10:28:58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trHeight w:val="355" w:hRule="atLeast"/>
          <w:trPrChange w:id="277" w:author="王秀子" w:date="2023-07-06T10:28:58Z">
            <w:trPr>
              <w:trHeight w:val="355" w:hRule="atLeast"/>
            </w:trPr>
          </w:trPrChange>
        </w:trPr>
        <w:tc>
          <w:tcPr>
            <w:tcW w:w="531" w:type="pct"/>
            <w:vMerge w:val="continue"/>
            <w:vAlign w:val="center"/>
            <w:tcPrChange w:id="278" w:author="王秀子" w:date="2023-07-06T10:28:58Z">
              <w:tcPr>
                <w:tcW w:w="531" w:type="pct"/>
                <w:vMerge w:val="continue"/>
                <w:vAlign w:val="center"/>
              </w:tcPr>
            </w:tcPrChange>
          </w:tcPr>
          <w:p>
            <w:pPr>
              <w:widowControl/>
              <w:jc w:val="left"/>
              <w:textAlignment w:val="center"/>
              <w:rPr>
                <w:rFonts w:hint="eastAsia" w:ascii="宋体" w:hAnsi="宋体" w:eastAsia="宋体" w:cs="宋体"/>
                <w:sz w:val="21"/>
                <w:szCs w:val="21"/>
              </w:rPr>
            </w:pPr>
          </w:p>
        </w:tc>
        <w:tc>
          <w:tcPr>
            <w:tcW w:w="1170" w:type="pct"/>
            <w:vMerge w:val="continue"/>
            <w:vAlign w:val="center"/>
            <w:tcPrChange w:id="279" w:author="王秀子" w:date="2023-07-06T10:28:58Z">
              <w:tcPr>
                <w:tcW w:w="1170" w:type="pct"/>
                <w:vMerge w:val="continue"/>
                <w:vAlign w:val="center"/>
              </w:tcPr>
            </w:tcPrChange>
          </w:tcPr>
          <w:p>
            <w:pPr>
              <w:widowControl/>
              <w:jc w:val="left"/>
              <w:textAlignment w:val="center"/>
              <w:rPr>
                <w:rFonts w:hint="eastAsia" w:ascii="宋体" w:hAnsi="宋体" w:eastAsia="宋体" w:cs="宋体"/>
                <w:sz w:val="21"/>
                <w:szCs w:val="21"/>
              </w:rPr>
            </w:pPr>
          </w:p>
        </w:tc>
        <w:tc>
          <w:tcPr>
            <w:tcW w:w="3298" w:type="pct"/>
            <w:vAlign w:val="center"/>
            <w:tcPrChange w:id="280" w:author="王秀子" w:date="2023-07-06T10:28:58Z">
              <w:tcPr>
                <w:tcW w:w="3297" w:type="pct"/>
                <w:vAlign w:val="center"/>
              </w:tcPr>
            </w:tcPrChange>
          </w:tcPr>
          <w:p>
            <w:pPr>
              <w:widowControl/>
              <w:textAlignment w:val="center"/>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val="en-US" w:eastAsia="zh-CN" w:bidi="ar"/>
              </w:rPr>
              <w:t>1.</w:t>
            </w:r>
            <w:r>
              <w:rPr>
                <w:rFonts w:hint="eastAsia" w:ascii="宋体" w:hAnsi="宋体" w:eastAsia="宋体" w:cs="宋体"/>
                <w:color w:val="000000"/>
                <w:kern w:val="0"/>
                <w:sz w:val="21"/>
                <w:szCs w:val="21"/>
                <w:lang w:bidi="ar"/>
              </w:rPr>
              <w:t>靠背尺寸(W403mm×D215mm)±10mm，PP环保塑料一体注塑成型。靠背呈弯弧曲面，设有放射性大小透气散热圆孔不少于190个，圆孔直径不得超过5mm的透气散热孔。</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281" w:author="王秀子" w:date="2023-07-06T10:28:58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trHeight w:val="355" w:hRule="atLeast"/>
          <w:trPrChange w:id="281" w:author="王秀子" w:date="2023-07-06T10:28:58Z">
            <w:trPr>
              <w:trHeight w:val="355" w:hRule="atLeast"/>
            </w:trPr>
          </w:trPrChange>
        </w:trPr>
        <w:tc>
          <w:tcPr>
            <w:tcW w:w="531" w:type="pct"/>
            <w:vMerge w:val="continue"/>
            <w:vAlign w:val="center"/>
            <w:tcPrChange w:id="282" w:author="王秀子" w:date="2023-07-06T10:28:58Z">
              <w:tcPr>
                <w:tcW w:w="531" w:type="pct"/>
                <w:vMerge w:val="continue"/>
                <w:vAlign w:val="center"/>
              </w:tcPr>
            </w:tcPrChange>
          </w:tcPr>
          <w:p>
            <w:pPr>
              <w:widowControl/>
              <w:jc w:val="left"/>
              <w:textAlignment w:val="center"/>
              <w:rPr>
                <w:rFonts w:hint="eastAsia" w:ascii="宋体" w:hAnsi="宋体" w:eastAsia="宋体" w:cs="宋体"/>
                <w:color w:val="000000"/>
                <w:kern w:val="0"/>
                <w:sz w:val="21"/>
                <w:szCs w:val="21"/>
                <w:lang w:bidi="ar"/>
              </w:rPr>
            </w:pPr>
          </w:p>
        </w:tc>
        <w:tc>
          <w:tcPr>
            <w:tcW w:w="1170" w:type="pct"/>
            <w:vMerge w:val="continue"/>
            <w:vAlign w:val="center"/>
            <w:tcPrChange w:id="283" w:author="王秀子" w:date="2023-07-06T10:28:58Z">
              <w:tcPr>
                <w:tcW w:w="1170" w:type="pct"/>
                <w:vMerge w:val="continue"/>
                <w:vAlign w:val="center"/>
              </w:tcPr>
            </w:tcPrChange>
          </w:tcPr>
          <w:p>
            <w:pPr>
              <w:widowControl/>
              <w:jc w:val="left"/>
              <w:textAlignment w:val="center"/>
              <w:rPr>
                <w:rFonts w:hint="eastAsia" w:ascii="宋体" w:hAnsi="宋体" w:eastAsia="宋体" w:cs="宋体"/>
                <w:color w:val="000000"/>
                <w:kern w:val="0"/>
                <w:sz w:val="21"/>
                <w:szCs w:val="21"/>
                <w:lang w:bidi="ar"/>
              </w:rPr>
            </w:pPr>
          </w:p>
        </w:tc>
        <w:tc>
          <w:tcPr>
            <w:tcW w:w="3298" w:type="pct"/>
            <w:vAlign w:val="center"/>
            <w:tcPrChange w:id="284" w:author="王秀子" w:date="2023-07-06T10:28:58Z">
              <w:tcPr>
                <w:tcW w:w="3297" w:type="pct"/>
                <w:vAlign w:val="center"/>
              </w:tcPr>
            </w:tcPrChange>
          </w:tcPr>
          <w:p>
            <w:pPr>
              <w:widowControl/>
              <w:textAlignment w:val="center"/>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二、坐垫要求：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285" w:author="王秀子" w:date="2023-07-06T10:28:58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trHeight w:val="355" w:hRule="atLeast"/>
          <w:trPrChange w:id="285" w:author="王秀子" w:date="2023-07-06T10:28:58Z">
            <w:trPr>
              <w:trHeight w:val="355" w:hRule="atLeast"/>
            </w:trPr>
          </w:trPrChange>
        </w:trPr>
        <w:tc>
          <w:tcPr>
            <w:tcW w:w="531" w:type="pct"/>
            <w:vMerge w:val="continue"/>
            <w:vAlign w:val="center"/>
            <w:tcPrChange w:id="286" w:author="王秀子" w:date="2023-07-06T10:28:58Z">
              <w:tcPr>
                <w:tcW w:w="531" w:type="pct"/>
                <w:vMerge w:val="continue"/>
                <w:vAlign w:val="center"/>
              </w:tcPr>
            </w:tcPrChange>
          </w:tcPr>
          <w:p>
            <w:pPr>
              <w:widowControl/>
              <w:jc w:val="left"/>
              <w:textAlignment w:val="center"/>
              <w:rPr>
                <w:rFonts w:hint="eastAsia" w:ascii="宋体" w:hAnsi="宋体" w:eastAsia="宋体" w:cs="宋体"/>
                <w:color w:val="000000"/>
                <w:kern w:val="0"/>
                <w:sz w:val="21"/>
                <w:szCs w:val="21"/>
                <w:lang w:bidi="ar"/>
              </w:rPr>
            </w:pPr>
          </w:p>
        </w:tc>
        <w:tc>
          <w:tcPr>
            <w:tcW w:w="1170" w:type="pct"/>
            <w:vMerge w:val="continue"/>
            <w:vAlign w:val="center"/>
            <w:tcPrChange w:id="287" w:author="王秀子" w:date="2023-07-06T10:28:58Z">
              <w:tcPr>
                <w:tcW w:w="1170" w:type="pct"/>
                <w:vMerge w:val="continue"/>
                <w:vAlign w:val="center"/>
              </w:tcPr>
            </w:tcPrChange>
          </w:tcPr>
          <w:p>
            <w:pPr>
              <w:widowControl/>
              <w:jc w:val="left"/>
              <w:textAlignment w:val="center"/>
              <w:rPr>
                <w:rFonts w:hint="eastAsia" w:ascii="宋体" w:hAnsi="宋体" w:eastAsia="宋体" w:cs="宋体"/>
                <w:color w:val="000000"/>
                <w:kern w:val="0"/>
                <w:sz w:val="21"/>
                <w:szCs w:val="21"/>
                <w:lang w:bidi="ar"/>
              </w:rPr>
            </w:pPr>
          </w:p>
        </w:tc>
        <w:tc>
          <w:tcPr>
            <w:tcW w:w="3298" w:type="pct"/>
            <w:vAlign w:val="center"/>
            <w:tcPrChange w:id="288" w:author="王秀子" w:date="2023-07-06T10:28:58Z">
              <w:tcPr>
                <w:tcW w:w="3297" w:type="pct"/>
                <w:vAlign w:val="center"/>
              </w:tcPr>
            </w:tcPrChange>
          </w:tcPr>
          <w:p>
            <w:pPr>
              <w:widowControl/>
              <w:textAlignment w:val="center"/>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1.尺寸：(W402mm×D400mm)±10mm，PP环保塑料全新料一体注塑成型。垫前端有下凹、中间内凹，设有放射性大小透气散热圆孔不少于350个，圆孔直径不得超过5mm。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289" w:author="王秀子" w:date="2023-07-06T10:28:58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trHeight w:val="355" w:hRule="atLeast"/>
          <w:trPrChange w:id="289" w:author="王秀子" w:date="2023-07-06T10:28:58Z">
            <w:trPr>
              <w:trHeight w:val="355" w:hRule="atLeast"/>
            </w:trPr>
          </w:trPrChange>
        </w:trPr>
        <w:tc>
          <w:tcPr>
            <w:tcW w:w="531" w:type="pct"/>
            <w:vMerge w:val="continue"/>
            <w:vAlign w:val="center"/>
            <w:tcPrChange w:id="290" w:author="王秀子" w:date="2023-07-06T10:28:58Z">
              <w:tcPr>
                <w:tcW w:w="531" w:type="pct"/>
                <w:vMerge w:val="continue"/>
                <w:vAlign w:val="center"/>
              </w:tcPr>
            </w:tcPrChange>
          </w:tcPr>
          <w:p>
            <w:pPr>
              <w:widowControl/>
              <w:jc w:val="left"/>
              <w:textAlignment w:val="center"/>
              <w:rPr>
                <w:rFonts w:hint="eastAsia" w:ascii="宋体" w:hAnsi="宋体" w:eastAsia="宋体" w:cs="宋体"/>
                <w:color w:val="000000"/>
                <w:kern w:val="0"/>
                <w:sz w:val="21"/>
                <w:szCs w:val="21"/>
                <w:lang w:bidi="ar"/>
              </w:rPr>
            </w:pPr>
          </w:p>
        </w:tc>
        <w:tc>
          <w:tcPr>
            <w:tcW w:w="1170" w:type="pct"/>
            <w:vMerge w:val="continue"/>
            <w:vAlign w:val="center"/>
            <w:tcPrChange w:id="291" w:author="王秀子" w:date="2023-07-06T10:28:58Z">
              <w:tcPr>
                <w:tcW w:w="1170" w:type="pct"/>
                <w:vMerge w:val="continue"/>
                <w:vAlign w:val="center"/>
              </w:tcPr>
            </w:tcPrChange>
          </w:tcPr>
          <w:p>
            <w:pPr>
              <w:widowControl/>
              <w:jc w:val="left"/>
              <w:textAlignment w:val="center"/>
              <w:rPr>
                <w:rFonts w:hint="eastAsia" w:ascii="宋体" w:hAnsi="宋体" w:eastAsia="宋体" w:cs="宋体"/>
                <w:color w:val="000000"/>
                <w:kern w:val="0"/>
                <w:sz w:val="21"/>
                <w:szCs w:val="21"/>
                <w:lang w:bidi="ar"/>
              </w:rPr>
            </w:pPr>
          </w:p>
        </w:tc>
        <w:tc>
          <w:tcPr>
            <w:tcW w:w="3298" w:type="pct"/>
            <w:vAlign w:val="center"/>
            <w:tcPrChange w:id="292" w:author="王秀子" w:date="2023-07-06T10:28:58Z">
              <w:tcPr>
                <w:tcW w:w="3297" w:type="pct"/>
                <w:vAlign w:val="center"/>
              </w:tcPr>
            </w:tcPrChange>
          </w:tcPr>
          <w:p>
            <w:pPr>
              <w:widowControl/>
              <w:textAlignment w:val="center"/>
              <w:rPr>
                <w:rFonts w:hint="eastAsia" w:ascii="宋体" w:hAnsi="宋体" w:eastAsia="宋体" w:cs="宋体"/>
                <w:b/>
                <w:bCs/>
                <w:color w:val="FF0000"/>
                <w:kern w:val="0"/>
                <w:sz w:val="21"/>
                <w:szCs w:val="21"/>
                <w:lang w:bidi="ar"/>
              </w:rPr>
            </w:pPr>
            <w:r>
              <w:rPr>
                <w:rFonts w:hint="eastAsia" w:ascii="宋体" w:hAnsi="宋体" w:eastAsia="宋体" w:cs="宋体"/>
                <w:b/>
                <w:bCs/>
                <w:color w:val="FF0000"/>
                <w:kern w:val="0"/>
                <w:sz w:val="21"/>
                <w:szCs w:val="21"/>
                <w:lang w:bidi="ar"/>
              </w:rPr>
              <w:t>▲</w:t>
            </w:r>
            <w:r>
              <w:rPr>
                <w:rFonts w:hint="eastAsia" w:ascii="宋体" w:hAnsi="宋体" w:eastAsia="宋体" w:cs="宋体"/>
                <w:b/>
                <w:bCs/>
                <w:color w:val="FF0000"/>
                <w:kern w:val="0"/>
                <w:sz w:val="21"/>
                <w:szCs w:val="21"/>
                <w:lang w:val="en-US" w:eastAsia="zh-CN" w:bidi="ar"/>
              </w:rPr>
              <w:t>2.</w:t>
            </w:r>
            <w:r>
              <w:rPr>
                <w:rFonts w:hint="eastAsia" w:ascii="宋体" w:hAnsi="宋体" w:eastAsia="宋体" w:cs="宋体"/>
                <w:b/>
                <w:bCs/>
                <w:color w:val="FF0000"/>
                <w:kern w:val="0"/>
                <w:sz w:val="21"/>
                <w:szCs w:val="21"/>
                <w:lang w:bidi="ar"/>
              </w:rPr>
              <w:t>提供符合以下要求的检测报告：</w:t>
            </w:r>
          </w:p>
          <w:p>
            <w:pPr>
              <w:widowControl/>
              <w:textAlignment w:val="center"/>
              <w:rPr>
                <w:rFonts w:hint="eastAsia" w:ascii="宋体" w:hAnsi="宋体" w:eastAsia="宋体" w:cs="宋体"/>
                <w:b/>
                <w:bCs/>
                <w:color w:val="FF0000"/>
                <w:kern w:val="0"/>
                <w:sz w:val="21"/>
                <w:szCs w:val="21"/>
                <w:lang w:val="en-US" w:eastAsia="zh-CN" w:bidi="ar"/>
              </w:rPr>
            </w:pPr>
            <w:r>
              <w:rPr>
                <w:rFonts w:hint="eastAsia" w:ascii="宋体" w:hAnsi="宋体" w:eastAsia="宋体" w:cs="宋体"/>
                <w:b/>
                <w:bCs/>
                <w:color w:val="FF0000"/>
                <w:kern w:val="0"/>
                <w:sz w:val="21"/>
                <w:szCs w:val="21"/>
                <w:lang w:val="en-US" w:eastAsia="zh-CN" w:bidi="ar"/>
              </w:rPr>
              <w:t>PP粒子（家具用）的检测依据</w:t>
            </w:r>
            <w:r>
              <w:rPr>
                <w:rFonts w:hint="eastAsia" w:ascii="宋体" w:hAnsi="宋体" w:eastAsia="宋体" w:cs="宋体"/>
                <w:b/>
                <w:bCs/>
                <w:color w:val="FF0000"/>
                <w:sz w:val="21"/>
                <w:szCs w:val="21"/>
                <w:lang w:val="en-US" w:eastAsia="zh-CN"/>
              </w:rPr>
              <w:t>GB/T 22048-2015、SN/T 1877.2-2007、</w:t>
            </w:r>
            <w:commentRangeStart w:id="33"/>
            <w:r>
              <w:rPr>
                <w:rFonts w:hint="eastAsia" w:ascii="宋体" w:hAnsi="宋体" w:eastAsia="宋体" w:cs="宋体"/>
                <w:b/>
                <w:bCs/>
                <w:color w:val="FF0000"/>
                <w:sz w:val="21"/>
                <w:szCs w:val="21"/>
                <w:lang w:val="en-US" w:eastAsia="zh-CN"/>
              </w:rPr>
              <w:t>GB 31604.5-2016</w:t>
            </w:r>
            <w:commentRangeEnd w:id="33"/>
            <w:r>
              <w:commentReference w:id="33"/>
            </w:r>
            <w:r>
              <w:rPr>
                <w:rFonts w:hint="eastAsia" w:ascii="宋体" w:hAnsi="宋体" w:eastAsia="宋体" w:cs="宋体"/>
                <w:b/>
                <w:bCs/>
                <w:color w:val="FF0000"/>
                <w:sz w:val="21"/>
                <w:szCs w:val="21"/>
                <w:lang w:val="en-US" w:eastAsia="zh-CN"/>
              </w:rPr>
              <w:t>、GB/T 1843-2008、GB/T 9345.1-2008、GB/T 2411-2008、GB/T 1043.1-2008、GB/T 1633-2000、</w:t>
            </w:r>
            <w:commentRangeStart w:id="34"/>
            <w:r>
              <w:rPr>
                <w:rFonts w:hint="eastAsia" w:ascii="宋体" w:hAnsi="宋体" w:eastAsia="宋体" w:cs="宋体"/>
                <w:b/>
                <w:bCs/>
                <w:color w:val="FF0000"/>
                <w:kern w:val="0"/>
                <w:sz w:val="21"/>
                <w:szCs w:val="21"/>
                <w:lang w:bidi="ar"/>
              </w:rPr>
              <w:t>GB 28481-2012</w:t>
            </w:r>
            <w:commentRangeEnd w:id="34"/>
            <w:r>
              <w:commentReference w:id="34"/>
            </w:r>
            <w:r>
              <w:rPr>
                <w:rFonts w:hint="eastAsia" w:ascii="宋体" w:hAnsi="宋体" w:eastAsia="宋体" w:cs="宋体"/>
                <w:b/>
                <w:bCs/>
                <w:color w:val="FF0000"/>
                <w:kern w:val="0"/>
                <w:sz w:val="21"/>
                <w:szCs w:val="21"/>
                <w:lang w:eastAsia="zh-CN" w:bidi="ar"/>
              </w:rPr>
              <w:t>，</w:t>
            </w:r>
            <w:r>
              <w:rPr>
                <w:rFonts w:hint="eastAsia" w:ascii="宋体" w:hAnsi="宋体" w:eastAsia="宋体" w:cs="宋体"/>
                <w:b/>
                <w:bCs/>
                <w:color w:val="FF0000"/>
                <w:kern w:val="0"/>
                <w:sz w:val="21"/>
                <w:szCs w:val="21"/>
                <w:lang w:val="en-US" w:eastAsia="zh-CN" w:bidi="ar"/>
              </w:rPr>
              <w:t>要求PP粒子的邻苯二甲酸酯（DBP、BBP、DEHP、DNOP、DINP、DIDP）均未检出（＜0.005%）；重金属可溶性铅≤1mg/kg、可溶性镉≤0.1mg/kg、可溶性铬≤1mg/kg、可溶性汞≤0.01mg/kg；多环芳烃苯并[a]芘未检出（＜0.05mg/kg）；16种多环芳烃(PAH)总量未检出（＜0.01mg/kg）；</w:t>
            </w:r>
            <w:commentRangeStart w:id="35"/>
            <w:r>
              <w:rPr>
                <w:rFonts w:hint="eastAsia" w:ascii="宋体" w:hAnsi="宋体" w:eastAsia="宋体" w:cs="宋体"/>
                <w:b/>
                <w:bCs/>
                <w:color w:val="FF0000"/>
                <w:kern w:val="0"/>
                <w:sz w:val="21"/>
                <w:szCs w:val="21"/>
                <w:lang w:val="en-US" w:eastAsia="zh-CN" w:bidi="ar"/>
              </w:rPr>
              <w:t>感官要求色泽正常，无异臭、不洁物等；</w:t>
            </w:r>
            <w:commentRangeEnd w:id="35"/>
            <w:r>
              <w:commentReference w:id="35"/>
            </w:r>
            <w:commentRangeStart w:id="36"/>
            <w:r>
              <w:rPr>
                <w:rFonts w:hint="eastAsia" w:ascii="宋体" w:hAnsi="宋体" w:eastAsia="宋体" w:cs="宋体"/>
                <w:b/>
                <w:bCs/>
                <w:color w:val="FF0000"/>
                <w:kern w:val="0"/>
                <w:sz w:val="21"/>
                <w:szCs w:val="21"/>
                <w:lang w:val="en-US" w:eastAsia="zh-CN" w:bidi="ar"/>
              </w:rPr>
              <w:t>正己烷提取物（回流，2h），%≤0.2%；悬臂梁缺口冲击强度≥55kJ/㎡；灰分（850℃）要求≥0.46%；邵氏硬度（D型）≥64；简支梁缺口冲击强度≥66kJ/㎡；维卡软化温度（A50法）≥149℃。</w:t>
            </w:r>
            <w:commentRangeEnd w:id="36"/>
            <w:r>
              <w:commentReference w:id="36"/>
            </w:r>
          </w:p>
          <w:p>
            <w:pPr>
              <w:widowControl/>
              <w:textAlignment w:val="center"/>
              <w:rPr>
                <w:rFonts w:hint="eastAsia" w:ascii="宋体" w:hAnsi="宋体" w:eastAsia="宋体" w:cs="宋体"/>
                <w:b/>
                <w:bCs/>
                <w:color w:val="FF0000"/>
                <w:sz w:val="21"/>
                <w:szCs w:val="21"/>
                <w:lang w:val="en-US" w:eastAsia="zh-CN"/>
              </w:rPr>
            </w:pPr>
            <w:r>
              <w:rPr>
                <w:rFonts w:hint="eastAsia" w:ascii="宋体" w:hAnsi="宋体" w:eastAsia="宋体" w:cs="宋体"/>
                <w:b/>
                <w:bCs/>
                <w:color w:val="FF0000"/>
                <w:sz w:val="21"/>
                <w:szCs w:val="21"/>
                <w:highlight w:val="yellow"/>
                <w:lang w:val="en-US" w:eastAsia="zh-CN"/>
              </w:rPr>
              <w:t>课椅坐垫靠背</w:t>
            </w:r>
            <w:r>
              <w:rPr>
                <w:rFonts w:hint="eastAsia" w:ascii="宋体" w:hAnsi="宋体" w:eastAsia="宋体" w:cs="宋体"/>
                <w:b/>
                <w:bCs/>
                <w:color w:val="FF0000"/>
                <w:sz w:val="21"/>
                <w:szCs w:val="21"/>
                <w:lang w:val="en-US" w:eastAsia="zh-CN"/>
              </w:rPr>
              <w:t>的检测依据GB/T24128-2018、QB/T 4371-2012，要求课椅坐垫靠背的</w:t>
            </w:r>
            <w:commentRangeStart w:id="37"/>
            <w:r>
              <w:rPr>
                <w:rFonts w:hint="eastAsia" w:ascii="宋体" w:hAnsi="宋体" w:eastAsia="宋体" w:cs="宋体"/>
                <w:b/>
                <w:bCs/>
                <w:color w:val="FF0000"/>
                <w:sz w:val="21"/>
                <w:szCs w:val="21"/>
                <w:lang w:val="en-US" w:eastAsia="zh-CN"/>
              </w:rPr>
              <w:t>防霉等级为0级</w:t>
            </w:r>
            <w:commentRangeEnd w:id="37"/>
            <w:r>
              <w:commentReference w:id="37"/>
            </w:r>
            <w:r>
              <w:rPr>
                <w:rFonts w:hint="eastAsia" w:ascii="宋体" w:hAnsi="宋体" w:eastAsia="宋体" w:cs="宋体"/>
                <w:b/>
                <w:bCs/>
                <w:color w:val="FF0000"/>
                <w:sz w:val="21"/>
                <w:szCs w:val="21"/>
                <w:lang w:val="en-US" w:eastAsia="zh-CN"/>
              </w:rPr>
              <w:t>，24h作用时间，金黄色葡萄球菌抑菌率不低于95%。</w:t>
            </w:r>
          </w:p>
          <w:p>
            <w:pPr>
              <w:widowControl/>
              <w:textAlignment w:val="center"/>
              <w:rPr>
                <w:rFonts w:hint="eastAsia" w:ascii="宋体" w:hAnsi="宋体" w:eastAsia="宋体" w:cs="宋体"/>
                <w:b/>
                <w:bCs/>
                <w:color w:val="FF0000"/>
                <w:sz w:val="21"/>
                <w:szCs w:val="21"/>
                <w:lang w:val="en-US" w:eastAsia="zh-CN"/>
              </w:rPr>
            </w:pPr>
            <w:r>
              <w:rPr>
                <w:rFonts w:hint="eastAsia" w:ascii="宋体" w:hAnsi="宋体" w:eastAsia="宋体" w:cs="宋体"/>
                <w:b/>
                <w:bCs/>
                <w:color w:val="FF0000"/>
                <w:sz w:val="21"/>
                <w:szCs w:val="21"/>
                <w:highlight w:val="yellow"/>
                <w:lang w:val="en-US" w:eastAsia="zh-CN"/>
              </w:rPr>
              <w:t>课椅靠背</w:t>
            </w:r>
            <w:r>
              <w:rPr>
                <w:rFonts w:hint="eastAsia" w:ascii="宋体" w:hAnsi="宋体" w:eastAsia="宋体" w:cs="宋体"/>
                <w:b/>
                <w:bCs/>
                <w:color w:val="FF0000"/>
                <w:sz w:val="21"/>
                <w:szCs w:val="21"/>
                <w:lang w:val="en-US" w:eastAsia="zh-CN"/>
              </w:rPr>
              <w:t>的检测依据GB 28481-2012，要求课椅靠背的邻苯二甲酸酯（DBP、BBP、DEHP、DNOP、DINP、DIDP）＜0.005%；重金属含量（可溶性铅、可溶性镉、可溶性铬、可溶性汞）≤5mg/kg。</w:t>
            </w:r>
          </w:p>
          <w:p>
            <w:pPr>
              <w:widowControl/>
              <w:textAlignment w:val="center"/>
              <w:rPr>
                <w:rFonts w:hint="eastAsia" w:ascii="宋体" w:hAnsi="宋体" w:eastAsia="宋体" w:cs="宋体"/>
                <w:b/>
                <w:bCs/>
                <w:i w:val="0"/>
                <w:color w:val="FF0000"/>
                <w:kern w:val="0"/>
                <w:sz w:val="21"/>
                <w:szCs w:val="21"/>
                <w:highlight w:val="none"/>
                <w:u w:val="none"/>
                <w:shd w:val="clear"/>
                <w:lang w:val="en-US" w:eastAsia="zh-CN" w:bidi="ar"/>
              </w:rPr>
            </w:pPr>
            <w:commentRangeStart w:id="38"/>
            <w:r>
              <w:rPr>
                <w:rFonts w:hint="eastAsia" w:ascii="宋体" w:hAnsi="宋体" w:eastAsia="宋体" w:cs="宋体"/>
                <w:b/>
                <w:bCs/>
                <w:color w:val="FF0000"/>
                <w:kern w:val="0"/>
                <w:sz w:val="21"/>
                <w:szCs w:val="21"/>
                <w:highlight w:val="yellow"/>
                <w:shd w:val="clear"/>
                <w:lang w:val="en-US" w:eastAsia="zh-CN" w:bidi="ar"/>
              </w:rPr>
              <w:t>PP靠背</w:t>
            </w:r>
            <w:commentRangeEnd w:id="38"/>
            <w:r>
              <w:commentReference w:id="38"/>
            </w:r>
            <w:r>
              <w:rPr>
                <w:rFonts w:hint="eastAsia" w:ascii="宋体" w:hAnsi="宋体" w:eastAsia="宋体" w:cs="宋体"/>
                <w:b/>
                <w:bCs/>
                <w:color w:val="FF0000"/>
                <w:kern w:val="0"/>
                <w:sz w:val="21"/>
                <w:szCs w:val="21"/>
                <w:highlight w:val="none"/>
                <w:shd w:val="clear"/>
                <w:lang w:val="en-US" w:eastAsia="zh-CN" w:bidi="ar"/>
              </w:rPr>
              <w:t>的</w:t>
            </w:r>
            <w:r>
              <w:rPr>
                <w:rFonts w:hint="eastAsia" w:ascii="宋体" w:hAnsi="宋体" w:eastAsia="宋体" w:cs="宋体"/>
                <w:b/>
                <w:bCs/>
                <w:color w:val="FF0000"/>
                <w:kern w:val="0"/>
                <w:sz w:val="21"/>
                <w:szCs w:val="21"/>
                <w:lang w:bidi="ar"/>
              </w:rPr>
              <w:t>检验依据</w:t>
            </w:r>
            <w:r>
              <w:rPr>
                <w:rFonts w:hint="eastAsia" w:ascii="宋体" w:hAnsi="宋体" w:eastAsia="宋体" w:cs="宋体"/>
                <w:b/>
                <w:bCs/>
                <w:color w:val="FF0000"/>
                <w:kern w:val="0"/>
                <w:sz w:val="21"/>
                <w:szCs w:val="21"/>
                <w:lang w:val="en-US" w:eastAsia="zh-CN" w:bidi="ar"/>
              </w:rPr>
              <w:t>GB/T 32487-2016，</w:t>
            </w:r>
            <w:r>
              <w:rPr>
                <w:rFonts w:hint="eastAsia" w:ascii="宋体" w:hAnsi="宋体" w:eastAsia="宋体" w:cs="宋体"/>
                <w:b/>
                <w:bCs/>
                <w:color w:val="FF0000"/>
                <w:kern w:val="0"/>
                <w:sz w:val="21"/>
                <w:szCs w:val="21"/>
                <w:highlight w:val="none"/>
                <w:shd w:val="clear"/>
                <w:lang w:val="en-US" w:eastAsia="zh-CN" w:bidi="ar"/>
              </w:rPr>
              <w:t>要求PP靠背的</w:t>
            </w:r>
            <w:r>
              <w:rPr>
                <w:rFonts w:hint="eastAsia" w:ascii="宋体" w:hAnsi="宋体" w:eastAsia="宋体" w:cs="宋体"/>
                <w:b/>
                <w:bCs/>
                <w:i w:val="0"/>
                <w:color w:val="FF0000"/>
                <w:kern w:val="0"/>
                <w:sz w:val="21"/>
                <w:szCs w:val="21"/>
                <w:highlight w:val="none"/>
                <w:u w:val="none"/>
                <w:shd w:val="clear"/>
                <w:lang w:val="en-US" w:eastAsia="zh-CN" w:bidi="ar"/>
              </w:rPr>
              <w:t>耐老化性符合室内用标准要求。</w:t>
            </w:r>
          </w:p>
          <w:p>
            <w:pPr>
              <w:widowControl/>
              <w:textAlignment w:val="center"/>
              <w:rPr>
                <w:rFonts w:hint="eastAsia" w:ascii="宋体" w:hAnsi="宋体" w:eastAsia="宋体" w:cs="宋体"/>
                <w:color w:val="000000"/>
                <w:kern w:val="0"/>
                <w:sz w:val="21"/>
                <w:szCs w:val="21"/>
                <w:lang w:val="en-US" w:eastAsia="zh-CN" w:bidi="ar"/>
              </w:rPr>
            </w:pPr>
            <w:r>
              <w:rPr>
                <w:rFonts w:hint="eastAsia" w:ascii="宋体" w:hAnsi="宋体" w:eastAsia="宋体" w:cs="宋体"/>
                <w:b/>
                <w:bCs/>
                <w:color w:val="FF0000"/>
                <w:kern w:val="0"/>
                <w:sz w:val="21"/>
                <w:szCs w:val="21"/>
                <w:highlight w:val="none"/>
                <w:shd w:val="clear"/>
                <w:lang w:eastAsia="zh-CN" w:bidi="ar"/>
              </w:rPr>
              <w:t>【</w:t>
            </w:r>
            <w:r>
              <w:rPr>
                <w:rFonts w:hint="eastAsia" w:ascii="宋体" w:hAnsi="宋体" w:eastAsia="宋体" w:cs="宋体"/>
                <w:b/>
                <w:bCs/>
                <w:color w:val="FF0000"/>
                <w:kern w:val="0"/>
                <w:sz w:val="21"/>
                <w:szCs w:val="21"/>
                <w:highlight w:val="none"/>
                <w:shd w:val="clear"/>
                <w:lang w:bidi="ar"/>
              </w:rPr>
              <w:t>投标人需提供</w:t>
            </w:r>
            <w:r>
              <w:rPr>
                <w:rFonts w:hint="eastAsia" w:ascii="宋体" w:hAnsi="宋体" w:eastAsia="宋体" w:cs="宋体"/>
                <w:b/>
                <w:bCs/>
                <w:color w:val="FF0000"/>
                <w:kern w:val="0"/>
                <w:sz w:val="21"/>
                <w:szCs w:val="21"/>
                <w:lang w:bidi="ar"/>
              </w:rPr>
              <w:t>由第三方检测机构出具的具有 CMA或CNAS标识的</w:t>
            </w:r>
            <w:r>
              <w:rPr>
                <w:rFonts w:hint="eastAsia" w:ascii="宋体" w:hAnsi="宋体" w:eastAsia="宋体" w:cs="宋体"/>
                <w:b/>
                <w:bCs/>
                <w:color w:val="FF0000"/>
                <w:kern w:val="0"/>
                <w:sz w:val="21"/>
                <w:szCs w:val="21"/>
                <w:lang w:val="en-US" w:eastAsia="zh-CN" w:bidi="ar"/>
              </w:rPr>
              <w:t>符合上述检测依据和检测参数要求的</w:t>
            </w:r>
            <w:r>
              <w:rPr>
                <w:rFonts w:hint="eastAsia" w:ascii="宋体" w:hAnsi="宋体" w:eastAsia="宋体" w:cs="宋体"/>
                <w:b/>
                <w:bCs/>
                <w:color w:val="FF0000"/>
                <w:kern w:val="0"/>
                <w:sz w:val="21"/>
                <w:szCs w:val="21"/>
                <w:lang w:bidi="ar"/>
              </w:rPr>
              <w:t>检测报告扫描件（原件备查）和该检测报告在全国认证认可信息公共服务平台（http://cx.cnca.cn）查询截图（查询截图中的报告编号及检测机构名称应与检测报告一致）</w:t>
            </w:r>
            <w:r>
              <w:rPr>
                <w:rFonts w:hint="eastAsia" w:ascii="宋体" w:hAnsi="宋体" w:eastAsia="宋体" w:cs="宋体"/>
                <w:b/>
                <w:bCs/>
                <w:color w:val="FF0000"/>
                <w:kern w:val="0"/>
                <w:sz w:val="21"/>
                <w:szCs w:val="21"/>
                <w:lang w:eastAsia="zh-CN" w:bidi="ar"/>
              </w:rPr>
              <w:t>。</w:t>
            </w:r>
            <w:r>
              <w:rPr>
                <w:rFonts w:hint="eastAsia" w:ascii="宋体" w:hAnsi="宋体" w:eastAsia="宋体" w:cs="宋体"/>
                <w:b/>
                <w:bCs/>
                <w:color w:val="FF0000"/>
                <w:kern w:val="0"/>
                <w:sz w:val="21"/>
                <w:szCs w:val="21"/>
                <w:lang w:bidi="ar"/>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293" w:author="王秀子" w:date="2023-07-06T10:28:58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trHeight w:val="355" w:hRule="atLeast"/>
          <w:trPrChange w:id="293" w:author="王秀子" w:date="2023-07-06T10:28:58Z">
            <w:trPr>
              <w:trHeight w:val="355" w:hRule="atLeast"/>
            </w:trPr>
          </w:trPrChange>
        </w:trPr>
        <w:tc>
          <w:tcPr>
            <w:tcW w:w="531" w:type="pct"/>
            <w:vMerge w:val="continue"/>
            <w:vAlign w:val="center"/>
            <w:tcPrChange w:id="294" w:author="王秀子" w:date="2023-07-06T10:28:58Z">
              <w:tcPr>
                <w:tcW w:w="531" w:type="pct"/>
                <w:vMerge w:val="continue"/>
                <w:vAlign w:val="center"/>
              </w:tcPr>
            </w:tcPrChange>
          </w:tcPr>
          <w:p>
            <w:pPr>
              <w:widowControl/>
              <w:jc w:val="left"/>
              <w:textAlignment w:val="center"/>
              <w:rPr>
                <w:rFonts w:hint="eastAsia" w:ascii="宋体" w:hAnsi="宋体" w:eastAsia="宋体" w:cs="宋体"/>
                <w:color w:val="000000"/>
                <w:kern w:val="0"/>
                <w:sz w:val="21"/>
                <w:szCs w:val="21"/>
                <w:lang w:bidi="ar"/>
              </w:rPr>
            </w:pPr>
          </w:p>
        </w:tc>
        <w:tc>
          <w:tcPr>
            <w:tcW w:w="1170" w:type="pct"/>
            <w:vMerge w:val="continue"/>
            <w:vAlign w:val="center"/>
            <w:tcPrChange w:id="295" w:author="王秀子" w:date="2023-07-06T10:28:58Z">
              <w:tcPr>
                <w:tcW w:w="1170" w:type="pct"/>
                <w:vMerge w:val="continue"/>
                <w:vAlign w:val="center"/>
              </w:tcPr>
            </w:tcPrChange>
          </w:tcPr>
          <w:p>
            <w:pPr>
              <w:widowControl/>
              <w:jc w:val="left"/>
              <w:textAlignment w:val="center"/>
              <w:rPr>
                <w:rFonts w:hint="eastAsia" w:ascii="宋体" w:hAnsi="宋体" w:eastAsia="宋体" w:cs="宋体"/>
                <w:color w:val="000000"/>
                <w:kern w:val="0"/>
                <w:sz w:val="21"/>
                <w:szCs w:val="21"/>
                <w:lang w:bidi="ar"/>
              </w:rPr>
            </w:pPr>
          </w:p>
        </w:tc>
        <w:tc>
          <w:tcPr>
            <w:tcW w:w="3298" w:type="pct"/>
            <w:vAlign w:val="center"/>
            <w:tcPrChange w:id="296" w:author="王秀子" w:date="2023-07-06T10:28:58Z">
              <w:tcPr>
                <w:tcW w:w="3297" w:type="pct"/>
                <w:vAlign w:val="center"/>
              </w:tcPr>
            </w:tcPrChange>
          </w:tcPr>
          <w:p>
            <w:pPr>
              <w:widowControl/>
              <w:textAlignment w:val="center"/>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三、课椅脚架（具备升降功能）：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297" w:author="王秀子" w:date="2023-07-06T10:28:58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trHeight w:val="355" w:hRule="atLeast"/>
          <w:trPrChange w:id="297" w:author="王秀子" w:date="2023-07-06T10:28:58Z">
            <w:trPr>
              <w:trHeight w:val="355" w:hRule="atLeast"/>
            </w:trPr>
          </w:trPrChange>
        </w:trPr>
        <w:tc>
          <w:tcPr>
            <w:tcW w:w="531" w:type="pct"/>
            <w:vMerge w:val="continue"/>
            <w:vAlign w:val="center"/>
            <w:tcPrChange w:id="298" w:author="王秀子" w:date="2023-07-06T10:28:58Z">
              <w:tcPr>
                <w:tcW w:w="531" w:type="pct"/>
                <w:vMerge w:val="continue"/>
                <w:vAlign w:val="center"/>
              </w:tcPr>
            </w:tcPrChange>
          </w:tcPr>
          <w:p>
            <w:pPr>
              <w:widowControl/>
              <w:jc w:val="left"/>
              <w:textAlignment w:val="center"/>
              <w:rPr>
                <w:rFonts w:hint="eastAsia" w:ascii="宋体" w:hAnsi="宋体" w:eastAsia="宋体" w:cs="宋体"/>
                <w:color w:val="000000"/>
                <w:kern w:val="0"/>
                <w:sz w:val="21"/>
                <w:szCs w:val="21"/>
                <w:lang w:bidi="ar"/>
              </w:rPr>
            </w:pPr>
          </w:p>
        </w:tc>
        <w:tc>
          <w:tcPr>
            <w:tcW w:w="1170" w:type="pct"/>
            <w:vMerge w:val="continue"/>
            <w:vAlign w:val="center"/>
            <w:tcPrChange w:id="299" w:author="王秀子" w:date="2023-07-06T10:28:58Z">
              <w:tcPr>
                <w:tcW w:w="1170" w:type="pct"/>
                <w:vMerge w:val="continue"/>
                <w:vAlign w:val="center"/>
              </w:tcPr>
            </w:tcPrChange>
          </w:tcPr>
          <w:p>
            <w:pPr>
              <w:widowControl/>
              <w:jc w:val="left"/>
              <w:textAlignment w:val="center"/>
              <w:rPr>
                <w:rFonts w:hint="eastAsia" w:ascii="宋体" w:hAnsi="宋体" w:eastAsia="宋体" w:cs="宋体"/>
                <w:color w:val="000000"/>
                <w:kern w:val="0"/>
                <w:sz w:val="21"/>
                <w:szCs w:val="21"/>
                <w:lang w:bidi="ar"/>
              </w:rPr>
            </w:pPr>
          </w:p>
        </w:tc>
        <w:tc>
          <w:tcPr>
            <w:tcW w:w="3298" w:type="pct"/>
            <w:vAlign w:val="center"/>
            <w:tcPrChange w:id="300" w:author="王秀子" w:date="2023-07-06T10:28:58Z">
              <w:tcPr>
                <w:tcW w:w="3297" w:type="pct"/>
                <w:vAlign w:val="center"/>
              </w:tcPr>
            </w:tcPrChange>
          </w:tcPr>
          <w:p>
            <w:pPr>
              <w:widowControl/>
              <w:textAlignment w:val="center"/>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1.椅脚贴地部圆管管，椅脚上部活动立管为水滴造型钢管。焊缝均匀，表面喷涂需平整、光滑；固定水滴造型立管从椅脚贴地圆形钢管上方穿过，与椅脚贴地钢管下部焊接；配合手摇承载式上下安全升降结构，安全手摇可调式调节区间为0mm～80mm，符合国标(GB/T3976-2014)  0～4号，5～9号学生课椅子标准。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301" w:author="王秀子" w:date="2023-07-06T10:28:58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trHeight w:val="355" w:hRule="atLeast"/>
          <w:trPrChange w:id="301" w:author="王秀子" w:date="2023-07-06T10:28:58Z">
            <w:trPr>
              <w:trHeight w:val="355" w:hRule="atLeast"/>
            </w:trPr>
          </w:trPrChange>
        </w:trPr>
        <w:tc>
          <w:tcPr>
            <w:tcW w:w="531" w:type="pct"/>
            <w:vMerge w:val="continue"/>
            <w:vAlign w:val="center"/>
            <w:tcPrChange w:id="302" w:author="王秀子" w:date="2023-07-06T10:28:58Z">
              <w:tcPr>
                <w:tcW w:w="531" w:type="pct"/>
                <w:vMerge w:val="continue"/>
                <w:vAlign w:val="center"/>
              </w:tcPr>
            </w:tcPrChange>
          </w:tcPr>
          <w:p>
            <w:pPr>
              <w:widowControl/>
              <w:jc w:val="left"/>
              <w:textAlignment w:val="center"/>
              <w:rPr>
                <w:rFonts w:hint="eastAsia" w:ascii="宋体" w:hAnsi="宋体" w:eastAsia="宋体" w:cs="宋体"/>
                <w:color w:val="000000"/>
                <w:kern w:val="0"/>
                <w:sz w:val="21"/>
                <w:szCs w:val="21"/>
                <w:lang w:bidi="ar"/>
              </w:rPr>
            </w:pPr>
          </w:p>
        </w:tc>
        <w:tc>
          <w:tcPr>
            <w:tcW w:w="1170" w:type="pct"/>
            <w:vMerge w:val="continue"/>
            <w:vAlign w:val="center"/>
            <w:tcPrChange w:id="303" w:author="王秀子" w:date="2023-07-06T10:28:58Z">
              <w:tcPr>
                <w:tcW w:w="1170" w:type="pct"/>
                <w:vMerge w:val="continue"/>
                <w:vAlign w:val="center"/>
              </w:tcPr>
            </w:tcPrChange>
          </w:tcPr>
          <w:p>
            <w:pPr>
              <w:widowControl/>
              <w:jc w:val="left"/>
              <w:textAlignment w:val="center"/>
              <w:rPr>
                <w:rFonts w:hint="eastAsia" w:ascii="宋体" w:hAnsi="宋体" w:eastAsia="宋体" w:cs="宋体"/>
                <w:color w:val="000000"/>
                <w:kern w:val="0"/>
                <w:sz w:val="21"/>
                <w:szCs w:val="21"/>
                <w:lang w:bidi="ar"/>
              </w:rPr>
            </w:pPr>
          </w:p>
        </w:tc>
        <w:tc>
          <w:tcPr>
            <w:tcW w:w="3298" w:type="pct"/>
            <w:vAlign w:val="center"/>
            <w:tcPrChange w:id="304" w:author="王秀子" w:date="2023-07-06T10:28:58Z">
              <w:tcPr>
                <w:tcW w:w="3297" w:type="pct"/>
                <w:vAlign w:val="center"/>
              </w:tcPr>
            </w:tcPrChange>
          </w:tcPr>
          <w:p>
            <w:pPr>
              <w:widowControl/>
              <w:textAlignment w:val="center"/>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2.材质及规格: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305" w:author="王秀子" w:date="2023-07-06T10:28:58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trHeight w:val="355" w:hRule="atLeast"/>
          <w:trPrChange w:id="305" w:author="王秀子" w:date="2023-07-06T10:28:58Z">
            <w:trPr>
              <w:trHeight w:val="355" w:hRule="atLeast"/>
            </w:trPr>
          </w:trPrChange>
        </w:trPr>
        <w:tc>
          <w:tcPr>
            <w:tcW w:w="531" w:type="pct"/>
            <w:vMerge w:val="continue"/>
            <w:vAlign w:val="center"/>
            <w:tcPrChange w:id="306" w:author="王秀子" w:date="2023-07-06T10:28:58Z">
              <w:tcPr>
                <w:tcW w:w="531" w:type="pct"/>
                <w:vMerge w:val="continue"/>
                <w:vAlign w:val="center"/>
              </w:tcPr>
            </w:tcPrChange>
          </w:tcPr>
          <w:p>
            <w:pPr>
              <w:widowControl/>
              <w:jc w:val="left"/>
              <w:textAlignment w:val="center"/>
              <w:rPr>
                <w:rFonts w:hint="eastAsia" w:ascii="宋体" w:hAnsi="宋体" w:eastAsia="宋体" w:cs="宋体"/>
                <w:color w:val="000000"/>
                <w:kern w:val="0"/>
                <w:sz w:val="21"/>
                <w:szCs w:val="21"/>
                <w:lang w:bidi="ar"/>
              </w:rPr>
            </w:pPr>
          </w:p>
        </w:tc>
        <w:tc>
          <w:tcPr>
            <w:tcW w:w="1170" w:type="pct"/>
            <w:vMerge w:val="continue"/>
            <w:vAlign w:val="center"/>
            <w:tcPrChange w:id="307" w:author="王秀子" w:date="2023-07-06T10:28:58Z">
              <w:tcPr>
                <w:tcW w:w="1170" w:type="pct"/>
                <w:vMerge w:val="continue"/>
                <w:vAlign w:val="center"/>
              </w:tcPr>
            </w:tcPrChange>
          </w:tcPr>
          <w:p>
            <w:pPr>
              <w:widowControl/>
              <w:jc w:val="left"/>
              <w:textAlignment w:val="center"/>
              <w:rPr>
                <w:rFonts w:hint="eastAsia" w:ascii="宋体" w:hAnsi="宋体" w:eastAsia="宋体" w:cs="宋体"/>
                <w:color w:val="000000"/>
                <w:kern w:val="0"/>
                <w:sz w:val="21"/>
                <w:szCs w:val="21"/>
                <w:lang w:bidi="ar"/>
              </w:rPr>
            </w:pPr>
          </w:p>
        </w:tc>
        <w:tc>
          <w:tcPr>
            <w:tcW w:w="3298" w:type="pct"/>
            <w:vAlign w:val="center"/>
            <w:tcPrChange w:id="308" w:author="王秀子" w:date="2023-07-06T10:28:58Z">
              <w:tcPr>
                <w:tcW w:w="3297" w:type="pct"/>
                <w:vAlign w:val="center"/>
              </w:tcPr>
            </w:tcPrChange>
          </w:tcPr>
          <w:p>
            <w:pPr>
              <w:widowControl/>
              <w:textAlignment w:val="center"/>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（1）符合国家标准圆管直径38mm±2mm壁厚不小于1.5mm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309" w:author="王秀子" w:date="2023-07-06T10:28:58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trHeight w:val="355" w:hRule="atLeast"/>
          <w:trPrChange w:id="309" w:author="王秀子" w:date="2023-07-06T10:28:58Z">
            <w:trPr>
              <w:trHeight w:val="355" w:hRule="atLeast"/>
            </w:trPr>
          </w:trPrChange>
        </w:trPr>
        <w:tc>
          <w:tcPr>
            <w:tcW w:w="531" w:type="pct"/>
            <w:vMerge w:val="continue"/>
            <w:vAlign w:val="center"/>
            <w:tcPrChange w:id="310" w:author="王秀子" w:date="2023-07-06T10:28:58Z">
              <w:tcPr>
                <w:tcW w:w="531" w:type="pct"/>
                <w:vMerge w:val="continue"/>
                <w:vAlign w:val="center"/>
              </w:tcPr>
            </w:tcPrChange>
          </w:tcPr>
          <w:p>
            <w:pPr>
              <w:widowControl/>
              <w:jc w:val="left"/>
              <w:textAlignment w:val="center"/>
              <w:rPr>
                <w:rFonts w:hint="eastAsia" w:ascii="宋体" w:hAnsi="宋体" w:eastAsia="宋体" w:cs="宋体"/>
                <w:color w:val="000000"/>
                <w:kern w:val="0"/>
                <w:sz w:val="21"/>
                <w:szCs w:val="21"/>
                <w:lang w:bidi="ar"/>
              </w:rPr>
            </w:pPr>
          </w:p>
        </w:tc>
        <w:tc>
          <w:tcPr>
            <w:tcW w:w="1170" w:type="pct"/>
            <w:vMerge w:val="continue"/>
            <w:vAlign w:val="center"/>
            <w:tcPrChange w:id="311" w:author="王秀子" w:date="2023-07-06T10:28:58Z">
              <w:tcPr>
                <w:tcW w:w="1170" w:type="pct"/>
                <w:vMerge w:val="continue"/>
                <w:vAlign w:val="center"/>
              </w:tcPr>
            </w:tcPrChange>
          </w:tcPr>
          <w:p>
            <w:pPr>
              <w:widowControl/>
              <w:jc w:val="left"/>
              <w:textAlignment w:val="center"/>
              <w:rPr>
                <w:rFonts w:hint="eastAsia" w:ascii="宋体" w:hAnsi="宋体" w:eastAsia="宋体" w:cs="宋体"/>
                <w:color w:val="000000"/>
                <w:kern w:val="0"/>
                <w:sz w:val="21"/>
                <w:szCs w:val="21"/>
                <w:lang w:bidi="ar"/>
              </w:rPr>
            </w:pPr>
          </w:p>
        </w:tc>
        <w:tc>
          <w:tcPr>
            <w:tcW w:w="3298" w:type="pct"/>
            <w:vAlign w:val="center"/>
            <w:tcPrChange w:id="312" w:author="王秀子" w:date="2023-07-06T10:28:58Z">
              <w:tcPr>
                <w:tcW w:w="3297" w:type="pct"/>
                <w:vAlign w:val="center"/>
              </w:tcPr>
            </w:tcPrChange>
          </w:tcPr>
          <w:p>
            <w:pPr>
              <w:widowControl/>
              <w:textAlignment w:val="center"/>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（2）水滴造型钢管（大）：（W57mm×D32mm）±2mm(周长约147mm)壁厚不小于1.5mm；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313" w:author="王秀子" w:date="2023-07-06T10:28:58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trHeight w:val="355" w:hRule="atLeast"/>
          <w:trPrChange w:id="313" w:author="王秀子" w:date="2023-07-06T10:28:58Z">
            <w:trPr>
              <w:trHeight w:val="355" w:hRule="atLeast"/>
            </w:trPr>
          </w:trPrChange>
        </w:trPr>
        <w:tc>
          <w:tcPr>
            <w:tcW w:w="531" w:type="pct"/>
            <w:vMerge w:val="continue"/>
            <w:vAlign w:val="center"/>
            <w:tcPrChange w:id="314" w:author="王秀子" w:date="2023-07-06T10:28:58Z">
              <w:tcPr>
                <w:tcW w:w="531" w:type="pct"/>
                <w:vMerge w:val="continue"/>
                <w:vAlign w:val="center"/>
              </w:tcPr>
            </w:tcPrChange>
          </w:tcPr>
          <w:p>
            <w:pPr>
              <w:widowControl/>
              <w:jc w:val="left"/>
              <w:textAlignment w:val="center"/>
              <w:rPr>
                <w:rFonts w:hint="eastAsia" w:ascii="宋体" w:hAnsi="宋体" w:eastAsia="宋体" w:cs="宋体"/>
                <w:color w:val="000000"/>
                <w:kern w:val="0"/>
                <w:sz w:val="21"/>
                <w:szCs w:val="21"/>
                <w:lang w:bidi="ar"/>
              </w:rPr>
            </w:pPr>
          </w:p>
        </w:tc>
        <w:tc>
          <w:tcPr>
            <w:tcW w:w="1170" w:type="pct"/>
            <w:vMerge w:val="continue"/>
            <w:vAlign w:val="center"/>
            <w:tcPrChange w:id="315" w:author="王秀子" w:date="2023-07-06T10:28:58Z">
              <w:tcPr>
                <w:tcW w:w="1170" w:type="pct"/>
                <w:vMerge w:val="continue"/>
                <w:vAlign w:val="center"/>
              </w:tcPr>
            </w:tcPrChange>
          </w:tcPr>
          <w:p>
            <w:pPr>
              <w:widowControl/>
              <w:jc w:val="left"/>
              <w:textAlignment w:val="center"/>
              <w:rPr>
                <w:rFonts w:hint="eastAsia" w:ascii="宋体" w:hAnsi="宋体" w:eastAsia="宋体" w:cs="宋体"/>
                <w:color w:val="000000"/>
                <w:kern w:val="0"/>
                <w:sz w:val="21"/>
                <w:szCs w:val="21"/>
                <w:lang w:bidi="ar"/>
              </w:rPr>
            </w:pPr>
          </w:p>
        </w:tc>
        <w:tc>
          <w:tcPr>
            <w:tcW w:w="3298" w:type="pct"/>
            <w:vAlign w:val="center"/>
            <w:tcPrChange w:id="316" w:author="王秀子" w:date="2023-07-06T10:28:58Z">
              <w:tcPr>
                <w:tcW w:w="3297" w:type="pct"/>
                <w:vAlign w:val="center"/>
              </w:tcPr>
            </w:tcPrChange>
          </w:tcPr>
          <w:p>
            <w:pPr>
              <w:widowControl/>
              <w:textAlignment w:val="center"/>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（3）水滴造型钢管（小）：（W48mm×D25mm）±2mm(周长约120mm)壁厚不小于1.5mm.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317" w:author="王秀子" w:date="2023-07-06T10:28:58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trHeight w:val="355" w:hRule="atLeast"/>
          <w:trPrChange w:id="317" w:author="王秀子" w:date="2023-07-06T10:28:58Z">
            <w:trPr>
              <w:trHeight w:val="355" w:hRule="atLeast"/>
            </w:trPr>
          </w:trPrChange>
        </w:trPr>
        <w:tc>
          <w:tcPr>
            <w:tcW w:w="531" w:type="pct"/>
            <w:vMerge w:val="continue"/>
            <w:vAlign w:val="center"/>
            <w:tcPrChange w:id="318" w:author="王秀子" w:date="2023-07-06T10:28:58Z">
              <w:tcPr>
                <w:tcW w:w="531" w:type="pct"/>
                <w:vMerge w:val="continue"/>
                <w:vAlign w:val="center"/>
              </w:tcPr>
            </w:tcPrChange>
          </w:tcPr>
          <w:p>
            <w:pPr>
              <w:widowControl/>
              <w:jc w:val="left"/>
              <w:textAlignment w:val="center"/>
              <w:rPr>
                <w:rFonts w:hint="eastAsia" w:ascii="宋体" w:hAnsi="宋体" w:eastAsia="宋体" w:cs="宋体"/>
                <w:color w:val="000000"/>
                <w:kern w:val="0"/>
                <w:sz w:val="21"/>
                <w:szCs w:val="21"/>
                <w:lang w:bidi="ar"/>
              </w:rPr>
            </w:pPr>
          </w:p>
        </w:tc>
        <w:tc>
          <w:tcPr>
            <w:tcW w:w="1170" w:type="pct"/>
            <w:vMerge w:val="continue"/>
            <w:vAlign w:val="center"/>
            <w:tcPrChange w:id="319" w:author="王秀子" w:date="2023-07-06T10:28:58Z">
              <w:tcPr>
                <w:tcW w:w="1170" w:type="pct"/>
                <w:vMerge w:val="continue"/>
                <w:vAlign w:val="center"/>
              </w:tcPr>
            </w:tcPrChange>
          </w:tcPr>
          <w:p>
            <w:pPr>
              <w:widowControl/>
              <w:jc w:val="left"/>
              <w:textAlignment w:val="center"/>
              <w:rPr>
                <w:rFonts w:hint="eastAsia" w:ascii="宋体" w:hAnsi="宋体" w:eastAsia="宋体" w:cs="宋体"/>
                <w:color w:val="000000"/>
                <w:kern w:val="0"/>
                <w:sz w:val="21"/>
                <w:szCs w:val="21"/>
                <w:lang w:bidi="ar"/>
              </w:rPr>
            </w:pPr>
          </w:p>
        </w:tc>
        <w:tc>
          <w:tcPr>
            <w:tcW w:w="3298" w:type="pct"/>
            <w:vAlign w:val="center"/>
            <w:tcPrChange w:id="320" w:author="王秀子" w:date="2023-07-06T10:28:58Z">
              <w:tcPr>
                <w:tcW w:w="3297" w:type="pct"/>
                <w:vAlign w:val="center"/>
              </w:tcPr>
            </w:tcPrChange>
          </w:tcPr>
          <w:p>
            <w:pPr>
              <w:widowControl/>
              <w:textAlignment w:val="center"/>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四、脚垫要求：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321" w:author="王秀子" w:date="2023-07-06T10:28:58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trHeight w:val="355" w:hRule="atLeast"/>
          <w:trPrChange w:id="321" w:author="王秀子" w:date="2023-07-06T10:28:58Z">
            <w:trPr>
              <w:trHeight w:val="355" w:hRule="atLeast"/>
            </w:trPr>
          </w:trPrChange>
        </w:trPr>
        <w:tc>
          <w:tcPr>
            <w:tcW w:w="531" w:type="pct"/>
            <w:vMerge w:val="continue"/>
            <w:vAlign w:val="center"/>
            <w:tcPrChange w:id="322" w:author="王秀子" w:date="2023-07-06T10:28:58Z">
              <w:tcPr>
                <w:tcW w:w="531" w:type="pct"/>
                <w:vMerge w:val="continue"/>
                <w:vAlign w:val="center"/>
              </w:tcPr>
            </w:tcPrChange>
          </w:tcPr>
          <w:p>
            <w:pPr>
              <w:widowControl/>
              <w:jc w:val="left"/>
              <w:textAlignment w:val="center"/>
              <w:rPr>
                <w:rFonts w:hint="eastAsia" w:ascii="宋体" w:hAnsi="宋体" w:eastAsia="宋体" w:cs="宋体"/>
                <w:color w:val="000000"/>
                <w:kern w:val="0"/>
                <w:sz w:val="21"/>
                <w:szCs w:val="21"/>
                <w:lang w:bidi="ar"/>
              </w:rPr>
            </w:pPr>
          </w:p>
        </w:tc>
        <w:tc>
          <w:tcPr>
            <w:tcW w:w="1170" w:type="pct"/>
            <w:vMerge w:val="continue"/>
            <w:vAlign w:val="center"/>
            <w:tcPrChange w:id="323" w:author="王秀子" w:date="2023-07-06T10:28:58Z">
              <w:tcPr>
                <w:tcW w:w="1170" w:type="pct"/>
                <w:vMerge w:val="continue"/>
                <w:vAlign w:val="center"/>
              </w:tcPr>
            </w:tcPrChange>
          </w:tcPr>
          <w:p>
            <w:pPr>
              <w:widowControl/>
              <w:jc w:val="left"/>
              <w:textAlignment w:val="center"/>
              <w:rPr>
                <w:rFonts w:hint="eastAsia" w:ascii="宋体" w:hAnsi="宋体" w:eastAsia="宋体" w:cs="宋体"/>
                <w:color w:val="000000"/>
                <w:kern w:val="0"/>
                <w:sz w:val="21"/>
                <w:szCs w:val="21"/>
                <w:lang w:bidi="ar"/>
              </w:rPr>
            </w:pPr>
          </w:p>
        </w:tc>
        <w:tc>
          <w:tcPr>
            <w:tcW w:w="3298" w:type="pct"/>
            <w:vAlign w:val="center"/>
            <w:tcPrChange w:id="324" w:author="王秀子" w:date="2023-07-06T10:28:58Z">
              <w:tcPr>
                <w:tcW w:w="3297" w:type="pct"/>
                <w:vAlign w:val="center"/>
              </w:tcPr>
            </w:tcPrChange>
          </w:tcPr>
          <w:p>
            <w:pPr>
              <w:widowControl/>
              <w:textAlignment w:val="center"/>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val="en-US" w:eastAsia="zh-CN" w:bidi="ar"/>
              </w:rPr>
              <w:t>1.</w:t>
            </w:r>
            <w:r>
              <w:rPr>
                <w:rFonts w:hint="eastAsia" w:ascii="宋体" w:hAnsi="宋体" w:eastAsia="宋体" w:cs="宋体"/>
                <w:color w:val="000000"/>
                <w:kern w:val="0"/>
                <w:sz w:val="21"/>
                <w:szCs w:val="21"/>
                <w:lang w:bidi="ar"/>
              </w:rPr>
              <w:t>材质：</w:t>
            </w:r>
            <w:r>
              <w:rPr>
                <w:rFonts w:hint="eastAsia" w:ascii="宋体" w:hAnsi="宋体" w:eastAsia="宋体" w:cs="宋体"/>
                <w:color w:val="000000"/>
                <w:kern w:val="0"/>
                <w:sz w:val="21"/>
                <w:szCs w:val="21"/>
                <w:lang w:val="en-US" w:eastAsia="zh-CN" w:bidi="ar"/>
              </w:rPr>
              <w:t>使用PA塑料+TPE软垫一体包覆成型的防滑防刮伤软垫、防滑及防止刮伤地板。（不可粘接方式以防止脱落），设计合理，厚实耐磨，牢固不易与钢架脱离 ，小脚垫嵌入贴地圆管，与圆管吻合，大脚垫半包裹住贴地圆管与立管连接处，与连接处吻合。</w:t>
            </w:r>
          </w:p>
          <w:p>
            <w:pPr>
              <w:widowControl/>
              <w:textAlignment w:val="center"/>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大脚垫（W95mm×D42mm×H90mm）±2mm</w:t>
            </w:r>
            <w:r>
              <w:rPr>
                <w:rFonts w:hint="eastAsia" w:ascii="宋体" w:hAnsi="宋体" w:eastAsia="宋体" w:cs="宋体"/>
                <w:color w:val="000000"/>
                <w:kern w:val="0"/>
                <w:sz w:val="21"/>
                <w:szCs w:val="21"/>
                <w:lang w:eastAsia="zh-CN" w:bidi="ar"/>
              </w:rPr>
              <w:t>，</w:t>
            </w:r>
            <w:r>
              <w:rPr>
                <w:rFonts w:hint="eastAsia" w:ascii="宋体" w:hAnsi="宋体" w:eastAsia="宋体" w:cs="宋体"/>
                <w:color w:val="000000"/>
                <w:kern w:val="0"/>
                <w:sz w:val="21"/>
                <w:szCs w:val="21"/>
                <w:lang w:val="en-US" w:eastAsia="zh-CN" w:bidi="ar"/>
              </w:rPr>
              <w:t>底部TPE软垫厚度不小于5mm（W80mm</w:t>
            </w:r>
            <w:r>
              <w:rPr>
                <w:rFonts w:hint="eastAsia" w:ascii="宋体" w:hAnsi="宋体" w:eastAsia="宋体" w:cs="宋体"/>
                <w:color w:val="000000"/>
                <w:kern w:val="0"/>
                <w:sz w:val="21"/>
                <w:szCs w:val="21"/>
                <w:lang w:bidi="ar"/>
              </w:rPr>
              <w:t>×</w:t>
            </w:r>
            <w:r>
              <w:rPr>
                <w:rFonts w:hint="eastAsia" w:ascii="宋体" w:hAnsi="宋体" w:eastAsia="宋体" w:cs="宋体"/>
                <w:color w:val="000000"/>
                <w:kern w:val="0"/>
                <w:sz w:val="21"/>
                <w:szCs w:val="21"/>
                <w:lang w:val="en-US" w:eastAsia="zh-CN" w:bidi="ar"/>
              </w:rPr>
              <w:t>D20mm）</w:t>
            </w:r>
            <w:r>
              <w:rPr>
                <w:rFonts w:hint="eastAsia" w:ascii="宋体" w:hAnsi="宋体" w:eastAsia="宋体" w:cs="宋体"/>
                <w:color w:val="000000"/>
                <w:kern w:val="0"/>
                <w:sz w:val="21"/>
                <w:szCs w:val="21"/>
                <w:lang w:bidi="ar"/>
              </w:rPr>
              <w:t>±2mm；</w:t>
            </w:r>
          </w:p>
          <w:p>
            <w:pPr>
              <w:widowControl/>
              <w:textAlignment w:val="center"/>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bidi="ar"/>
              </w:rPr>
              <w:t>小脚垫（W60mm×D38×H48mm）±2mm</w:t>
            </w:r>
            <w:r>
              <w:rPr>
                <w:rFonts w:hint="eastAsia" w:ascii="宋体" w:hAnsi="宋体" w:eastAsia="宋体" w:cs="宋体"/>
                <w:color w:val="000000"/>
                <w:kern w:val="0"/>
                <w:sz w:val="21"/>
                <w:szCs w:val="21"/>
                <w:lang w:eastAsia="zh-CN" w:bidi="ar"/>
              </w:rPr>
              <w:t>，</w:t>
            </w:r>
            <w:r>
              <w:rPr>
                <w:rFonts w:hint="eastAsia" w:ascii="宋体" w:hAnsi="宋体" w:eastAsia="宋体" w:cs="宋体"/>
                <w:color w:val="000000"/>
                <w:kern w:val="0"/>
                <w:sz w:val="21"/>
                <w:szCs w:val="21"/>
                <w:lang w:val="en-US" w:eastAsia="zh-CN" w:bidi="ar"/>
              </w:rPr>
              <w:t>底部TPE软垫厚度不小于5mm（W45mm</w:t>
            </w:r>
            <w:r>
              <w:rPr>
                <w:rFonts w:hint="eastAsia" w:ascii="宋体" w:hAnsi="宋体" w:eastAsia="宋体" w:cs="宋体"/>
                <w:color w:val="000000"/>
                <w:kern w:val="0"/>
                <w:sz w:val="21"/>
                <w:szCs w:val="21"/>
                <w:lang w:bidi="ar"/>
              </w:rPr>
              <w:t>×</w:t>
            </w:r>
            <w:r>
              <w:rPr>
                <w:rFonts w:hint="eastAsia" w:ascii="宋体" w:hAnsi="宋体" w:eastAsia="宋体" w:cs="宋体"/>
                <w:color w:val="000000"/>
                <w:kern w:val="0"/>
                <w:sz w:val="21"/>
                <w:szCs w:val="21"/>
                <w:lang w:val="en-US" w:eastAsia="zh-CN" w:bidi="ar"/>
              </w:rPr>
              <w:t>D20mm）</w:t>
            </w:r>
            <w:r>
              <w:rPr>
                <w:rFonts w:hint="eastAsia" w:ascii="宋体" w:hAnsi="宋体" w:eastAsia="宋体" w:cs="宋体"/>
                <w:color w:val="000000"/>
                <w:kern w:val="0"/>
                <w:sz w:val="21"/>
                <w:szCs w:val="21"/>
                <w:lang w:bidi="ar"/>
              </w:rPr>
              <w:t>±2mm。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325" w:author="王秀子" w:date="2023-07-06T10:28:58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trHeight w:val="355" w:hRule="atLeast"/>
          <w:trPrChange w:id="325" w:author="王秀子" w:date="2023-07-06T10:28:58Z">
            <w:trPr>
              <w:trHeight w:val="355" w:hRule="atLeast"/>
            </w:trPr>
          </w:trPrChange>
        </w:trPr>
        <w:tc>
          <w:tcPr>
            <w:tcW w:w="531" w:type="pct"/>
            <w:vMerge w:val="continue"/>
            <w:vAlign w:val="center"/>
            <w:tcPrChange w:id="326" w:author="王秀子" w:date="2023-07-06T10:28:58Z">
              <w:tcPr>
                <w:tcW w:w="531" w:type="pct"/>
                <w:vMerge w:val="continue"/>
                <w:vAlign w:val="center"/>
              </w:tcPr>
            </w:tcPrChange>
          </w:tcPr>
          <w:p>
            <w:pPr>
              <w:widowControl/>
              <w:jc w:val="left"/>
              <w:textAlignment w:val="center"/>
              <w:rPr>
                <w:rFonts w:hint="eastAsia" w:ascii="宋体" w:hAnsi="宋体" w:eastAsia="宋体" w:cs="宋体"/>
                <w:color w:val="000000"/>
                <w:kern w:val="0"/>
                <w:sz w:val="21"/>
                <w:szCs w:val="21"/>
                <w:lang w:bidi="ar"/>
              </w:rPr>
            </w:pPr>
          </w:p>
        </w:tc>
        <w:tc>
          <w:tcPr>
            <w:tcW w:w="1170" w:type="pct"/>
            <w:vMerge w:val="continue"/>
            <w:vAlign w:val="center"/>
            <w:tcPrChange w:id="327" w:author="王秀子" w:date="2023-07-06T10:28:58Z">
              <w:tcPr>
                <w:tcW w:w="1170" w:type="pct"/>
                <w:vMerge w:val="continue"/>
                <w:vAlign w:val="center"/>
              </w:tcPr>
            </w:tcPrChange>
          </w:tcPr>
          <w:p>
            <w:pPr>
              <w:widowControl/>
              <w:jc w:val="left"/>
              <w:textAlignment w:val="center"/>
              <w:rPr>
                <w:rFonts w:hint="eastAsia" w:ascii="宋体" w:hAnsi="宋体" w:eastAsia="宋体" w:cs="宋体"/>
                <w:color w:val="000000"/>
                <w:kern w:val="0"/>
                <w:sz w:val="21"/>
                <w:szCs w:val="21"/>
                <w:lang w:bidi="ar"/>
              </w:rPr>
            </w:pPr>
          </w:p>
        </w:tc>
        <w:tc>
          <w:tcPr>
            <w:tcW w:w="3298" w:type="pct"/>
            <w:vAlign w:val="center"/>
            <w:tcPrChange w:id="328" w:author="王秀子" w:date="2023-07-06T10:28:58Z">
              <w:tcPr>
                <w:tcW w:w="3297" w:type="pct"/>
                <w:vAlign w:val="center"/>
              </w:tcPr>
            </w:tcPrChange>
          </w:tcPr>
          <w:p>
            <w:pPr>
              <w:widowControl/>
              <w:textAlignment w:val="center"/>
              <w:rPr>
                <w:rFonts w:hint="eastAsia" w:ascii="宋体" w:hAnsi="宋体" w:eastAsia="宋体" w:cs="宋体"/>
                <w:b/>
                <w:bCs/>
                <w:color w:val="FF0000"/>
                <w:kern w:val="0"/>
                <w:sz w:val="21"/>
                <w:szCs w:val="21"/>
                <w:highlight w:val="none"/>
                <w:lang w:bidi="ar"/>
              </w:rPr>
            </w:pPr>
            <w:r>
              <w:rPr>
                <w:rFonts w:hint="eastAsia" w:ascii="宋体" w:hAnsi="宋体" w:eastAsia="宋体" w:cs="宋体"/>
                <w:b/>
                <w:bCs/>
                <w:color w:val="FF0000"/>
                <w:kern w:val="0"/>
                <w:sz w:val="21"/>
                <w:szCs w:val="21"/>
                <w:lang w:bidi="ar"/>
              </w:rPr>
              <w:t>▲</w:t>
            </w:r>
            <w:r>
              <w:rPr>
                <w:rFonts w:hint="eastAsia" w:ascii="宋体" w:hAnsi="宋体" w:eastAsia="宋体" w:cs="宋体"/>
                <w:b/>
                <w:bCs/>
                <w:color w:val="FF0000"/>
                <w:kern w:val="0"/>
                <w:sz w:val="21"/>
                <w:szCs w:val="21"/>
                <w:lang w:val="en-US" w:eastAsia="zh-CN" w:bidi="ar"/>
              </w:rPr>
              <w:t>2.</w:t>
            </w:r>
            <w:r>
              <w:rPr>
                <w:rFonts w:hint="eastAsia" w:ascii="宋体" w:hAnsi="宋体" w:eastAsia="宋体" w:cs="宋体"/>
                <w:b/>
                <w:bCs/>
                <w:color w:val="FF0000"/>
                <w:kern w:val="0"/>
                <w:sz w:val="21"/>
                <w:szCs w:val="21"/>
                <w:lang w:bidi="ar"/>
              </w:rPr>
              <w:t>提供</w:t>
            </w:r>
            <w:r>
              <w:rPr>
                <w:rFonts w:hint="eastAsia" w:ascii="宋体" w:hAnsi="宋体" w:eastAsia="宋体" w:cs="宋体"/>
                <w:b/>
                <w:bCs/>
                <w:color w:val="FF0000"/>
                <w:kern w:val="0"/>
                <w:sz w:val="21"/>
                <w:szCs w:val="21"/>
                <w:highlight w:val="none"/>
                <w:lang w:bidi="ar"/>
              </w:rPr>
              <w:t>符合以下要求的检测报告：</w:t>
            </w:r>
          </w:p>
          <w:p>
            <w:pPr>
              <w:widowControl/>
              <w:textAlignment w:val="center"/>
              <w:rPr>
                <w:rFonts w:hint="eastAsia" w:ascii="宋体" w:hAnsi="宋体" w:eastAsia="宋体" w:cs="宋体"/>
                <w:b/>
                <w:bCs/>
                <w:color w:val="FF0000"/>
                <w:kern w:val="0"/>
                <w:sz w:val="21"/>
                <w:szCs w:val="21"/>
                <w:highlight w:val="none"/>
                <w:lang w:val="en-US" w:eastAsia="zh-CN" w:bidi="ar"/>
              </w:rPr>
            </w:pPr>
            <w:r>
              <w:rPr>
                <w:rFonts w:hint="eastAsia" w:ascii="宋体" w:hAnsi="宋体" w:eastAsia="宋体" w:cs="宋体"/>
                <w:b/>
                <w:bCs/>
                <w:color w:val="FF0000"/>
                <w:kern w:val="0"/>
                <w:sz w:val="21"/>
                <w:szCs w:val="21"/>
                <w:highlight w:val="yellow"/>
                <w:lang w:bidi="ar"/>
              </w:rPr>
              <w:t>PA 脚垫</w:t>
            </w:r>
            <w:r>
              <w:rPr>
                <w:rFonts w:hint="eastAsia" w:ascii="宋体" w:hAnsi="宋体" w:eastAsia="宋体" w:cs="宋体"/>
                <w:b/>
                <w:bCs/>
                <w:color w:val="FF0000"/>
                <w:kern w:val="0"/>
                <w:sz w:val="21"/>
                <w:szCs w:val="21"/>
                <w:highlight w:val="none"/>
                <w:lang w:bidi="ar"/>
              </w:rPr>
              <w:t>检验依据GB 28481-2012</w:t>
            </w:r>
            <w:r>
              <w:rPr>
                <w:rFonts w:hint="eastAsia" w:ascii="宋体" w:hAnsi="宋体" w:eastAsia="宋体" w:cs="宋体"/>
                <w:b/>
                <w:bCs/>
                <w:color w:val="FF0000"/>
                <w:kern w:val="0"/>
                <w:sz w:val="21"/>
                <w:szCs w:val="21"/>
                <w:highlight w:val="none"/>
                <w:lang w:val="en-US" w:eastAsia="zh-CN" w:bidi="ar"/>
              </w:rPr>
              <w:t>，要求PA 脚垫的邻苯二甲酸酯（DBP BBP、DEHP、DNOP、DINP、DIDP）＜0.005%；重金属含量可溶性铅≤5mg/kg、可溶性镉≤5mg/kg、可溶性铬≤5mg/kg、可溶性汞≤2mg/kg；多环芳烃苯并[a]芘≤0.05mg/kg；16 种多环芳烃（PAH）总量检测结果均未检出。</w:t>
            </w:r>
          </w:p>
          <w:p>
            <w:pPr>
              <w:widowControl/>
              <w:textAlignment w:val="center"/>
              <w:rPr>
                <w:rFonts w:hint="eastAsia" w:ascii="宋体" w:hAnsi="宋体" w:eastAsia="宋体" w:cs="宋体"/>
                <w:b/>
                <w:bCs/>
                <w:color w:val="FF0000"/>
                <w:kern w:val="2"/>
                <w:sz w:val="21"/>
                <w:szCs w:val="21"/>
                <w:lang w:val="en-US" w:eastAsia="zh-CN" w:bidi="ar-SA"/>
              </w:rPr>
            </w:pPr>
            <w:commentRangeStart w:id="39"/>
            <w:r>
              <w:rPr>
                <w:rFonts w:hint="eastAsia" w:ascii="宋体" w:hAnsi="宋体" w:eastAsia="宋体" w:cs="宋体"/>
                <w:b/>
                <w:bCs/>
                <w:color w:val="FF0000"/>
                <w:kern w:val="2"/>
                <w:sz w:val="21"/>
                <w:szCs w:val="21"/>
                <w:highlight w:val="yellow"/>
                <w:lang w:val="en-US" w:eastAsia="zh-CN" w:bidi="ar-SA"/>
              </w:rPr>
              <w:t>课桌椅脚垫</w:t>
            </w:r>
            <w:commentRangeEnd w:id="39"/>
            <w:r>
              <w:commentReference w:id="39"/>
            </w:r>
            <w:r>
              <w:rPr>
                <w:rFonts w:hint="eastAsia" w:ascii="宋体" w:hAnsi="宋体" w:eastAsia="宋体" w:cs="宋体"/>
                <w:b/>
                <w:bCs/>
                <w:color w:val="FF0000"/>
                <w:kern w:val="2"/>
                <w:sz w:val="21"/>
                <w:szCs w:val="21"/>
                <w:lang w:val="en-US" w:eastAsia="zh-CN" w:bidi="ar-SA"/>
              </w:rPr>
              <w:t>的检验依据GB/T24128-2018、QB/T 4371-2012，要求课桌椅脚垫的</w:t>
            </w:r>
            <w:commentRangeStart w:id="40"/>
            <w:r>
              <w:rPr>
                <w:rFonts w:hint="eastAsia" w:ascii="宋体" w:hAnsi="宋体" w:eastAsia="宋体" w:cs="宋体"/>
                <w:b/>
                <w:bCs/>
                <w:color w:val="FF0000"/>
                <w:kern w:val="2"/>
                <w:sz w:val="21"/>
                <w:szCs w:val="21"/>
                <w:lang w:val="en-US" w:eastAsia="zh-CN" w:bidi="ar-SA"/>
              </w:rPr>
              <w:t>防霉等级为0级</w:t>
            </w:r>
            <w:commentRangeEnd w:id="40"/>
            <w:r>
              <w:commentReference w:id="40"/>
            </w:r>
            <w:r>
              <w:rPr>
                <w:rFonts w:hint="eastAsia" w:ascii="宋体" w:hAnsi="宋体" w:eastAsia="宋体" w:cs="宋体"/>
                <w:b/>
                <w:bCs/>
                <w:color w:val="FF0000"/>
                <w:kern w:val="2"/>
                <w:sz w:val="21"/>
                <w:szCs w:val="21"/>
                <w:lang w:val="en-US" w:eastAsia="zh-CN" w:bidi="ar-SA"/>
              </w:rPr>
              <w:t>，24h作用时间，大肠杆菌、金黄色葡萄球菌抗菌率不低于60%。</w:t>
            </w:r>
          </w:p>
          <w:p>
            <w:pPr>
              <w:widowControl/>
              <w:textAlignment w:val="center"/>
              <w:rPr>
                <w:rFonts w:hint="eastAsia" w:ascii="宋体" w:hAnsi="宋体" w:eastAsia="宋体" w:cs="宋体"/>
                <w:b/>
                <w:bCs/>
                <w:color w:val="FF0000"/>
                <w:kern w:val="0"/>
                <w:sz w:val="21"/>
                <w:szCs w:val="21"/>
                <w:lang w:val="en-US" w:eastAsia="zh-CN" w:bidi="ar"/>
              </w:rPr>
            </w:pPr>
            <w:r>
              <w:rPr>
                <w:rFonts w:hint="eastAsia" w:ascii="宋体" w:hAnsi="宋体" w:eastAsia="宋体" w:cs="宋体"/>
                <w:b/>
                <w:bCs/>
                <w:color w:val="FF0000"/>
                <w:kern w:val="0"/>
                <w:sz w:val="21"/>
                <w:szCs w:val="21"/>
                <w:highlight w:val="none"/>
                <w:lang w:eastAsia="zh-CN" w:bidi="ar"/>
              </w:rPr>
              <w:t>【</w:t>
            </w:r>
            <w:r>
              <w:rPr>
                <w:rFonts w:hint="eastAsia" w:ascii="宋体" w:hAnsi="宋体" w:eastAsia="宋体" w:cs="宋体"/>
                <w:b/>
                <w:bCs/>
                <w:color w:val="FF0000"/>
                <w:kern w:val="0"/>
                <w:sz w:val="21"/>
                <w:szCs w:val="21"/>
                <w:highlight w:val="none"/>
                <w:lang w:bidi="ar"/>
              </w:rPr>
              <w:t>投标人需提供由第三方检测机构出具的具有 CMA或CNAS标识的</w:t>
            </w:r>
            <w:r>
              <w:rPr>
                <w:rFonts w:hint="eastAsia" w:ascii="宋体" w:hAnsi="宋体" w:eastAsia="宋体" w:cs="宋体"/>
                <w:b/>
                <w:bCs/>
                <w:color w:val="FF0000"/>
                <w:kern w:val="0"/>
                <w:sz w:val="21"/>
                <w:szCs w:val="21"/>
                <w:highlight w:val="none"/>
                <w:lang w:val="en-US" w:eastAsia="zh-CN" w:bidi="ar"/>
              </w:rPr>
              <w:t>符合上述检测依据和检测参数要求的</w:t>
            </w:r>
            <w:r>
              <w:rPr>
                <w:rFonts w:hint="eastAsia" w:ascii="宋体" w:hAnsi="宋体" w:eastAsia="宋体" w:cs="宋体"/>
                <w:b/>
                <w:bCs/>
                <w:color w:val="FF0000"/>
                <w:kern w:val="0"/>
                <w:sz w:val="21"/>
                <w:szCs w:val="21"/>
                <w:highlight w:val="none"/>
                <w:lang w:bidi="ar"/>
              </w:rPr>
              <w:t>检测报告扫描件（原件备查）和该检测报告在全国认证认可信息公共服务平台（http://cx.cnca.cn）查询截图（查询截图中的报告编号</w:t>
            </w:r>
            <w:r>
              <w:rPr>
                <w:rFonts w:hint="eastAsia" w:ascii="宋体" w:hAnsi="宋体" w:eastAsia="宋体" w:cs="宋体"/>
                <w:b/>
                <w:bCs/>
                <w:color w:val="FF0000"/>
                <w:kern w:val="0"/>
                <w:sz w:val="21"/>
                <w:szCs w:val="21"/>
                <w:lang w:bidi="ar"/>
              </w:rPr>
              <w:t>及检测机构名称应与检测报告一致）</w:t>
            </w:r>
            <w:r>
              <w:rPr>
                <w:rFonts w:hint="eastAsia" w:ascii="宋体" w:hAnsi="宋体" w:eastAsia="宋体" w:cs="宋体"/>
                <w:b/>
                <w:bCs/>
                <w:color w:val="FF0000"/>
                <w:kern w:val="0"/>
                <w:sz w:val="21"/>
                <w:szCs w:val="21"/>
                <w:lang w:eastAsia="zh-CN" w:bidi="ar"/>
              </w:rPr>
              <w:t>。</w:t>
            </w:r>
            <w:r>
              <w:rPr>
                <w:rFonts w:hint="eastAsia" w:ascii="宋体" w:hAnsi="宋体" w:eastAsia="宋体" w:cs="宋体"/>
                <w:b/>
                <w:bCs/>
                <w:color w:val="FF0000"/>
                <w:kern w:val="0"/>
                <w:sz w:val="21"/>
                <w:szCs w:val="21"/>
                <w:lang w:bidi="ar"/>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329" w:author="王秀子" w:date="2023-07-06T10:28:58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trHeight w:val="355" w:hRule="atLeast"/>
          <w:trPrChange w:id="329" w:author="王秀子" w:date="2023-07-06T10:28:58Z">
            <w:trPr>
              <w:trHeight w:val="355" w:hRule="atLeast"/>
            </w:trPr>
          </w:trPrChange>
        </w:trPr>
        <w:tc>
          <w:tcPr>
            <w:tcW w:w="531" w:type="pct"/>
            <w:vMerge w:val="continue"/>
            <w:vAlign w:val="center"/>
            <w:tcPrChange w:id="330" w:author="王秀子" w:date="2023-07-06T10:28:58Z">
              <w:tcPr>
                <w:tcW w:w="531" w:type="pct"/>
                <w:vMerge w:val="continue"/>
                <w:vAlign w:val="center"/>
              </w:tcPr>
            </w:tcPrChange>
          </w:tcPr>
          <w:p>
            <w:pPr>
              <w:widowControl/>
              <w:jc w:val="left"/>
              <w:textAlignment w:val="center"/>
              <w:rPr>
                <w:rFonts w:hint="eastAsia" w:ascii="宋体" w:hAnsi="宋体" w:eastAsia="宋体" w:cs="宋体"/>
                <w:color w:val="000000"/>
                <w:kern w:val="0"/>
                <w:sz w:val="21"/>
                <w:szCs w:val="21"/>
                <w:lang w:bidi="ar"/>
              </w:rPr>
            </w:pPr>
          </w:p>
        </w:tc>
        <w:tc>
          <w:tcPr>
            <w:tcW w:w="1170" w:type="pct"/>
            <w:vMerge w:val="continue"/>
            <w:vAlign w:val="center"/>
            <w:tcPrChange w:id="331" w:author="王秀子" w:date="2023-07-06T10:28:58Z">
              <w:tcPr>
                <w:tcW w:w="1170" w:type="pct"/>
                <w:vMerge w:val="continue"/>
                <w:vAlign w:val="center"/>
              </w:tcPr>
            </w:tcPrChange>
          </w:tcPr>
          <w:p>
            <w:pPr>
              <w:widowControl/>
              <w:jc w:val="left"/>
              <w:textAlignment w:val="center"/>
              <w:rPr>
                <w:rFonts w:hint="eastAsia" w:ascii="宋体" w:hAnsi="宋体" w:eastAsia="宋体" w:cs="宋体"/>
                <w:color w:val="000000"/>
                <w:kern w:val="0"/>
                <w:sz w:val="21"/>
                <w:szCs w:val="21"/>
                <w:lang w:bidi="ar"/>
              </w:rPr>
            </w:pPr>
          </w:p>
        </w:tc>
        <w:tc>
          <w:tcPr>
            <w:tcW w:w="3298" w:type="pct"/>
            <w:vAlign w:val="center"/>
            <w:tcPrChange w:id="332" w:author="王秀子" w:date="2023-07-06T10:28:58Z">
              <w:tcPr>
                <w:tcW w:w="3297" w:type="pct"/>
                <w:vAlign w:val="center"/>
              </w:tcPr>
            </w:tcPrChange>
          </w:tcPr>
          <w:p>
            <w:pPr>
              <w:widowControl/>
              <w:textAlignment w:val="center"/>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六、尺规刻度要求：按《学校课桌椅功能尺寸及技术要求》（GB/T3976-2014）标准，在课椅升降钢腿刻有永久性标号，设计合理，永不脱落。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333" w:author="王秀子" w:date="2023-07-06T10:28:58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trHeight w:val="355" w:hRule="atLeast"/>
          <w:trPrChange w:id="333" w:author="王秀子" w:date="2023-07-06T10:28:58Z">
            <w:trPr>
              <w:trHeight w:val="355" w:hRule="atLeast"/>
            </w:trPr>
          </w:trPrChange>
        </w:trPr>
        <w:tc>
          <w:tcPr>
            <w:tcW w:w="531" w:type="pct"/>
            <w:vMerge w:val="continue"/>
            <w:vAlign w:val="center"/>
            <w:tcPrChange w:id="334" w:author="王秀子" w:date="2023-07-06T10:28:58Z">
              <w:tcPr>
                <w:tcW w:w="531" w:type="pct"/>
                <w:vMerge w:val="continue"/>
                <w:vAlign w:val="center"/>
              </w:tcPr>
            </w:tcPrChange>
          </w:tcPr>
          <w:p>
            <w:pPr>
              <w:widowControl/>
              <w:jc w:val="left"/>
              <w:textAlignment w:val="center"/>
              <w:rPr>
                <w:rFonts w:hint="eastAsia" w:ascii="宋体" w:hAnsi="宋体" w:eastAsia="宋体" w:cs="宋体"/>
                <w:color w:val="000000"/>
                <w:kern w:val="0"/>
                <w:sz w:val="21"/>
                <w:szCs w:val="21"/>
                <w:lang w:bidi="ar"/>
              </w:rPr>
            </w:pPr>
          </w:p>
        </w:tc>
        <w:tc>
          <w:tcPr>
            <w:tcW w:w="1170" w:type="pct"/>
            <w:vMerge w:val="continue"/>
            <w:vAlign w:val="center"/>
            <w:tcPrChange w:id="335" w:author="王秀子" w:date="2023-07-06T10:28:58Z">
              <w:tcPr>
                <w:tcW w:w="1170" w:type="pct"/>
                <w:vMerge w:val="continue"/>
                <w:vAlign w:val="center"/>
              </w:tcPr>
            </w:tcPrChange>
          </w:tcPr>
          <w:p>
            <w:pPr>
              <w:widowControl/>
              <w:jc w:val="left"/>
              <w:textAlignment w:val="center"/>
              <w:rPr>
                <w:rFonts w:hint="eastAsia" w:ascii="宋体" w:hAnsi="宋体" w:eastAsia="宋体" w:cs="宋体"/>
                <w:color w:val="000000"/>
                <w:kern w:val="0"/>
                <w:sz w:val="21"/>
                <w:szCs w:val="21"/>
                <w:lang w:bidi="ar"/>
              </w:rPr>
            </w:pPr>
          </w:p>
        </w:tc>
        <w:tc>
          <w:tcPr>
            <w:tcW w:w="3298" w:type="pct"/>
            <w:vAlign w:val="center"/>
            <w:tcPrChange w:id="336" w:author="王秀子" w:date="2023-07-06T10:28:58Z">
              <w:tcPr>
                <w:tcW w:w="3297" w:type="pct"/>
                <w:vAlign w:val="center"/>
              </w:tcPr>
            </w:tcPrChange>
          </w:tcPr>
          <w:p>
            <w:pPr>
              <w:widowControl/>
              <w:textAlignment w:val="center"/>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七、颜色：坐垫和椅背颜色待中标后按规定与学校确认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337" w:author="王秀子" w:date="2023-07-06T10:28:58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trHeight w:val="372" w:hRule="atLeast"/>
          <w:trPrChange w:id="337" w:author="王秀子" w:date="2023-07-06T10:28:58Z">
            <w:trPr>
              <w:trHeight w:val="372" w:hRule="atLeast"/>
            </w:trPr>
          </w:trPrChange>
        </w:trPr>
        <w:tc>
          <w:tcPr>
            <w:tcW w:w="531" w:type="pct"/>
            <w:vMerge w:val="restart"/>
            <w:vAlign w:val="center"/>
            <w:tcPrChange w:id="338" w:author="王秀子" w:date="2023-07-06T10:28:58Z">
              <w:tcPr>
                <w:tcW w:w="531" w:type="pct"/>
                <w:vMerge w:val="restart"/>
                <w:vAlign w:val="center"/>
              </w:tcPr>
            </w:tcPrChange>
          </w:tcPr>
          <w:p>
            <w:pPr>
              <w:widowControl/>
              <w:jc w:val="center"/>
              <w:textAlignment w:val="center"/>
              <w:rPr>
                <w:rFonts w:hint="eastAsia" w:ascii="宋体" w:hAnsi="宋体" w:eastAsia="宋体" w:cs="宋体"/>
                <w:sz w:val="21"/>
                <w:szCs w:val="21"/>
              </w:rPr>
            </w:pPr>
            <w:r>
              <w:rPr>
                <w:rFonts w:hint="eastAsia" w:ascii="宋体" w:hAnsi="宋体" w:eastAsia="宋体" w:cs="宋体"/>
                <w:color w:val="000000"/>
                <w:kern w:val="0"/>
                <w:sz w:val="21"/>
                <w:szCs w:val="21"/>
                <w:lang w:bidi="ar"/>
              </w:rPr>
              <w:t>17</w:t>
            </w:r>
          </w:p>
        </w:tc>
        <w:tc>
          <w:tcPr>
            <w:tcW w:w="1170" w:type="pct"/>
            <w:vMerge w:val="restart"/>
            <w:vAlign w:val="center"/>
            <w:tcPrChange w:id="339" w:author="王秀子" w:date="2023-07-06T10:28:58Z">
              <w:tcPr>
                <w:tcW w:w="1170" w:type="pct"/>
                <w:vMerge w:val="restart"/>
                <w:vAlign w:val="center"/>
              </w:tcPr>
            </w:tcPrChange>
          </w:tcPr>
          <w:p>
            <w:pPr>
              <w:widowControl/>
              <w:jc w:val="center"/>
              <w:textAlignment w:val="center"/>
              <w:rPr>
                <w:rFonts w:hint="eastAsia" w:ascii="宋体" w:hAnsi="宋体" w:eastAsia="宋体" w:cs="宋体"/>
                <w:sz w:val="21"/>
                <w:szCs w:val="21"/>
              </w:rPr>
            </w:pPr>
            <w:r>
              <w:rPr>
                <w:rFonts w:hint="eastAsia" w:ascii="宋体" w:hAnsi="宋体" w:eastAsia="宋体" w:cs="宋体"/>
                <w:sz w:val="21"/>
                <w:szCs w:val="21"/>
              </w:rPr>
              <w:t>班台1</w:t>
            </w:r>
          </w:p>
          <w:p>
            <w:pPr>
              <w:widowControl w:val="0"/>
              <w:spacing w:line="360" w:lineRule="auto"/>
              <w:jc w:val="center"/>
              <w:rPr>
                <w:rFonts w:hint="eastAsia" w:ascii="宋体" w:hAnsi="宋体" w:eastAsia="宋体" w:cs="宋体"/>
                <w:b/>
                <w:bCs/>
                <w:kern w:val="2"/>
                <w:sz w:val="21"/>
                <w:szCs w:val="21"/>
                <w:lang w:val="en-US" w:eastAsia="zh-CN" w:bidi="ar-SA"/>
              </w:rPr>
            </w:pPr>
            <w:r>
              <w:rPr>
                <w:rFonts w:hint="eastAsia" w:ascii="宋体" w:hAnsi="宋体" w:eastAsia="宋体" w:cs="宋体"/>
                <w:b/>
                <w:bCs/>
                <w:kern w:val="2"/>
                <w:sz w:val="21"/>
                <w:szCs w:val="21"/>
                <w:lang w:val="en-US" w:eastAsia="zh-CN" w:bidi="ar-SA"/>
              </w:rPr>
              <w:drawing>
                <wp:inline distT="0" distB="0" distL="114300" distR="114300">
                  <wp:extent cx="958850" cy="524510"/>
                  <wp:effectExtent l="0" t="0" r="1270" b="8890"/>
                  <wp:docPr id="214209"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09" name="图片 10"/>
                          <pic:cNvPicPr>
                            <a:picLocks noChangeAspect="1"/>
                          </pic:cNvPicPr>
                        </pic:nvPicPr>
                        <pic:blipFill>
                          <a:blip r:embed="rId25"/>
                          <a:stretch>
                            <a:fillRect/>
                          </a:stretch>
                        </pic:blipFill>
                        <pic:spPr>
                          <a:xfrm>
                            <a:off x="0" y="0"/>
                            <a:ext cx="958850" cy="524510"/>
                          </a:xfrm>
                          <a:prstGeom prst="rect">
                            <a:avLst/>
                          </a:prstGeom>
                          <a:noFill/>
                          <a:ln w="9525">
                            <a:noFill/>
                          </a:ln>
                        </pic:spPr>
                      </pic:pic>
                    </a:graphicData>
                  </a:graphic>
                </wp:inline>
              </w:drawing>
            </w:r>
          </w:p>
        </w:tc>
        <w:tc>
          <w:tcPr>
            <w:tcW w:w="3298" w:type="pct"/>
            <w:vAlign w:val="center"/>
            <w:tcPrChange w:id="340" w:author="王秀子" w:date="2023-07-06T10:28:58Z">
              <w:tcPr>
                <w:tcW w:w="3297" w:type="pct"/>
                <w:vAlign w:val="center"/>
              </w:tcPr>
            </w:tcPrChange>
          </w:tcPr>
          <w:p>
            <w:pPr>
              <w:widowControl/>
              <w:jc w:val="left"/>
              <w:textAlignment w:val="center"/>
              <w:rPr>
                <w:rFonts w:hint="eastAsia" w:ascii="宋体" w:hAnsi="宋体" w:eastAsia="宋体" w:cs="宋体"/>
                <w:sz w:val="21"/>
                <w:szCs w:val="21"/>
              </w:rPr>
            </w:pPr>
            <w:r>
              <w:rPr>
                <w:rFonts w:hint="eastAsia" w:ascii="宋体" w:hAnsi="宋体" w:eastAsia="宋体" w:cs="宋体"/>
                <w:color w:val="000000"/>
                <w:kern w:val="0"/>
                <w:sz w:val="21"/>
                <w:szCs w:val="21"/>
                <w:lang w:bidi="ar"/>
              </w:rPr>
              <w:t>1.规格：（W1800*D1600*H750）±15mm；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341" w:author="王秀子" w:date="2023-07-06T10:28:58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trHeight w:val="1087" w:hRule="atLeast"/>
          <w:trPrChange w:id="341" w:author="王秀子" w:date="2023-07-06T10:28:58Z">
            <w:trPr>
              <w:trHeight w:val="1087" w:hRule="atLeast"/>
            </w:trPr>
          </w:trPrChange>
        </w:trPr>
        <w:tc>
          <w:tcPr>
            <w:tcW w:w="531" w:type="pct"/>
            <w:vMerge w:val="continue"/>
            <w:vAlign w:val="center"/>
            <w:tcPrChange w:id="342" w:author="王秀子" w:date="2023-07-06T10:28:58Z">
              <w:tcPr>
                <w:tcW w:w="531" w:type="pct"/>
                <w:vMerge w:val="continue"/>
                <w:vAlign w:val="center"/>
              </w:tcPr>
            </w:tcPrChange>
          </w:tcPr>
          <w:p>
            <w:pPr>
              <w:widowControl/>
              <w:jc w:val="left"/>
              <w:textAlignment w:val="center"/>
              <w:rPr>
                <w:rFonts w:hint="eastAsia" w:ascii="宋体" w:hAnsi="宋体" w:eastAsia="宋体" w:cs="宋体"/>
                <w:sz w:val="21"/>
                <w:szCs w:val="21"/>
              </w:rPr>
            </w:pPr>
          </w:p>
        </w:tc>
        <w:tc>
          <w:tcPr>
            <w:tcW w:w="1170" w:type="pct"/>
            <w:vMerge w:val="continue"/>
            <w:vAlign w:val="center"/>
            <w:tcPrChange w:id="343" w:author="王秀子" w:date="2023-07-06T10:28:58Z">
              <w:tcPr>
                <w:tcW w:w="1170" w:type="pct"/>
                <w:vMerge w:val="continue"/>
                <w:vAlign w:val="center"/>
              </w:tcPr>
            </w:tcPrChange>
          </w:tcPr>
          <w:p>
            <w:pPr>
              <w:widowControl/>
              <w:jc w:val="left"/>
              <w:textAlignment w:val="center"/>
              <w:rPr>
                <w:rFonts w:hint="eastAsia" w:ascii="宋体" w:hAnsi="宋体" w:eastAsia="宋体" w:cs="宋体"/>
                <w:sz w:val="21"/>
                <w:szCs w:val="21"/>
              </w:rPr>
            </w:pPr>
          </w:p>
        </w:tc>
        <w:tc>
          <w:tcPr>
            <w:tcW w:w="3298" w:type="pct"/>
            <w:vAlign w:val="center"/>
            <w:tcPrChange w:id="344" w:author="王秀子" w:date="2023-07-06T10:28:58Z">
              <w:tcPr>
                <w:tcW w:w="3297" w:type="pct"/>
                <w:vAlign w:val="center"/>
              </w:tcPr>
            </w:tcPrChange>
          </w:tcPr>
          <w:p>
            <w:pPr>
              <w:widowControl/>
              <w:jc w:val="left"/>
              <w:textAlignment w:val="center"/>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2.基材采用符合国家环保标准E1级或更优的中密度纤维板；面材采用AAA级木皮贴面，封边采用同材质实木木皮封边；配1个铝合金毛刷翻盖。（含底座与线盒盖），班台内部可隐蔽式走线。副台配主机柜、抽屉柜、储物柜/空格柜等功能，后期根据采购方需求进行深化设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345" w:author="王秀子" w:date="2023-07-06T10:28:58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trHeight w:val="470" w:hRule="atLeast"/>
          <w:trPrChange w:id="345" w:author="王秀子" w:date="2023-07-06T10:28:58Z">
            <w:trPr>
              <w:trHeight w:val="470" w:hRule="atLeast"/>
            </w:trPr>
          </w:trPrChange>
        </w:trPr>
        <w:tc>
          <w:tcPr>
            <w:tcW w:w="531" w:type="pct"/>
            <w:vMerge w:val="restart"/>
            <w:vAlign w:val="center"/>
            <w:tcPrChange w:id="346" w:author="王秀子" w:date="2023-07-06T10:28:58Z">
              <w:tcPr>
                <w:tcW w:w="531" w:type="pct"/>
                <w:vMerge w:val="restart"/>
                <w:vAlign w:val="center"/>
              </w:tcPr>
            </w:tcPrChange>
          </w:tcPr>
          <w:p>
            <w:pPr>
              <w:widowControl/>
              <w:jc w:val="center"/>
              <w:textAlignment w:val="center"/>
              <w:rPr>
                <w:rFonts w:hint="eastAsia" w:ascii="宋体" w:hAnsi="宋体" w:eastAsia="宋体" w:cs="宋体"/>
                <w:sz w:val="21"/>
                <w:szCs w:val="21"/>
              </w:rPr>
            </w:pPr>
            <w:r>
              <w:rPr>
                <w:rFonts w:hint="eastAsia" w:ascii="宋体" w:hAnsi="宋体" w:eastAsia="宋体" w:cs="宋体"/>
                <w:color w:val="000000"/>
                <w:kern w:val="0"/>
                <w:sz w:val="21"/>
                <w:szCs w:val="21"/>
                <w:lang w:bidi="ar"/>
              </w:rPr>
              <w:t>18</w:t>
            </w:r>
          </w:p>
        </w:tc>
        <w:tc>
          <w:tcPr>
            <w:tcW w:w="1170" w:type="pct"/>
            <w:vMerge w:val="restart"/>
            <w:vAlign w:val="center"/>
            <w:tcPrChange w:id="347" w:author="王秀子" w:date="2023-07-06T10:28:58Z">
              <w:tcPr>
                <w:tcW w:w="1170" w:type="pct"/>
                <w:vMerge w:val="restart"/>
                <w:vAlign w:val="center"/>
              </w:tcPr>
            </w:tcPrChange>
          </w:tcPr>
          <w:p>
            <w:pPr>
              <w:widowControl/>
              <w:jc w:val="center"/>
              <w:textAlignment w:val="center"/>
              <w:rPr>
                <w:rFonts w:hint="eastAsia" w:ascii="宋体" w:hAnsi="宋体" w:eastAsia="宋体" w:cs="宋体"/>
                <w:sz w:val="21"/>
                <w:szCs w:val="21"/>
              </w:rPr>
            </w:pPr>
            <w:r>
              <w:rPr>
                <w:rFonts w:hint="eastAsia" w:ascii="宋体" w:hAnsi="宋体" w:eastAsia="宋体" w:cs="宋体"/>
                <w:sz w:val="21"/>
                <w:szCs w:val="21"/>
              </w:rPr>
              <w:t>大班椅</w:t>
            </w:r>
          </w:p>
          <w:p>
            <w:pPr>
              <w:widowControl w:val="0"/>
              <w:spacing w:line="360" w:lineRule="auto"/>
              <w:jc w:val="center"/>
              <w:rPr>
                <w:rFonts w:hint="eastAsia" w:ascii="宋体" w:hAnsi="宋体" w:eastAsia="宋体" w:cs="宋体"/>
                <w:b/>
                <w:bCs/>
                <w:kern w:val="2"/>
                <w:sz w:val="21"/>
                <w:szCs w:val="21"/>
                <w:lang w:val="en-US" w:eastAsia="zh-CN" w:bidi="ar-SA"/>
              </w:rPr>
            </w:pPr>
            <w:r>
              <w:rPr>
                <w:rFonts w:hint="eastAsia" w:ascii="宋体" w:hAnsi="宋体" w:eastAsia="宋体" w:cs="宋体"/>
                <w:b/>
                <w:bCs/>
                <w:kern w:val="2"/>
                <w:sz w:val="21"/>
                <w:szCs w:val="21"/>
                <w:lang w:val="en-US" w:eastAsia="zh-CN" w:bidi="ar-SA"/>
              </w:rPr>
              <w:drawing>
                <wp:inline distT="0" distB="0" distL="114300" distR="114300">
                  <wp:extent cx="520700" cy="808990"/>
                  <wp:effectExtent l="0" t="0" r="12700" b="13970"/>
                  <wp:docPr id="214201"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01" name="图片 12"/>
                          <pic:cNvPicPr>
                            <a:picLocks noChangeAspect="1"/>
                          </pic:cNvPicPr>
                        </pic:nvPicPr>
                        <pic:blipFill>
                          <a:blip r:embed="rId26"/>
                          <a:stretch>
                            <a:fillRect/>
                          </a:stretch>
                        </pic:blipFill>
                        <pic:spPr>
                          <a:xfrm>
                            <a:off x="0" y="0"/>
                            <a:ext cx="520700" cy="808990"/>
                          </a:xfrm>
                          <a:prstGeom prst="rect">
                            <a:avLst/>
                          </a:prstGeom>
                          <a:noFill/>
                          <a:ln w="9525">
                            <a:noFill/>
                          </a:ln>
                        </pic:spPr>
                      </pic:pic>
                    </a:graphicData>
                  </a:graphic>
                </wp:inline>
              </w:drawing>
            </w:r>
          </w:p>
        </w:tc>
        <w:tc>
          <w:tcPr>
            <w:tcW w:w="3298" w:type="pct"/>
            <w:vAlign w:val="center"/>
            <w:tcPrChange w:id="348" w:author="王秀子" w:date="2023-07-06T10:28:58Z">
              <w:tcPr>
                <w:tcW w:w="3297" w:type="pct"/>
                <w:vAlign w:val="center"/>
              </w:tcPr>
            </w:tcPrChange>
          </w:tcPr>
          <w:p>
            <w:pPr>
              <w:widowControl/>
              <w:jc w:val="left"/>
              <w:textAlignment w:val="center"/>
              <w:rPr>
                <w:rFonts w:hint="eastAsia" w:ascii="宋体" w:hAnsi="宋体" w:eastAsia="宋体" w:cs="宋体"/>
                <w:sz w:val="21"/>
                <w:szCs w:val="21"/>
              </w:rPr>
            </w:pPr>
            <w:r>
              <w:rPr>
                <w:rFonts w:hint="eastAsia" w:ascii="宋体" w:hAnsi="宋体" w:eastAsia="宋体" w:cs="宋体"/>
                <w:color w:val="000000"/>
                <w:kern w:val="0"/>
                <w:sz w:val="21"/>
                <w:szCs w:val="21"/>
                <w:lang w:val="en-US" w:eastAsia="zh-CN" w:bidi="ar"/>
              </w:rPr>
              <w:t>1.</w:t>
            </w:r>
            <w:r>
              <w:rPr>
                <w:rFonts w:hint="eastAsia" w:ascii="宋体" w:hAnsi="宋体" w:eastAsia="宋体" w:cs="宋体"/>
                <w:color w:val="000000"/>
                <w:kern w:val="0"/>
                <w:sz w:val="21"/>
                <w:szCs w:val="21"/>
                <w:lang w:bidi="ar"/>
              </w:rPr>
              <w:t>面料采用头层牛皮。海棉采用PU发泡成型高密度阻燃泡棉，泡棉胶水采用品牌水性环保喷胶；椅座采用不低于1.5mm厚薄木皮过胶，椅背内框采用不低于2.0mm铁架组合高密度阻燃泡棉；气压棒升降行程不低于60mm；五星脚和脚轮采用铝合金抛光五星脚，椅轮采PA+GF射出成型，直径50mm活动轮，底盘可同步倾仰铝合金底盘；铝合金压铸定型扶手，PU扶手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349" w:author="王秀子" w:date="2023-07-06T10:28:58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trHeight w:val="470" w:hRule="atLeast"/>
          <w:trPrChange w:id="349" w:author="王秀子" w:date="2023-07-06T10:28:58Z">
            <w:trPr>
              <w:trHeight w:val="470" w:hRule="atLeast"/>
            </w:trPr>
          </w:trPrChange>
        </w:trPr>
        <w:tc>
          <w:tcPr>
            <w:tcW w:w="531" w:type="pct"/>
            <w:vMerge w:val="continue"/>
            <w:vAlign w:val="center"/>
            <w:tcPrChange w:id="350" w:author="王秀子" w:date="2023-07-06T10:28:58Z">
              <w:tcPr>
                <w:tcW w:w="531" w:type="pct"/>
                <w:vMerge w:val="continue"/>
                <w:vAlign w:val="center"/>
              </w:tcPr>
            </w:tcPrChange>
          </w:tcPr>
          <w:p>
            <w:pPr>
              <w:widowControl/>
              <w:jc w:val="center"/>
              <w:textAlignment w:val="center"/>
              <w:rPr>
                <w:rFonts w:hint="eastAsia" w:ascii="宋体" w:hAnsi="宋体" w:eastAsia="宋体" w:cs="宋体"/>
                <w:color w:val="000000"/>
                <w:kern w:val="0"/>
                <w:sz w:val="21"/>
                <w:szCs w:val="21"/>
                <w:lang w:bidi="ar"/>
              </w:rPr>
            </w:pPr>
          </w:p>
        </w:tc>
        <w:tc>
          <w:tcPr>
            <w:tcW w:w="1170" w:type="pct"/>
            <w:vMerge w:val="continue"/>
            <w:vAlign w:val="center"/>
            <w:tcPrChange w:id="351" w:author="王秀子" w:date="2023-07-06T10:28:58Z">
              <w:tcPr>
                <w:tcW w:w="1170" w:type="pct"/>
                <w:vMerge w:val="continue"/>
                <w:vAlign w:val="center"/>
              </w:tcPr>
            </w:tcPrChange>
          </w:tcPr>
          <w:p>
            <w:pPr>
              <w:widowControl w:val="0"/>
              <w:spacing w:line="360" w:lineRule="auto"/>
              <w:jc w:val="center"/>
              <w:rPr>
                <w:rFonts w:hint="eastAsia" w:ascii="宋体" w:hAnsi="宋体" w:eastAsia="宋体" w:cs="宋体"/>
                <w:b/>
                <w:bCs/>
                <w:kern w:val="2"/>
                <w:sz w:val="21"/>
                <w:szCs w:val="21"/>
                <w:lang w:val="en-US" w:eastAsia="zh-CN" w:bidi="ar-SA"/>
              </w:rPr>
            </w:pPr>
          </w:p>
        </w:tc>
        <w:tc>
          <w:tcPr>
            <w:tcW w:w="3298" w:type="pct"/>
            <w:vAlign w:val="center"/>
            <w:tcPrChange w:id="352" w:author="王秀子" w:date="2023-07-06T10:28:58Z">
              <w:tcPr>
                <w:tcW w:w="3297" w:type="pct"/>
                <w:vAlign w:val="center"/>
              </w:tcPr>
            </w:tcPrChange>
          </w:tcPr>
          <w:p>
            <w:pPr>
              <w:widowControl/>
              <w:jc w:val="left"/>
              <w:textAlignment w:val="center"/>
              <w:rPr>
                <w:rFonts w:hint="eastAsia" w:ascii="宋体" w:hAnsi="宋体" w:eastAsia="宋体" w:cs="宋体"/>
                <w:b/>
                <w:bCs/>
                <w:color w:val="FF0000"/>
                <w:kern w:val="0"/>
                <w:sz w:val="21"/>
                <w:szCs w:val="21"/>
                <w:lang w:bidi="ar"/>
              </w:rPr>
            </w:pPr>
            <w:r>
              <w:rPr>
                <w:rFonts w:hint="eastAsia" w:ascii="宋体" w:hAnsi="宋体" w:eastAsia="宋体" w:cs="宋体"/>
                <w:b/>
                <w:bCs/>
                <w:color w:val="FF0000"/>
                <w:kern w:val="0"/>
                <w:sz w:val="21"/>
                <w:szCs w:val="21"/>
                <w:lang w:bidi="ar"/>
              </w:rPr>
              <w:t>▲</w:t>
            </w:r>
            <w:r>
              <w:rPr>
                <w:rFonts w:hint="eastAsia" w:ascii="宋体" w:hAnsi="宋体" w:eastAsia="宋体" w:cs="宋体"/>
                <w:b/>
                <w:bCs/>
                <w:color w:val="FF0000"/>
                <w:kern w:val="0"/>
                <w:sz w:val="21"/>
                <w:szCs w:val="21"/>
                <w:lang w:val="en-US" w:eastAsia="zh-CN" w:bidi="ar"/>
              </w:rPr>
              <w:t>2.</w:t>
            </w:r>
            <w:r>
              <w:rPr>
                <w:rFonts w:hint="eastAsia" w:ascii="宋体" w:hAnsi="宋体" w:eastAsia="宋体" w:cs="宋体"/>
                <w:b/>
                <w:bCs/>
                <w:color w:val="FF0000"/>
                <w:kern w:val="0"/>
                <w:sz w:val="21"/>
                <w:szCs w:val="21"/>
                <w:lang w:bidi="ar"/>
              </w:rPr>
              <w:t>提供符合以下要求的检测报告：</w:t>
            </w:r>
          </w:p>
          <w:p>
            <w:pPr>
              <w:widowControl/>
              <w:jc w:val="left"/>
              <w:textAlignment w:val="center"/>
              <w:rPr>
                <w:rFonts w:hint="eastAsia" w:ascii="宋体" w:hAnsi="宋体" w:eastAsia="宋体" w:cs="宋体"/>
                <w:b/>
                <w:bCs/>
                <w:color w:val="FF0000"/>
                <w:kern w:val="0"/>
                <w:sz w:val="21"/>
                <w:szCs w:val="21"/>
                <w:highlight w:val="none"/>
                <w:lang w:val="en-US" w:eastAsia="zh-CN" w:bidi="ar"/>
              </w:rPr>
            </w:pPr>
            <w:r>
              <w:rPr>
                <w:rFonts w:hint="eastAsia" w:ascii="宋体" w:hAnsi="宋体" w:eastAsia="宋体" w:cs="宋体"/>
                <w:b/>
                <w:bCs/>
                <w:color w:val="FF0000"/>
                <w:kern w:val="0"/>
                <w:sz w:val="21"/>
                <w:szCs w:val="21"/>
                <w:highlight w:val="none"/>
                <w:lang w:val="en-US" w:eastAsia="zh-CN" w:bidi="ar"/>
              </w:rPr>
              <w:t>大班椅的</w:t>
            </w:r>
            <w:r>
              <w:rPr>
                <w:rFonts w:hint="eastAsia" w:ascii="宋体" w:hAnsi="宋体" w:eastAsia="宋体" w:cs="宋体"/>
                <w:b/>
                <w:bCs/>
                <w:color w:val="FF0000"/>
                <w:kern w:val="0"/>
                <w:sz w:val="21"/>
                <w:szCs w:val="21"/>
                <w:lang w:bidi="ar"/>
              </w:rPr>
              <w:t>检验依据</w:t>
            </w:r>
            <w:r>
              <w:rPr>
                <w:rFonts w:hint="eastAsia" w:ascii="宋体" w:hAnsi="宋体" w:eastAsia="宋体" w:cs="宋体"/>
                <w:b/>
                <w:bCs/>
                <w:color w:val="FF0000"/>
                <w:kern w:val="0"/>
                <w:sz w:val="21"/>
                <w:szCs w:val="21"/>
                <w:lang w:val="en-US" w:eastAsia="zh-CN" w:bidi="ar"/>
              </w:rPr>
              <w:t>Q</w:t>
            </w:r>
            <w:r>
              <w:rPr>
                <w:rFonts w:hint="eastAsia" w:ascii="宋体" w:hAnsi="宋体" w:eastAsia="宋体" w:cs="宋体"/>
                <w:b/>
                <w:bCs/>
                <w:color w:val="FF0000"/>
                <w:kern w:val="0"/>
                <w:sz w:val="21"/>
                <w:szCs w:val="21"/>
                <w:lang w:bidi="ar"/>
              </w:rPr>
              <w:t>B/T</w:t>
            </w:r>
            <w:r>
              <w:rPr>
                <w:rFonts w:hint="eastAsia" w:ascii="宋体" w:hAnsi="宋体" w:eastAsia="宋体" w:cs="宋体"/>
                <w:b/>
                <w:bCs/>
                <w:color w:val="FF0000"/>
                <w:kern w:val="0"/>
                <w:sz w:val="21"/>
                <w:szCs w:val="21"/>
                <w:lang w:val="en-US" w:eastAsia="zh-CN" w:bidi="ar"/>
              </w:rPr>
              <w:t xml:space="preserve"> 2280</w:t>
            </w:r>
            <w:r>
              <w:rPr>
                <w:rFonts w:hint="eastAsia" w:ascii="宋体" w:hAnsi="宋体" w:eastAsia="宋体" w:cs="宋体"/>
                <w:b/>
                <w:bCs/>
                <w:color w:val="FF0000"/>
                <w:kern w:val="0"/>
                <w:sz w:val="21"/>
                <w:szCs w:val="21"/>
                <w:lang w:bidi="ar"/>
              </w:rPr>
              <w:t>-201</w:t>
            </w:r>
            <w:r>
              <w:rPr>
                <w:rFonts w:hint="eastAsia" w:ascii="宋体" w:hAnsi="宋体" w:eastAsia="宋体" w:cs="宋体"/>
                <w:b/>
                <w:bCs/>
                <w:color w:val="FF0000"/>
                <w:kern w:val="0"/>
                <w:sz w:val="21"/>
                <w:szCs w:val="21"/>
                <w:lang w:val="en-US" w:eastAsia="zh-CN" w:bidi="ar"/>
              </w:rPr>
              <w:t>6</w:t>
            </w:r>
            <w:r>
              <w:rPr>
                <w:rFonts w:hint="eastAsia" w:ascii="宋体" w:hAnsi="宋体" w:eastAsia="宋体" w:cs="宋体"/>
                <w:b/>
                <w:bCs/>
                <w:color w:val="FF0000"/>
                <w:kern w:val="0"/>
                <w:sz w:val="21"/>
                <w:szCs w:val="21"/>
                <w:highlight w:val="none"/>
                <w:lang w:val="en-US" w:eastAsia="zh-CN" w:bidi="ar"/>
              </w:rPr>
              <w:t>，要求大班椅的着地平稳性≤0.18mm；塑料件外观检测合格、软硬包件外观合格、金属件外观合格、涂层和镀层合格、其他外观要求合格；软质聚氨酯泡沫塑料座面密度≥64.4kg/m³、回弹性≥57%、75%压缩永久变形≤3.9%；金属件涂层耐盐雾24h合格；力学性能（包括稳定性、座面冲击、扶手垂直向下静载荷、扶手水平静载荷、底座静载荷、跌落）检测均合格；甲醛释放量≤0.014mg/m²h；TVOC≤0.018mg/m²h；安全性（基本安全、密封性能）合格。</w:t>
            </w:r>
          </w:p>
          <w:p>
            <w:pPr>
              <w:widowControl/>
              <w:jc w:val="left"/>
              <w:textAlignment w:val="center"/>
              <w:rPr>
                <w:rFonts w:hint="eastAsia" w:ascii="宋体" w:hAnsi="宋体" w:eastAsia="宋体" w:cs="宋体"/>
                <w:b/>
                <w:bCs/>
                <w:color w:val="FF0000"/>
                <w:kern w:val="0"/>
                <w:sz w:val="21"/>
                <w:szCs w:val="21"/>
                <w:lang w:val="en-US" w:eastAsia="zh-CN" w:bidi="ar"/>
              </w:rPr>
            </w:pPr>
            <w:r>
              <w:rPr>
                <w:rFonts w:hint="eastAsia" w:ascii="宋体" w:hAnsi="宋体" w:eastAsia="宋体" w:cs="宋体"/>
                <w:b/>
                <w:bCs/>
                <w:color w:val="FF0000"/>
                <w:kern w:val="0"/>
                <w:sz w:val="21"/>
                <w:szCs w:val="21"/>
                <w:highlight w:val="none"/>
                <w:lang w:val="en-US" w:eastAsia="zh-CN" w:bidi="ar"/>
              </w:rPr>
              <w:t>牛皮的</w:t>
            </w:r>
            <w:r>
              <w:rPr>
                <w:rFonts w:hint="eastAsia" w:ascii="宋体" w:hAnsi="宋体" w:eastAsia="宋体" w:cs="宋体"/>
                <w:b/>
                <w:bCs/>
                <w:color w:val="FF0000"/>
                <w:kern w:val="0"/>
                <w:sz w:val="21"/>
                <w:szCs w:val="21"/>
                <w:highlight w:val="none"/>
                <w:lang w:bidi="ar"/>
              </w:rPr>
              <w:t>检验依据</w:t>
            </w:r>
            <w:r>
              <w:rPr>
                <w:rFonts w:hint="eastAsia" w:ascii="宋体" w:hAnsi="宋体" w:eastAsia="宋体" w:cs="宋体"/>
                <w:b/>
                <w:bCs/>
                <w:color w:val="FF0000"/>
                <w:kern w:val="0"/>
                <w:sz w:val="21"/>
                <w:szCs w:val="21"/>
                <w:highlight w:val="none"/>
                <w:lang w:val="en-US" w:eastAsia="zh-CN" w:bidi="ar"/>
              </w:rPr>
              <w:t>GB/T 16799-2018、HJ 507-2009、QB/T 2709-2005，要求牛皮的撕裂力≥124.1N；涂层粘着牢度≥5.4N/10mm；耐磨性（CS-10，500g,500r）无明显损伤、剥落；游离甲醛未检出；PH≥6.82；挥发性有机物（VOC）、可萃取重金属铅（Pb）、镉（Cd）、禁用偶氮染料均未检出；感官要求的全张革应厚薄基本均匀，无油腻感（油蜡革除外）、正面革应不烈面、无管皱，主要部位不得松面；涂饰革涂饰均匀，不掉浆，不裂浆。绒面革绒毛均匀，颜色基本一致、革身应平整、柔软、丰满有弹性均符合要求；皮革的摩擦色牢度（干擦、湿擦、碱性汗液）均≥4级；耐光性合格；涂层粘着牢度（干态≥5.2，湿态≥4.1）；耐折牢度</w:t>
            </w:r>
            <w:r>
              <w:rPr>
                <w:rFonts w:hint="eastAsia" w:ascii="宋体" w:hAnsi="宋体" w:eastAsia="宋体" w:cs="宋体"/>
                <w:b/>
                <w:bCs/>
                <w:color w:val="FF0000"/>
                <w:kern w:val="0"/>
                <w:sz w:val="21"/>
                <w:szCs w:val="21"/>
                <w:lang w:val="en-US" w:eastAsia="zh-CN" w:bidi="ar"/>
              </w:rPr>
              <w:t>（50000次）无裂纹；耐磨性合格；撕裂力≥37.5N；气味≤2级；pH≥4.31；禁用偶氮染料未检出，游离甲醛未检出；挥发性有机物（VOC）≤12.7mg/kg；感官要求合格；厚度实测值≥1.2mm；可萃取重金属未检出以下项：六价铬、镉、汞、铅、砷、镍、钴、铜，可萃取重金属锑≤1.3mg/kg；五氯苯酚（PCP）未检出。</w:t>
            </w:r>
          </w:p>
          <w:p>
            <w:pPr>
              <w:widowControl/>
              <w:jc w:val="left"/>
              <w:textAlignment w:val="center"/>
              <w:rPr>
                <w:rFonts w:hint="eastAsia" w:ascii="宋体" w:hAnsi="宋体" w:eastAsia="宋体" w:cs="宋体"/>
                <w:b/>
                <w:bCs/>
                <w:color w:val="FF0000"/>
                <w:kern w:val="0"/>
                <w:sz w:val="21"/>
                <w:szCs w:val="21"/>
                <w:highlight w:val="none"/>
                <w:lang w:val="en-US" w:eastAsia="zh-CN" w:bidi="ar"/>
              </w:rPr>
            </w:pPr>
            <w:r>
              <w:rPr>
                <w:rFonts w:hint="eastAsia" w:ascii="宋体" w:hAnsi="宋体" w:eastAsia="宋体" w:cs="宋体"/>
                <w:b/>
                <w:bCs/>
                <w:color w:val="FF0000"/>
                <w:kern w:val="0"/>
                <w:sz w:val="21"/>
                <w:szCs w:val="21"/>
                <w:highlight w:val="none"/>
                <w:lang w:val="en-US" w:eastAsia="zh-CN" w:bidi="ar"/>
              </w:rPr>
              <w:t>脚轮的</w:t>
            </w:r>
            <w:r>
              <w:rPr>
                <w:rFonts w:hint="eastAsia" w:ascii="宋体" w:hAnsi="宋体" w:eastAsia="宋体" w:cs="宋体"/>
                <w:b/>
                <w:bCs/>
                <w:color w:val="FF0000"/>
                <w:kern w:val="0"/>
                <w:sz w:val="21"/>
                <w:szCs w:val="21"/>
                <w:lang w:bidi="ar"/>
              </w:rPr>
              <w:t>检验依据</w:t>
            </w:r>
            <w:r>
              <w:rPr>
                <w:rFonts w:hint="eastAsia" w:ascii="宋体" w:hAnsi="宋体" w:eastAsia="宋体" w:cs="宋体"/>
                <w:b/>
                <w:bCs/>
                <w:color w:val="FF0000"/>
                <w:kern w:val="0"/>
                <w:sz w:val="21"/>
                <w:szCs w:val="21"/>
                <w:highlight w:val="none"/>
                <w:lang w:val="en-US" w:eastAsia="zh-CN" w:bidi="ar"/>
              </w:rPr>
              <w:t>QB/T 4765-2014，脚轮的主要尺寸、外观、装配、抗冲击性、动载荷、滚动阻力、旋转阻力、静载荷等均合格。</w:t>
            </w:r>
          </w:p>
          <w:p>
            <w:pPr>
              <w:widowControl/>
              <w:jc w:val="left"/>
              <w:textAlignment w:val="center"/>
              <w:rPr>
                <w:rFonts w:hint="eastAsia" w:ascii="宋体" w:hAnsi="宋体" w:eastAsia="宋体" w:cs="宋体"/>
                <w:b/>
                <w:bCs/>
                <w:color w:val="FF0000"/>
                <w:kern w:val="0"/>
                <w:sz w:val="21"/>
                <w:szCs w:val="21"/>
                <w:highlight w:val="none"/>
                <w:lang w:val="en-US" w:eastAsia="zh-CN" w:bidi="ar"/>
              </w:rPr>
            </w:pPr>
            <w:r>
              <w:rPr>
                <w:rFonts w:hint="eastAsia" w:ascii="宋体" w:hAnsi="宋体" w:eastAsia="宋体" w:cs="宋体"/>
                <w:b/>
                <w:bCs/>
                <w:color w:val="FF0000"/>
                <w:kern w:val="0"/>
                <w:sz w:val="21"/>
                <w:szCs w:val="21"/>
                <w:highlight w:val="none"/>
                <w:lang w:val="en-US" w:eastAsia="zh-CN" w:bidi="ar"/>
              </w:rPr>
              <w:t>气压棒的</w:t>
            </w:r>
            <w:r>
              <w:rPr>
                <w:rFonts w:hint="eastAsia" w:ascii="宋体" w:hAnsi="宋体" w:eastAsia="宋体" w:cs="宋体"/>
                <w:b/>
                <w:bCs/>
                <w:color w:val="FF0000"/>
                <w:kern w:val="0"/>
                <w:sz w:val="21"/>
                <w:szCs w:val="21"/>
                <w:lang w:bidi="ar"/>
              </w:rPr>
              <w:t>检验依据</w:t>
            </w:r>
            <w:r>
              <w:rPr>
                <w:rFonts w:hint="eastAsia" w:ascii="宋体" w:hAnsi="宋体" w:eastAsia="宋体" w:cs="宋体"/>
                <w:b/>
                <w:bCs/>
                <w:color w:val="FF0000"/>
                <w:kern w:val="0"/>
                <w:sz w:val="21"/>
                <w:szCs w:val="21"/>
                <w:highlight w:val="none"/>
                <w:lang w:val="en-US" w:eastAsia="zh-CN" w:bidi="ar"/>
              </w:rPr>
              <w:t>GB/T 29525-2013，气压棒的密封性能合格，耐高低温性能公称力Fa衰减量≤2.9%且无损，循环寿命公称力Fa衰减量≤2.8%且无损。</w:t>
            </w:r>
          </w:p>
          <w:p>
            <w:pPr>
              <w:widowControl/>
              <w:jc w:val="left"/>
              <w:textAlignment w:val="center"/>
              <w:rPr>
                <w:rFonts w:hint="eastAsia" w:ascii="宋体" w:hAnsi="宋体" w:eastAsia="宋体" w:cs="宋体"/>
                <w:color w:val="000000"/>
                <w:kern w:val="0"/>
                <w:sz w:val="21"/>
                <w:szCs w:val="21"/>
                <w:lang w:val="en-US" w:bidi="ar"/>
              </w:rPr>
            </w:pPr>
            <w:r>
              <w:rPr>
                <w:rFonts w:hint="eastAsia" w:ascii="宋体" w:hAnsi="宋体" w:eastAsia="宋体" w:cs="宋体"/>
                <w:b/>
                <w:bCs/>
                <w:color w:val="FF0000"/>
                <w:kern w:val="0"/>
                <w:sz w:val="21"/>
                <w:szCs w:val="21"/>
                <w:highlight w:val="none"/>
                <w:lang w:eastAsia="zh-CN" w:bidi="ar"/>
              </w:rPr>
              <w:t>【</w:t>
            </w:r>
            <w:r>
              <w:rPr>
                <w:rFonts w:hint="eastAsia" w:ascii="宋体" w:hAnsi="宋体" w:eastAsia="宋体" w:cs="宋体"/>
                <w:b/>
                <w:bCs/>
                <w:color w:val="FF0000"/>
                <w:kern w:val="0"/>
                <w:sz w:val="21"/>
                <w:szCs w:val="21"/>
                <w:highlight w:val="none"/>
                <w:lang w:bidi="ar"/>
              </w:rPr>
              <w:t>投标人需提供由第三方检测机构出具的具有 CMA或CNAS标识的</w:t>
            </w:r>
            <w:r>
              <w:rPr>
                <w:rFonts w:hint="eastAsia" w:ascii="宋体" w:hAnsi="宋体" w:eastAsia="宋体" w:cs="宋体"/>
                <w:b/>
                <w:bCs/>
                <w:color w:val="FF0000"/>
                <w:kern w:val="0"/>
                <w:sz w:val="21"/>
                <w:szCs w:val="21"/>
                <w:highlight w:val="none"/>
                <w:lang w:val="en-US" w:eastAsia="zh-CN" w:bidi="ar"/>
              </w:rPr>
              <w:t>符合上述检测依据和检测参数要求的</w:t>
            </w:r>
            <w:r>
              <w:rPr>
                <w:rFonts w:hint="eastAsia" w:ascii="宋体" w:hAnsi="宋体" w:eastAsia="宋体" w:cs="宋体"/>
                <w:b/>
                <w:bCs/>
                <w:color w:val="FF0000"/>
                <w:kern w:val="0"/>
                <w:sz w:val="21"/>
                <w:szCs w:val="21"/>
                <w:highlight w:val="none"/>
                <w:lang w:bidi="ar"/>
              </w:rPr>
              <w:t>检测报告扫描件（原件备查）和该检测报告在全国认证认可信息公共服务平台（http://cx.cnca.cn）查询截图（查询截图中的报告编号及检测机构名称应与检测报告一致）</w:t>
            </w:r>
            <w:r>
              <w:rPr>
                <w:rFonts w:hint="eastAsia" w:ascii="宋体" w:hAnsi="宋体" w:eastAsia="宋体" w:cs="宋体"/>
                <w:b/>
                <w:bCs/>
                <w:color w:val="FF0000"/>
                <w:kern w:val="0"/>
                <w:sz w:val="21"/>
                <w:szCs w:val="21"/>
                <w:highlight w:val="none"/>
                <w:lang w:eastAsia="zh-CN" w:bidi="ar"/>
              </w:rPr>
              <w:t>，检测报告需附有检测样品的图片。</w:t>
            </w:r>
            <w:r>
              <w:rPr>
                <w:rFonts w:hint="eastAsia" w:ascii="宋体" w:hAnsi="宋体" w:eastAsia="宋体" w:cs="宋体"/>
                <w:b/>
                <w:bCs/>
                <w:color w:val="FF0000"/>
                <w:kern w:val="0"/>
                <w:sz w:val="21"/>
                <w:szCs w:val="21"/>
                <w:highlight w:val="none"/>
                <w:lang w:bidi="ar"/>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353" w:author="王秀子" w:date="2023-07-06T10:28:58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trHeight w:val="470" w:hRule="atLeast"/>
          <w:trPrChange w:id="353" w:author="王秀子" w:date="2023-07-06T10:28:58Z">
            <w:trPr>
              <w:trHeight w:val="470" w:hRule="atLeast"/>
            </w:trPr>
          </w:trPrChange>
        </w:trPr>
        <w:tc>
          <w:tcPr>
            <w:tcW w:w="531" w:type="pct"/>
            <w:vAlign w:val="center"/>
            <w:tcPrChange w:id="354" w:author="王秀子" w:date="2023-07-06T10:28:58Z">
              <w:tcPr>
                <w:tcW w:w="531" w:type="pct"/>
                <w:vAlign w:val="center"/>
              </w:tcPr>
            </w:tcPrChange>
          </w:tcPr>
          <w:p>
            <w:pPr>
              <w:widowControl/>
              <w:jc w:val="center"/>
              <w:textAlignment w:val="center"/>
              <w:rPr>
                <w:rFonts w:hint="eastAsia" w:ascii="宋体" w:hAnsi="宋体" w:eastAsia="宋体" w:cs="宋体"/>
                <w:sz w:val="21"/>
                <w:szCs w:val="21"/>
              </w:rPr>
            </w:pPr>
            <w:r>
              <w:rPr>
                <w:rFonts w:hint="eastAsia" w:ascii="宋体" w:hAnsi="宋体" w:eastAsia="宋体" w:cs="宋体"/>
                <w:color w:val="000000"/>
                <w:kern w:val="0"/>
                <w:sz w:val="21"/>
                <w:szCs w:val="21"/>
                <w:lang w:bidi="ar"/>
              </w:rPr>
              <w:t>19</w:t>
            </w:r>
          </w:p>
        </w:tc>
        <w:tc>
          <w:tcPr>
            <w:tcW w:w="1170" w:type="pct"/>
            <w:vAlign w:val="center"/>
            <w:tcPrChange w:id="355" w:author="王秀子" w:date="2023-07-06T10:28:58Z">
              <w:tcPr>
                <w:tcW w:w="1170" w:type="pct"/>
                <w:vAlign w:val="center"/>
              </w:tcPr>
            </w:tcPrChange>
          </w:tcPr>
          <w:p>
            <w:pPr>
              <w:widowControl/>
              <w:jc w:val="center"/>
              <w:textAlignment w:val="center"/>
              <w:rPr>
                <w:rFonts w:hint="eastAsia" w:ascii="宋体" w:hAnsi="宋体" w:eastAsia="宋体" w:cs="宋体"/>
                <w:sz w:val="21"/>
                <w:szCs w:val="21"/>
              </w:rPr>
            </w:pPr>
            <w:r>
              <w:rPr>
                <w:rFonts w:hint="eastAsia" w:ascii="宋体" w:hAnsi="宋体" w:eastAsia="宋体" w:cs="宋体"/>
                <w:sz w:val="21"/>
                <w:szCs w:val="21"/>
              </w:rPr>
              <w:t>班前椅</w:t>
            </w:r>
          </w:p>
          <w:p>
            <w:pPr>
              <w:widowControl w:val="0"/>
              <w:spacing w:line="360" w:lineRule="auto"/>
              <w:jc w:val="center"/>
              <w:rPr>
                <w:rFonts w:hint="eastAsia" w:ascii="宋体" w:hAnsi="宋体" w:eastAsia="宋体" w:cs="宋体"/>
                <w:b/>
                <w:bCs/>
                <w:kern w:val="2"/>
                <w:sz w:val="21"/>
                <w:szCs w:val="21"/>
                <w:lang w:val="en-US" w:eastAsia="zh-CN" w:bidi="ar-SA"/>
              </w:rPr>
            </w:pPr>
            <w:r>
              <w:rPr>
                <w:rFonts w:hint="eastAsia" w:ascii="宋体" w:hAnsi="宋体" w:eastAsia="宋体" w:cs="宋体"/>
                <w:b/>
                <w:bCs/>
                <w:kern w:val="2"/>
                <w:sz w:val="21"/>
                <w:szCs w:val="21"/>
                <w:lang w:val="en-US" w:eastAsia="zh-CN" w:bidi="ar-SA"/>
              </w:rPr>
              <w:drawing>
                <wp:inline distT="0" distB="0" distL="114300" distR="114300">
                  <wp:extent cx="602615" cy="785495"/>
                  <wp:effectExtent l="0" t="0" r="6985" b="6985"/>
                  <wp:docPr id="214202"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02" name="图片 13"/>
                          <pic:cNvPicPr>
                            <a:picLocks noChangeAspect="1"/>
                          </pic:cNvPicPr>
                        </pic:nvPicPr>
                        <pic:blipFill>
                          <a:blip r:embed="rId27"/>
                          <a:stretch>
                            <a:fillRect/>
                          </a:stretch>
                        </pic:blipFill>
                        <pic:spPr>
                          <a:xfrm>
                            <a:off x="0" y="0"/>
                            <a:ext cx="602615" cy="785495"/>
                          </a:xfrm>
                          <a:prstGeom prst="rect">
                            <a:avLst/>
                          </a:prstGeom>
                          <a:noFill/>
                          <a:ln w="9525">
                            <a:noFill/>
                          </a:ln>
                        </pic:spPr>
                      </pic:pic>
                    </a:graphicData>
                  </a:graphic>
                </wp:inline>
              </w:drawing>
            </w:r>
          </w:p>
        </w:tc>
        <w:tc>
          <w:tcPr>
            <w:tcW w:w="3298" w:type="pct"/>
            <w:vAlign w:val="center"/>
            <w:tcPrChange w:id="356" w:author="王秀子" w:date="2023-07-06T10:28:58Z">
              <w:tcPr>
                <w:tcW w:w="3297" w:type="pct"/>
                <w:vAlign w:val="center"/>
              </w:tcPr>
            </w:tcPrChange>
          </w:tcPr>
          <w:p>
            <w:pPr>
              <w:widowControl/>
              <w:jc w:val="left"/>
              <w:textAlignment w:val="center"/>
              <w:rPr>
                <w:rFonts w:hint="eastAsia" w:ascii="宋体" w:hAnsi="宋体" w:eastAsia="宋体" w:cs="宋体"/>
                <w:sz w:val="21"/>
                <w:szCs w:val="21"/>
              </w:rPr>
            </w:pPr>
            <w:r>
              <w:rPr>
                <w:rFonts w:hint="eastAsia" w:ascii="宋体" w:hAnsi="宋体" w:eastAsia="宋体" w:cs="宋体"/>
                <w:color w:val="000000"/>
                <w:kern w:val="0"/>
                <w:sz w:val="21"/>
                <w:szCs w:val="21"/>
                <w:lang w:val="en-US" w:eastAsia="zh-CN" w:bidi="ar"/>
              </w:rPr>
              <w:t>1.</w:t>
            </w:r>
            <w:r>
              <w:rPr>
                <w:rFonts w:hint="eastAsia" w:ascii="宋体" w:hAnsi="宋体" w:eastAsia="宋体" w:cs="宋体"/>
                <w:color w:val="000000"/>
                <w:kern w:val="0"/>
                <w:sz w:val="21"/>
                <w:szCs w:val="21"/>
                <w:lang w:bidi="ar"/>
              </w:rPr>
              <w:t>采用头层牛皮，高密度阻燃海棉材质。椅座采用不低于1.5mm厚薄木皮过胶,纵横交错高温热压成型(</w:t>
            </w:r>
            <w:commentRangeStart w:id="41"/>
            <w:r>
              <w:rPr>
                <w:rFonts w:hint="eastAsia" w:ascii="宋体" w:hAnsi="宋体" w:eastAsia="宋体" w:cs="宋体"/>
                <w:color w:val="000000"/>
                <w:kern w:val="0"/>
                <w:sz w:val="21"/>
                <w:szCs w:val="21"/>
                <w:lang w:bidi="ar"/>
              </w:rPr>
              <w:t>10-15分钟</w:t>
            </w:r>
            <w:commentRangeEnd w:id="41"/>
            <w:r>
              <w:commentReference w:id="41"/>
            </w:r>
            <w:r>
              <w:rPr>
                <w:rFonts w:hint="eastAsia" w:ascii="宋体" w:hAnsi="宋体" w:eastAsia="宋体" w:cs="宋体"/>
                <w:color w:val="000000"/>
                <w:kern w:val="0"/>
                <w:sz w:val="21"/>
                <w:szCs w:val="21"/>
                <w:lang w:bidi="ar"/>
              </w:rPr>
              <w:t>)承受压力达336KG以上，符合甲醛E1级≤1.5mg/L,标准，椅背内框采用不低于2.0mm铁架组合；五星脚和脚轮采用铝合金抛光五星脚；椅轮采PA+GF射出成型，直径50mm活动轮，底盘可同步倾仰铝合金底盘；铝合金压铸定型扶手，PU扶手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357" w:author="王秀子" w:date="2023-07-06T10:28:58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trHeight w:val="470" w:hRule="atLeast"/>
          <w:trPrChange w:id="357" w:author="王秀子" w:date="2023-07-06T10:28:58Z">
            <w:trPr>
              <w:trHeight w:val="470" w:hRule="atLeast"/>
            </w:trPr>
          </w:trPrChange>
        </w:trPr>
        <w:tc>
          <w:tcPr>
            <w:tcW w:w="531" w:type="pct"/>
            <w:vAlign w:val="center"/>
            <w:tcPrChange w:id="358" w:author="王秀子" w:date="2023-07-06T10:28:58Z">
              <w:tcPr>
                <w:tcW w:w="531" w:type="pct"/>
                <w:vAlign w:val="center"/>
              </w:tcPr>
            </w:tcPrChange>
          </w:tcPr>
          <w:p>
            <w:pPr>
              <w:widowControl/>
              <w:jc w:val="center"/>
              <w:textAlignment w:val="center"/>
              <w:rPr>
                <w:rFonts w:hint="eastAsia" w:ascii="宋体" w:hAnsi="宋体" w:eastAsia="宋体" w:cs="宋体"/>
                <w:sz w:val="21"/>
                <w:szCs w:val="21"/>
              </w:rPr>
            </w:pPr>
            <w:r>
              <w:rPr>
                <w:rFonts w:hint="eastAsia" w:ascii="宋体" w:hAnsi="宋体" w:eastAsia="宋体" w:cs="宋体"/>
                <w:color w:val="000000"/>
                <w:kern w:val="0"/>
                <w:sz w:val="21"/>
                <w:szCs w:val="21"/>
                <w:lang w:bidi="ar"/>
              </w:rPr>
              <w:t>20</w:t>
            </w:r>
          </w:p>
        </w:tc>
        <w:tc>
          <w:tcPr>
            <w:tcW w:w="1170" w:type="pct"/>
            <w:vAlign w:val="center"/>
            <w:tcPrChange w:id="359" w:author="王秀子" w:date="2023-07-06T10:28:58Z">
              <w:tcPr>
                <w:tcW w:w="1170" w:type="pct"/>
                <w:vAlign w:val="center"/>
              </w:tcPr>
            </w:tcPrChange>
          </w:tcPr>
          <w:p>
            <w:pPr>
              <w:widowControl/>
              <w:jc w:val="center"/>
              <w:textAlignment w:val="center"/>
              <w:rPr>
                <w:rFonts w:hint="eastAsia" w:ascii="宋体" w:hAnsi="宋体" w:eastAsia="宋体" w:cs="宋体"/>
                <w:sz w:val="21"/>
                <w:szCs w:val="21"/>
              </w:rPr>
            </w:pPr>
            <w:r>
              <w:rPr>
                <w:rFonts w:hint="eastAsia" w:ascii="宋体" w:hAnsi="宋体" w:eastAsia="宋体" w:cs="宋体"/>
                <w:sz w:val="21"/>
                <w:szCs w:val="21"/>
              </w:rPr>
              <w:t>沙发1</w:t>
            </w:r>
          </w:p>
          <w:p>
            <w:pPr>
              <w:widowControl w:val="0"/>
              <w:spacing w:line="360" w:lineRule="auto"/>
              <w:jc w:val="center"/>
              <w:rPr>
                <w:rFonts w:hint="eastAsia" w:ascii="宋体" w:hAnsi="宋体" w:eastAsia="宋体" w:cs="宋体"/>
                <w:b/>
                <w:bCs/>
                <w:kern w:val="2"/>
                <w:sz w:val="21"/>
                <w:szCs w:val="21"/>
                <w:lang w:val="en-US" w:eastAsia="zh-CN" w:bidi="ar-SA"/>
              </w:rPr>
            </w:pPr>
            <w:r>
              <w:rPr>
                <w:rFonts w:hint="eastAsia" w:ascii="宋体" w:hAnsi="宋体" w:eastAsia="宋体" w:cs="宋体"/>
                <w:b/>
                <w:bCs/>
                <w:kern w:val="2"/>
                <w:sz w:val="21"/>
                <w:szCs w:val="21"/>
                <w:lang w:val="en-US" w:eastAsia="zh-CN" w:bidi="ar-SA"/>
              </w:rPr>
              <w:drawing>
                <wp:inline distT="0" distB="0" distL="114300" distR="114300">
                  <wp:extent cx="952500" cy="586740"/>
                  <wp:effectExtent l="0" t="0" r="7620" b="7620"/>
                  <wp:docPr id="214212"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12" name="图片 18"/>
                          <pic:cNvPicPr>
                            <a:picLocks noChangeAspect="1"/>
                          </pic:cNvPicPr>
                        </pic:nvPicPr>
                        <pic:blipFill>
                          <a:blip r:embed="rId28"/>
                          <a:stretch>
                            <a:fillRect/>
                          </a:stretch>
                        </pic:blipFill>
                        <pic:spPr>
                          <a:xfrm>
                            <a:off x="0" y="0"/>
                            <a:ext cx="952500" cy="586740"/>
                          </a:xfrm>
                          <a:prstGeom prst="rect">
                            <a:avLst/>
                          </a:prstGeom>
                          <a:noFill/>
                          <a:ln w="9525">
                            <a:noFill/>
                          </a:ln>
                        </pic:spPr>
                      </pic:pic>
                    </a:graphicData>
                  </a:graphic>
                </wp:inline>
              </w:drawing>
            </w:r>
          </w:p>
        </w:tc>
        <w:tc>
          <w:tcPr>
            <w:tcW w:w="3298" w:type="pct"/>
            <w:vAlign w:val="center"/>
            <w:tcPrChange w:id="360" w:author="王秀子" w:date="2023-07-06T10:28:58Z">
              <w:tcPr>
                <w:tcW w:w="3297" w:type="pct"/>
                <w:vAlign w:val="center"/>
              </w:tcPr>
            </w:tcPrChange>
          </w:tcPr>
          <w:p>
            <w:pPr>
              <w:widowControl/>
              <w:jc w:val="left"/>
              <w:textAlignment w:val="center"/>
              <w:rPr>
                <w:rFonts w:hint="eastAsia" w:ascii="宋体" w:hAnsi="宋体" w:eastAsia="宋体" w:cs="宋体"/>
                <w:sz w:val="21"/>
                <w:szCs w:val="21"/>
              </w:rPr>
            </w:pPr>
            <w:r>
              <w:rPr>
                <w:rFonts w:hint="eastAsia" w:ascii="宋体" w:hAnsi="宋体" w:eastAsia="宋体" w:cs="宋体"/>
                <w:color w:val="000000"/>
                <w:kern w:val="0"/>
                <w:sz w:val="21"/>
                <w:szCs w:val="21"/>
                <w:lang w:val="en-US" w:eastAsia="zh-CN" w:bidi="ar"/>
              </w:rPr>
              <w:t>1.</w:t>
            </w:r>
            <w:r>
              <w:rPr>
                <w:rFonts w:hint="eastAsia" w:ascii="宋体" w:hAnsi="宋体" w:eastAsia="宋体" w:cs="宋体"/>
                <w:color w:val="000000"/>
                <w:kern w:val="0"/>
                <w:sz w:val="21"/>
                <w:szCs w:val="21"/>
                <w:lang w:bidi="ar"/>
              </w:rPr>
              <w:t>采用天然真皮覆面，高密度阻燃海绵；烘干实木架结合多层夹板；钢制脚架。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361" w:author="王秀子" w:date="2023-07-06T10:28:58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trHeight w:val="470" w:hRule="atLeast"/>
          <w:trPrChange w:id="361" w:author="王秀子" w:date="2023-07-06T10:28:58Z">
            <w:trPr>
              <w:trHeight w:val="470" w:hRule="atLeast"/>
            </w:trPr>
          </w:trPrChange>
        </w:trPr>
        <w:tc>
          <w:tcPr>
            <w:tcW w:w="531" w:type="pct"/>
            <w:vMerge w:val="restart"/>
            <w:vAlign w:val="center"/>
            <w:tcPrChange w:id="362" w:author="王秀子" w:date="2023-07-06T10:28:58Z">
              <w:tcPr>
                <w:tcW w:w="531" w:type="pct"/>
                <w:vMerge w:val="restart"/>
                <w:vAlign w:val="center"/>
              </w:tcPr>
            </w:tcPrChange>
          </w:tcPr>
          <w:p>
            <w:pPr>
              <w:widowControl/>
              <w:jc w:val="center"/>
              <w:textAlignment w:val="center"/>
              <w:rPr>
                <w:rFonts w:hint="eastAsia" w:ascii="宋体" w:hAnsi="宋体" w:eastAsia="宋体" w:cs="宋体"/>
                <w:sz w:val="21"/>
                <w:szCs w:val="21"/>
              </w:rPr>
            </w:pPr>
            <w:r>
              <w:rPr>
                <w:rFonts w:hint="eastAsia" w:ascii="宋体" w:hAnsi="宋体" w:eastAsia="宋体" w:cs="宋体"/>
                <w:color w:val="000000"/>
                <w:kern w:val="0"/>
                <w:sz w:val="21"/>
                <w:szCs w:val="21"/>
                <w:lang w:bidi="ar"/>
              </w:rPr>
              <w:t>21</w:t>
            </w:r>
          </w:p>
        </w:tc>
        <w:tc>
          <w:tcPr>
            <w:tcW w:w="1170" w:type="pct"/>
            <w:vMerge w:val="restart"/>
            <w:vAlign w:val="center"/>
            <w:tcPrChange w:id="363" w:author="王秀子" w:date="2023-07-06T10:28:58Z">
              <w:tcPr>
                <w:tcW w:w="1170" w:type="pct"/>
                <w:vMerge w:val="restart"/>
                <w:vAlign w:val="center"/>
              </w:tcPr>
            </w:tcPrChange>
          </w:tcPr>
          <w:p>
            <w:pPr>
              <w:widowControl/>
              <w:jc w:val="center"/>
              <w:textAlignment w:val="center"/>
              <w:rPr>
                <w:rFonts w:hint="eastAsia" w:ascii="宋体" w:hAnsi="宋体" w:eastAsia="宋体" w:cs="宋体"/>
                <w:sz w:val="21"/>
                <w:szCs w:val="21"/>
              </w:rPr>
            </w:pPr>
            <w:r>
              <w:rPr>
                <w:rFonts w:hint="eastAsia" w:ascii="宋体" w:hAnsi="宋体" w:eastAsia="宋体" w:cs="宋体"/>
                <w:sz w:val="21"/>
                <w:szCs w:val="21"/>
              </w:rPr>
              <w:t>单人位沙发2</w:t>
            </w:r>
          </w:p>
          <w:p>
            <w:pPr>
              <w:widowControl w:val="0"/>
              <w:spacing w:line="360" w:lineRule="auto"/>
              <w:jc w:val="center"/>
              <w:rPr>
                <w:rFonts w:hint="eastAsia" w:ascii="宋体" w:hAnsi="宋体" w:eastAsia="宋体" w:cs="宋体"/>
                <w:b/>
                <w:bCs/>
                <w:kern w:val="2"/>
                <w:sz w:val="21"/>
                <w:szCs w:val="21"/>
                <w:lang w:val="en-US" w:eastAsia="zh-CN" w:bidi="ar-SA"/>
              </w:rPr>
            </w:pPr>
            <w:r>
              <w:rPr>
                <w:rFonts w:hint="eastAsia" w:ascii="宋体" w:hAnsi="宋体" w:eastAsia="宋体" w:cs="宋体"/>
                <w:b/>
                <w:bCs/>
                <w:kern w:val="2"/>
                <w:sz w:val="21"/>
                <w:szCs w:val="21"/>
                <w:lang w:val="en-US" w:eastAsia="zh-CN" w:bidi="ar-SA"/>
              </w:rPr>
              <w:drawing>
                <wp:inline distT="0" distB="0" distL="114300" distR="114300">
                  <wp:extent cx="838200" cy="655955"/>
                  <wp:effectExtent l="0" t="0" r="0" b="14605"/>
                  <wp:docPr id="214213"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13" name="图片 19"/>
                          <pic:cNvPicPr>
                            <a:picLocks noChangeAspect="1"/>
                          </pic:cNvPicPr>
                        </pic:nvPicPr>
                        <pic:blipFill>
                          <a:blip r:embed="rId29"/>
                          <a:stretch>
                            <a:fillRect/>
                          </a:stretch>
                        </pic:blipFill>
                        <pic:spPr>
                          <a:xfrm>
                            <a:off x="0" y="0"/>
                            <a:ext cx="838200" cy="655955"/>
                          </a:xfrm>
                          <a:prstGeom prst="rect">
                            <a:avLst/>
                          </a:prstGeom>
                          <a:noFill/>
                          <a:ln w="9525">
                            <a:noFill/>
                          </a:ln>
                        </pic:spPr>
                      </pic:pic>
                    </a:graphicData>
                  </a:graphic>
                </wp:inline>
              </w:drawing>
            </w:r>
          </w:p>
        </w:tc>
        <w:tc>
          <w:tcPr>
            <w:tcW w:w="3298" w:type="pct"/>
            <w:vAlign w:val="center"/>
            <w:tcPrChange w:id="364" w:author="王秀子" w:date="2023-07-06T10:28:58Z">
              <w:tcPr>
                <w:tcW w:w="3297" w:type="pct"/>
                <w:vAlign w:val="center"/>
              </w:tcPr>
            </w:tcPrChange>
          </w:tcPr>
          <w:p>
            <w:pPr>
              <w:widowControl/>
              <w:jc w:val="left"/>
              <w:textAlignment w:val="center"/>
              <w:rPr>
                <w:rFonts w:hint="eastAsia" w:ascii="宋体" w:hAnsi="宋体" w:eastAsia="宋体" w:cs="宋体"/>
                <w:sz w:val="21"/>
                <w:szCs w:val="21"/>
              </w:rPr>
            </w:pPr>
            <w:r>
              <w:rPr>
                <w:rFonts w:hint="eastAsia" w:ascii="宋体" w:hAnsi="宋体" w:eastAsia="宋体" w:cs="宋体"/>
                <w:color w:val="000000"/>
                <w:kern w:val="0"/>
                <w:sz w:val="21"/>
                <w:szCs w:val="21"/>
                <w:lang w:val="en-US" w:eastAsia="zh-CN" w:bidi="ar"/>
              </w:rPr>
              <w:t>1.</w:t>
            </w:r>
            <w:r>
              <w:rPr>
                <w:rFonts w:hint="eastAsia" w:ascii="宋体" w:hAnsi="宋体" w:eastAsia="宋体" w:cs="宋体"/>
                <w:color w:val="000000"/>
                <w:kern w:val="0"/>
                <w:sz w:val="21"/>
                <w:szCs w:val="21"/>
                <w:lang w:bidi="ar"/>
              </w:rPr>
              <w:t>采用天然真皮覆面，高密度阻燃海绵；烘干实木架结合多层夹板；钢制脚架。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365" w:author="王秀子" w:date="2023-07-06T10:28:58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trHeight w:val="470" w:hRule="atLeast"/>
          <w:trPrChange w:id="365" w:author="王秀子" w:date="2023-07-06T10:28:58Z">
            <w:trPr>
              <w:trHeight w:val="470" w:hRule="atLeast"/>
            </w:trPr>
          </w:trPrChange>
        </w:trPr>
        <w:tc>
          <w:tcPr>
            <w:tcW w:w="531" w:type="pct"/>
            <w:vMerge w:val="continue"/>
            <w:vAlign w:val="center"/>
            <w:tcPrChange w:id="366" w:author="王秀子" w:date="2023-07-06T10:28:58Z">
              <w:tcPr>
                <w:tcW w:w="531" w:type="pct"/>
                <w:vMerge w:val="continue"/>
                <w:vAlign w:val="center"/>
              </w:tcPr>
            </w:tcPrChange>
          </w:tcPr>
          <w:p>
            <w:pPr>
              <w:widowControl/>
              <w:jc w:val="center"/>
              <w:textAlignment w:val="center"/>
              <w:rPr>
                <w:rFonts w:hint="eastAsia" w:ascii="宋体" w:hAnsi="宋体" w:eastAsia="宋体" w:cs="宋体"/>
                <w:color w:val="000000"/>
                <w:kern w:val="0"/>
                <w:sz w:val="21"/>
                <w:szCs w:val="21"/>
                <w:lang w:bidi="ar"/>
              </w:rPr>
            </w:pPr>
          </w:p>
        </w:tc>
        <w:tc>
          <w:tcPr>
            <w:tcW w:w="1170" w:type="pct"/>
            <w:vMerge w:val="continue"/>
            <w:vAlign w:val="center"/>
            <w:tcPrChange w:id="367" w:author="王秀子" w:date="2023-07-06T10:28:58Z">
              <w:tcPr>
                <w:tcW w:w="1170" w:type="pct"/>
                <w:vMerge w:val="continue"/>
                <w:vAlign w:val="center"/>
              </w:tcPr>
            </w:tcPrChange>
          </w:tcPr>
          <w:p>
            <w:pPr>
              <w:widowControl w:val="0"/>
              <w:spacing w:line="360" w:lineRule="auto"/>
              <w:jc w:val="center"/>
              <w:rPr>
                <w:rFonts w:hint="eastAsia" w:ascii="宋体" w:hAnsi="宋体" w:eastAsia="宋体" w:cs="宋体"/>
                <w:b/>
                <w:bCs/>
                <w:kern w:val="2"/>
                <w:sz w:val="21"/>
                <w:szCs w:val="21"/>
                <w:lang w:val="en-US" w:eastAsia="zh-CN" w:bidi="ar-SA"/>
              </w:rPr>
            </w:pPr>
          </w:p>
        </w:tc>
        <w:tc>
          <w:tcPr>
            <w:tcW w:w="3298" w:type="pct"/>
            <w:vAlign w:val="center"/>
            <w:tcPrChange w:id="368" w:author="王秀子" w:date="2023-07-06T10:28:58Z">
              <w:tcPr>
                <w:tcW w:w="3297" w:type="pct"/>
                <w:vAlign w:val="center"/>
              </w:tcPr>
            </w:tcPrChange>
          </w:tcPr>
          <w:p>
            <w:pPr>
              <w:widowControl/>
              <w:jc w:val="left"/>
              <w:textAlignment w:val="center"/>
              <w:rPr>
                <w:rFonts w:hint="eastAsia" w:ascii="宋体" w:hAnsi="宋体" w:eastAsia="宋体" w:cs="宋体"/>
                <w:b/>
                <w:bCs/>
                <w:color w:val="FF0000"/>
                <w:kern w:val="0"/>
                <w:sz w:val="21"/>
                <w:szCs w:val="21"/>
                <w:lang w:bidi="ar"/>
              </w:rPr>
            </w:pPr>
            <w:r>
              <w:rPr>
                <w:rFonts w:hint="eastAsia" w:ascii="宋体" w:hAnsi="宋体" w:eastAsia="宋体" w:cs="宋体"/>
                <w:b/>
                <w:bCs/>
                <w:color w:val="FF0000"/>
                <w:kern w:val="0"/>
                <w:sz w:val="21"/>
                <w:szCs w:val="21"/>
                <w:lang w:bidi="ar"/>
              </w:rPr>
              <w:t>▲</w:t>
            </w:r>
            <w:r>
              <w:rPr>
                <w:rFonts w:hint="eastAsia" w:ascii="宋体" w:hAnsi="宋体" w:eastAsia="宋体" w:cs="宋体"/>
                <w:b/>
                <w:bCs/>
                <w:color w:val="FF0000"/>
                <w:kern w:val="0"/>
                <w:sz w:val="21"/>
                <w:szCs w:val="21"/>
                <w:lang w:val="en-US" w:eastAsia="zh-CN" w:bidi="ar"/>
              </w:rPr>
              <w:t>2.</w:t>
            </w:r>
            <w:r>
              <w:rPr>
                <w:rFonts w:hint="eastAsia" w:ascii="宋体" w:hAnsi="宋体" w:eastAsia="宋体" w:cs="宋体"/>
                <w:b/>
                <w:bCs/>
                <w:color w:val="FF0000"/>
                <w:kern w:val="0"/>
                <w:sz w:val="21"/>
                <w:szCs w:val="21"/>
                <w:lang w:bidi="ar"/>
              </w:rPr>
              <w:t>提供符合以下要求的检测报告：</w:t>
            </w:r>
          </w:p>
          <w:p>
            <w:pPr>
              <w:widowControl/>
              <w:jc w:val="left"/>
              <w:textAlignment w:val="center"/>
              <w:rPr>
                <w:rFonts w:hint="eastAsia" w:ascii="宋体" w:hAnsi="宋体" w:eastAsia="宋体" w:cs="宋体"/>
                <w:b/>
                <w:bCs/>
                <w:color w:val="FF0000"/>
                <w:kern w:val="0"/>
                <w:sz w:val="21"/>
                <w:szCs w:val="21"/>
                <w:highlight w:val="none"/>
                <w:lang w:val="en-US" w:eastAsia="zh-CN" w:bidi="ar"/>
              </w:rPr>
            </w:pPr>
            <w:r>
              <w:rPr>
                <w:rFonts w:hint="eastAsia" w:ascii="宋体" w:hAnsi="宋体" w:eastAsia="宋体" w:cs="宋体"/>
                <w:b/>
                <w:bCs/>
                <w:color w:val="FF0000"/>
                <w:kern w:val="0"/>
                <w:sz w:val="21"/>
                <w:szCs w:val="21"/>
                <w:highlight w:val="none"/>
                <w:lang w:val="en-US" w:eastAsia="zh-CN" w:bidi="ar"/>
              </w:rPr>
              <w:t>阻燃海绵的</w:t>
            </w:r>
            <w:r>
              <w:rPr>
                <w:rFonts w:hint="eastAsia" w:ascii="宋体" w:hAnsi="宋体" w:eastAsia="宋体" w:cs="宋体"/>
                <w:b/>
                <w:bCs/>
                <w:color w:val="FF0000"/>
                <w:kern w:val="0"/>
                <w:sz w:val="21"/>
                <w:szCs w:val="21"/>
                <w:lang w:bidi="ar"/>
              </w:rPr>
              <w:t>检验依据GB/T 1</w:t>
            </w:r>
            <w:r>
              <w:rPr>
                <w:rFonts w:hint="eastAsia" w:ascii="宋体" w:hAnsi="宋体" w:eastAsia="宋体" w:cs="宋体"/>
                <w:b/>
                <w:bCs/>
                <w:color w:val="FF0000"/>
                <w:kern w:val="0"/>
                <w:sz w:val="21"/>
                <w:szCs w:val="21"/>
                <w:highlight w:val="none"/>
                <w:lang w:bidi="ar"/>
              </w:rPr>
              <w:t>0802-2006</w:t>
            </w:r>
            <w:r>
              <w:rPr>
                <w:rFonts w:hint="eastAsia" w:ascii="宋体" w:hAnsi="宋体" w:eastAsia="宋体" w:cs="宋体"/>
                <w:b/>
                <w:bCs/>
                <w:color w:val="FF0000"/>
                <w:kern w:val="0"/>
                <w:sz w:val="21"/>
                <w:szCs w:val="21"/>
                <w:highlight w:val="none"/>
                <w:lang w:eastAsia="zh-CN" w:bidi="ar"/>
              </w:rPr>
              <w:t>、QB/T 1952.1-2012、GB 17927.1-2011，</w:t>
            </w:r>
            <w:r>
              <w:rPr>
                <w:rFonts w:hint="eastAsia" w:ascii="宋体" w:hAnsi="宋体" w:eastAsia="宋体" w:cs="宋体"/>
                <w:b/>
                <w:bCs/>
                <w:color w:val="FF0000"/>
                <w:kern w:val="0"/>
                <w:sz w:val="21"/>
                <w:szCs w:val="21"/>
                <w:highlight w:val="none"/>
                <w:lang w:val="en-US" w:eastAsia="zh-CN" w:bidi="ar"/>
              </w:rPr>
              <w:t>要求阻燃海绵的感官要求（包括色泽、气孔、污染、气味）均合格；压陷性能25%压陷硬度合格、65%/25%压陷比≥2.7；75%压缩永久变形≤2.4%；回弹率≥52%；拉伸强度（kPa）≥90.1；伸长率（%）≥250.2；撕裂强度（N/cm）≥3.8；干热老化后拉伸强度（kPa）≥131.7；湿热老化后拉伸强度（kPa）≥91.8；湿热老化后拉伸强度变化率在±1.9%区间内；泡沫塑料表观密度座面≥45.2㎏/m³；通过香烟抗引燃特性试验。</w:t>
            </w:r>
          </w:p>
          <w:p>
            <w:pPr>
              <w:widowControl/>
              <w:jc w:val="left"/>
              <w:textAlignment w:val="center"/>
              <w:rPr>
                <w:rFonts w:hint="eastAsia" w:ascii="宋体" w:hAnsi="宋体" w:eastAsia="宋体" w:cs="宋体"/>
                <w:b/>
                <w:bCs/>
                <w:color w:val="FF0000"/>
                <w:kern w:val="0"/>
                <w:sz w:val="21"/>
                <w:szCs w:val="21"/>
                <w:lang w:val="en-US" w:eastAsia="zh-CN" w:bidi="ar"/>
              </w:rPr>
            </w:pPr>
            <w:r>
              <w:rPr>
                <w:rFonts w:hint="eastAsia" w:ascii="宋体" w:hAnsi="宋体" w:eastAsia="宋体" w:cs="宋体"/>
                <w:b/>
                <w:bCs/>
                <w:color w:val="FF0000"/>
                <w:kern w:val="0"/>
                <w:sz w:val="21"/>
                <w:szCs w:val="21"/>
                <w:highlight w:val="none"/>
                <w:lang w:val="en-US" w:eastAsia="zh-CN" w:bidi="ar"/>
              </w:rPr>
              <w:t>多层板（胶合板）的</w:t>
            </w:r>
            <w:r>
              <w:rPr>
                <w:rFonts w:hint="eastAsia" w:ascii="宋体" w:hAnsi="宋体" w:eastAsia="宋体" w:cs="宋体"/>
                <w:b/>
                <w:bCs/>
                <w:color w:val="FF0000"/>
                <w:kern w:val="0"/>
                <w:sz w:val="21"/>
                <w:szCs w:val="21"/>
                <w:lang w:bidi="ar"/>
              </w:rPr>
              <w:t>检验依据</w:t>
            </w:r>
            <w:r>
              <w:rPr>
                <w:rFonts w:hint="eastAsia" w:ascii="宋体" w:hAnsi="宋体" w:eastAsia="宋体" w:cs="宋体"/>
                <w:b/>
                <w:bCs/>
                <w:color w:val="FF0000"/>
                <w:kern w:val="0"/>
                <w:sz w:val="21"/>
                <w:szCs w:val="21"/>
                <w:lang w:val="en-US" w:eastAsia="zh-CN" w:bidi="ar"/>
              </w:rPr>
              <w:t>GB 18580-2017、GB/T 9</w:t>
            </w:r>
            <w:r>
              <w:rPr>
                <w:rFonts w:hint="eastAsia" w:ascii="宋体" w:hAnsi="宋体" w:eastAsia="宋体" w:cs="宋体"/>
                <w:b/>
                <w:bCs/>
                <w:color w:val="FF0000"/>
                <w:kern w:val="0"/>
                <w:sz w:val="21"/>
                <w:szCs w:val="21"/>
                <w:highlight w:val="none"/>
                <w:lang w:val="en-US" w:eastAsia="zh-CN" w:bidi="ar"/>
              </w:rPr>
              <w:t>846-2015、GB/T 35601-2017、判定依据GB/T 39600-2021，要求多层板（胶合板）的胶合强度</w:t>
            </w:r>
            <w:commentRangeStart w:id="42"/>
            <w:r>
              <w:rPr>
                <w:rFonts w:hint="eastAsia" w:ascii="宋体" w:hAnsi="宋体" w:eastAsia="宋体" w:cs="宋体"/>
                <w:b/>
                <w:bCs/>
                <w:color w:val="FF0000"/>
                <w:kern w:val="0"/>
                <w:sz w:val="21"/>
                <w:szCs w:val="21"/>
                <w:highlight w:val="none"/>
                <w:lang w:val="en-US" w:eastAsia="zh-CN" w:bidi="ar"/>
              </w:rPr>
              <w:t>合格试件数与有效试件</w:t>
            </w:r>
            <w:commentRangeEnd w:id="42"/>
            <w:r>
              <w:commentReference w:id="42"/>
            </w:r>
            <w:r>
              <w:rPr>
                <w:rFonts w:hint="eastAsia" w:ascii="宋体" w:hAnsi="宋体" w:eastAsia="宋体" w:cs="宋体"/>
                <w:b/>
                <w:bCs/>
                <w:color w:val="FF0000"/>
                <w:kern w:val="0"/>
                <w:sz w:val="21"/>
                <w:szCs w:val="21"/>
                <w:highlight w:val="none"/>
                <w:lang w:val="en-US" w:eastAsia="zh-CN" w:bidi="ar"/>
              </w:rPr>
              <w:t>数总数之比</w:t>
            </w:r>
            <w:commentRangeStart w:id="43"/>
            <w:r>
              <w:rPr>
                <w:rFonts w:hint="eastAsia" w:ascii="宋体" w:hAnsi="宋体" w:eastAsia="宋体" w:cs="宋体"/>
                <w:b/>
                <w:bCs/>
                <w:color w:val="FF0000"/>
                <w:kern w:val="0"/>
                <w:sz w:val="21"/>
                <w:szCs w:val="21"/>
                <w:highlight w:val="none"/>
                <w:lang w:val="en-US" w:eastAsia="zh-CN" w:bidi="ar"/>
              </w:rPr>
              <w:t>为92%</w:t>
            </w:r>
            <w:commentRangeEnd w:id="43"/>
            <w:r>
              <w:commentReference w:id="43"/>
            </w:r>
            <w:r>
              <w:rPr>
                <w:rFonts w:hint="eastAsia" w:ascii="宋体" w:hAnsi="宋体" w:eastAsia="宋体" w:cs="宋体"/>
                <w:b/>
                <w:bCs/>
                <w:color w:val="FF0000"/>
                <w:kern w:val="0"/>
                <w:sz w:val="21"/>
                <w:szCs w:val="21"/>
                <w:highlight w:val="none"/>
                <w:lang w:val="en-US" w:eastAsia="zh-CN" w:bidi="ar"/>
              </w:rPr>
              <w:t>；含水率</w:t>
            </w:r>
            <w:r>
              <w:rPr>
                <w:rFonts w:hint="eastAsia" w:ascii="宋体" w:hAnsi="宋体" w:eastAsia="宋体" w:cs="宋体"/>
                <w:b/>
                <w:bCs/>
                <w:color w:val="FF0000"/>
                <w:kern w:val="0"/>
                <w:sz w:val="21"/>
                <w:szCs w:val="21"/>
                <w:lang w:val="en-US" w:eastAsia="zh-CN" w:bidi="ar"/>
              </w:rPr>
              <w:t>合格数与试件数之比为100%，静曲强度顺纹与横纹的合格数与试件数之比均为100%、弹性模量顺纹与横纹的合格数与试件数之比均为100%；甲醛释放量≤0.049mg/m³；挥发性有机化合物（72h）的苯、甲苯、二甲苯、TVOC未检出。</w:t>
            </w:r>
          </w:p>
          <w:p>
            <w:pPr>
              <w:widowControl/>
              <w:jc w:val="left"/>
              <w:textAlignment w:val="center"/>
              <w:rPr>
                <w:rFonts w:hint="eastAsia" w:ascii="宋体" w:hAnsi="宋体" w:eastAsia="宋体" w:cs="宋体"/>
                <w:b/>
                <w:bCs/>
                <w:color w:val="FF0000"/>
                <w:kern w:val="0"/>
                <w:sz w:val="21"/>
                <w:szCs w:val="21"/>
                <w:highlight w:val="none"/>
                <w:lang w:val="en-US" w:eastAsia="zh-CN" w:bidi="ar"/>
              </w:rPr>
            </w:pPr>
            <w:r>
              <w:rPr>
                <w:rFonts w:hint="eastAsia" w:ascii="宋体" w:hAnsi="宋体" w:eastAsia="宋体" w:cs="宋体"/>
                <w:b/>
                <w:bCs/>
                <w:color w:val="FF0000"/>
                <w:kern w:val="0"/>
                <w:sz w:val="21"/>
                <w:szCs w:val="21"/>
                <w:highlight w:val="none"/>
                <w:lang w:val="en-US" w:eastAsia="zh-CN" w:bidi="ar"/>
              </w:rPr>
              <w:t>沙发的</w:t>
            </w:r>
            <w:r>
              <w:rPr>
                <w:rFonts w:hint="eastAsia" w:ascii="宋体" w:hAnsi="宋体" w:eastAsia="宋体" w:cs="宋体"/>
                <w:b/>
                <w:bCs/>
                <w:color w:val="FF0000"/>
                <w:kern w:val="0"/>
                <w:sz w:val="21"/>
                <w:szCs w:val="21"/>
                <w:lang w:bidi="ar"/>
              </w:rPr>
              <w:t>检验依据</w:t>
            </w:r>
            <w:r>
              <w:rPr>
                <w:rFonts w:hint="eastAsia" w:ascii="宋体" w:hAnsi="宋体" w:eastAsia="宋体" w:cs="宋体"/>
                <w:b/>
                <w:bCs/>
                <w:color w:val="FF0000"/>
                <w:kern w:val="0"/>
                <w:sz w:val="21"/>
                <w:szCs w:val="21"/>
                <w:lang w:val="en-US" w:eastAsia="zh-CN" w:bidi="ar"/>
              </w:rPr>
              <w:t>Q</w:t>
            </w:r>
            <w:r>
              <w:rPr>
                <w:rFonts w:hint="eastAsia" w:ascii="宋体" w:hAnsi="宋体" w:eastAsia="宋体" w:cs="宋体"/>
                <w:b/>
                <w:bCs/>
                <w:color w:val="FF0000"/>
                <w:kern w:val="0"/>
                <w:sz w:val="21"/>
                <w:szCs w:val="21"/>
                <w:lang w:bidi="ar"/>
              </w:rPr>
              <w:t>B/T</w:t>
            </w:r>
            <w:r>
              <w:rPr>
                <w:rFonts w:hint="eastAsia" w:ascii="宋体" w:hAnsi="宋体" w:eastAsia="宋体" w:cs="宋体"/>
                <w:b/>
                <w:bCs/>
                <w:color w:val="FF0000"/>
                <w:kern w:val="0"/>
                <w:sz w:val="21"/>
                <w:szCs w:val="21"/>
                <w:lang w:val="en-US" w:eastAsia="zh-CN" w:bidi="ar"/>
              </w:rPr>
              <w:t xml:space="preserve"> 1952.1</w:t>
            </w:r>
            <w:r>
              <w:rPr>
                <w:rFonts w:hint="eastAsia" w:ascii="宋体" w:hAnsi="宋体" w:eastAsia="宋体" w:cs="宋体"/>
                <w:b/>
                <w:bCs/>
                <w:color w:val="FF0000"/>
                <w:kern w:val="0"/>
                <w:sz w:val="21"/>
                <w:szCs w:val="21"/>
                <w:lang w:bidi="ar"/>
              </w:rPr>
              <w:t>-201</w:t>
            </w:r>
            <w:r>
              <w:rPr>
                <w:rFonts w:hint="eastAsia" w:ascii="宋体" w:hAnsi="宋体" w:eastAsia="宋体" w:cs="宋体"/>
                <w:b/>
                <w:bCs/>
                <w:color w:val="FF0000"/>
                <w:kern w:val="0"/>
                <w:sz w:val="21"/>
                <w:szCs w:val="21"/>
                <w:lang w:val="en-US" w:eastAsia="zh-CN" w:bidi="ar"/>
              </w:rPr>
              <w:t>2、GB/T 3560</w:t>
            </w:r>
            <w:r>
              <w:rPr>
                <w:rFonts w:hint="eastAsia" w:ascii="宋体" w:hAnsi="宋体" w:eastAsia="宋体" w:cs="宋体"/>
                <w:b/>
                <w:bCs/>
                <w:color w:val="FF0000"/>
                <w:kern w:val="0"/>
                <w:sz w:val="21"/>
                <w:szCs w:val="21"/>
                <w:highlight w:val="none"/>
                <w:lang w:val="en-US" w:eastAsia="zh-CN" w:bidi="ar"/>
              </w:rPr>
              <w:t>7-2017，要求沙发的主要尺寸、外形对称度、木制件用料加工均合格，木材含水率在11.5%-12%区间内，铺垫料合格，泡沫塑料（表观密度座面≥37.1kg/m³、其他部位≥36.5kg/m³、回弹性≥54%、压缩永久变形≤3.2%），防锈处理、摩擦声、面料、缝纫和包覆均合格，饰面金属件电镀层符合检测标准，五金配件及其配件安装合格；皮革面料颜色干摩擦牢度≥4级、皮革涂层粘着牢度≥5.8N/10mm；力学性能（沙发坐背及扶手耐久性合格、背松动量≤0.4°、背剩余松动量≤0.2°、扶手松动量（单人沙发）≤7mm、扶手剩余松动量（单人沙发）≤3mm、压缩量合格）；安全性能合格；甲醛释放量未检出，总挥发性有机化合物（TVOC）未检出。</w:t>
            </w:r>
          </w:p>
          <w:p>
            <w:pPr>
              <w:widowControl/>
              <w:jc w:val="left"/>
              <w:textAlignment w:val="center"/>
              <w:rPr>
                <w:rFonts w:hint="eastAsia" w:ascii="宋体" w:hAnsi="宋体" w:eastAsia="宋体" w:cs="宋体"/>
                <w:color w:val="000000"/>
                <w:kern w:val="0"/>
                <w:sz w:val="21"/>
                <w:szCs w:val="21"/>
                <w:lang w:bidi="ar"/>
              </w:rPr>
            </w:pPr>
            <w:r>
              <w:rPr>
                <w:rFonts w:hint="eastAsia" w:ascii="宋体" w:hAnsi="宋体" w:eastAsia="宋体" w:cs="宋体"/>
                <w:b/>
                <w:bCs/>
                <w:color w:val="FF0000"/>
                <w:kern w:val="0"/>
                <w:sz w:val="21"/>
                <w:szCs w:val="21"/>
                <w:highlight w:val="none"/>
                <w:lang w:eastAsia="zh-CN" w:bidi="ar"/>
              </w:rPr>
              <w:t>【</w:t>
            </w:r>
            <w:r>
              <w:rPr>
                <w:rFonts w:hint="eastAsia" w:ascii="宋体" w:hAnsi="宋体" w:eastAsia="宋体" w:cs="宋体"/>
                <w:b/>
                <w:bCs/>
                <w:color w:val="FF0000"/>
                <w:kern w:val="0"/>
                <w:sz w:val="21"/>
                <w:szCs w:val="21"/>
                <w:highlight w:val="none"/>
                <w:lang w:bidi="ar"/>
              </w:rPr>
              <w:t>投标人需提供由第三方检测机构出具的具有 CMA或CNAS标识的</w:t>
            </w:r>
            <w:r>
              <w:rPr>
                <w:rFonts w:hint="eastAsia" w:ascii="宋体" w:hAnsi="宋体" w:eastAsia="宋体" w:cs="宋体"/>
                <w:b/>
                <w:bCs/>
                <w:color w:val="FF0000"/>
                <w:kern w:val="0"/>
                <w:sz w:val="21"/>
                <w:szCs w:val="21"/>
                <w:highlight w:val="none"/>
                <w:lang w:val="en-US" w:eastAsia="zh-CN" w:bidi="ar"/>
              </w:rPr>
              <w:t>符合上述检测依据和检测参数要求的</w:t>
            </w:r>
            <w:r>
              <w:rPr>
                <w:rFonts w:hint="eastAsia" w:ascii="宋体" w:hAnsi="宋体" w:eastAsia="宋体" w:cs="宋体"/>
                <w:b/>
                <w:bCs/>
                <w:color w:val="FF0000"/>
                <w:kern w:val="0"/>
                <w:sz w:val="21"/>
                <w:szCs w:val="21"/>
                <w:highlight w:val="none"/>
                <w:lang w:bidi="ar"/>
              </w:rPr>
              <w:t>检测报告扫描件（原件备查）和该检测报告在全国认证认可信息公共服务平台（http://cx.cnca.cn）查询截图（查询截图中的报告编号及检测机构名称应与检测报告一致）</w:t>
            </w:r>
            <w:r>
              <w:rPr>
                <w:rFonts w:hint="eastAsia" w:ascii="宋体" w:hAnsi="宋体" w:eastAsia="宋体" w:cs="宋体"/>
                <w:b/>
                <w:bCs/>
                <w:color w:val="FF0000"/>
                <w:kern w:val="0"/>
                <w:sz w:val="21"/>
                <w:szCs w:val="21"/>
                <w:highlight w:val="none"/>
                <w:lang w:eastAsia="zh-CN" w:bidi="ar"/>
              </w:rPr>
              <w:t>，检测报告需附有检测样品的图片。</w:t>
            </w:r>
            <w:r>
              <w:rPr>
                <w:rFonts w:hint="eastAsia" w:ascii="宋体" w:hAnsi="宋体" w:eastAsia="宋体" w:cs="宋体"/>
                <w:b/>
                <w:bCs/>
                <w:color w:val="FF0000"/>
                <w:kern w:val="0"/>
                <w:sz w:val="21"/>
                <w:szCs w:val="21"/>
                <w:highlight w:val="none"/>
                <w:lang w:bidi="ar"/>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369" w:author="王秀子" w:date="2023-07-06T10:28:58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trHeight w:val="470" w:hRule="atLeast"/>
          <w:trPrChange w:id="369" w:author="王秀子" w:date="2023-07-06T10:28:58Z">
            <w:trPr>
              <w:trHeight w:val="470" w:hRule="atLeast"/>
            </w:trPr>
          </w:trPrChange>
        </w:trPr>
        <w:tc>
          <w:tcPr>
            <w:tcW w:w="531" w:type="pct"/>
            <w:vAlign w:val="center"/>
            <w:tcPrChange w:id="370" w:author="王秀子" w:date="2023-07-06T10:28:58Z">
              <w:tcPr>
                <w:tcW w:w="531" w:type="pct"/>
                <w:vAlign w:val="center"/>
              </w:tcPr>
            </w:tcPrChange>
          </w:tcPr>
          <w:p>
            <w:pPr>
              <w:widowControl/>
              <w:jc w:val="center"/>
              <w:textAlignment w:val="center"/>
              <w:rPr>
                <w:rFonts w:hint="eastAsia" w:ascii="宋体" w:hAnsi="宋体" w:eastAsia="宋体" w:cs="宋体"/>
                <w:sz w:val="21"/>
                <w:szCs w:val="21"/>
              </w:rPr>
            </w:pPr>
            <w:r>
              <w:rPr>
                <w:rFonts w:hint="eastAsia" w:ascii="宋体" w:hAnsi="宋体" w:eastAsia="宋体" w:cs="宋体"/>
                <w:color w:val="000000"/>
                <w:kern w:val="0"/>
                <w:sz w:val="21"/>
                <w:szCs w:val="21"/>
                <w:lang w:bidi="ar"/>
              </w:rPr>
              <w:t>22</w:t>
            </w:r>
          </w:p>
        </w:tc>
        <w:tc>
          <w:tcPr>
            <w:tcW w:w="1170" w:type="pct"/>
            <w:vAlign w:val="center"/>
            <w:tcPrChange w:id="371" w:author="王秀子" w:date="2023-07-06T10:28:58Z">
              <w:tcPr>
                <w:tcW w:w="1170" w:type="pct"/>
                <w:vAlign w:val="center"/>
              </w:tcPr>
            </w:tcPrChange>
          </w:tcPr>
          <w:p>
            <w:pPr>
              <w:widowControl/>
              <w:jc w:val="center"/>
              <w:textAlignment w:val="center"/>
              <w:rPr>
                <w:rFonts w:hint="eastAsia" w:ascii="宋体" w:hAnsi="宋体" w:eastAsia="宋体" w:cs="宋体"/>
                <w:sz w:val="21"/>
                <w:szCs w:val="21"/>
              </w:rPr>
            </w:pPr>
            <w:r>
              <w:rPr>
                <w:rFonts w:hint="eastAsia" w:ascii="宋体" w:hAnsi="宋体" w:eastAsia="宋体" w:cs="宋体"/>
                <w:sz w:val="21"/>
                <w:szCs w:val="21"/>
              </w:rPr>
              <w:t>茶几1</w:t>
            </w:r>
          </w:p>
          <w:p>
            <w:pPr>
              <w:widowControl w:val="0"/>
              <w:spacing w:line="360" w:lineRule="auto"/>
              <w:jc w:val="center"/>
              <w:rPr>
                <w:rFonts w:hint="eastAsia" w:ascii="宋体" w:hAnsi="宋体" w:eastAsia="宋体" w:cs="宋体"/>
                <w:b/>
                <w:bCs/>
                <w:kern w:val="2"/>
                <w:sz w:val="21"/>
                <w:szCs w:val="21"/>
                <w:lang w:val="en-US" w:eastAsia="zh-CN" w:bidi="ar-SA"/>
              </w:rPr>
            </w:pPr>
            <w:r>
              <w:rPr>
                <w:rFonts w:hint="eastAsia" w:ascii="宋体" w:hAnsi="宋体" w:eastAsia="宋体" w:cs="宋体"/>
                <w:b/>
                <w:bCs/>
                <w:kern w:val="2"/>
                <w:sz w:val="21"/>
                <w:szCs w:val="21"/>
                <w:lang w:val="en-US" w:eastAsia="zh-CN" w:bidi="ar-SA"/>
              </w:rPr>
              <w:drawing>
                <wp:inline distT="0" distB="0" distL="114300" distR="114300">
                  <wp:extent cx="881380" cy="552450"/>
                  <wp:effectExtent l="0" t="0" r="2540" b="11430"/>
                  <wp:docPr id="214203" name="图片 16" descr="OP-T10036长几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03" name="图片 16" descr="OP-T10036长几 (2)"/>
                          <pic:cNvPicPr>
                            <a:picLocks noChangeAspect="1"/>
                          </pic:cNvPicPr>
                        </pic:nvPicPr>
                        <pic:blipFill>
                          <a:blip r:embed="rId30">
                            <a:lum bright="-6000"/>
                          </a:blip>
                          <a:srcRect l="13109" t="25975" r="13390" b="4913"/>
                          <a:stretch>
                            <a:fillRect/>
                          </a:stretch>
                        </pic:blipFill>
                        <pic:spPr>
                          <a:xfrm>
                            <a:off x="0" y="0"/>
                            <a:ext cx="881380" cy="552450"/>
                          </a:xfrm>
                          <a:prstGeom prst="rect">
                            <a:avLst/>
                          </a:prstGeom>
                          <a:noFill/>
                          <a:ln w="9525">
                            <a:noFill/>
                          </a:ln>
                        </pic:spPr>
                      </pic:pic>
                    </a:graphicData>
                  </a:graphic>
                </wp:inline>
              </w:drawing>
            </w:r>
          </w:p>
        </w:tc>
        <w:tc>
          <w:tcPr>
            <w:tcW w:w="3298" w:type="pct"/>
            <w:vAlign w:val="center"/>
            <w:tcPrChange w:id="372" w:author="王秀子" w:date="2023-07-06T10:28:58Z">
              <w:tcPr>
                <w:tcW w:w="3297" w:type="pct"/>
                <w:vAlign w:val="center"/>
              </w:tcPr>
            </w:tcPrChange>
          </w:tcPr>
          <w:p>
            <w:pPr>
              <w:widowControl/>
              <w:jc w:val="left"/>
              <w:textAlignment w:val="center"/>
              <w:rPr>
                <w:rFonts w:hint="eastAsia" w:ascii="宋体" w:hAnsi="宋体" w:eastAsia="宋体" w:cs="宋体"/>
                <w:sz w:val="21"/>
                <w:szCs w:val="21"/>
              </w:rPr>
            </w:pPr>
            <w:r>
              <w:rPr>
                <w:rFonts w:hint="eastAsia" w:ascii="宋体" w:hAnsi="宋体" w:eastAsia="宋体" w:cs="宋体"/>
                <w:color w:val="000000"/>
                <w:kern w:val="0"/>
                <w:sz w:val="21"/>
                <w:szCs w:val="21"/>
                <w:lang w:bidi="ar"/>
              </w:rPr>
              <w:t>台面采用岩板材质，采用钢制脚架，带防滑软垫。</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373" w:author="王秀子" w:date="2023-07-06T10:28:58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trHeight w:val="470" w:hRule="atLeast"/>
          <w:trPrChange w:id="373" w:author="王秀子" w:date="2023-07-06T10:28:58Z">
            <w:trPr>
              <w:trHeight w:val="470" w:hRule="atLeast"/>
            </w:trPr>
          </w:trPrChange>
        </w:trPr>
        <w:tc>
          <w:tcPr>
            <w:tcW w:w="531" w:type="pct"/>
            <w:vAlign w:val="center"/>
            <w:tcPrChange w:id="374" w:author="王秀子" w:date="2023-07-06T10:28:58Z">
              <w:tcPr>
                <w:tcW w:w="531" w:type="pct"/>
                <w:vAlign w:val="center"/>
              </w:tcPr>
            </w:tcPrChange>
          </w:tcPr>
          <w:p>
            <w:pPr>
              <w:widowControl/>
              <w:jc w:val="center"/>
              <w:textAlignment w:val="center"/>
              <w:rPr>
                <w:rFonts w:hint="eastAsia" w:ascii="宋体" w:hAnsi="宋体" w:eastAsia="宋体" w:cs="宋体"/>
                <w:sz w:val="21"/>
                <w:szCs w:val="21"/>
              </w:rPr>
            </w:pPr>
            <w:r>
              <w:rPr>
                <w:rFonts w:hint="eastAsia" w:ascii="宋体" w:hAnsi="宋体" w:eastAsia="宋体" w:cs="宋体"/>
                <w:color w:val="000000"/>
                <w:kern w:val="0"/>
                <w:sz w:val="21"/>
                <w:szCs w:val="21"/>
                <w:lang w:bidi="ar"/>
              </w:rPr>
              <w:t>23</w:t>
            </w:r>
          </w:p>
        </w:tc>
        <w:tc>
          <w:tcPr>
            <w:tcW w:w="1170" w:type="pct"/>
            <w:vAlign w:val="center"/>
            <w:tcPrChange w:id="375" w:author="王秀子" w:date="2023-07-06T10:28:58Z">
              <w:tcPr>
                <w:tcW w:w="1170" w:type="pct"/>
                <w:vAlign w:val="center"/>
              </w:tcPr>
            </w:tcPrChange>
          </w:tcPr>
          <w:p>
            <w:pPr>
              <w:widowControl/>
              <w:jc w:val="center"/>
              <w:textAlignment w:val="center"/>
              <w:rPr>
                <w:rFonts w:hint="eastAsia" w:ascii="宋体" w:hAnsi="宋体" w:eastAsia="宋体" w:cs="宋体"/>
                <w:sz w:val="21"/>
                <w:szCs w:val="21"/>
              </w:rPr>
            </w:pPr>
            <w:r>
              <w:rPr>
                <w:rFonts w:hint="eastAsia" w:ascii="宋体" w:hAnsi="宋体" w:eastAsia="宋体" w:cs="宋体"/>
                <w:sz w:val="21"/>
                <w:szCs w:val="21"/>
              </w:rPr>
              <w:t>边几</w:t>
            </w:r>
          </w:p>
          <w:p>
            <w:pPr>
              <w:widowControl w:val="0"/>
              <w:spacing w:line="360" w:lineRule="auto"/>
              <w:jc w:val="center"/>
              <w:rPr>
                <w:rFonts w:hint="eastAsia" w:ascii="宋体" w:hAnsi="宋体" w:eastAsia="宋体" w:cs="宋体"/>
                <w:b/>
                <w:bCs/>
                <w:kern w:val="2"/>
                <w:sz w:val="21"/>
                <w:szCs w:val="21"/>
                <w:lang w:val="en-US" w:eastAsia="zh-CN" w:bidi="ar-SA"/>
              </w:rPr>
            </w:pPr>
            <w:r>
              <w:rPr>
                <w:rFonts w:hint="eastAsia" w:ascii="宋体" w:hAnsi="宋体" w:eastAsia="宋体" w:cs="宋体"/>
                <w:b/>
                <w:bCs/>
                <w:kern w:val="2"/>
                <w:sz w:val="21"/>
                <w:szCs w:val="21"/>
                <w:lang w:val="en-US" w:eastAsia="zh-CN" w:bidi="ar-SA"/>
              </w:rPr>
              <w:drawing>
                <wp:inline distT="0" distB="0" distL="114300" distR="114300">
                  <wp:extent cx="452120" cy="551815"/>
                  <wp:effectExtent l="0" t="0" r="5080" b="12065"/>
                  <wp:docPr id="214204" name="图片 17" descr="OP-T10036长几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04" name="图片 17" descr="OP-T10036长几 (2)"/>
                          <pic:cNvPicPr>
                            <a:picLocks noChangeAspect="1"/>
                          </pic:cNvPicPr>
                        </pic:nvPicPr>
                        <pic:blipFill>
                          <a:blip r:embed="rId30">
                            <a:lum bright="-6000"/>
                          </a:blip>
                          <a:srcRect l="13109" t="25977" r="13390" b="4913"/>
                          <a:stretch>
                            <a:fillRect/>
                          </a:stretch>
                        </pic:blipFill>
                        <pic:spPr>
                          <a:xfrm>
                            <a:off x="0" y="0"/>
                            <a:ext cx="452120" cy="551815"/>
                          </a:xfrm>
                          <a:prstGeom prst="rect">
                            <a:avLst/>
                          </a:prstGeom>
                          <a:noFill/>
                          <a:ln w="9525">
                            <a:noFill/>
                          </a:ln>
                        </pic:spPr>
                      </pic:pic>
                    </a:graphicData>
                  </a:graphic>
                </wp:inline>
              </w:drawing>
            </w:r>
          </w:p>
        </w:tc>
        <w:tc>
          <w:tcPr>
            <w:tcW w:w="3298" w:type="pct"/>
            <w:vAlign w:val="center"/>
            <w:tcPrChange w:id="376" w:author="王秀子" w:date="2023-07-06T10:28:58Z">
              <w:tcPr>
                <w:tcW w:w="3297" w:type="pct"/>
                <w:vAlign w:val="center"/>
              </w:tcPr>
            </w:tcPrChange>
          </w:tcPr>
          <w:p>
            <w:pPr>
              <w:widowControl/>
              <w:jc w:val="left"/>
              <w:textAlignment w:val="center"/>
              <w:rPr>
                <w:rFonts w:hint="eastAsia" w:ascii="宋体" w:hAnsi="宋体" w:eastAsia="宋体" w:cs="宋体"/>
                <w:sz w:val="21"/>
                <w:szCs w:val="21"/>
              </w:rPr>
            </w:pPr>
            <w:r>
              <w:rPr>
                <w:rFonts w:hint="eastAsia" w:ascii="宋体" w:hAnsi="宋体" w:eastAsia="宋体" w:cs="宋体"/>
                <w:color w:val="000000"/>
                <w:kern w:val="0"/>
                <w:sz w:val="21"/>
                <w:szCs w:val="21"/>
                <w:lang w:bidi="ar"/>
              </w:rPr>
              <w:t>台面采用岩板材质，采用钢制脚架，带防滑软垫。</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377" w:author="王秀子" w:date="2023-07-06T10:28:58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trHeight w:val="429" w:hRule="atLeast"/>
          <w:trPrChange w:id="377" w:author="王秀子" w:date="2023-07-06T10:28:58Z">
            <w:trPr>
              <w:trHeight w:val="429" w:hRule="atLeast"/>
            </w:trPr>
          </w:trPrChange>
        </w:trPr>
        <w:tc>
          <w:tcPr>
            <w:tcW w:w="531" w:type="pct"/>
            <w:vMerge w:val="restart"/>
            <w:vAlign w:val="center"/>
            <w:tcPrChange w:id="378" w:author="王秀子" w:date="2023-07-06T10:28:58Z">
              <w:tcPr>
                <w:tcW w:w="531" w:type="pct"/>
                <w:vMerge w:val="restart"/>
                <w:vAlign w:val="center"/>
              </w:tcPr>
            </w:tcPrChange>
          </w:tcPr>
          <w:p>
            <w:pPr>
              <w:widowControl/>
              <w:jc w:val="center"/>
              <w:textAlignment w:val="center"/>
              <w:rPr>
                <w:rFonts w:hint="eastAsia" w:ascii="宋体" w:hAnsi="宋体" w:eastAsia="宋体" w:cs="宋体"/>
                <w:sz w:val="21"/>
                <w:szCs w:val="21"/>
              </w:rPr>
            </w:pPr>
            <w:r>
              <w:rPr>
                <w:rFonts w:hint="eastAsia" w:ascii="宋体" w:hAnsi="宋体" w:eastAsia="宋体" w:cs="宋体"/>
                <w:color w:val="000000"/>
                <w:kern w:val="0"/>
                <w:sz w:val="21"/>
                <w:szCs w:val="21"/>
                <w:lang w:bidi="ar"/>
              </w:rPr>
              <w:t>24</w:t>
            </w:r>
          </w:p>
        </w:tc>
        <w:tc>
          <w:tcPr>
            <w:tcW w:w="1170" w:type="pct"/>
            <w:vMerge w:val="restart"/>
            <w:vAlign w:val="center"/>
            <w:tcPrChange w:id="379" w:author="王秀子" w:date="2023-07-06T10:28:58Z">
              <w:tcPr>
                <w:tcW w:w="1170" w:type="pct"/>
                <w:vMerge w:val="restart"/>
                <w:vAlign w:val="center"/>
              </w:tcPr>
            </w:tcPrChange>
          </w:tcPr>
          <w:p>
            <w:pPr>
              <w:widowControl/>
              <w:jc w:val="center"/>
              <w:textAlignment w:val="center"/>
              <w:rPr>
                <w:rFonts w:hint="eastAsia" w:ascii="宋体" w:hAnsi="宋体" w:eastAsia="宋体" w:cs="宋体"/>
                <w:sz w:val="21"/>
                <w:szCs w:val="21"/>
              </w:rPr>
            </w:pPr>
            <w:r>
              <w:rPr>
                <w:rFonts w:hint="eastAsia" w:ascii="宋体" w:hAnsi="宋体" w:eastAsia="宋体" w:cs="宋体"/>
                <w:sz w:val="21"/>
                <w:szCs w:val="21"/>
              </w:rPr>
              <w:t>文件背柜</w:t>
            </w:r>
          </w:p>
          <w:p>
            <w:pPr>
              <w:widowControl w:val="0"/>
              <w:spacing w:line="360" w:lineRule="auto"/>
              <w:jc w:val="center"/>
              <w:rPr>
                <w:rFonts w:hint="eastAsia" w:ascii="宋体" w:hAnsi="宋体" w:eastAsia="宋体" w:cs="宋体"/>
                <w:b/>
                <w:bCs/>
                <w:kern w:val="2"/>
                <w:sz w:val="21"/>
                <w:szCs w:val="21"/>
                <w:lang w:val="en-US" w:eastAsia="zh-CN" w:bidi="ar-SA"/>
              </w:rPr>
            </w:pPr>
            <w:r>
              <w:rPr>
                <w:rFonts w:hint="eastAsia" w:ascii="宋体" w:hAnsi="宋体" w:eastAsia="宋体" w:cs="宋体"/>
                <w:b/>
                <w:bCs/>
                <w:kern w:val="2"/>
                <w:sz w:val="21"/>
                <w:szCs w:val="21"/>
                <w:lang w:val="en-US" w:eastAsia="zh-CN" w:bidi="ar-SA"/>
              </w:rPr>
              <w:drawing>
                <wp:inline distT="0" distB="0" distL="114300" distR="114300">
                  <wp:extent cx="518795" cy="715010"/>
                  <wp:effectExtent l="0" t="0" r="14605" b="1270"/>
                  <wp:docPr id="214210"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10" name="图片 11"/>
                          <pic:cNvPicPr>
                            <a:picLocks noChangeAspect="1"/>
                          </pic:cNvPicPr>
                        </pic:nvPicPr>
                        <pic:blipFill>
                          <a:blip r:embed="rId31"/>
                          <a:stretch>
                            <a:fillRect/>
                          </a:stretch>
                        </pic:blipFill>
                        <pic:spPr>
                          <a:xfrm flipH="1">
                            <a:off x="0" y="0"/>
                            <a:ext cx="518795" cy="715010"/>
                          </a:xfrm>
                          <a:prstGeom prst="rect">
                            <a:avLst/>
                          </a:prstGeom>
                          <a:noFill/>
                          <a:ln w="9525">
                            <a:noFill/>
                          </a:ln>
                        </pic:spPr>
                      </pic:pic>
                    </a:graphicData>
                  </a:graphic>
                </wp:inline>
              </w:drawing>
            </w:r>
          </w:p>
        </w:tc>
        <w:tc>
          <w:tcPr>
            <w:tcW w:w="3298" w:type="pct"/>
            <w:vAlign w:val="center"/>
            <w:tcPrChange w:id="380" w:author="王秀子" w:date="2023-07-06T10:28:58Z">
              <w:tcPr>
                <w:tcW w:w="3297" w:type="pct"/>
                <w:vAlign w:val="center"/>
              </w:tcPr>
            </w:tcPrChange>
          </w:tcPr>
          <w:p>
            <w:pPr>
              <w:widowControl/>
              <w:jc w:val="left"/>
              <w:textAlignment w:val="center"/>
              <w:rPr>
                <w:rFonts w:hint="eastAsia" w:ascii="宋体" w:hAnsi="宋体" w:eastAsia="宋体" w:cs="宋体"/>
                <w:sz w:val="21"/>
                <w:szCs w:val="21"/>
              </w:rPr>
            </w:pPr>
            <w:r>
              <w:rPr>
                <w:rFonts w:hint="eastAsia" w:ascii="宋体" w:hAnsi="宋体" w:eastAsia="宋体" w:cs="宋体"/>
                <w:color w:val="000000"/>
                <w:kern w:val="0"/>
                <w:sz w:val="21"/>
                <w:szCs w:val="21"/>
                <w:lang w:bidi="ar"/>
              </w:rPr>
              <w:t>1.规格：（W2400*D350*H1800）mm±15mm；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381" w:author="王秀子" w:date="2023-07-06T10:28:58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trHeight w:val="619" w:hRule="atLeast"/>
          <w:trPrChange w:id="381" w:author="王秀子" w:date="2023-07-06T10:28:58Z">
            <w:trPr>
              <w:trHeight w:val="619" w:hRule="atLeast"/>
            </w:trPr>
          </w:trPrChange>
        </w:trPr>
        <w:tc>
          <w:tcPr>
            <w:tcW w:w="531" w:type="pct"/>
            <w:vMerge w:val="continue"/>
            <w:vAlign w:val="center"/>
            <w:tcPrChange w:id="382" w:author="王秀子" w:date="2023-07-06T10:28:58Z">
              <w:tcPr>
                <w:tcW w:w="531" w:type="pct"/>
                <w:vMerge w:val="continue"/>
                <w:vAlign w:val="center"/>
              </w:tcPr>
            </w:tcPrChange>
          </w:tcPr>
          <w:p>
            <w:pPr>
              <w:widowControl/>
              <w:jc w:val="left"/>
              <w:textAlignment w:val="center"/>
              <w:rPr>
                <w:rFonts w:hint="eastAsia" w:ascii="宋体" w:hAnsi="宋体" w:eastAsia="宋体" w:cs="宋体"/>
                <w:sz w:val="21"/>
                <w:szCs w:val="21"/>
              </w:rPr>
            </w:pPr>
          </w:p>
        </w:tc>
        <w:tc>
          <w:tcPr>
            <w:tcW w:w="1170" w:type="pct"/>
            <w:vMerge w:val="continue"/>
            <w:vAlign w:val="center"/>
            <w:tcPrChange w:id="383" w:author="王秀子" w:date="2023-07-06T10:28:58Z">
              <w:tcPr>
                <w:tcW w:w="1170" w:type="pct"/>
                <w:vMerge w:val="continue"/>
                <w:vAlign w:val="center"/>
              </w:tcPr>
            </w:tcPrChange>
          </w:tcPr>
          <w:p>
            <w:pPr>
              <w:widowControl/>
              <w:jc w:val="center"/>
              <w:textAlignment w:val="center"/>
              <w:rPr>
                <w:rFonts w:hint="eastAsia" w:ascii="宋体" w:hAnsi="宋体" w:eastAsia="宋体" w:cs="宋体"/>
                <w:sz w:val="21"/>
                <w:szCs w:val="21"/>
              </w:rPr>
            </w:pPr>
          </w:p>
        </w:tc>
        <w:tc>
          <w:tcPr>
            <w:tcW w:w="3298" w:type="pct"/>
            <w:vAlign w:val="center"/>
            <w:tcPrChange w:id="384" w:author="王秀子" w:date="2023-07-06T10:28:58Z">
              <w:tcPr>
                <w:tcW w:w="3297" w:type="pct"/>
                <w:vAlign w:val="center"/>
              </w:tcPr>
            </w:tcPrChange>
          </w:tcPr>
          <w:p>
            <w:pPr>
              <w:widowControl/>
              <w:jc w:val="left"/>
              <w:textAlignment w:val="center"/>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2.基材采用符合国家环保标准E1级或更优的中密度纤维板基材；面材采用AAA级木皮贴面，封边采用同材质实木木皮封边。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385" w:author="王秀子" w:date="2023-07-06T10:28:58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trHeight w:val="470" w:hRule="atLeast"/>
          <w:trPrChange w:id="385" w:author="王秀子" w:date="2023-07-06T10:28:58Z">
            <w:trPr>
              <w:trHeight w:val="470" w:hRule="atLeast"/>
            </w:trPr>
          </w:trPrChange>
        </w:trPr>
        <w:tc>
          <w:tcPr>
            <w:tcW w:w="531" w:type="pct"/>
            <w:vAlign w:val="center"/>
            <w:tcPrChange w:id="386" w:author="王秀子" w:date="2023-07-06T10:28:58Z">
              <w:tcPr>
                <w:tcW w:w="531" w:type="pct"/>
                <w:vAlign w:val="center"/>
              </w:tcPr>
            </w:tcPrChange>
          </w:tcPr>
          <w:p>
            <w:pPr>
              <w:widowControl/>
              <w:jc w:val="center"/>
              <w:textAlignment w:val="center"/>
              <w:rPr>
                <w:rFonts w:hint="eastAsia" w:ascii="宋体" w:hAnsi="宋体" w:eastAsia="宋体" w:cs="宋体"/>
                <w:sz w:val="21"/>
                <w:szCs w:val="21"/>
              </w:rPr>
            </w:pPr>
            <w:r>
              <w:rPr>
                <w:rFonts w:hint="eastAsia" w:ascii="宋体" w:hAnsi="宋体" w:eastAsia="宋体" w:cs="宋体"/>
                <w:color w:val="000000"/>
                <w:kern w:val="0"/>
                <w:sz w:val="21"/>
                <w:szCs w:val="21"/>
                <w:lang w:bidi="ar"/>
              </w:rPr>
              <w:t>25</w:t>
            </w:r>
          </w:p>
        </w:tc>
        <w:tc>
          <w:tcPr>
            <w:tcW w:w="1170" w:type="pct"/>
            <w:vAlign w:val="center"/>
            <w:tcPrChange w:id="387" w:author="王秀子" w:date="2023-07-06T10:28:58Z">
              <w:tcPr>
                <w:tcW w:w="1170" w:type="pct"/>
                <w:vAlign w:val="center"/>
              </w:tcPr>
            </w:tcPrChange>
          </w:tcPr>
          <w:p>
            <w:pPr>
              <w:widowControl/>
              <w:jc w:val="center"/>
              <w:textAlignment w:val="center"/>
              <w:rPr>
                <w:rFonts w:hint="eastAsia" w:ascii="宋体" w:hAnsi="宋体" w:eastAsia="宋体" w:cs="宋体"/>
                <w:sz w:val="21"/>
                <w:szCs w:val="21"/>
              </w:rPr>
            </w:pPr>
            <w:r>
              <w:rPr>
                <w:rFonts w:hint="eastAsia" w:ascii="宋体" w:hAnsi="宋体" w:eastAsia="宋体" w:cs="宋体"/>
                <w:sz w:val="21"/>
                <w:szCs w:val="21"/>
              </w:rPr>
              <w:t>保险柜</w:t>
            </w:r>
          </w:p>
          <w:p>
            <w:pPr>
              <w:widowControl w:val="0"/>
              <w:spacing w:line="360" w:lineRule="auto"/>
              <w:jc w:val="center"/>
              <w:rPr>
                <w:rFonts w:hint="eastAsia" w:ascii="宋体" w:hAnsi="宋体" w:eastAsia="宋体" w:cs="宋体"/>
                <w:b/>
                <w:bCs/>
                <w:kern w:val="2"/>
                <w:sz w:val="21"/>
                <w:szCs w:val="21"/>
                <w:lang w:val="en-US" w:eastAsia="zh-CN" w:bidi="ar-SA"/>
              </w:rPr>
            </w:pPr>
            <w:r>
              <w:rPr>
                <w:rFonts w:hint="eastAsia" w:ascii="宋体" w:hAnsi="宋体" w:eastAsia="宋体" w:cs="宋体"/>
                <w:b/>
                <w:bCs/>
                <w:kern w:val="2"/>
                <w:sz w:val="21"/>
                <w:szCs w:val="21"/>
                <w:lang w:val="en-US" w:eastAsia="zh-CN" w:bidi="ar-SA"/>
              </w:rPr>
              <w:drawing>
                <wp:inline distT="0" distB="0" distL="114300" distR="114300">
                  <wp:extent cx="1009015" cy="593725"/>
                  <wp:effectExtent l="0" t="0" r="12065" b="635"/>
                  <wp:docPr id="214197"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97" name="图片 52"/>
                          <pic:cNvPicPr>
                            <a:picLocks noChangeAspect="1"/>
                          </pic:cNvPicPr>
                        </pic:nvPicPr>
                        <pic:blipFill>
                          <a:blip r:embed="rId32"/>
                          <a:stretch>
                            <a:fillRect/>
                          </a:stretch>
                        </pic:blipFill>
                        <pic:spPr>
                          <a:xfrm>
                            <a:off x="0" y="0"/>
                            <a:ext cx="1009015" cy="593725"/>
                          </a:xfrm>
                          <a:prstGeom prst="rect">
                            <a:avLst/>
                          </a:prstGeom>
                          <a:noFill/>
                          <a:ln w="9525">
                            <a:noFill/>
                          </a:ln>
                        </pic:spPr>
                      </pic:pic>
                    </a:graphicData>
                  </a:graphic>
                </wp:inline>
              </w:drawing>
            </w:r>
          </w:p>
        </w:tc>
        <w:tc>
          <w:tcPr>
            <w:tcW w:w="3298" w:type="pct"/>
            <w:vAlign w:val="center"/>
            <w:tcPrChange w:id="388" w:author="王秀子" w:date="2023-07-06T10:28:58Z">
              <w:tcPr>
                <w:tcW w:w="3297" w:type="pct"/>
                <w:vAlign w:val="center"/>
              </w:tcPr>
            </w:tcPrChange>
          </w:tcPr>
          <w:p>
            <w:pPr>
              <w:widowControl/>
              <w:jc w:val="both"/>
              <w:textAlignment w:val="center"/>
              <w:rPr>
                <w:rFonts w:hint="eastAsia" w:ascii="宋体" w:hAnsi="宋体" w:eastAsia="宋体" w:cs="宋体"/>
                <w:sz w:val="21"/>
                <w:szCs w:val="21"/>
              </w:rPr>
            </w:pPr>
            <w:r>
              <w:rPr>
                <w:rFonts w:hint="eastAsia" w:ascii="宋体" w:hAnsi="宋体" w:eastAsia="宋体" w:cs="宋体"/>
                <w:color w:val="000000"/>
                <w:kern w:val="0"/>
                <w:sz w:val="21"/>
                <w:szCs w:val="21"/>
                <w:lang w:bidi="ar"/>
              </w:rPr>
              <w:t>保险柜CSP认证，指纹密码全钢防盗保险柜。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389" w:author="王秀子" w:date="2023-07-06T10:28:58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trHeight w:val="387" w:hRule="atLeast"/>
          <w:trPrChange w:id="389" w:author="王秀子" w:date="2023-07-06T10:28:58Z">
            <w:trPr>
              <w:trHeight w:val="387" w:hRule="atLeast"/>
            </w:trPr>
          </w:trPrChange>
        </w:trPr>
        <w:tc>
          <w:tcPr>
            <w:tcW w:w="531" w:type="pct"/>
            <w:vMerge w:val="restart"/>
            <w:vAlign w:val="center"/>
            <w:tcPrChange w:id="390" w:author="王秀子" w:date="2023-07-06T10:28:58Z">
              <w:tcPr>
                <w:tcW w:w="531" w:type="pct"/>
                <w:vMerge w:val="restart"/>
                <w:vAlign w:val="center"/>
              </w:tcPr>
            </w:tcPrChange>
          </w:tcPr>
          <w:p>
            <w:pPr>
              <w:widowControl/>
              <w:jc w:val="center"/>
              <w:textAlignment w:val="center"/>
              <w:rPr>
                <w:rFonts w:hint="eastAsia" w:ascii="宋体" w:hAnsi="宋体" w:eastAsia="宋体" w:cs="宋体"/>
                <w:sz w:val="21"/>
                <w:szCs w:val="21"/>
              </w:rPr>
            </w:pPr>
            <w:r>
              <w:rPr>
                <w:rFonts w:hint="eastAsia" w:ascii="宋体" w:hAnsi="宋体" w:eastAsia="宋体" w:cs="宋体"/>
                <w:color w:val="000000"/>
                <w:kern w:val="0"/>
                <w:sz w:val="21"/>
                <w:szCs w:val="21"/>
                <w:lang w:bidi="ar"/>
              </w:rPr>
              <w:t>26</w:t>
            </w:r>
          </w:p>
        </w:tc>
        <w:tc>
          <w:tcPr>
            <w:tcW w:w="1170" w:type="pct"/>
            <w:vMerge w:val="restart"/>
            <w:vAlign w:val="center"/>
            <w:tcPrChange w:id="391" w:author="王秀子" w:date="2023-07-06T10:28:58Z">
              <w:tcPr>
                <w:tcW w:w="1170" w:type="pct"/>
                <w:vMerge w:val="restart"/>
                <w:vAlign w:val="center"/>
              </w:tcPr>
            </w:tcPrChange>
          </w:tcPr>
          <w:p>
            <w:pPr>
              <w:widowControl/>
              <w:jc w:val="center"/>
              <w:textAlignment w:val="center"/>
              <w:rPr>
                <w:rFonts w:hint="eastAsia" w:ascii="宋体" w:hAnsi="宋体" w:eastAsia="宋体" w:cs="宋体"/>
                <w:sz w:val="21"/>
                <w:szCs w:val="21"/>
              </w:rPr>
            </w:pPr>
            <w:r>
              <w:rPr>
                <w:rFonts w:hint="eastAsia" w:ascii="宋体" w:hAnsi="宋体" w:eastAsia="宋体" w:cs="宋体"/>
                <w:sz w:val="21"/>
                <w:szCs w:val="21"/>
              </w:rPr>
              <w:t>班台2</w:t>
            </w:r>
          </w:p>
          <w:p>
            <w:pPr>
              <w:widowControl w:val="0"/>
              <w:spacing w:line="360" w:lineRule="auto"/>
              <w:jc w:val="center"/>
              <w:rPr>
                <w:rFonts w:hint="eastAsia" w:ascii="宋体" w:hAnsi="宋体" w:eastAsia="宋体" w:cs="宋体"/>
                <w:b/>
                <w:bCs/>
                <w:kern w:val="2"/>
                <w:sz w:val="21"/>
                <w:szCs w:val="21"/>
                <w:lang w:val="en-US" w:eastAsia="zh-CN" w:bidi="ar-SA"/>
              </w:rPr>
            </w:pPr>
            <w:r>
              <w:rPr>
                <w:rFonts w:hint="eastAsia" w:ascii="宋体" w:hAnsi="宋体" w:eastAsia="宋体" w:cs="宋体"/>
                <w:b/>
                <w:bCs/>
                <w:kern w:val="2"/>
                <w:sz w:val="21"/>
                <w:szCs w:val="21"/>
                <w:lang w:val="en-US" w:eastAsia="zh-CN" w:bidi="ar-SA"/>
              </w:rPr>
              <w:drawing>
                <wp:inline distT="0" distB="0" distL="114300" distR="114300">
                  <wp:extent cx="859790" cy="668020"/>
                  <wp:effectExtent l="0" t="0" r="8890" b="2540"/>
                  <wp:docPr id="21419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98" name="图片 4"/>
                          <pic:cNvPicPr>
                            <a:picLocks noChangeAspect="1"/>
                          </pic:cNvPicPr>
                        </pic:nvPicPr>
                        <pic:blipFill>
                          <a:blip r:embed="rId33"/>
                          <a:stretch>
                            <a:fillRect/>
                          </a:stretch>
                        </pic:blipFill>
                        <pic:spPr>
                          <a:xfrm>
                            <a:off x="0" y="0"/>
                            <a:ext cx="859790" cy="668020"/>
                          </a:xfrm>
                          <a:prstGeom prst="rect">
                            <a:avLst/>
                          </a:prstGeom>
                          <a:noFill/>
                          <a:ln w="9525">
                            <a:noFill/>
                          </a:ln>
                        </pic:spPr>
                      </pic:pic>
                    </a:graphicData>
                  </a:graphic>
                </wp:inline>
              </w:drawing>
            </w:r>
          </w:p>
        </w:tc>
        <w:tc>
          <w:tcPr>
            <w:tcW w:w="3298" w:type="pct"/>
            <w:vAlign w:val="center"/>
            <w:tcPrChange w:id="392" w:author="王秀子" w:date="2023-07-06T10:28:58Z">
              <w:tcPr>
                <w:tcW w:w="3297" w:type="pct"/>
                <w:vAlign w:val="center"/>
              </w:tcPr>
            </w:tcPrChange>
          </w:tcPr>
          <w:p>
            <w:pPr>
              <w:widowControl/>
              <w:jc w:val="left"/>
              <w:textAlignment w:val="center"/>
              <w:rPr>
                <w:rFonts w:hint="eastAsia" w:ascii="宋体" w:hAnsi="宋体" w:eastAsia="宋体" w:cs="宋体"/>
                <w:sz w:val="21"/>
                <w:szCs w:val="21"/>
              </w:rPr>
            </w:pPr>
            <w:r>
              <w:rPr>
                <w:rFonts w:hint="eastAsia" w:ascii="宋体" w:hAnsi="宋体" w:eastAsia="宋体" w:cs="宋体"/>
                <w:color w:val="000000"/>
                <w:kern w:val="0"/>
                <w:sz w:val="21"/>
                <w:szCs w:val="21"/>
                <w:lang w:bidi="ar"/>
              </w:rPr>
              <w:t>1.规格：（W1800*D1600*H750）±15mm；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393" w:author="王秀子" w:date="2023-07-06T10:28:58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trHeight w:val="1087" w:hRule="atLeast"/>
          <w:trPrChange w:id="393" w:author="王秀子" w:date="2023-07-06T10:28:58Z">
            <w:trPr>
              <w:trHeight w:val="1087" w:hRule="atLeast"/>
            </w:trPr>
          </w:trPrChange>
        </w:trPr>
        <w:tc>
          <w:tcPr>
            <w:tcW w:w="531" w:type="pct"/>
            <w:vMerge w:val="continue"/>
            <w:vAlign w:val="center"/>
            <w:tcPrChange w:id="394" w:author="王秀子" w:date="2023-07-06T10:28:58Z">
              <w:tcPr>
                <w:tcW w:w="531" w:type="pct"/>
                <w:vMerge w:val="continue"/>
                <w:vAlign w:val="center"/>
              </w:tcPr>
            </w:tcPrChange>
          </w:tcPr>
          <w:p>
            <w:pPr>
              <w:widowControl/>
              <w:jc w:val="left"/>
              <w:textAlignment w:val="center"/>
              <w:rPr>
                <w:rFonts w:hint="eastAsia" w:ascii="宋体" w:hAnsi="宋体" w:eastAsia="宋体" w:cs="宋体"/>
                <w:sz w:val="21"/>
                <w:szCs w:val="21"/>
              </w:rPr>
            </w:pPr>
          </w:p>
        </w:tc>
        <w:tc>
          <w:tcPr>
            <w:tcW w:w="1170" w:type="pct"/>
            <w:vMerge w:val="continue"/>
            <w:vAlign w:val="center"/>
            <w:tcPrChange w:id="395" w:author="王秀子" w:date="2023-07-06T10:28:58Z">
              <w:tcPr>
                <w:tcW w:w="1170" w:type="pct"/>
                <w:vMerge w:val="continue"/>
                <w:vAlign w:val="center"/>
              </w:tcPr>
            </w:tcPrChange>
          </w:tcPr>
          <w:p>
            <w:pPr>
              <w:widowControl/>
              <w:jc w:val="left"/>
              <w:textAlignment w:val="center"/>
              <w:rPr>
                <w:rFonts w:hint="eastAsia" w:ascii="宋体" w:hAnsi="宋体" w:eastAsia="宋体" w:cs="宋体"/>
                <w:sz w:val="21"/>
                <w:szCs w:val="21"/>
              </w:rPr>
            </w:pPr>
          </w:p>
        </w:tc>
        <w:tc>
          <w:tcPr>
            <w:tcW w:w="3298" w:type="pct"/>
            <w:vAlign w:val="center"/>
            <w:tcPrChange w:id="396" w:author="王秀子" w:date="2023-07-06T10:28:58Z">
              <w:tcPr>
                <w:tcW w:w="3297" w:type="pct"/>
                <w:vAlign w:val="center"/>
              </w:tcPr>
            </w:tcPrChange>
          </w:tcPr>
          <w:p>
            <w:pPr>
              <w:widowControl/>
              <w:jc w:val="left"/>
              <w:textAlignment w:val="center"/>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2.基材采用符合国家环保标准E1级或更优的中密度纤维板；面材采用AAA级木皮贴面，封边采用同材质实木木皮封边；配1个铝合金毛刷翻盖。（含底座与线盒盖），班台内部可隐蔽式走线。副台配主机柜、抽屉柜、储物柜/空格柜等功能，后期根据采购方需求进行深化设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397" w:author="王秀子" w:date="2023-07-06T10:28:58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trHeight w:val="470" w:hRule="atLeast"/>
          <w:trPrChange w:id="397" w:author="王秀子" w:date="2023-07-06T10:28:58Z">
            <w:trPr>
              <w:trHeight w:val="470" w:hRule="atLeast"/>
            </w:trPr>
          </w:trPrChange>
        </w:trPr>
        <w:tc>
          <w:tcPr>
            <w:tcW w:w="531" w:type="pct"/>
            <w:vAlign w:val="center"/>
            <w:tcPrChange w:id="398" w:author="王秀子" w:date="2023-07-06T10:28:58Z">
              <w:tcPr>
                <w:tcW w:w="531" w:type="pct"/>
                <w:vAlign w:val="center"/>
              </w:tcPr>
            </w:tcPrChange>
          </w:tcPr>
          <w:p>
            <w:pPr>
              <w:widowControl/>
              <w:jc w:val="center"/>
              <w:textAlignment w:val="center"/>
              <w:rPr>
                <w:rFonts w:hint="eastAsia" w:ascii="宋体" w:hAnsi="宋体" w:eastAsia="宋体" w:cs="宋体"/>
                <w:sz w:val="21"/>
                <w:szCs w:val="21"/>
              </w:rPr>
            </w:pPr>
            <w:r>
              <w:rPr>
                <w:rFonts w:hint="eastAsia" w:ascii="宋体" w:hAnsi="宋体" w:eastAsia="宋体" w:cs="宋体"/>
                <w:color w:val="000000"/>
                <w:kern w:val="0"/>
                <w:sz w:val="21"/>
                <w:szCs w:val="21"/>
                <w:lang w:bidi="ar"/>
              </w:rPr>
              <w:t>27</w:t>
            </w:r>
          </w:p>
        </w:tc>
        <w:tc>
          <w:tcPr>
            <w:tcW w:w="1170" w:type="pct"/>
            <w:vAlign w:val="center"/>
            <w:tcPrChange w:id="399" w:author="王秀子" w:date="2023-07-06T10:28:58Z">
              <w:tcPr>
                <w:tcW w:w="1170" w:type="pct"/>
                <w:vAlign w:val="center"/>
              </w:tcPr>
            </w:tcPrChange>
          </w:tcPr>
          <w:p>
            <w:pPr>
              <w:widowControl/>
              <w:jc w:val="center"/>
              <w:textAlignment w:val="center"/>
              <w:rPr>
                <w:rFonts w:hint="eastAsia" w:ascii="宋体" w:hAnsi="宋体" w:eastAsia="宋体" w:cs="宋体"/>
                <w:sz w:val="21"/>
                <w:szCs w:val="21"/>
              </w:rPr>
            </w:pPr>
            <w:r>
              <w:rPr>
                <w:rFonts w:hint="eastAsia" w:ascii="宋体" w:hAnsi="宋体" w:eastAsia="宋体" w:cs="宋体"/>
                <w:sz w:val="21"/>
                <w:szCs w:val="21"/>
              </w:rPr>
              <w:t>沙发</w:t>
            </w:r>
          </w:p>
          <w:p>
            <w:pPr>
              <w:widowControl w:val="0"/>
              <w:spacing w:line="360" w:lineRule="auto"/>
              <w:jc w:val="center"/>
              <w:rPr>
                <w:rFonts w:hint="eastAsia" w:ascii="宋体" w:hAnsi="宋体" w:eastAsia="宋体" w:cs="宋体"/>
                <w:b/>
                <w:bCs/>
                <w:kern w:val="2"/>
                <w:sz w:val="21"/>
                <w:szCs w:val="21"/>
                <w:lang w:val="en-US" w:eastAsia="zh-CN" w:bidi="ar-SA"/>
              </w:rPr>
            </w:pPr>
            <w:r>
              <w:rPr>
                <w:rFonts w:hint="eastAsia" w:ascii="宋体" w:hAnsi="宋体" w:eastAsia="宋体" w:cs="宋体"/>
                <w:b/>
                <w:bCs/>
                <w:kern w:val="2"/>
                <w:sz w:val="21"/>
                <w:szCs w:val="21"/>
                <w:lang w:val="en-US" w:eastAsia="zh-CN" w:bidi="ar-SA"/>
              </w:rPr>
              <w:drawing>
                <wp:inline distT="0" distB="0" distL="114300" distR="114300">
                  <wp:extent cx="969010" cy="471805"/>
                  <wp:effectExtent l="0" t="0" r="6350" b="635"/>
                  <wp:docPr id="214211" name="图片 14" descr="OP-FX80010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11" name="图片 14" descr="OP-FX80010 (2)"/>
                          <pic:cNvPicPr>
                            <a:picLocks noChangeAspect="1"/>
                          </pic:cNvPicPr>
                        </pic:nvPicPr>
                        <pic:blipFill>
                          <a:blip r:embed="rId34"/>
                          <a:srcRect l="11395" t="37628" r="8832" b="4219"/>
                          <a:stretch>
                            <a:fillRect/>
                          </a:stretch>
                        </pic:blipFill>
                        <pic:spPr>
                          <a:xfrm>
                            <a:off x="0" y="0"/>
                            <a:ext cx="969010" cy="471805"/>
                          </a:xfrm>
                          <a:prstGeom prst="rect">
                            <a:avLst/>
                          </a:prstGeom>
                          <a:noFill/>
                          <a:ln w="9525">
                            <a:noFill/>
                          </a:ln>
                        </pic:spPr>
                      </pic:pic>
                    </a:graphicData>
                  </a:graphic>
                </wp:inline>
              </w:drawing>
            </w:r>
          </w:p>
        </w:tc>
        <w:tc>
          <w:tcPr>
            <w:tcW w:w="3298" w:type="pct"/>
            <w:vAlign w:val="center"/>
            <w:tcPrChange w:id="400" w:author="王秀子" w:date="2023-07-06T10:28:58Z">
              <w:tcPr>
                <w:tcW w:w="3297" w:type="pct"/>
                <w:vAlign w:val="center"/>
              </w:tcPr>
            </w:tcPrChange>
          </w:tcPr>
          <w:p>
            <w:pPr>
              <w:widowControl/>
              <w:jc w:val="left"/>
              <w:textAlignment w:val="center"/>
              <w:rPr>
                <w:rFonts w:hint="eastAsia" w:ascii="宋体" w:hAnsi="宋体" w:eastAsia="宋体" w:cs="宋体"/>
                <w:sz w:val="21"/>
                <w:szCs w:val="21"/>
              </w:rPr>
            </w:pPr>
            <w:r>
              <w:rPr>
                <w:rFonts w:hint="eastAsia" w:ascii="宋体" w:hAnsi="宋体" w:eastAsia="宋体" w:cs="宋体"/>
                <w:color w:val="000000"/>
                <w:kern w:val="0"/>
                <w:sz w:val="21"/>
                <w:szCs w:val="21"/>
                <w:lang w:bidi="ar"/>
              </w:rPr>
              <w:t>采用超纤皮，30/40密度切割新绵；框架：四面刨光、烘干实木架结合多层夹板； 承重结构：标准间距蛇形簧+平衡钢线+平衡网；脚架：不锈钢五金脚。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401" w:author="王秀子" w:date="2023-07-06T10:28:58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trHeight w:val="307" w:hRule="atLeast"/>
          <w:trPrChange w:id="401" w:author="王秀子" w:date="2023-07-06T10:28:58Z">
            <w:trPr>
              <w:trHeight w:val="307" w:hRule="atLeast"/>
            </w:trPr>
          </w:trPrChange>
        </w:trPr>
        <w:tc>
          <w:tcPr>
            <w:tcW w:w="531" w:type="pct"/>
            <w:vMerge w:val="restart"/>
            <w:vAlign w:val="center"/>
            <w:tcPrChange w:id="402" w:author="王秀子" w:date="2023-07-06T10:28:58Z">
              <w:tcPr>
                <w:tcW w:w="531" w:type="pct"/>
                <w:vMerge w:val="restart"/>
                <w:vAlign w:val="center"/>
              </w:tcPr>
            </w:tcPrChange>
          </w:tcPr>
          <w:p>
            <w:pPr>
              <w:widowControl/>
              <w:jc w:val="center"/>
              <w:textAlignment w:val="center"/>
              <w:rPr>
                <w:rFonts w:hint="eastAsia" w:ascii="宋体" w:hAnsi="宋体" w:eastAsia="宋体" w:cs="宋体"/>
                <w:sz w:val="21"/>
                <w:szCs w:val="21"/>
              </w:rPr>
            </w:pPr>
            <w:r>
              <w:rPr>
                <w:rFonts w:hint="eastAsia" w:ascii="宋体" w:hAnsi="宋体" w:eastAsia="宋体" w:cs="宋体"/>
                <w:color w:val="000000"/>
                <w:kern w:val="0"/>
                <w:sz w:val="21"/>
                <w:szCs w:val="21"/>
                <w:lang w:bidi="ar"/>
              </w:rPr>
              <w:t>28</w:t>
            </w:r>
          </w:p>
        </w:tc>
        <w:tc>
          <w:tcPr>
            <w:tcW w:w="1170" w:type="pct"/>
            <w:vMerge w:val="restart"/>
            <w:vAlign w:val="center"/>
            <w:tcPrChange w:id="403" w:author="王秀子" w:date="2023-07-06T10:28:58Z">
              <w:tcPr>
                <w:tcW w:w="1170" w:type="pct"/>
                <w:vMerge w:val="restart"/>
                <w:vAlign w:val="center"/>
              </w:tcPr>
            </w:tcPrChange>
          </w:tcPr>
          <w:p>
            <w:pPr>
              <w:widowControl/>
              <w:jc w:val="center"/>
              <w:textAlignment w:val="center"/>
              <w:rPr>
                <w:rFonts w:hint="eastAsia" w:ascii="宋体" w:hAnsi="宋体" w:eastAsia="宋体" w:cs="宋体"/>
                <w:sz w:val="21"/>
                <w:szCs w:val="21"/>
              </w:rPr>
            </w:pPr>
            <w:r>
              <w:rPr>
                <w:rFonts w:hint="eastAsia" w:ascii="宋体" w:hAnsi="宋体" w:eastAsia="宋体" w:cs="宋体"/>
                <w:sz w:val="21"/>
                <w:szCs w:val="21"/>
              </w:rPr>
              <w:t>文件柜2</w:t>
            </w:r>
          </w:p>
          <w:p>
            <w:pPr>
              <w:widowControl w:val="0"/>
              <w:spacing w:line="360" w:lineRule="auto"/>
              <w:jc w:val="center"/>
              <w:rPr>
                <w:rFonts w:hint="eastAsia" w:ascii="宋体" w:hAnsi="宋体" w:eastAsia="宋体" w:cs="宋体"/>
                <w:b/>
                <w:bCs/>
                <w:kern w:val="2"/>
                <w:sz w:val="21"/>
                <w:szCs w:val="21"/>
                <w:lang w:val="en-US" w:eastAsia="zh-CN" w:bidi="ar-SA"/>
              </w:rPr>
            </w:pPr>
            <w:r>
              <w:rPr>
                <w:rFonts w:hint="eastAsia" w:ascii="宋体" w:hAnsi="宋体" w:eastAsia="宋体" w:cs="宋体"/>
                <w:b/>
                <w:bCs/>
                <w:kern w:val="2"/>
                <w:sz w:val="21"/>
                <w:szCs w:val="21"/>
                <w:lang w:val="en-US" w:eastAsia="zh-CN" w:bidi="ar-SA"/>
              </w:rPr>
              <w:drawing>
                <wp:inline distT="0" distB="0" distL="114300" distR="114300">
                  <wp:extent cx="647700" cy="798830"/>
                  <wp:effectExtent l="0" t="0" r="7620" b="8890"/>
                  <wp:docPr id="21419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99" name="图片 7"/>
                          <pic:cNvPicPr>
                            <a:picLocks noChangeAspect="1"/>
                          </pic:cNvPicPr>
                        </pic:nvPicPr>
                        <pic:blipFill>
                          <a:blip r:embed="rId35"/>
                          <a:stretch>
                            <a:fillRect/>
                          </a:stretch>
                        </pic:blipFill>
                        <pic:spPr>
                          <a:xfrm>
                            <a:off x="0" y="0"/>
                            <a:ext cx="647700" cy="798830"/>
                          </a:xfrm>
                          <a:prstGeom prst="rect">
                            <a:avLst/>
                          </a:prstGeom>
                          <a:noFill/>
                          <a:ln w="9525">
                            <a:noFill/>
                          </a:ln>
                        </pic:spPr>
                      </pic:pic>
                    </a:graphicData>
                  </a:graphic>
                </wp:inline>
              </w:drawing>
            </w:r>
          </w:p>
        </w:tc>
        <w:tc>
          <w:tcPr>
            <w:tcW w:w="3298" w:type="pct"/>
            <w:vAlign w:val="center"/>
            <w:tcPrChange w:id="404" w:author="王秀子" w:date="2023-07-06T10:28:58Z">
              <w:tcPr>
                <w:tcW w:w="3297" w:type="pct"/>
                <w:vAlign w:val="center"/>
              </w:tcPr>
            </w:tcPrChange>
          </w:tcPr>
          <w:p>
            <w:pPr>
              <w:widowControl/>
              <w:jc w:val="left"/>
              <w:textAlignment w:val="center"/>
              <w:rPr>
                <w:rFonts w:hint="eastAsia" w:ascii="宋体" w:hAnsi="宋体" w:eastAsia="宋体" w:cs="宋体"/>
                <w:sz w:val="21"/>
                <w:szCs w:val="21"/>
              </w:rPr>
            </w:pPr>
            <w:r>
              <w:rPr>
                <w:rFonts w:hint="eastAsia" w:ascii="宋体" w:hAnsi="宋体" w:eastAsia="宋体" w:cs="宋体"/>
                <w:color w:val="000000"/>
                <w:kern w:val="0"/>
                <w:sz w:val="21"/>
                <w:szCs w:val="21"/>
                <w:lang w:bidi="ar"/>
              </w:rPr>
              <w:t>1.规格：（W1600*D350*H1800）mm±15mm；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405" w:author="王秀子" w:date="2023-07-06T10:28:58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trHeight w:val="307" w:hRule="atLeast"/>
          <w:trPrChange w:id="405" w:author="王秀子" w:date="2023-07-06T10:28:58Z">
            <w:trPr>
              <w:trHeight w:val="307" w:hRule="atLeast"/>
            </w:trPr>
          </w:trPrChange>
        </w:trPr>
        <w:tc>
          <w:tcPr>
            <w:tcW w:w="531" w:type="pct"/>
            <w:vMerge w:val="continue"/>
            <w:vAlign w:val="center"/>
            <w:tcPrChange w:id="406" w:author="王秀子" w:date="2023-07-06T10:28:58Z">
              <w:tcPr>
                <w:tcW w:w="531" w:type="pct"/>
                <w:vMerge w:val="continue"/>
                <w:vAlign w:val="center"/>
              </w:tcPr>
            </w:tcPrChange>
          </w:tcPr>
          <w:p>
            <w:pPr>
              <w:widowControl/>
              <w:jc w:val="left"/>
              <w:textAlignment w:val="center"/>
              <w:rPr>
                <w:rFonts w:hint="eastAsia" w:ascii="宋体" w:hAnsi="宋体" w:eastAsia="宋体" w:cs="宋体"/>
                <w:sz w:val="21"/>
                <w:szCs w:val="21"/>
              </w:rPr>
            </w:pPr>
          </w:p>
        </w:tc>
        <w:tc>
          <w:tcPr>
            <w:tcW w:w="1170" w:type="pct"/>
            <w:vMerge w:val="continue"/>
            <w:vAlign w:val="center"/>
            <w:tcPrChange w:id="407" w:author="王秀子" w:date="2023-07-06T10:28:58Z">
              <w:tcPr>
                <w:tcW w:w="1170" w:type="pct"/>
                <w:vMerge w:val="continue"/>
                <w:vAlign w:val="center"/>
              </w:tcPr>
            </w:tcPrChange>
          </w:tcPr>
          <w:p>
            <w:pPr>
              <w:widowControl/>
              <w:jc w:val="center"/>
              <w:textAlignment w:val="center"/>
              <w:rPr>
                <w:rFonts w:hint="eastAsia" w:ascii="宋体" w:hAnsi="宋体" w:eastAsia="宋体" w:cs="宋体"/>
                <w:sz w:val="21"/>
                <w:szCs w:val="21"/>
              </w:rPr>
            </w:pPr>
          </w:p>
        </w:tc>
        <w:tc>
          <w:tcPr>
            <w:tcW w:w="3298" w:type="pct"/>
            <w:vAlign w:val="center"/>
            <w:tcPrChange w:id="408" w:author="王秀子" w:date="2023-07-06T10:28:58Z">
              <w:tcPr>
                <w:tcW w:w="3297" w:type="pct"/>
                <w:vAlign w:val="center"/>
              </w:tcPr>
            </w:tcPrChange>
          </w:tcPr>
          <w:p>
            <w:pPr>
              <w:widowControl/>
              <w:jc w:val="left"/>
              <w:textAlignment w:val="center"/>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2.基材采用符合国家环保标准E1级或更优的中密度纤维板基材；面材采用AAA级木皮贴面，封边采用同材质实木木皮封边。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409" w:author="王秀子" w:date="2023-07-06T10:28:58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trHeight w:val="307" w:hRule="atLeast"/>
          <w:trPrChange w:id="409" w:author="王秀子" w:date="2023-07-06T10:28:58Z">
            <w:trPr>
              <w:trHeight w:val="307" w:hRule="atLeast"/>
            </w:trPr>
          </w:trPrChange>
        </w:trPr>
        <w:tc>
          <w:tcPr>
            <w:tcW w:w="531" w:type="pct"/>
            <w:vMerge w:val="restart"/>
            <w:vAlign w:val="center"/>
            <w:tcPrChange w:id="410" w:author="王秀子" w:date="2023-07-06T10:28:58Z">
              <w:tcPr>
                <w:tcW w:w="531" w:type="pct"/>
                <w:vMerge w:val="restart"/>
                <w:vAlign w:val="center"/>
              </w:tcPr>
            </w:tcPrChange>
          </w:tcPr>
          <w:p>
            <w:pPr>
              <w:widowControl/>
              <w:jc w:val="center"/>
              <w:textAlignment w:val="center"/>
              <w:rPr>
                <w:rFonts w:hint="eastAsia" w:ascii="宋体" w:hAnsi="宋体" w:eastAsia="宋体" w:cs="宋体"/>
                <w:sz w:val="21"/>
                <w:szCs w:val="21"/>
              </w:rPr>
            </w:pPr>
            <w:r>
              <w:rPr>
                <w:rFonts w:hint="eastAsia" w:ascii="宋体" w:hAnsi="宋体" w:eastAsia="宋体" w:cs="宋体"/>
                <w:color w:val="000000"/>
                <w:kern w:val="0"/>
                <w:sz w:val="21"/>
                <w:szCs w:val="21"/>
                <w:lang w:bidi="ar"/>
              </w:rPr>
              <w:t>29</w:t>
            </w:r>
          </w:p>
        </w:tc>
        <w:tc>
          <w:tcPr>
            <w:tcW w:w="1170" w:type="pct"/>
            <w:vMerge w:val="restart"/>
            <w:vAlign w:val="center"/>
            <w:tcPrChange w:id="411" w:author="王秀子" w:date="2023-07-06T10:28:58Z">
              <w:tcPr>
                <w:tcW w:w="1170" w:type="pct"/>
                <w:vMerge w:val="restart"/>
                <w:vAlign w:val="center"/>
              </w:tcPr>
            </w:tcPrChange>
          </w:tcPr>
          <w:p>
            <w:pPr>
              <w:widowControl/>
              <w:jc w:val="center"/>
              <w:textAlignment w:val="center"/>
              <w:rPr>
                <w:rFonts w:hint="eastAsia" w:ascii="宋体" w:hAnsi="宋体" w:eastAsia="宋体" w:cs="宋体"/>
                <w:sz w:val="21"/>
                <w:szCs w:val="21"/>
              </w:rPr>
            </w:pPr>
            <w:r>
              <w:rPr>
                <w:rFonts w:hint="eastAsia" w:ascii="宋体" w:hAnsi="宋体" w:eastAsia="宋体" w:cs="宋体"/>
                <w:sz w:val="21"/>
                <w:szCs w:val="21"/>
              </w:rPr>
              <w:t>事务员办公桌</w:t>
            </w:r>
          </w:p>
          <w:p>
            <w:pPr>
              <w:widowControl w:val="0"/>
              <w:spacing w:line="360" w:lineRule="auto"/>
              <w:jc w:val="center"/>
              <w:rPr>
                <w:rFonts w:hint="eastAsia" w:ascii="宋体" w:hAnsi="宋体" w:eastAsia="宋体" w:cs="宋体"/>
                <w:b/>
                <w:bCs/>
                <w:kern w:val="2"/>
                <w:sz w:val="21"/>
                <w:szCs w:val="21"/>
                <w:lang w:val="en-US" w:eastAsia="zh-CN" w:bidi="ar-SA"/>
              </w:rPr>
            </w:pPr>
            <w:r>
              <w:rPr>
                <w:rFonts w:hint="eastAsia" w:ascii="宋体" w:hAnsi="宋体" w:eastAsia="宋体" w:cs="宋体"/>
                <w:b/>
                <w:bCs/>
                <w:kern w:val="2"/>
                <w:sz w:val="21"/>
                <w:szCs w:val="21"/>
                <w:lang w:val="en-US" w:eastAsia="zh-CN" w:bidi="ar-SA"/>
              </w:rPr>
              <w:drawing>
                <wp:inline distT="0" distB="0" distL="114300" distR="114300">
                  <wp:extent cx="999490" cy="701675"/>
                  <wp:effectExtent l="0" t="0" r="6350" b="14605"/>
                  <wp:docPr id="214235" name="图片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35" name="图片 83"/>
                          <pic:cNvPicPr>
                            <a:picLocks noChangeAspect="1"/>
                          </pic:cNvPicPr>
                        </pic:nvPicPr>
                        <pic:blipFill>
                          <a:blip r:embed="rId36"/>
                          <a:stretch>
                            <a:fillRect/>
                          </a:stretch>
                        </pic:blipFill>
                        <pic:spPr>
                          <a:xfrm>
                            <a:off x="0" y="0"/>
                            <a:ext cx="999490" cy="701675"/>
                          </a:xfrm>
                          <a:prstGeom prst="rect">
                            <a:avLst/>
                          </a:prstGeom>
                          <a:noFill/>
                          <a:ln w="9525">
                            <a:noFill/>
                          </a:ln>
                        </pic:spPr>
                      </pic:pic>
                    </a:graphicData>
                  </a:graphic>
                </wp:inline>
              </w:drawing>
            </w:r>
          </w:p>
        </w:tc>
        <w:tc>
          <w:tcPr>
            <w:tcW w:w="3298" w:type="pct"/>
            <w:vAlign w:val="center"/>
            <w:tcPrChange w:id="412" w:author="王秀子" w:date="2023-07-06T10:28:58Z">
              <w:tcPr>
                <w:tcW w:w="3297" w:type="pct"/>
                <w:vAlign w:val="center"/>
              </w:tcPr>
            </w:tcPrChange>
          </w:tcPr>
          <w:p>
            <w:pPr>
              <w:widowControl/>
              <w:jc w:val="left"/>
              <w:textAlignment w:val="center"/>
              <w:rPr>
                <w:rFonts w:hint="eastAsia" w:ascii="宋体" w:hAnsi="宋体" w:eastAsia="宋体" w:cs="宋体"/>
                <w:sz w:val="21"/>
                <w:szCs w:val="21"/>
              </w:rPr>
            </w:pPr>
            <w:r>
              <w:rPr>
                <w:rFonts w:hint="eastAsia" w:ascii="宋体" w:hAnsi="宋体" w:eastAsia="宋体" w:cs="宋体"/>
                <w:color w:val="000000"/>
                <w:kern w:val="0"/>
                <w:sz w:val="21"/>
                <w:szCs w:val="21"/>
                <w:lang w:bidi="ar"/>
              </w:rPr>
              <w:t>1.规格：（1400*650*750）±10mm；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413" w:author="王秀子" w:date="2023-07-06T10:28:58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trHeight w:val="307" w:hRule="atLeast"/>
          <w:trPrChange w:id="413" w:author="王秀子" w:date="2023-07-06T10:28:58Z">
            <w:trPr>
              <w:trHeight w:val="307" w:hRule="atLeast"/>
            </w:trPr>
          </w:trPrChange>
        </w:trPr>
        <w:tc>
          <w:tcPr>
            <w:tcW w:w="531" w:type="pct"/>
            <w:vMerge w:val="continue"/>
            <w:vAlign w:val="center"/>
            <w:tcPrChange w:id="414" w:author="王秀子" w:date="2023-07-06T10:28:58Z">
              <w:tcPr>
                <w:tcW w:w="531" w:type="pct"/>
                <w:vMerge w:val="continue"/>
                <w:vAlign w:val="center"/>
              </w:tcPr>
            </w:tcPrChange>
          </w:tcPr>
          <w:p>
            <w:pPr>
              <w:widowControl/>
              <w:jc w:val="left"/>
              <w:textAlignment w:val="center"/>
              <w:rPr>
                <w:rFonts w:hint="eastAsia" w:ascii="宋体" w:hAnsi="宋体" w:eastAsia="宋体" w:cs="宋体"/>
                <w:sz w:val="21"/>
                <w:szCs w:val="21"/>
              </w:rPr>
            </w:pPr>
          </w:p>
        </w:tc>
        <w:tc>
          <w:tcPr>
            <w:tcW w:w="1170" w:type="pct"/>
            <w:vMerge w:val="continue"/>
            <w:vAlign w:val="center"/>
            <w:tcPrChange w:id="415" w:author="王秀子" w:date="2023-07-06T10:28:58Z">
              <w:tcPr>
                <w:tcW w:w="1170" w:type="pct"/>
                <w:vMerge w:val="continue"/>
                <w:vAlign w:val="center"/>
              </w:tcPr>
            </w:tcPrChange>
          </w:tcPr>
          <w:p>
            <w:pPr>
              <w:widowControl/>
              <w:jc w:val="center"/>
              <w:textAlignment w:val="center"/>
              <w:rPr>
                <w:rFonts w:hint="eastAsia" w:ascii="宋体" w:hAnsi="宋体" w:eastAsia="宋体" w:cs="宋体"/>
                <w:sz w:val="21"/>
                <w:szCs w:val="21"/>
              </w:rPr>
            </w:pPr>
          </w:p>
        </w:tc>
        <w:tc>
          <w:tcPr>
            <w:tcW w:w="3298" w:type="pct"/>
            <w:vAlign w:val="center"/>
            <w:tcPrChange w:id="416" w:author="王秀子" w:date="2023-07-06T10:28:58Z">
              <w:tcPr>
                <w:tcW w:w="3297" w:type="pct"/>
                <w:vAlign w:val="center"/>
              </w:tcPr>
            </w:tcPrChange>
          </w:tcPr>
          <w:p>
            <w:pPr>
              <w:widowControl/>
              <w:jc w:val="left"/>
              <w:textAlignment w:val="center"/>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2.材质为三聚氰胺饰面人造板，基材采用环保实木颗粒板，三聚氰胺饰面，ABS激光封边制作。金属脚架。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417" w:author="王秀子" w:date="2023-07-06T10:28:58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trHeight w:val="736" w:hRule="atLeast"/>
          <w:trPrChange w:id="417" w:author="王秀子" w:date="2023-07-06T10:28:58Z">
            <w:trPr>
              <w:trHeight w:val="736" w:hRule="atLeast"/>
            </w:trPr>
          </w:trPrChange>
        </w:trPr>
        <w:tc>
          <w:tcPr>
            <w:tcW w:w="531" w:type="pct"/>
            <w:vMerge w:val="restart"/>
            <w:vAlign w:val="center"/>
            <w:tcPrChange w:id="418" w:author="王秀子" w:date="2023-07-06T10:28:58Z">
              <w:tcPr>
                <w:tcW w:w="531" w:type="pct"/>
                <w:vMerge w:val="restart"/>
                <w:vAlign w:val="center"/>
              </w:tcPr>
            </w:tcPrChange>
          </w:tcPr>
          <w:p>
            <w:pPr>
              <w:widowControl/>
              <w:jc w:val="center"/>
              <w:textAlignment w:val="center"/>
              <w:rPr>
                <w:rFonts w:hint="eastAsia" w:ascii="宋体" w:hAnsi="宋体" w:eastAsia="宋体" w:cs="宋体"/>
                <w:sz w:val="21"/>
                <w:szCs w:val="21"/>
              </w:rPr>
            </w:pPr>
            <w:r>
              <w:rPr>
                <w:rFonts w:hint="eastAsia" w:ascii="宋体" w:hAnsi="宋体" w:eastAsia="宋体" w:cs="宋体"/>
                <w:color w:val="000000"/>
                <w:kern w:val="0"/>
                <w:sz w:val="21"/>
                <w:szCs w:val="21"/>
                <w:lang w:bidi="ar"/>
              </w:rPr>
              <w:t>30</w:t>
            </w:r>
          </w:p>
        </w:tc>
        <w:tc>
          <w:tcPr>
            <w:tcW w:w="1170" w:type="pct"/>
            <w:vMerge w:val="restart"/>
            <w:vAlign w:val="center"/>
            <w:tcPrChange w:id="419" w:author="王秀子" w:date="2023-07-06T10:28:58Z">
              <w:tcPr>
                <w:tcW w:w="1170" w:type="pct"/>
                <w:vMerge w:val="restart"/>
                <w:vAlign w:val="center"/>
              </w:tcPr>
            </w:tcPrChange>
          </w:tcPr>
          <w:p>
            <w:pPr>
              <w:widowControl/>
              <w:jc w:val="center"/>
              <w:textAlignment w:val="center"/>
              <w:rPr>
                <w:rFonts w:hint="eastAsia" w:ascii="宋体" w:hAnsi="宋体" w:eastAsia="宋体" w:cs="宋体"/>
                <w:sz w:val="21"/>
                <w:szCs w:val="21"/>
              </w:rPr>
            </w:pPr>
            <w:r>
              <w:rPr>
                <w:rFonts w:hint="eastAsia" w:ascii="宋体" w:hAnsi="宋体" w:eastAsia="宋体" w:cs="宋体"/>
                <w:sz w:val="21"/>
                <w:szCs w:val="21"/>
              </w:rPr>
              <w:t>密集柜</w:t>
            </w:r>
          </w:p>
          <w:p>
            <w:pPr>
              <w:widowControl w:val="0"/>
              <w:spacing w:line="360" w:lineRule="auto"/>
              <w:jc w:val="center"/>
              <w:rPr>
                <w:rFonts w:hint="eastAsia" w:ascii="宋体" w:hAnsi="宋体" w:eastAsia="宋体" w:cs="宋体"/>
                <w:b/>
                <w:bCs/>
                <w:kern w:val="2"/>
                <w:sz w:val="21"/>
                <w:szCs w:val="21"/>
                <w:lang w:val="en-US" w:eastAsia="zh-CN" w:bidi="ar-SA"/>
              </w:rPr>
            </w:pPr>
            <w:r>
              <w:rPr>
                <w:rFonts w:hint="eastAsia" w:ascii="宋体" w:hAnsi="宋体" w:eastAsia="宋体" w:cs="宋体"/>
                <w:b/>
                <w:bCs/>
                <w:kern w:val="2"/>
                <w:sz w:val="21"/>
                <w:szCs w:val="21"/>
                <w:lang w:val="en-US" w:eastAsia="zh-CN" w:bidi="ar-SA"/>
              </w:rPr>
              <w:drawing>
                <wp:inline distT="0" distB="0" distL="114300" distR="114300">
                  <wp:extent cx="892175" cy="749935"/>
                  <wp:effectExtent l="0" t="0" r="6985" b="12065"/>
                  <wp:docPr id="214239" name="图片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39" name="图片 78"/>
                          <pic:cNvPicPr>
                            <a:picLocks noChangeAspect="1"/>
                          </pic:cNvPicPr>
                        </pic:nvPicPr>
                        <pic:blipFill>
                          <a:blip r:embed="rId37"/>
                          <a:stretch>
                            <a:fillRect/>
                          </a:stretch>
                        </pic:blipFill>
                        <pic:spPr>
                          <a:xfrm>
                            <a:off x="0" y="0"/>
                            <a:ext cx="892175" cy="749935"/>
                          </a:xfrm>
                          <a:prstGeom prst="rect">
                            <a:avLst/>
                          </a:prstGeom>
                          <a:noFill/>
                          <a:ln w="9525">
                            <a:noFill/>
                          </a:ln>
                        </pic:spPr>
                      </pic:pic>
                    </a:graphicData>
                  </a:graphic>
                </wp:inline>
              </w:drawing>
            </w:r>
          </w:p>
        </w:tc>
        <w:tc>
          <w:tcPr>
            <w:tcW w:w="3298" w:type="pct"/>
            <w:vAlign w:val="center"/>
            <w:tcPrChange w:id="420" w:author="王秀子" w:date="2023-07-06T10:28:58Z">
              <w:tcPr>
                <w:tcW w:w="3297" w:type="pct"/>
                <w:vAlign w:val="center"/>
              </w:tcPr>
            </w:tcPrChange>
          </w:tcPr>
          <w:p>
            <w:pPr>
              <w:widowControl/>
              <w:textAlignment w:val="center"/>
              <w:rPr>
                <w:rFonts w:hint="eastAsia" w:ascii="宋体" w:hAnsi="宋体" w:eastAsia="宋体" w:cs="宋体"/>
                <w:sz w:val="21"/>
                <w:szCs w:val="21"/>
              </w:rPr>
            </w:pPr>
            <w:r>
              <w:rPr>
                <w:rFonts w:hint="eastAsia" w:ascii="宋体" w:hAnsi="宋体" w:eastAsia="宋体" w:cs="宋体"/>
                <w:color w:val="000000"/>
                <w:kern w:val="0"/>
                <w:sz w:val="21"/>
                <w:szCs w:val="21"/>
                <w:lang w:bidi="ar"/>
              </w:rPr>
              <w:t>1.框架式结构，主要部件有底盘、立柱、层板、抽屉、顶板、侧板、门面、传动机构、轨道、防震装置及防尘、防鼠装置等部分组成。安装完成后应为一独立而稳定坚固之构造，各部件不得有松动或脱落之可能。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421" w:author="王秀子" w:date="2023-07-06T10:28:58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trHeight w:val="736" w:hRule="atLeast"/>
          <w:trPrChange w:id="421" w:author="王秀子" w:date="2023-07-06T10:28:58Z">
            <w:trPr>
              <w:trHeight w:val="736" w:hRule="atLeast"/>
            </w:trPr>
          </w:trPrChange>
        </w:trPr>
        <w:tc>
          <w:tcPr>
            <w:tcW w:w="531" w:type="pct"/>
            <w:vMerge w:val="continue"/>
            <w:vAlign w:val="center"/>
            <w:tcPrChange w:id="422" w:author="王秀子" w:date="2023-07-06T10:28:58Z">
              <w:tcPr>
                <w:tcW w:w="531" w:type="pct"/>
                <w:vMerge w:val="continue"/>
                <w:vAlign w:val="center"/>
              </w:tcPr>
            </w:tcPrChange>
          </w:tcPr>
          <w:p>
            <w:pPr>
              <w:widowControl/>
              <w:jc w:val="left"/>
              <w:textAlignment w:val="center"/>
              <w:rPr>
                <w:rFonts w:hint="eastAsia" w:ascii="宋体" w:hAnsi="宋体" w:eastAsia="宋体" w:cs="宋体"/>
                <w:sz w:val="21"/>
                <w:szCs w:val="21"/>
              </w:rPr>
            </w:pPr>
          </w:p>
        </w:tc>
        <w:tc>
          <w:tcPr>
            <w:tcW w:w="1170" w:type="pct"/>
            <w:vMerge w:val="continue"/>
            <w:vAlign w:val="center"/>
            <w:tcPrChange w:id="423" w:author="王秀子" w:date="2023-07-06T10:28:58Z">
              <w:tcPr>
                <w:tcW w:w="1170" w:type="pct"/>
                <w:vMerge w:val="continue"/>
                <w:vAlign w:val="center"/>
              </w:tcPr>
            </w:tcPrChange>
          </w:tcPr>
          <w:p>
            <w:pPr>
              <w:widowControl/>
              <w:jc w:val="left"/>
              <w:textAlignment w:val="center"/>
              <w:rPr>
                <w:rFonts w:hint="eastAsia" w:ascii="宋体" w:hAnsi="宋体" w:eastAsia="宋体" w:cs="宋体"/>
                <w:sz w:val="21"/>
                <w:szCs w:val="21"/>
              </w:rPr>
            </w:pPr>
          </w:p>
        </w:tc>
        <w:tc>
          <w:tcPr>
            <w:tcW w:w="3298" w:type="pct"/>
            <w:vAlign w:val="center"/>
            <w:tcPrChange w:id="424" w:author="王秀子" w:date="2023-07-06T10:28:58Z">
              <w:tcPr>
                <w:tcW w:w="3297" w:type="pct"/>
                <w:vAlign w:val="center"/>
              </w:tcPr>
            </w:tcPrChange>
          </w:tcPr>
          <w:p>
            <w:pPr>
              <w:widowControl/>
              <w:textAlignment w:val="center"/>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2.钢板采用一级冷轧板；底盘3.0mm，轨道不锈钢方钢20*20，轨道座3.0mm，立柱1.5mm，搁板1.0mm，顶板1.0mm，挂板1.2mm。经酸洗、磷化，防腐防锈处理，金属表面耐乙酸盐雾实验连续100小时后，耐腐蚀等级达到10级。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425" w:author="王秀子" w:date="2023-07-06T10:28:58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trHeight w:val="736" w:hRule="atLeast"/>
          <w:trPrChange w:id="425" w:author="王秀子" w:date="2023-07-06T10:28:58Z">
            <w:trPr>
              <w:trHeight w:val="736" w:hRule="atLeast"/>
            </w:trPr>
          </w:trPrChange>
        </w:trPr>
        <w:tc>
          <w:tcPr>
            <w:tcW w:w="531" w:type="pct"/>
            <w:vMerge w:val="continue"/>
            <w:vAlign w:val="center"/>
            <w:tcPrChange w:id="426" w:author="王秀子" w:date="2023-07-06T10:28:58Z">
              <w:tcPr>
                <w:tcW w:w="531" w:type="pct"/>
                <w:vMerge w:val="continue"/>
                <w:vAlign w:val="center"/>
              </w:tcPr>
            </w:tcPrChange>
          </w:tcPr>
          <w:p>
            <w:pPr>
              <w:widowControl/>
              <w:jc w:val="left"/>
              <w:textAlignment w:val="center"/>
              <w:rPr>
                <w:rFonts w:hint="eastAsia" w:ascii="宋体" w:hAnsi="宋体" w:eastAsia="宋体" w:cs="宋体"/>
                <w:color w:val="000000"/>
                <w:kern w:val="0"/>
                <w:sz w:val="21"/>
                <w:szCs w:val="21"/>
                <w:lang w:bidi="ar"/>
              </w:rPr>
            </w:pPr>
          </w:p>
        </w:tc>
        <w:tc>
          <w:tcPr>
            <w:tcW w:w="1170" w:type="pct"/>
            <w:vMerge w:val="continue"/>
            <w:vAlign w:val="center"/>
            <w:tcPrChange w:id="427" w:author="王秀子" w:date="2023-07-06T10:28:58Z">
              <w:tcPr>
                <w:tcW w:w="1170" w:type="pct"/>
                <w:vMerge w:val="continue"/>
                <w:vAlign w:val="center"/>
              </w:tcPr>
            </w:tcPrChange>
          </w:tcPr>
          <w:p>
            <w:pPr>
              <w:widowControl/>
              <w:jc w:val="left"/>
              <w:textAlignment w:val="center"/>
              <w:rPr>
                <w:rFonts w:hint="eastAsia" w:ascii="宋体" w:hAnsi="宋体" w:eastAsia="宋体" w:cs="宋体"/>
                <w:color w:val="000000"/>
                <w:kern w:val="0"/>
                <w:sz w:val="21"/>
                <w:szCs w:val="21"/>
                <w:lang w:bidi="ar"/>
              </w:rPr>
            </w:pPr>
          </w:p>
        </w:tc>
        <w:tc>
          <w:tcPr>
            <w:tcW w:w="3298" w:type="pct"/>
            <w:vAlign w:val="center"/>
            <w:tcPrChange w:id="428" w:author="王秀子" w:date="2023-07-06T10:28:58Z">
              <w:tcPr>
                <w:tcW w:w="3297" w:type="pct"/>
                <w:vAlign w:val="center"/>
              </w:tcPr>
            </w:tcPrChange>
          </w:tcPr>
          <w:p>
            <w:pPr>
              <w:widowControl/>
              <w:textAlignment w:val="center"/>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3.环氧树脂粉末涂料：表面涂层硬度达到3H，符合HG/T 2006-2006标准要求。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429" w:author="王秀子" w:date="2023-07-06T10:28:58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trHeight w:val="736" w:hRule="atLeast"/>
          <w:trPrChange w:id="429" w:author="王秀子" w:date="2023-07-06T10:28:58Z">
            <w:trPr>
              <w:trHeight w:val="736" w:hRule="atLeast"/>
            </w:trPr>
          </w:trPrChange>
        </w:trPr>
        <w:tc>
          <w:tcPr>
            <w:tcW w:w="531" w:type="pct"/>
            <w:vMerge w:val="continue"/>
            <w:vAlign w:val="center"/>
            <w:tcPrChange w:id="430" w:author="王秀子" w:date="2023-07-06T10:28:58Z">
              <w:tcPr>
                <w:tcW w:w="531" w:type="pct"/>
                <w:vMerge w:val="continue"/>
                <w:vAlign w:val="center"/>
              </w:tcPr>
            </w:tcPrChange>
          </w:tcPr>
          <w:p>
            <w:pPr>
              <w:widowControl/>
              <w:jc w:val="left"/>
              <w:textAlignment w:val="center"/>
              <w:rPr>
                <w:rFonts w:hint="eastAsia" w:ascii="宋体" w:hAnsi="宋体" w:eastAsia="宋体" w:cs="宋体"/>
                <w:color w:val="000000"/>
                <w:kern w:val="0"/>
                <w:sz w:val="21"/>
                <w:szCs w:val="21"/>
                <w:lang w:bidi="ar"/>
              </w:rPr>
            </w:pPr>
          </w:p>
        </w:tc>
        <w:tc>
          <w:tcPr>
            <w:tcW w:w="1170" w:type="pct"/>
            <w:vMerge w:val="continue"/>
            <w:vAlign w:val="center"/>
            <w:tcPrChange w:id="431" w:author="王秀子" w:date="2023-07-06T10:28:58Z">
              <w:tcPr>
                <w:tcW w:w="1170" w:type="pct"/>
                <w:vMerge w:val="continue"/>
                <w:vAlign w:val="center"/>
              </w:tcPr>
            </w:tcPrChange>
          </w:tcPr>
          <w:p>
            <w:pPr>
              <w:widowControl/>
              <w:jc w:val="left"/>
              <w:textAlignment w:val="center"/>
              <w:rPr>
                <w:rFonts w:hint="eastAsia" w:ascii="宋体" w:hAnsi="宋体" w:eastAsia="宋体" w:cs="宋体"/>
                <w:color w:val="000000"/>
                <w:kern w:val="0"/>
                <w:sz w:val="21"/>
                <w:szCs w:val="21"/>
                <w:lang w:bidi="ar"/>
              </w:rPr>
            </w:pPr>
          </w:p>
        </w:tc>
        <w:tc>
          <w:tcPr>
            <w:tcW w:w="3298" w:type="pct"/>
            <w:vAlign w:val="center"/>
            <w:tcPrChange w:id="432" w:author="王秀子" w:date="2023-07-06T10:28:58Z">
              <w:tcPr>
                <w:tcW w:w="3297" w:type="pct"/>
                <w:vAlign w:val="center"/>
              </w:tcPr>
            </w:tcPrChange>
          </w:tcPr>
          <w:p>
            <w:pPr>
              <w:widowControl/>
              <w:textAlignment w:val="center"/>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4.密集架整体符合GB/T3325-2017《金属家具通用技术条件》。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433" w:author="王秀子" w:date="2023-07-06T10:28:58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trHeight w:val="736" w:hRule="atLeast"/>
          <w:trPrChange w:id="433" w:author="王秀子" w:date="2023-07-06T10:28:58Z">
            <w:trPr>
              <w:trHeight w:val="736" w:hRule="atLeast"/>
            </w:trPr>
          </w:trPrChange>
        </w:trPr>
        <w:tc>
          <w:tcPr>
            <w:tcW w:w="531" w:type="pct"/>
            <w:vMerge w:val="continue"/>
            <w:vAlign w:val="center"/>
            <w:tcPrChange w:id="434" w:author="王秀子" w:date="2023-07-06T10:28:58Z">
              <w:tcPr>
                <w:tcW w:w="531" w:type="pct"/>
                <w:vMerge w:val="continue"/>
                <w:vAlign w:val="center"/>
              </w:tcPr>
            </w:tcPrChange>
          </w:tcPr>
          <w:p>
            <w:pPr>
              <w:widowControl/>
              <w:jc w:val="left"/>
              <w:textAlignment w:val="center"/>
              <w:rPr>
                <w:rFonts w:hint="eastAsia" w:ascii="宋体" w:hAnsi="宋体" w:eastAsia="宋体" w:cs="宋体"/>
                <w:color w:val="000000"/>
                <w:kern w:val="0"/>
                <w:sz w:val="21"/>
                <w:szCs w:val="21"/>
                <w:lang w:bidi="ar"/>
              </w:rPr>
            </w:pPr>
          </w:p>
        </w:tc>
        <w:tc>
          <w:tcPr>
            <w:tcW w:w="1170" w:type="pct"/>
            <w:vMerge w:val="continue"/>
            <w:vAlign w:val="center"/>
            <w:tcPrChange w:id="435" w:author="王秀子" w:date="2023-07-06T10:28:58Z">
              <w:tcPr>
                <w:tcW w:w="1170" w:type="pct"/>
                <w:vMerge w:val="continue"/>
                <w:vAlign w:val="center"/>
              </w:tcPr>
            </w:tcPrChange>
          </w:tcPr>
          <w:p>
            <w:pPr>
              <w:widowControl/>
              <w:jc w:val="left"/>
              <w:textAlignment w:val="center"/>
              <w:rPr>
                <w:rFonts w:hint="eastAsia" w:ascii="宋体" w:hAnsi="宋体" w:eastAsia="宋体" w:cs="宋体"/>
                <w:color w:val="000000"/>
                <w:kern w:val="0"/>
                <w:sz w:val="21"/>
                <w:szCs w:val="21"/>
                <w:lang w:bidi="ar"/>
              </w:rPr>
            </w:pPr>
          </w:p>
        </w:tc>
        <w:tc>
          <w:tcPr>
            <w:tcW w:w="3298" w:type="pct"/>
            <w:vAlign w:val="center"/>
            <w:tcPrChange w:id="436" w:author="王秀子" w:date="2023-07-06T10:28:58Z">
              <w:tcPr>
                <w:tcW w:w="3297" w:type="pct"/>
                <w:vAlign w:val="center"/>
              </w:tcPr>
            </w:tcPrChange>
          </w:tcPr>
          <w:p>
            <w:pPr>
              <w:widowControl/>
              <w:textAlignment w:val="center"/>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5.金属涂层油漆表面皆为亚光，颜色根据色板另行确定。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437" w:author="王秀子" w:date="2023-07-06T10:28:58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trHeight w:val="736" w:hRule="atLeast"/>
          <w:trPrChange w:id="437" w:author="王秀子" w:date="2023-07-06T10:28:58Z">
            <w:trPr>
              <w:trHeight w:val="736" w:hRule="atLeast"/>
            </w:trPr>
          </w:trPrChange>
        </w:trPr>
        <w:tc>
          <w:tcPr>
            <w:tcW w:w="531" w:type="pct"/>
            <w:vMerge w:val="continue"/>
            <w:vAlign w:val="center"/>
            <w:tcPrChange w:id="438" w:author="王秀子" w:date="2023-07-06T10:28:58Z">
              <w:tcPr>
                <w:tcW w:w="531" w:type="pct"/>
                <w:vMerge w:val="continue"/>
                <w:vAlign w:val="center"/>
              </w:tcPr>
            </w:tcPrChange>
          </w:tcPr>
          <w:p>
            <w:pPr>
              <w:widowControl/>
              <w:jc w:val="left"/>
              <w:textAlignment w:val="center"/>
              <w:rPr>
                <w:rFonts w:hint="eastAsia" w:ascii="宋体" w:hAnsi="宋体" w:eastAsia="宋体" w:cs="宋体"/>
                <w:color w:val="000000"/>
                <w:kern w:val="0"/>
                <w:sz w:val="21"/>
                <w:szCs w:val="21"/>
                <w:lang w:bidi="ar"/>
              </w:rPr>
            </w:pPr>
          </w:p>
        </w:tc>
        <w:tc>
          <w:tcPr>
            <w:tcW w:w="1170" w:type="pct"/>
            <w:vMerge w:val="continue"/>
            <w:vAlign w:val="center"/>
            <w:tcPrChange w:id="439" w:author="王秀子" w:date="2023-07-06T10:28:58Z">
              <w:tcPr>
                <w:tcW w:w="1170" w:type="pct"/>
                <w:vMerge w:val="continue"/>
                <w:vAlign w:val="center"/>
              </w:tcPr>
            </w:tcPrChange>
          </w:tcPr>
          <w:p>
            <w:pPr>
              <w:widowControl/>
              <w:jc w:val="left"/>
              <w:textAlignment w:val="center"/>
              <w:rPr>
                <w:rFonts w:hint="eastAsia" w:ascii="宋体" w:hAnsi="宋体" w:eastAsia="宋体" w:cs="宋体"/>
                <w:color w:val="000000"/>
                <w:kern w:val="0"/>
                <w:sz w:val="21"/>
                <w:szCs w:val="21"/>
                <w:lang w:bidi="ar"/>
              </w:rPr>
            </w:pPr>
          </w:p>
        </w:tc>
        <w:tc>
          <w:tcPr>
            <w:tcW w:w="3298" w:type="pct"/>
            <w:vAlign w:val="center"/>
            <w:tcPrChange w:id="440" w:author="王秀子" w:date="2023-07-06T10:28:58Z">
              <w:tcPr>
                <w:tcW w:w="3297" w:type="pct"/>
                <w:vAlign w:val="center"/>
              </w:tcPr>
            </w:tcPrChange>
          </w:tcPr>
          <w:p>
            <w:pPr>
              <w:widowControl/>
              <w:textAlignment w:val="center"/>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6.架体外观及结构设计新颖，与整体装饰风格保持协调。侧护板采用一段式弧形侧面板。架体为6层，架体为两柱式。喷涂面色泽一致，均匀光滑，无划伤，颜色可选。架体材料采用符合有关标准要求厚度及强度的性能极为良好的优质钢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441" w:author="王秀子" w:date="2023-07-06T10:28:58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trHeight w:val="736" w:hRule="atLeast"/>
          <w:trPrChange w:id="441" w:author="王秀子" w:date="2023-07-06T10:28:58Z">
            <w:trPr>
              <w:trHeight w:val="736" w:hRule="atLeast"/>
            </w:trPr>
          </w:trPrChange>
        </w:trPr>
        <w:tc>
          <w:tcPr>
            <w:tcW w:w="531" w:type="pct"/>
            <w:vMerge w:val="continue"/>
            <w:vAlign w:val="center"/>
            <w:tcPrChange w:id="442" w:author="王秀子" w:date="2023-07-06T10:28:58Z">
              <w:tcPr>
                <w:tcW w:w="531" w:type="pct"/>
                <w:vMerge w:val="continue"/>
                <w:vAlign w:val="center"/>
              </w:tcPr>
            </w:tcPrChange>
          </w:tcPr>
          <w:p>
            <w:pPr>
              <w:widowControl/>
              <w:jc w:val="left"/>
              <w:textAlignment w:val="center"/>
              <w:rPr>
                <w:rFonts w:hint="eastAsia" w:ascii="宋体" w:hAnsi="宋体" w:eastAsia="宋体" w:cs="宋体"/>
                <w:color w:val="000000"/>
                <w:kern w:val="0"/>
                <w:sz w:val="21"/>
                <w:szCs w:val="21"/>
                <w:lang w:bidi="ar"/>
              </w:rPr>
            </w:pPr>
          </w:p>
        </w:tc>
        <w:tc>
          <w:tcPr>
            <w:tcW w:w="1170" w:type="pct"/>
            <w:vMerge w:val="continue"/>
            <w:vAlign w:val="center"/>
            <w:tcPrChange w:id="443" w:author="王秀子" w:date="2023-07-06T10:28:58Z">
              <w:tcPr>
                <w:tcW w:w="1170" w:type="pct"/>
                <w:vMerge w:val="continue"/>
                <w:vAlign w:val="center"/>
              </w:tcPr>
            </w:tcPrChange>
          </w:tcPr>
          <w:p>
            <w:pPr>
              <w:widowControl/>
              <w:jc w:val="left"/>
              <w:textAlignment w:val="center"/>
              <w:rPr>
                <w:rFonts w:hint="eastAsia" w:ascii="宋体" w:hAnsi="宋体" w:eastAsia="宋体" w:cs="宋体"/>
                <w:color w:val="000000"/>
                <w:kern w:val="0"/>
                <w:sz w:val="21"/>
                <w:szCs w:val="21"/>
                <w:lang w:bidi="ar"/>
              </w:rPr>
            </w:pPr>
          </w:p>
        </w:tc>
        <w:tc>
          <w:tcPr>
            <w:tcW w:w="3298" w:type="pct"/>
            <w:vAlign w:val="center"/>
            <w:tcPrChange w:id="444" w:author="王秀子" w:date="2023-07-06T10:28:58Z">
              <w:tcPr>
                <w:tcW w:w="3297" w:type="pct"/>
                <w:vAlign w:val="center"/>
              </w:tcPr>
            </w:tcPrChange>
          </w:tcPr>
          <w:p>
            <w:pPr>
              <w:widowControl/>
              <w:textAlignment w:val="center"/>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7.密集架搁板通过三次折弯高度25mm，每片搁板可任意调节高度。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445" w:author="王秀子" w:date="2023-07-06T10:28:58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trHeight w:val="736" w:hRule="atLeast"/>
          <w:trPrChange w:id="445" w:author="王秀子" w:date="2023-07-06T10:28:58Z">
            <w:trPr>
              <w:trHeight w:val="736" w:hRule="atLeast"/>
            </w:trPr>
          </w:trPrChange>
        </w:trPr>
        <w:tc>
          <w:tcPr>
            <w:tcW w:w="531" w:type="pct"/>
            <w:vMerge w:val="continue"/>
            <w:vAlign w:val="center"/>
            <w:tcPrChange w:id="446" w:author="王秀子" w:date="2023-07-06T10:28:58Z">
              <w:tcPr>
                <w:tcW w:w="531" w:type="pct"/>
                <w:vMerge w:val="continue"/>
                <w:vAlign w:val="center"/>
              </w:tcPr>
            </w:tcPrChange>
          </w:tcPr>
          <w:p>
            <w:pPr>
              <w:widowControl/>
              <w:jc w:val="left"/>
              <w:textAlignment w:val="center"/>
              <w:rPr>
                <w:rFonts w:hint="eastAsia" w:ascii="宋体" w:hAnsi="宋体" w:eastAsia="宋体" w:cs="宋体"/>
                <w:color w:val="000000"/>
                <w:kern w:val="0"/>
                <w:sz w:val="21"/>
                <w:szCs w:val="21"/>
                <w:lang w:bidi="ar"/>
              </w:rPr>
            </w:pPr>
          </w:p>
        </w:tc>
        <w:tc>
          <w:tcPr>
            <w:tcW w:w="1170" w:type="pct"/>
            <w:vMerge w:val="continue"/>
            <w:vAlign w:val="center"/>
            <w:tcPrChange w:id="447" w:author="王秀子" w:date="2023-07-06T10:28:58Z">
              <w:tcPr>
                <w:tcW w:w="1170" w:type="pct"/>
                <w:vMerge w:val="continue"/>
                <w:vAlign w:val="center"/>
              </w:tcPr>
            </w:tcPrChange>
          </w:tcPr>
          <w:p>
            <w:pPr>
              <w:widowControl/>
              <w:jc w:val="left"/>
              <w:textAlignment w:val="center"/>
              <w:rPr>
                <w:rFonts w:hint="eastAsia" w:ascii="宋体" w:hAnsi="宋体" w:eastAsia="宋体" w:cs="宋体"/>
                <w:color w:val="000000"/>
                <w:kern w:val="0"/>
                <w:sz w:val="21"/>
                <w:szCs w:val="21"/>
                <w:lang w:bidi="ar"/>
              </w:rPr>
            </w:pPr>
          </w:p>
        </w:tc>
        <w:tc>
          <w:tcPr>
            <w:tcW w:w="3298" w:type="pct"/>
            <w:vAlign w:val="center"/>
            <w:tcPrChange w:id="448" w:author="王秀子" w:date="2023-07-06T10:28:58Z">
              <w:tcPr>
                <w:tcW w:w="3297" w:type="pct"/>
                <w:vAlign w:val="center"/>
              </w:tcPr>
            </w:tcPrChange>
          </w:tcPr>
          <w:p>
            <w:pPr>
              <w:widowControl/>
              <w:textAlignment w:val="center"/>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8.架顶设有防尘装置，底梁上安装放倾倒装置，防止架体倾倒，并设有防鼠装置，应具有良好的防尘、防震、防光、防潮、防鼠、防火功能。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449" w:author="王秀子" w:date="2023-07-06T10:28:58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trHeight w:val="736" w:hRule="atLeast"/>
          <w:trPrChange w:id="449" w:author="王秀子" w:date="2023-07-06T10:28:58Z">
            <w:trPr>
              <w:trHeight w:val="736" w:hRule="atLeast"/>
            </w:trPr>
          </w:trPrChange>
        </w:trPr>
        <w:tc>
          <w:tcPr>
            <w:tcW w:w="531" w:type="pct"/>
            <w:vMerge w:val="continue"/>
            <w:vAlign w:val="center"/>
            <w:tcPrChange w:id="450" w:author="王秀子" w:date="2023-07-06T10:28:58Z">
              <w:tcPr>
                <w:tcW w:w="531" w:type="pct"/>
                <w:vMerge w:val="continue"/>
                <w:vAlign w:val="center"/>
              </w:tcPr>
            </w:tcPrChange>
          </w:tcPr>
          <w:p>
            <w:pPr>
              <w:widowControl/>
              <w:jc w:val="left"/>
              <w:textAlignment w:val="center"/>
              <w:rPr>
                <w:rFonts w:hint="eastAsia" w:ascii="宋体" w:hAnsi="宋体" w:eastAsia="宋体" w:cs="宋体"/>
                <w:color w:val="000000"/>
                <w:kern w:val="0"/>
                <w:sz w:val="21"/>
                <w:szCs w:val="21"/>
                <w:lang w:bidi="ar"/>
              </w:rPr>
            </w:pPr>
          </w:p>
        </w:tc>
        <w:tc>
          <w:tcPr>
            <w:tcW w:w="1170" w:type="pct"/>
            <w:vMerge w:val="continue"/>
            <w:vAlign w:val="center"/>
            <w:tcPrChange w:id="451" w:author="王秀子" w:date="2023-07-06T10:28:58Z">
              <w:tcPr>
                <w:tcW w:w="1170" w:type="pct"/>
                <w:vMerge w:val="continue"/>
                <w:vAlign w:val="center"/>
              </w:tcPr>
            </w:tcPrChange>
          </w:tcPr>
          <w:p>
            <w:pPr>
              <w:widowControl/>
              <w:jc w:val="left"/>
              <w:textAlignment w:val="center"/>
              <w:rPr>
                <w:rFonts w:hint="eastAsia" w:ascii="宋体" w:hAnsi="宋体" w:eastAsia="宋体" w:cs="宋体"/>
                <w:color w:val="000000"/>
                <w:kern w:val="0"/>
                <w:sz w:val="21"/>
                <w:szCs w:val="21"/>
                <w:lang w:bidi="ar"/>
              </w:rPr>
            </w:pPr>
          </w:p>
        </w:tc>
        <w:tc>
          <w:tcPr>
            <w:tcW w:w="3298" w:type="pct"/>
            <w:vAlign w:val="center"/>
            <w:tcPrChange w:id="452" w:author="王秀子" w:date="2023-07-06T10:28:58Z">
              <w:tcPr>
                <w:tcW w:w="3297" w:type="pct"/>
                <w:vAlign w:val="center"/>
              </w:tcPr>
            </w:tcPrChange>
          </w:tcPr>
          <w:p>
            <w:pPr>
              <w:widowControl/>
              <w:textAlignment w:val="center"/>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9.密封：列与列之间装有15mm特种抗老化PVC磁封条，形成两列间的全封闭。</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453" w:author="王秀子" w:date="2023-07-06T10:28:58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trHeight w:val="736" w:hRule="atLeast"/>
          <w:trPrChange w:id="453" w:author="王秀子" w:date="2023-07-06T10:28:58Z">
            <w:trPr>
              <w:trHeight w:val="736" w:hRule="atLeast"/>
            </w:trPr>
          </w:trPrChange>
        </w:trPr>
        <w:tc>
          <w:tcPr>
            <w:tcW w:w="531" w:type="pct"/>
            <w:vMerge w:val="continue"/>
            <w:vAlign w:val="center"/>
            <w:tcPrChange w:id="454" w:author="王秀子" w:date="2023-07-06T10:28:58Z">
              <w:tcPr>
                <w:tcW w:w="531" w:type="pct"/>
                <w:vMerge w:val="continue"/>
                <w:vAlign w:val="center"/>
              </w:tcPr>
            </w:tcPrChange>
          </w:tcPr>
          <w:p>
            <w:pPr>
              <w:widowControl/>
              <w:jc w:val="left"/>
              <w:textAlignment w:val="center"/>
              <w:rPr>
                <w:rFonts w:hint="eastAsia" w:ascii="宋体" w:hAnsi="宋体" w:eastAsia="宋体" w:cs="宋体"/>
                <w:color w:val="000000"/>
                <w:kern w:val="0"/>
                <w:sz w:val="21"/>
                <w:szCs w:val="21"/>
                <w:lang w:bidi="ar"/>
              </w:rPr>
            </w:pPr>
          </w:p>
        </w:tc>
        <w:tc>
          <w:tcPr>
            <w:tcW w:w="1170" w:type="pct"/>
            <w:vMerge w:val="continue"/>
            <w:vAlign w:val="center"/>
            <w:tcPrChange w:id="455" w:author="王秀子" w:date="2023-07-06T10:28:58Z">
              <w:tcPr>
                <w:tcW w:w="1170" w:type="pct"/>
                <w:vMerge w:val="continue"/>
                <w:vAlign w:val="center"/>
              </w:tcPr>
            </w:tcPrChange>
          </w:tcPr>
          <w:p>
            <w:pPr>
              <w:widowControl/>
              <w:jc w:val="left"/>
              <w:textAlignment w:val="center"/>
              <w:rPr>
                <w:rFonts w:hint="eastAsia" w:ascii="宋体" w:hAnsi="宋体" w:eastAsia="宋体" w:cs="宋体"/>
                <w:color w:val="000000"/>
                <w:kern w:val="0"/>
                <w:sz w:val="21"/>
                <w:szCs w:val="21"/>
                <w:lang w:bidi="ar"/>
              </w:rPr>
            </w:pPr>
          </w:p>
        </w:tc>
        <w:tc>
          <w:tcPr>
            <w:tcW w:w="3298" w:type="pct"/>
            <w:vAlign w:val="center"/>
            <w:tcPrChange w:id="456" w:author="王秀子" w:date="2023-07-06T10:28:58Z">
              <w:tcPr>
                <w:tcW w:w="3297" w:type="pct"/>
                <w:vAlign w:val="center"/>
              </w:tcPr>
            </w:tcPrChange>
          </w:tcPr>
          <w:p>
            <w:pPr>
              <w:widowControl/>
              <w:textAlignment w:val="center"/>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10.传动轴、链条、滚轮等传动机构配合精度高，定位可靠。传动轻便灵活，摇力轻，运行平衡，性能达到和超过国家标准。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457" w:author="王秀子" w:date="2023-07-06T10:28:58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trHeight w:val="736" w:hRule="atLeast"/>
          <w:trPrChange w:id="457" w:author="王秀子" w:date="2023-07-06T10:28:58Z">
            <w:trPr>
              <w:trHeight w:val="736" w:hRule="atLeast"/>
            </w:trPr>
          </w:trPrChange>
        </w:trPr>
        <w:tc>
          <w:tcPr>
            <w:tcW w:w="531" w:type="pct"/>
            <w:vMerge w:val="continue"/>
            <w:vAlign w:val="center"/>
            <w:tcPrChange w:id="458" w:author="王秀子" w:date="2023-07-06T10:28:58Z">
              <w:tcPr>
                <w:tcW w:w="531" w:type="pct"/>
                <w:vMerge w:val="continue"/>
                <w:vAlign w:val="center"/>
              </w:tcPr>
            </w:tcPrChange>
          </w:tcPr>
          <w:p>
            <w:pPr>
              <w:widowControl/>
              <w:jc w:val="left"/>
              <w:textAlignment w:val="center"/>
              <w:rPr>
                <w:rFonts w:hint="eastAsia" w:ascii="宋体" w:hAnsi="宋体" w:eastAsia="宋体" w:cs="宋体"/>
                <w:color w:val="000000"/>
                <w:kern w:val="0"/>
                <w:sz w:val="21"/>
                <w:szCs w:val="21"/>
                <w:lang w:bidi="ar"/>
              </w:rPr>
            </w:pPr>
          </w:p>
        </w:tc>
        <w:tc>
          <w:tcPr>
            <w:tcW w:w="1170" w:type="pct"/>
            <w:vMerge w:val="continue"/>
            <w:vAlign w:val="center"/>
            <w:tcPrChange w:id="459" w:author="王秀子" w:date="2023-07-06T10:28:58Z">
              <w:tcPr>
                <w:tcW w:w="1170" w:type="pct"/>
                <w:vMerge w:val="continue"/>
                <w:vAlign w:val="center"/>
              </w:tcPr>
            </w:tcPrChange>
          </w:tcPr>
          <w:p>
            <w:pPr>
              <w:widowControl/>
              <w:jc w:val="left"/>
              <w:textAlignment w:val="center"/>
              <w:rPr>
                <w:rFonts w:hint="eastAsia" w:ascii="宋体" w:hAnsi="宋体" w:eastAsia="宋体" w:cs="宋体"/>
                <w:color w:val="000000"/>
                <w:kern w:val="0"/>
                <w:sz w:val="21"/>
                <w:szCs w:val="21"/>
                <w:lang w:bidi="ar"/>
              </w:rPr>
            </w:pPr>
          </w:p>
        </w:tc>
        <w:tc>
          <w:tcPr>
            <w:tcW w:w="3298" w:type="pct"/>
            <w:vAlign w:val="center"/>
            <w:tcPrChange w:id="460" w:author="王秀子" w:date="2023-07-06T10:28:58Z">
              <w:tcPr>
                <w:tcW w:w="3297" w:type="pct"/>
                <w:vAlign w:val="center"/>
              </w:tcPr>
            </w:tcPrChange>
          </w:tcPr>
          <w:p>
            <w:pPr>
              <w:widowControl/>
              <w:textAlignment w:val="center"/>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11.单臂式摇手柄，美观大方，轻便灵活、手感舒适，自动挂挡，停用后手柄可自动停于垂直位置，摇动任意一列均不会带动其它把手转动。每列均装有制动装置，操作方便，制动可靠使用存取安全。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461" w:author="王秀子" w:date="2023-07-06T10:28:58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trHeight w:val="465" w:hRule="atLeast"/>
          <w:trPrChange w:id="461" w:author="王秀子" w:date="2023-07-06T10:28:58Z">
            <w:trPr>
              <w:trHeight w:val="465" w:hRule="atLeast"/>
            </w:trPr>
          </w:trPrChange>
        </w:trPr>
        <w:tc>
          <w:tcPr>
            <w:tcW w:w="531" w:type="pct"/>
            <w:vMerge w:val="restart"/>
            <w:vAlign w:val="center"/>
            <w:tcPrChange w:id="462" w:author="王秀子" w:date="2023-07-06T10:28:58Z">
              <w:tcPr>
                <w:tcW w:w="531" w:type="pct"/>
                <w:vMerge w:val="restart"/>
                <w:vAlign w:val="center"/>
              </w:tcPr>
            </w:tcPrChange>
          </w:tcPr>
          <w:p>
            <w:pPr>
              <w:widowControl/>
              <w:jc w:val="center"/>
              <w:textAlignment w:val="center"/>
              <w:rPr>
                <w:rFonts w:hint="eastAsia" w:ascii="宋体" w:hAnsi="宋体" w:eastAsia="宋体" w:cs="宋体"/>
                <w:sz w:val="21"/>
                <w:szCs w:val="21"/>
              </w:rPr>
            </w:pPr>
            <w:r>
              <w:rPr>
                <w:rFonts w:hint="eastAsia" w:ascii="宋体" w:hAnsi="宋体" w:eastAsia="宋体" w:cs="宋体"/>
                <w:color w:val="000000"/>
                <w:kern w:val="0"/>
                <w:sz w:val="21"/>
                <w:szCs w:val="21"/>
                <w:lang w:bidi="ar"/>
              </w:rPr>
              <w:t>31</w:t>
            </w:r>
          </w:p>
        </w:tc>
        <w:tc>
          <w:tcPr>
            <w:tcW w:w="1170" w:type="pct"/>
            <w:vMerge w:val="restart"/>
            <w:vAlign w:val="center"/>
            <w:tcPrChange w:id="463" w:author="王秀子" w:date="2023-07-06T10:28:58Z">
              <w:tcPr>
                <w:tcW w:w="1170" w:type="pct"/>
                <w:vMerge w:val="restart"/>
                <w:vAlign w:val="center"/>
              </w:tcPr>
            </w:tcPrChange>
          </w:tcPr>
          <w:p>
            <w:pPr>
              <w:widowControl/>
              <w:jc w:val="center"/>
              <w:textAlignment w:val="center"/>
              <w:rPr>
                <w:rFonts w:hint="eastAsia" w:ascii="宋体" w:hAnsi="宋体" w:eastAsia="宋体" w:cs="宋体"/>
                <w:sz w:val="21"/>
                <w:szCs w:val="21"/>
              </w:rPr>
            </w:pPr>
            <w:r>
              <w:rPr>
                <w:rFonts w:hint="eastAsia" w:ascii="宋体" w:hAnsi="宋体" w:eastAsia="宋体" w:cs="宋体"/>
                <w:sz w:val="21"/>
                <w:szCs w:val="21"/>
              </w:rPr>
              <w:t>保密柜</w:t>
            </w:r>
          </w:p>
          <w:p>
            <w:pPr>
              <w:widowControl w:val="0"/>
              <w:spacing w:line="360" w:lineRule="auto"/>
              <w:jc w:val="center"/>
              <w:rPr>
                <w:rFonts w:hint="eastAsia" w:ascii="宋体" w:hAnsi="宋体" w:eastAsia="宋体" w:cs="宋体"/>
                <w:b/>
                <w:bCs/>
                <w:kern w:val="2"/>
                <w:sz w:val="21"/>
                <w:szCs w:val="21"/>
                <w:lang w:val="en-US" w:eastAsia="zh-CN" w:bidi="ar-SA"/>
              </w:rPr>
            </w:pPr>
            <w:r>
              <w:rPr>
                <w:rFonts w:hint="eastAsia" w:ascii="宋体" w:hAnsi="宋体" w:eastAsia="宋体" w:cs="宋体"/>
                <w:b/>
                <w:bCs/>
                <w:kern w:val="2"/>
                <w:sz w:val="21"/>
                <w:szCs w:val="21"/>
                <w:lang w:val="en-US" w:eastAsia="zh-CN" w:bidi="ar-SA"/>
              </w:rPr>
              <w:drawing>
                <wp:inline distT="0" distB="0" distL="114300" distR="114300">
                  <wp:extent cx="965835" cy="1017905"/>
                  <wp:effectExtent l="0" t="0" r="9525" b="3175"/>
                  <wp:docPr id="214238" name="图片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38" name="图片 86"/>
                          <pic:cNvPicPr>
                            <a:picLocks noChangeAspect="1"/>
                          </pic:cNvPicPr>
                        </pic:nvPicPr>
                        <pic:blipFill>
                          <a:blip r:embed="rId38"/>
                          <a:srcRect l="6494" r="8589"/>
                          <a:stretch>
                            <a:fillRect/>
                          </a:stretch>
                        </pic:blipFill>
                        <pic:spPr>
                          <a:xfrm>
                            <a:off x="0" y="0"/>
                            <a:ext cx="965835" cy="1017905"/>
                          </a:xfrm>
                          <a:prstGeom prst="rect">
                            <a:avLst/>
                          </a:prstGeom>
                          <a:noFill/>
                          <a:ln w="9525">
                            <a:noFill/>
                          </a:ln>
                        </pic:spPr>
                      </pic:pic>
                    </a:graphicData>
                  </a:graphic>
                </wp:inline>
              </w:drawing>
            </w:r>
          </w:p>
        </w:tc>
        <w:tc>
          <w:tcPr>
            <w:tcW w:w="3298" w:type="pct"/>
            <w:vAlign w:val="center"/>
            <w:tcPrChange w:id="464" w:author="王秀子" w:date="2023-07-06T10:28:58Z">
              <w:tcPr>
                <w:tcW w:w="3297" w:type="pct"/>
                <w:vAlign w:val="center"/>
              </w:tcPr>
            </w:tcPrChange>
          </w:tcPr>
          <w:p>
            <w:pPr>
              <w:widowControl/>
              <w:textAlignment w:val="center"/>
              <w:rPr>
                <w:rFonts w:hint="eastAsia" w:ascii="宋体" w:hAnsi="宋体" w:eastAsia="宋体" w:cs="宋体"/>
                <w:sz w:val="21"/>
                <w:szCs w:val="21"/>
              </w:rPr>
            </w:pPr>
            <w:r>
              <w:rPr>
                <w:rFonts w:hint="eastAsia" w:ascii="宋体" w:hAnsi="宋体" w:eastAsia="宋体" w:cs="宋体"/>
                <w:color w:val="000000"/>
                <w:kern w:val="0"/>
                <w:sz w:val="21"/>
                <w:szCs w:val="21"/>
                <w:lang w:bidi="ar"/>
              </w:rPr>
              <w:t>1.规格：（W900*D420*H1850）mm；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465" w:author="王秀子" w:date="2023-07-06T10:28:58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trHeight w:val="227" w:hRule="atLeast"/>
          <w:trPrChange w:id="465" w:author="王秀子" w:date="2023-07-06T10:28:58Z">
            <w:trPr>
              <w:trHeight w:val="227" w:hRule="atLeast"/>
            </w:trPr>
          </w:trPrChange>
        </w:trPr>
        <w:tc>
          <w:tcPr>
            <w:tcW w:w="531" w:type="pct"/>
            <w:vMerge w:val="continue"/>
            <w:vAlign w:val="center"/>
            <w:tcPrChange w:id="466" w:author="王秀子" w:date="2023-07-06T10:28:58Z">
              <w:tcPr>
                <w:tcW w:w="531" w:type="pct"/>
                <w:vMerge w:val="continue"/>
                <w:vAlign w:val="center"/>
              </w:tcPr>
            </w:tcPrChange>
          </w:tcPr>
          <w:p>
            <w:pPr>
              <w:widowControl/>
              <w:jc w:val="left"/>
              <w:textAlignment w:val="center"/>
              <w:rPr>
                <w:rFonts w:hint="eastAsia" w:ascii="宋体" w:hAnsi="宋体" w:eastAsia="宋体" w:cs="宋体"/>
                <w:sz w:val="21"/>
                <w:szCs w:val="21"/>
              </w:rPr>
            </w:pPr>
          </w:p>
        </w:tc>
        <w:tc>
          <w:tcPr>
            <w:tcW w:w="1170" w:type="pct"/>
            <w:vMerge w:val="continue"/>
            <w:vAlign w:val="center"/>
            <w:tcPrChange w:id="467" w:author="王秀子" w:date="2023-07-06T10:28:58Z">
              <w:tcPr>
                <w:tcW w:w="1170" w:type="pct"/>
                <w:vMerge w:val="continue"/>
                <w:vAlign w:val="center"/>
              </w:tcPr>
            </w:tcPrChange>
          </w:tcPr>
          <w:p>
            <w:pPr>
              <w:widowControl/>
              <w:jc w:val="center"/>
              <w:textAlignment w:val="center"/>
              <w:rPr>
                <w:rFonts w:hint="eastAsia" w:ascii="宋体" w:hAnsi="宋体" w:eastAsia="宋体" w:cs="宋体"/>
                <w:sz w:val="21"/>
                <w:szCs w:val="21"/>
              </w:rPr>
            </w:pPr>
          </w:p>
        </w:tc>
        <w:tc>
          <w:tcPr>
            <w:tcW w:w="3298" w:type="pct"/>
            <w:vAlign w:val="center"/>
            <w:tcPrChange w:id="468" w:author="王秀子" w:date="2023-07-06T10:28:58Z">
              <w:tcPr>
                <w:tcW w:w="3297" w:type="pct"/>
                <w:vAlign w:val="center"/>
              </w:tcPr>
            </w:tcPrChange>
          </w:tcPr>
          <w:p>
            <w:pPr>
              <w:widowControl/>
              <w:textAlignment w:val="center"/>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2.钢制+密码锁；加粗实芯锁栓。</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469" w:author="王秀子" w:date="2023-07-06T10:28:58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trHeight w:val="227" w:hRule="atLeast"/>
          <w:trPrChange w:id="469" w:author="王秀子" w:date="2023-07-06T10:28:58Z">
            <w:trPr>
              <w:trHeight w:val="227" w:hRule="atLeast"/>
            </w:trPr>
          </w:trPrChange>
        </w:trPr>
        <w:tc>
          <w:tcPr>
            <w:tcW w:w="531" w:type="pct"/>
            <w:vMerge w:val="continue"/>
            <w:vAlign w:val="center"/>
            <w:tcPrChange w:id="470" w:author="王秀子" w:date="2023-07-06T10:28:58Z">
              <w:tcPr>
                <w:tcW w:w="531" w:type="pct"/>
                <w:vMerge w:val="continue"/>
                <w:vAlign w:val="center"/>
              </w:tcPr>
            </w:tcPrChange>
          </w:tcPr>
          <w:p>
            <w:pPr>
              <w:widowControl/>
              <w:jc w:val="left"/>
              <w:textAlignment w:val="center"/>
              <w:rPr>
                <w:rFonts w:hint="eastAsia" w:ascii="宋体" w:hAnsi="宋体" w:eastAsia="宋体" w:cs="宋体"/>
                <w:sz w:val="21"/>
                <w:szCs w:val="21"/>
              </w:rPr>
            </w:pPr>
          </w:p>
        </w:tc>
        <w:tc>
          <w:tcPr>
            <w:tcW w:w="1170" w:type="pct"/>
            <w:vMerge w:val="continue"/>
            <w:vAlign w:val="center"/>
            <w:tcPrChange w:id="471" w:author="王秀子" w:date="2023-07-06T10:28:58Z">
              <w:tcPr>
                <w:tcW w:w="1170" w:type="pct"/>
                <w:vMerge w:val="continue"/>
                <w:vAlign w:val="center"/>
              </w:tcPr>
            </w:tcPrChange>
          </w:tcPr>
          <w:p>
            <w:pPr>
              <w:widowControl/>
              <w:jc w:val="center"/>
              <w:textAlignment w:val="center"/>
              <w:rPr>
                <w:rFonts w:hint="eastAsia" w:ascii="宋体" w:hAnsi="宋体" w:eastAsia="宋体" w:cs="宋体"/>
                <w:sz w:val="21"/>
                <w:szCs w:val="21"/>
              </w:rPr>
            </w:pPr>
          </w:p>
        </w:tc>
        <w:tc>
          <w:tcPr>
            <w:tcW w:w="3298" w:type="pct"/>
            <w:vAlign w:val="center"/>
            <w:tcPrChange w:id="472" w:author="王秀子" w:date="2023-07-06T10:28:58Z">
              <w:tcPr>
                <w:tcW w:w="3297" w:type="pct"/>
                <w:vAlign w:val="center"/>
              </w:tcPr>
            </w:tcPrChange>
          </w:tcPr>
          <w:p>
            <w:pPr>
              <w:widowControl/>
              <w:textAlignment w:val="center"/>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3.全柜加厚冷轧钢板，全部钢板壁厚不低于0.8mm，钢材表面热静电粉末喷涂。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473" w:author="王秀子" w:date="2023-07-06T10:28:58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trHeight w:val="465" w:hRule="atLeast"/>
          <w:trPrChange w:id="473" w:author="王秀子" w:date="2023-07-06T10:28:58Z">
            <w:trPr>
              <w:trHeight w:val="465" w:hRule="atLeast"/>
            </w:trPr>
          </w:trPrChange>
        </w:trPr>
        <w:tc>
          <w:tcPr>
            <w:tcW w:w="531" w:type="pct"/>
            <w:vMerge w:val="continue"/>
            <w:vAlign w:val="center"/>
            <w:tcPrChange w:id="474" w:author="王秀子" w:date="2023-07-06T10:28:58Z">
              <w:tcPr>
                <w:tcW w:w="531" w:type="pct"/>
                <w:vMerge w:val="continue"/>
                <w:vAlign w:val="center"/>
              </w:tcPr>
            </w:tcPrChange>
          </w:tcPr>
          <w:p>
            <w:pPr>
              <w:widowControl/>
              <w:jc w:val="left"/>
              <w:textAlignment w:val="center"/>
              <w:rPr>
                <w:rFonts w:hint="eastAsia" w:ascii="宋体" w:hAnsi="宋体" w:eastAsia="宋体" w:cs="宋体"/>
                <w:color w:val="000000"/>
                <w:kern w:val="0"/>
                <w:sz w:val="21"/>
                <w:szCs w:val="21"/>
                <w:lang w:bidi="ar"/>
              </w:rPr>
            </w:pPr>
          </w:p>
        </w:tc>
        <w:tc>
          <w:tcPr>
            <w:tcW w:w="1170" w:type="pct"/>
            <w:vMerge w:val="continue"/>
            <w:vAlign w:val="center"/>
            <w:tcPrChange w:id="475" w:author="王秀子" w:date="2023-07-06T10:28:58Z">
              <w:tcPr>
                <w:tcW w:w="1170" w:type="pct"/>
                <w:vMerge w:val="continue"/>
                <w:vAlign w:val="center"/>
              </w:tcPr>
            </w:tcPrChange>
          </w:tcPr>
          <w:p>
            <w:pPr>
              <w:widowControl/>
              <w:jc w:val="center"/>
              <w:textAlignment w:val="center"/>
              <w:rPr>
                <w:rFonts w:hint="eastAsia" w:ascii="宋体" w:hAnsi="宋体" w:eastAsia="宋体" w:cs="宋体"/>
                <w:color w:val="000000"/>
                <w:kern w:val="0"/>
                <w:sz w:val="21"/>
                <w:szCs w:val="21"/>
                <w:lang w:bidi="ar"/>
              </w:rPr>
            </w:pPr>
          </w:p>
        </w:tc>
        <w:tc>
          <w:tcPr>
            <w:tcW w:w="3298" w:type="pct"/>
            <w:vAlign w:val="center"/>
            <w:tcPrChange w:id="476" w:author="王秀子" w:date="2023-07-06T10:28:58Z">
              <w:tcPr>
                <w:tcW w:w="3297" w:type="pct"/>
                <w:vAlign w:val="center"/>
              </w:tcPr>
            </w:tcPrChange>
          </w:tcPr>
          <w:p>
            <w:pPr>
              <w:widowControl/>
              <w:textAlignment w:val="center"/>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4.后期检测验收参考依据：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477" w:author="王秀子" w:date="2023-07-06T10:28:58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trHeight w:val="465" w:hRule="atLeast"/>
          <w:trPrChange w:id="477" w:author="王秀子" w:date="2023-07-06T10:28:58Z">
            <w:trPr>
              <w:trHeight w:val="465" w:hRule="atLeast"/>
            </w:trPr>
          </w:trPrChange>
        </w:trPr>
        <w:tc>
          <w:tcPr>
            <w:tcW w:w="531" w:type="pct"/>
            <w:vMerge w:val="continue"/>
            <w:vAlign w:val="center"/>
            <w:tcPrChange w:id="478" w:author="王秀子" w:date="2023-07-06T10:28:58Z">
              <w:tcPr>
                <w:tcW w:w="531" w:type="pct"/>
                <w:vMerge w:val="continue"/>
                <w:vAlign w:val="center"/>
              </w:tcPr>
            </w:tcPrChange>
          </w:tcPr>
          <w:p>
            <w:pPr>
              <w:widowControl/>
              <w:jc w:val="left"/>
              <w:textAlignment w:val="center"/>
              <w:rPr>
                <w:rFonts w:hint="eastAsia" w:ascii="宋体" w:hAnsi="宋体" w:eastAsia="宋体" w:cs="宋体"/>
                <w:color w:val="000000"/>
                <w:kern w:val="0"/>
                <w:sz w:val="21"/>
                <w:szCs w:val="21"/>
                <w:lang w:bidi="ar"/>
              </w:rPr>
            </w:pPr>
          </w:p>
        </w:tc>
        <w:tc>
          <w:tcPr>
            <w:tcW w:w="1170" w:type="pct"/>
            <w:vMerge w:val="continue"/>
            <w:vAlign w:val="center"/>
            <w:tcPrChange w:id="479" w:author="王秀子" w:date="2023-07-06T10:28:58Z">
              <w:tcPr>
                <w:tcW w:w="1170" w:type="pct"/>
                <w:vMerge w:val="continue"/>
                <w:vAlign w:val="center"/>
              </w:tcPr>
            </w:tcPrChange>
          </w:tcPr>
          <w:p>
            <w:pPr>
              <w:widowControl/>
              <w:jc w:val="center"/>
              <w:textAlignment w:val="center"/>
              <w:rPr>
                <w:rFonts w:hint="eastAsia" w:ascii="宋体" w:hAnsi="宋体" w:eastAsia="宋体" w:cs="宋体"/>
                <w:color w:val="000000"/>
                <w:kern w:val="0"/>
                <w:sz w:val="21"/>
                <w:szCs w:val="21"/>
                <w:lang w:bidi="ar"/>
              </w:rPr>
            </w:pPr>
          </w:p>
        </w:tc>
        <w:tc>
          <w:tcPr>
            <w:tcW w:w="3298" w:type="pct"/>
            <w:vAlign w:val="center"/>
            <w:tcPrChange w:id="480" w:author="王秀子" w:date="2023-07-06T10:28:58Z">
              <w:tcPr>
                <w:tcW w:w="3297" w:type="pct"/>
                <w:vAlign w:val="center"/>
              </w:tcPr>
            </w:tcPrChange>
          </w:tcPr>
          <w:p>
            <w:pPr>
              <w:widowControl/>
              <w:textAlignment w:val="center"/>
              <w:rPr>
                <w:rFonts w:hint="eastAsia" w:ascii="宋体" w:hAnsi="宋体" w:eastAsia="宋体" w:cs="宋体"/>
                <w:color w:val="000000"/>
                <w:kern w:val="0"/>
                <w:sz w:val="21"/>
                <w:szCs w:val="21"/>
                <w:lang w:bidi="ar"/>
              </w:rPr>
            </w:pPr>
            <w:commentRangeStart w:id="44"/>
            <w:r>
              <w:rPr>
                <w:rFonts w:hint="eastAsia" w:ascii="宋体" w:hAnsi="宋体" w:eastAsia="宋体" w:cs="宋体"/>
                <w:color w:val="000000"/>
                <w:kern w:val="0"/>
                <w:sz w:val="21"/>
                <w:szCs w:val="21"/>
                <w:lang w:bidi="ar"/>
              </w:rPr>
              <w:t>GB/T 3325-2017《金属家具通用技术条件》</w:t>
            </w:r>
            <w:commentRangeEnd w:id="44"/>
            <w:r>
              <w:commentReference w:id="44"/>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481" w:author="王秀子" w:date="2023-07-06T10:28:58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trHeight w:val="309" w:hRule="atLeast"/>
          <w:trPrChange w:id="481" w:author="王秀子" w:date="2023-07-06T10:28:58Z">
            <w:trPr>
              <w:trHeight w:val="309" w:hRule="atLeast"/>
            </w:trPr>
          </w:trPrChange>
        </w:trPr>
        <w:tc>
          <w:tcPr>
            <w:tcW w:w="531" w:type="pct"/>
            <w:vMerge w:val="restart"/>
            <w:vAlign w:val="center"/>
            <w:tcPrChange w:id="482" w:author="王秀子" w:date="2023-07-06T10:28:58Z">
              <w:tcPr>
                <w:tcW w:w="531" w:type="pct"/>
                <w:vMerge w:val="restart"/>
                <w:vAlign w:val="center"/>
              </w:tcPr>
            </w:tcPrChange>
          </w:tcPr>
          <w:p>
            <w:pPr>
              <w:widowControl/>
              <w:jc w:val="center"/>
              <w:textAlignment w:val="center"/>
              <w:rPr>
                <w:rFonts w:hint="eastAsia" w:ascii="宋体" w:hAnsi="宋体" w:eastAsia="宋体" w:cs="宋体"/>
                <w:sz w:val="21"/>
                <w:szCs w:val="21"/>
              </w:rPr>
            </w:pPr>
            <w:r>
              <w:rPr>
                <w:rFonts w:hint="eastAsia" w:ascii="宋体" w:hAnsi="宋体" w:eastAsia="宋体" w:cs="宋体"/>
                <w:color w:val="000000"/>
                <w:kern w:val="0"/>
                <w:sz w:val="21"/>
                <w:szCs w:val="21"/>
                <w:lang w:bidi="ar"/>
              </w:rPr>
              <w:t>32</w:t>
            </w:r>
          </w:p>
        </w:tc>
        <w:tc>
          <w:tcPr>
            <w:tcW w:w="1170" w:type="pct"/>
            <w:vMerge w:val="restart"/>
            <w:vAlign w:val="center"/>
            <w:tcPrChange w:id="483" w:author="王秀子" w:date="2023-07-06T10:28:58Z">
              <w:tcPr>
                <w:tcW w:w="1170" w:type="pct"/>
                <w:vMerge w:val="restart"/>
                <w:vAlign w:val="center"/>
              </w:tcPr>
            </w:tcPrChange>
          </w:tcPr>
          <w:p>
            <w:pPr>
              <w:widowControl/>
              <w:jc w:val="center"/>
              <w:textAlignment w:val="center"/>
              <w:rPr>
                <w:rFonts w:hint="eastAsia" w:ascii="宋体" w:hAnsi="宋体" w:eastAsia="宋体" w:cs="宋体"/>
                <w:sz w:val="21"/>
                <w:szCs w:val="21"/>
              </w:rPr>
            </w:pPr>
            <w:r>
              <w:rPr>
                <w:rFonts w:hint="eastAsia" w:ascii="宋体" w:hAnsi="宋体" w:eastAsia="宋体" w:cs="宋体"/>
                <w:sz w:val="21"/>
                <w:szCs w:val="21"/>
              </w:rPr>
              <w:t>资料柜</w:t>
            </w:r>
          </w:p>
          <w:p>
            <w:pPr>
              <w:widowControl w:val="0"/>
              <w:spacing w:line="360" w:lineRule="auto"/>
              <w:jc w:val="center"/>
              <w:rPr>
                <w:rFonts w:hint="eastAsia" w:ascii="宋体" w:hAnsi="宋体" w:eastAsia="宋体" w:cs="宋体"/>
                <w:b/>
                <w:bCs/>
                <w:kern w:val="2"/>
                <w:sz w:val="21"/>
                <w:szCs w:val="21"/>
                <w:lang w:val="en-US" w:eastAsia="zh-CN" w:bidi="ar-SA"/>
              </w:rPr>
            </w:pPr>
            <w:r>
              <w:rPr>
                <w:rFonts w:hint="eastAsia" w:ascii="宋体" w:hAnsi="宋体" w:eastAsia="宋体" w:cs="宋体"/>
                <w:b/>
                <w:bCs/>
                <w:kern w:val="2"/>
                <w:sz w:val="21"/>
                <w:szCs w:val="21"/>
                <w:lang w:val="en-US" w:eastAsia="zh-CN" w:bidi="ar-SA"/>
              </w:rPr>
              <w:drawing>
                <wp:inline distT="0" distB="0" distL="114300" distR="114300">
                  <wp:extent cx="903605" cy="728345"/>
                  <wp:effectExtent l="0" t="0" r="10795" b="3175"/>
                  <wp:docPr id="214186" name="图片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86" name="图片 96"/>
                          <pic:cNvPicPr>
                            <a:picLocks noChangeAspect="1"/>
                          </pic:cNvPicPr>
                        </pic:nvPicPr>
                        <pic:blipFill>
                          <a:blip r:embed="rId39"/>
                          <a:stretch>
                            <a:fillRect/>
                          </a:stretch>
                        </pic:blipFill>
                        <pic:spPr>
                          <a:xfrm>
                            <a:off x="0" y="0"/>
                            <a:ext cx="903605" cy="728345"/>
                          </a:xfrm>
                          <a:prstGeom prst="rect">
                            <a:avLst/>
                          </a:prstGeom>
                          <a:noFill/>
                          <a:ln w="9525">
                            <a:noFill/>
                          </a:ln>
                        </pic:spPr>
                      </pic:pic>
                    </a:graphicData>
                  </a:graphic>
                </wp:inline>
              </w:drawing>
            </w:r>
          </w:p>
        </w:tc>
        <w:tc>
          <w:tcPr>
            <w:tcW w:w="3298" w:type="pct"/>
            <w:vAlign w:val="center"/>
            <w:tcPrChange w:id="484" w:author="王秀子" w:date="2023-07-06T10:28:58Z">
              <w:tcPr>
                <w:tcW w:w="3297" w:type="pct"/>
                <w:vAlign w:val="center"/>
              </w:tcPr>
            </w:tcPrChange>
          </w:tcPr>
          <w:p>
            <w:pPr>
              <w:widowControl/>
              <w:textAlignment w:val="center"/>
              <w:rPr>
                <w:rFonts w:hint="eastAsia" w:ascii="宋体" w:hAnsi="宋体" w:eastAsia="宋体" w:cs="宋体"/>
                <w:sz w:val="21"/>
                <w:szCs w:val="21"/>
              </w:rPr>
            </w:pPr>
            <w:r>
              <w:rPr>
                <w:rFonts w:hint="eastAsia" w:ascii="宋体" w:hAnsi="宋体" w:eastAsia="宋体" w:cs="宋体"/>
                <w:color w:val="000000"/>
                <w:kern w:val="0"/>
                <w:sz w:val="21"/>
                <w:szCs w:val="21"/>
                <w:lang w:bidi="ar"/>
              </w:rPr>
              <w:t>1.规格：（W800*D350*H800）mm±10mm；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485" w:author="王秀子" w:date="2023-07-06T10:28:58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trHeight w:val="309" w:hRule="atLeast"/>
          <w:trPrChange w:id="485" w:author="王秀子" w:date="2023-07-06T10:28:58Z">
            <w:trPr>
              <w:trHeight w:val="309" w:hRule="atLeast"/>
            </w:trPr>
          </w:trPrChange>
        </w:trPr>
        <w:tc>
          <w:tcPr>
            <w:tcW w:w="531" w:type="pct"/>
            <w:vMerge w:val="continue"/>
            <w:vAlign w:val="center"/>
            <w:tcPrChange w:id="486" w:author="王秀子" w:date="2023-07-06T10:28:58Z">
              <w:tcPr>
                <w:tcW w:w="531" w:type="pct"/>
                <w:vMerge w:val="continue"/>
                <w:vAlign w:val="center"/>
              </w:tcPr>
            </w:tcPrChange>
          </w:tcPr>
          <w:p>
            <w:pPr>
              <w:widowControl/>
              <w:jc w:val="left"/>
              <w:textAlignment w:val="center"/>
              <w:rPr>
                <w:rFonts w:hint="eastAsia" w:ascii="宋体" w:hAnsi="宋体" w:eastAsia="宋体" w:cs="宋体"/>
                <w:sz w:val="21"/>
                <w:szCs w:val="21"/>
              </w:rPr>
            </w:pPr>
          </w:p>
        </w:tc>
        <w:tc>
          <w:tcPr>
            <w:tcW w:w="1170" w:type="pct"/>
            <w:vMerge w:val="continue"/>
            <w:vAlign w:val="center"/>
            <w:tcPrChange w:id="487" w:author="王秀子" w:date="2023-07-06T10:28:58Z">
              <w:tcPr>
                <w:tcW w:w="1170" w:type="pct"/>
                <w:vMerge w:val="continue"/>
                <w:vAlign w:val="center"/>
              </w:tcPr>
            </w:tcPrChange>
          </w:tcPr>
          <w:p>
            <w:pPr>
              <w:widowControl/>
              <w:jc w:val="center"/>
              <w:textAlignment w:val="center"/>
              <w:rPr>
                <w:rFonts w:hint="eastAsia" w:ascii="宋体" w:hAnsi="宋体" w:eastAsia="宋体" w:cs="宋体"/>
                <w:sz w:val="21"/>
                <w:szCs w:val="21"/>
              </w:rPr>
            </w:pPr>
          </w:p>
        </w:tc>
        <w:tc>
          <w:tcPr>
            <w:tcW w:w="3298" w:type="pct"/>
            <w:vAlign w:val="center"/>
            <w:tcPrChange w:id="488" w:author="王秀子" w:date="2023-07-06T10:28:58Z">
              <w:tcPr>
                <w:tcW w:w="3297" w:type="pct"/>
                <w:vAlign w:val="center"/>
              </w:tcPr>
            </w:tcPrChange>
          </w:tcPr>
          <w:p>
            <w:pPr>
              <w:widowControl/>
              <w:textAlignment w:val="center"/>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2.全钢制，所有钢板采用不低于0.8mm厚冷轧钢板，经静电粉末喷涂工艺处理；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489" w:author="王秀子" w:date="2023-07-06T10:28:58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trHeight w:val="309" w:hRule="atLeast"/>
          <w:trPrChange w:id="489" w:author="王秀子" w:date="2023-07-06T10:28:58Z">
            <w:trPr>
              <w:trHeight w:val="309" w:hRule="atLeast"/>
            </w:trPr>
          </w:trPrChange>
        </w:trPr>
        <w:tc>
          <w:tcPr>
            <w:tcW w:w="531" w:type="pct"/>
            <w:vMerge w:val="continue"/>
            <w:vAlign w:val="center"/>
            <w:tcPrChange w:id="490" w:author="王秀子" w:date="2023-07-06T10:28:58Z">
              <w:tcPr>
                <w:tcW w:w="531" w:type="pct"/>
                <w:vMerge w:val="continue"/>
                <w:vAlign w:val="center"/>
              </w:tcPr>
            </w:tcPrChange>
          </w:tcPr>
          <w:p>
            <w:pPr>
              <w:widowControl/>
              <w:jc w:val="left"/>
              <w:textAlignment w:val="center"/>
              <w:rPr>
                <w:rFonts w:hint="eastAsia" w:ascii="宋体" w:hAnsi="宋体" w:eastAsia="宋体" w:cs="宋体"/>
                <w:color w:val="000000"/>
                <w:kern w:val="0"/>
                <w:sz w:val="21"/>
                <w:szCs w:val="21"/>
                <w:lang w:bidi="ar"/>
              </w:rPr>
            </w:pPr>
          </w:p>
        </w:tc>
        <w:tc>
          <w:tcPr>
            <w:tcW w:w="1170" w:type="pct"/>
            <w:vMerge w:val="continue"/>
            <w:vAlign w:val="center"/>
            <w:tcPrChange w:id="491" w:author="王秀子" w:date="2023-07-06T10:28:58Z">
              <w:tcPr>
                <w:tcW w:w="1170" w:type="pct"/>
                <w:vMerge w:val="continue"/>
                <w:vAlign w:val="center"/>
              </w:tcPr>
            </w:tcPrChange>
          </w:tcPr>
          <w:p>
            <w:pPr>
              <w:widowControl/>
              <w:jc w:val="center"/>
              <w:textAlignment w:val="center"/>
              <w:rPr>
                <w:rFonts w:hint="eastAsia" w:ascii="宋体" w:hAnsi="宋体" w:eastAsia="宋体" w:cs="宋体"/>
                <w:color w:val="000000"/>
                <w:kern w:val="0"/>
                <w:sz w:val="21"/>
                <w:szCs w:val="21"/>
                <w:lang w:bidi="ar"/>
              </w:rPr>
            </w:pPr>
          </w:p>
        </w:tc>
        <w:tc>
          <w:tcPr>
            <w:tcW w:w="3298" w:type="pct"/>
            <w:vAlign w:val="center"/>
            <w:tcPrChange w:id="492" w:author="王秀子" w:date="2023-07-06T10:28:58Z">
              <w:tcPr>
                <w:tcW w:w="3297" w:type="pct"/>
                <w:vAlign w:val="center"/>
              </w:tcPr>
            </w:tcPrChange>
          </w:tcPr>
          <w:p>
            <w:pPr>
              <w:widowControl/>
              <w:textAlignment w:val="center"/>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3.内部设置置物隔层，所有拉手为隐藏或暗拉手；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493" w:author="王秀子" w:date="2023-07-06T10:28:58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trHeight w:val="309" w:hRule="atLeast"/>
          <w:trPrChange w:id="493" w:author="王秀子" w:date="2023-07-06T10:28:58Z">
            <w:trPr>
              <w:trHeight w:val="309" w:hRule="atLeast"/>
            </w:trPr>
          </w:trPrChange>
        </w:trPr>
        <w:tc>
          <w:tcPr>
            <w:tcW w:w="531" w:type="pct"/>
            <w:vMerge w:val="continue"/>
            <w:vAlign w:val="center"/>
            <w:tcPrChange w:id="494" w:author="王秀子" w:date="2023-07-06T10:28:58Z">
              <w:tcPr>
                <w:tcW w:w="531" w:type="pct"/>
                <w:vMerge w:val="continue"/>
                <w:vAlign w:val="center"/>
              </w:tcPr>
            </w:tcPrChange>
          </w:tcPr>
          <w:p>
            <w:pPr>
              <w:widowControl/>
              <w:jc w:val="left"/>
              <w:textAlignment w:val="center"/>
              <w:rPr>
                <w:rFonts w:hint="eastAsia" w:ascii="宋体" w:hAnsi="宋体" w:eastAsia="宋体" w:cs="宋体"/>
                <w:color w:val="000000"/>
                <w:kern w:val="0"/>
                <w:sz w:val="21"/>
                <w:szCs w:val="21"/>
                <w:lang w:bidi="ar"/>
              </w:rPr>
            </w:pPr>
          </w:p>
        </w:tc>
        <w:tc>
          <w:tcPr>
            <w:tcW w:w="1170" w:type="pct"/>
            <w:vMerge w:val="continue"/>
            <w:vAlign w:val="center"/>
            <w:tcPrChange w:id="495" w:author="王秀子" w:date="2023-07-06T10:28:58Z">
              <w:tcPr>
                <w:tcW w:w="1170" w:type="pct"/>
                <w:vMerge w:val="continue"/>
                <w:vAlign w:val="center"/>
              </w:tcPr>
            </w:tcPrChange>
          </w:tcPr>
          <w:p>
            <w:pPr>
              <w:widowControl/>
              <w:jc w:val="center"/>
              <w:textAlignment w:val="center"/>
              <w:rPr>
                <w:rFonts w:hint="eastAsia" w:ascii="宋体" w:hAnsi="宋体" w:eastAsia="宋体" w:cs="宋体"/>
                <w:color w:val="000000"/>
                <w:kern w:val="0"/>
                <w:sz w:val="21"/>
                <w:szCs w:val="21"/>
                <w:lang w:bidi="ar"/>
              </w:rPr>
            </w:pPr>
          </w:p>
        </w:tc>
        <w:tc>
          <w:tcPr>
            <w:tcW w:w="3298" w:type="pct"/>
            <w:vAlign w:val="center"/>
            <w:tcPrChange w:id="496" w:author="王秀子" w:date="2023-07-06T10:28:58Z">
              <w:tcPr>
                <w:tcW w:w="3297" w:type="pct"/>
                <w:vAlign w:val="center"/>
              </w:tcPr>
            </w:tcPrChange>
          </w:tcPr>
          <w:p>
            <w:pPr>
              <w:widowControl/>
              <w:textAlignment w:val="center"/>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4.钢制部件须经过酸洗、磷化、钝化，焊接无灰渣、气孔焊瘤；无脱焊、虚焊、焊穿；精细打磨，光洁平整。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497" w:author="王秀子" w:date="2023-07-06T10:28:58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trHeight w:val="90" w:hRule="atLeast"/>
          <w:trPrChange w:id="497" w:author="王秀子" w:date="2023-07-06T10:28:58Z">
            <w:trPr>
              <w:trHeight w:val="90" w:hRule="atLeast"/>
            </w:trPr>
          </w:trPrChange>
        </w:trPr>
        <w:tc>
          <w:tcPr>
            <w:tcW w:w="531" w:type="pct"/>
            <w:vMerge w:val="restart"/>
            <w:vAlign w:val="center"/>
            <w:tcPrChange w:id="498" w:author="王秀子" w:date="2023-07-06T10:28:58Z">
              <w:tcPr>
                <w:tcW w:w="531" w:type="pct"/>
                <w:vMerge w:val="restart"/>
                <w:vAlign w:val="center"/>
              </w:tcPr>
            </w:tcPrChange>
          </w:tcPr>
          <w:p>
            <w:pPr>
              <w:widowControl/>
              <w:jc w:val="center"/>
              <w:textAlignment w:val="center"/>
              <w:rPr>
                <w:rFonts w:hint="eastAsia" w:ascii="宋体" w:hAnsi="宋体" w:eastAsia="宋体" w:cs="宋体"/>
                <w:sz w:val="21"/>
                <w:szCs w:val="21"/>
              </w:rPr>
            </w:pPr>
            <w:r>
              <w:rPr>
                <w:rFonts w:hint="eastAsia" w:ascii="宋体" w:hAnsi="宋体" w:eastAsia="宋体" w:cs="宋体"/>
                <w:color w:val="000000"/>
                <w:kern w:val="0"/>
                <w:sz w:val="21"/>
                <w:szCs w:val="21"/>
                <w:lang w:bidi="ar"/>
              </w:rPr>
              <w:t>33</w:t>
            </w:r>
          </w:p>
        </w:tc>
        <w:tc>
          <w:tcPr>
            <w:tcW w:w="1170" w:type="pct"/>
            <w:vMerge w:val="restart"/>
            <w:vAlign w:val="center"/>
            <w:tcPrChange w:id="499" w:author="王秀子" w:date="2023-07-06T10:28:58Z">
              <w:tcPr>
                <w:tcW w:w="1170" w:type="pct"/>
                <w:vMerge w:val="restart"/>
                <w:vAlign w:val="center"/>
              </w:tcPr>
            </w:tcPrChange>
          </w:tcPr>
          <w:p>
            <w:pPr>
              <w:widowControl/>
              <w:jc w:val="center"/>
              <w:textAlignment w:val="center"/>
              <w:rPr>
                <w:rFonts w:hint="eastAsia" w:ascii="宋体" w:hAnsi="宋体" w:eastAsia="宋体" w:cs="宋体"/>
                <w:sz w:val="21"/>
                <w:szCs w:val="21"/>
              </w:rPr>
            </w:pPr>
            <w:r>
              <w:rPr>
                <w:rFonts w:hint="eastAsia" w:ascii="宋体" w:hAnsi="宋体" w:eastAsia="宋体" w:cs="宋体"/>
                <w:sz w:val="21"/>
                <w:szCs w:val="21"/>
              </w:rPr>
              <w:t>更衣柜1</w:t>
            </w:r>
          </w:p>
          <w:p>
            <w:pPr>
              <w:widowControl w:val="0"/>
              <w:spacing w:line="360" w:lineRule="auto"/>
              <w:jc w:val="center"/>
              <w:rPr>
                <w:rFonts w:hint="eastAsia" w:ascii="宋体" w:hAnsi="宋体" w:eastAsia="宋体" w:cs="宋体"/>
                <w:b/>
                <w:bCs/>
                <w:kern w:val="2"/>
                <w:sz w:val="21"/>
                <w:szCs w:val="21"/>
                <w:lang w:val="en-US" w:eastAsia="zh-CN" w:bidi="ar-SA"/>
              </w:rPr>
            </w:pPr>
            <w:r>
              <w:rPr>
                <w:rFonts w:hint="eastAsia" w:ascii="宋体" w:hAnsi="宋体" w:eastAsia="宋体" w:cs="宋体"/>
                <w:b/>
                <w:bCs/>
                <w:kern w:val="2"/>
                <w:sz w:val="21"/>
                <w:szCs w:val="21"/>
                <w:lang w:val="en-US" w:eastAsia="zh-CN" w:bidi="ar-SA"/>
              </w:rPr>
              <w:drawing>
                <wp:inline distT="0" distB="0" distL="114300" distR="114300">
                  <wp:extent cx="995045" cy="695960"/>
                  <wp:effectExtent l="0" t="0" r="10795" b="5080"/>
                  <wp:docPr id="214187"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87" name="图片 14"/>
                          <pic:cNvPicPr>
                            <a:picLocks noChangeAspect="1"/>
                          </pic:cNvPicPr>
                        </pic:nvPicPr>
                        <pic:blipFill>
                          <a:blip r:embed="rId40"/>
                          <a:srcRect b="23544"/>
                          <a:stretch>
                            <a:fillRect/>
                          </a:stretch>
                        </pic:blipFill>
                        <pic:spPr>
                          <a:xfrm>
                            <a:off x="0" y="0"/>
                            <a:ext cx="995045" cy="695960"/>
                          </a:xfrm>
                          <a:prstGeom prst="rect">
                            <a:avLst/>
                          </a:prstGeom>
                          <a:noFill/>
                          <a:ln w="9525">
                            <a:noFill/>
                          </a:ln>
                        </pic:spPr>
                      </pic:pic>
                    </a:graphicData>
                  </a:graphic>
                </wp:inline>
              </w:drawing>
            </w:r>
          </w:p>
        </w:tc>
        <w:tc>
          <w:tcPr>
            <w:tcW w:w="3298" w:type="pct"/>
            <w:vAlign w:val="center"/>
            <w:tcPrChange w:id="500" w:author="王秀子" w:date="2023-07-06T10:28:58Z">
              <w:tcPr>
                <w:tcW w:w="3297" w:type="pct"/>
                <w:vAlign w:val="center"/>
              </w:tcPr>
            </w:tcPrChange>
          </w:tcPr>
          <w:p>
            <w:pPr>
              <w:widowControl/>
              <w:textAlignment w:val="center"/>
              <w:rPr>
                <w:rFonts w:hint="eastAsia" w:ascii="宋体" w:hAnsi="宋体" w:eastAsia="宋体" w:cs="宋体"/>
                <w:sz w:val="21"/>
                <w:szCs w:val="21"/>
              </w:rPr>
            </w:pPr>
            <w:r>
              <w:rPr>
                <w:rFonts w:hint="eastAsia" w:ascii="宋体" w:hAnsi="宋体" w:eastAsia="宋体" w:cs="宋体"/>
                <w:color w:val="000000"/>
                <w:kern w:val="0"/>
                <w:sz w:val="21"/>
                <w:szCs w:val="21"/>
                <w:lang w:bidi="ar"/>
              </w:rPr>
              <w:t>1.规格：（W800*D350*H2000）mm±10mm；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501" w:author="王秀子" w:date="2023-07-06T10:28:58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trHeight w:val="543" w:hRule="atLeast"/>
          <w:trPrChange w:id="501" w:author="王秀子" w:date="2023-07-06T10:28:58Z">
            <w:trPr>
              <w:trHeight w:val="543" w:hRule="atLeast"/>
            </w:trPr>
          </w:trPrChange>
        </w:trPr>
        <w:tc>
          <w:tcPr>
            <w:tcW w:w="531" w:type="pct"/>
            <w:vMerge w:val="continue"/>
            <w:vAlign w:val="center"/>
            <w:tcPrChange w:id="502" w:author="王秀子" w:date="2023-07-06T10:28:58Z">
              <w:tcPr>
                <w:tcW w:w="531" w:type="pct"/>
                <w:vMerge w:val="continue"/>
                <w:vAlign w:val="center"/>
              </w:tcPr>
            </w:tcPrChange>
          </w:tcPr>
          <w:p>
            <w:pPr>
              <w:widowControl/>
              <w:jc w:val="left"/>
              <w:textAlignment w:val="center"/>
              <w:rPr>
                <w:rFonts w:hint="eastAsia" w:ascii="宋体" w:hAnsi="宋体" w:eastAsia="宋体" w:cs="宋体"/>
                <w:sz w:val="21"/>
                <w:szCs w:val="21"/>
              </w:rPr>
            </w:pPr>
          </w:p>
        </w:tc>
        <w:tc>
          <w:tcPr>
            <w:tcW w:w="1170" w:type="pct"/>
            <w:vMerge w:val="continue"/>
            <w:vAlign w:val="center"/>
            <w:tcPrChange w:id="503" w:author="王秀子" w:date="2023-07-06T10:28:58Z">
              <w:tcPr>
                <w:tcW w:w="1170" w:type="pct"/>
                <w:vMerge w:val="continue"/>
                <w:vAlign w:val="center"/>
              </w:tcPr>
            </w:tcPrChange>
          </w:tcPr>
          <w:p>
            <w:pPr>
              <w:widowControl/>
              <w:jc w:val="left"/>
              <w:textAlignment w:val="center"/>
              <w:rPr>
                <w:rFonts w:hint="eastAsia" w:ascii="宋体" w:hAnsi="宋体" w:eastAsia="宋体" w:cs="宋体"/>
                <w:sz w:val="21"/>
                <w:szCs w:val="21"/>
              </w:rPr>
            </w:pPr>
          </w:p>
        </w:tc>
        <w:tc>
          <w:tcPr>
            <w:tcW w:w="3298" w:type="pct"/>
            <w:vAlign w:val="center"/>
            <w:tcPrChange w:id="504" w:author="王秀子" w:date="2023-07-06T10:28:58Z">
              <w:tcPr>
                <w:tcW w:w="3297" w:type="pct"/>
                <w:vAlign w:val="center"/>
              </w:tcPr>
            </w:tcPrChange>
          </w:tcPr>
          <w:p>
            <w:pPr>
              <w:widowControl/>
              <w:textAlignment w:val="center"/>
              <w:rPr>
                <w:rFonts w:hint="eastAsia" w:ascii="宋体" w:hAnsi="宋体" w:eastAsia="宋体" w:cs="宋体"/>
                <w:color w:val="000000"/>
                <w:kern w:val="0"/>
                <w:sz w:val="21"/>
                <w:szCs w:val="21"/>
                <w:bdr w:val="single" w:color="000000" w:sz="4" w:space="0"/>
                <w:lang w:bidi="ar"/>
              </w:rPr>
            </w:pPr>
            <w:r>
              <w:rPr>
                <w:rFonts w:hint="eastAsia" w:ascii="宋体" w:hAnsi="宋体" w:eastAsia="宋体" w:cs="宋体"/>
                <w:color w:val="000000"/>
                <w:kern w:val="0"/>
                <w:sz w:val="21"/>
                <w:szCs w:val="21"/>
                <w:lang w:bidi="ar"/>
              </w:rPr>
              <w:t>2.全钢制，所有钢板采用不低于0.8mm厚冷轧钢板，经静电粉末喷涂工艺处理；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505" w:author="王秀子" w:date="2023-07-06T10:28:58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trHeight w:val="383" w:hRule="atLeast"/>
          <w:trPrChange w:id="505" w:author="王秀子" w:date="2023-07-06T10:28:58Z">
            <w:trPr>
              <w:trHeight w:val="383" w:hRule="atLeast"/>
            </w:trPr>
          </w:trPrChange>
        </w:trPr>
        <w:tc>
          <w:tcPr>
            <w:tcW w:w="531" w:type="pct"/>
            <w:vMerge w:val="continue"/>
            <w:vAlign w:val="center"/>
            <w:tcPrChange w:id="506" w:author="王秀子" w:date="2023-07-06T10:28:58Z">
              <w:tcPr>
                <w:tcW w:w="531" w:type="pct"/>
                <w:vMerge w:val="continue"/>
                <w:vAlign w:val="center"/>
              </w:tcPr>
            </w:tcPrChange>
          </w:tcPr>
          <w:p>
            <w:pPr>
              <w:widowControl/>
              <w:jc w:val="left"/>
              <w:textAlignment w:val="center"/>
              <w:rPr>
                <w:rFonts w:hint="eastAsia" w:ascii="宋体" w:hAnsi="宋体" w:eastAsia="宋体" w:cs="宋体"/>
                <w:color w:val="000000"/>
                <w:kern w:val="0"/>
                <w:sz w:val="21"/>
                <w:szCs w:val="21"/>
                <w:bdr w:val="single" w:color="000000" w:sz="4" w:space="0"/>
                <w:lang w:bidi="ar"/>
              </w:rPr>
            </w:pPr>
          </w:p>
        </w:tc>
        <w:tc>
          <w:tcPr>
            <w:tcW w:w="1170" w:type="pct"/>
            <w:vMerge w:val="continue"/>
            <w:vAlign w:val="center"/>
            <w:tcPrChange w:id="507" w:author="王秀子" w:date="2023-07-06T10:28:58Z">
              <w:tcPr>
                <w:tcW w:w="1170" w:type="pct"/>
                <w:vMerge w:val="continue"/>
                <w:vAlign w:val="center"/>
              </w:tcPr>
            </w:tcPrChange>
          </w:tcPr>
          <w:p>
            <w:pPr>
              <w:widowControl/>
              <w:jc w:val="left"/>
              <w:textAlignment w:val="center"/>
              <w:rPr>
                <w:rFonts w:hint="eastAsia" w:ascii="宋体" w:hAnsi="宋体" w:eastAsia="宋体" w:cs="宋体"/>
                <w:color w:val="000000"/>
                <w:kern w:val="0"/>
                <w:sz w:val="21"/>
                <w:szCs w:val="21"/>
                <w:bdr w:val="single" w:color="000000" w:sz="4" w:space="0"/>
                <w:lang w:bidi="ar"/>
              </w:rPr>
            </w:pPr>
          </w:p>
        </w:tc>
        <w:tc>
          <w:tcPr>
            <w:tcW w:w="3298" w:type="pct"/>
            <w:vAlign w:val="center"/>
            <w:tcPrChange w:id="508" w:author="王秀子" w:date="2023-07-06T10:28:58Z">
              <w:tcPr>
                <w:tcW w:w="3297" w:type="pct"/>
                <w:vAlign w:val="center"/>
              </w:tcPr>
            </w:tcPrChange>
          </w:tcPr>
          <w:p>
            <w:pPr>
              <w:widowControl/>
              <w:textAlignment w:val="center"/>
              <w:rPr>
                <w:rFonts w:hint="eastAsia" w:ascii="宋体" w:hAnsi="宋体" w:eastAsia="宋体" w:cs="宋体"/>
                <w:color w:val="000000"/>
                <w:kern w:val="0"/>
                <w:sz w:val="21"/>
                <w:szCs w:val="21"/>
                <w:bdr w:val="single" w:color="000000" w:sz="4" w:space="0"/>
                <w:lang w:bidi="ar"/>
              </w:rPr>
            </w:pPr>
            <w:r>
              <w:rPr>
                <w:rFonts w:hint="eastAsia" w:ascii="宋体" w:hAnsi="宋体" w:eastAsia="宋体" w:cs="宋体"/>
                <w:color w:val="000000"/>
                <w:kern w:val="0"/>
                <w:sz w:val="21"/>
                <w:szCs w:val="21"/>
                <w:lang w:bidi="ar"/>
              </w:rPr>
              <w:t>3.内部设置置物隔层，所有拉手为隐藏或暗拉手；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509" w:author="王秀子" w:date="2023-07-06T10:28:58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trHeight w:val="543" w:hRule="atLeast"/>
          <w:trPrChange w:id="509" w:author="王秀子" w:date="2023-07-06T10:28:58Z">
            <w:trPr>
              <w:trHeight w:val="543" w:hRule="atLeast"/>
            </w:trPr>
          </w:trPrChange>
        </w:trPr>
        <w:tc>
          <w:tcPr>
            <w:tcW w:w="531" w:type="pct"/>
            <w:vMerge w:val="continue"/>
            <w:vAlign w:val="center"/>
            <w:tcPrChange w:id="510" w:author="王秀子" w:date="2023-07-06T10:28:58Z">
              <w:tcPr>
                <w:tcW w:w="531" w:type="pct"/>
                <w:vMerge w:val="continue"/>
                <w:vAlign w:val="center"/>
              </w:tcPr>
            </w:tcPrChange>
          </w:tcPr>
          <w:p>
            <w:pPr>
              <w:widowControl/>
              <w:jc w:val="left"/>
              <w:textAlignment w:val="center"/>
              <w:rPr>
                <w:rFonts w:hint="eastAsia" w:ascii="宋体" w:hAnsi="宋体" w:eastAsia="宋体" w:cs="宋体"/>
                <w:color w:val="000000"/>
                <w:kern w:val="0"/>
                <w:sz w:val="21"/>
                <w:szCs w:val="21"/>
                <w:bdr w:val="single" w:color="000000" w:sz="4" w:space="0"/>
                <w:lang w:bidi="ar"/>
              </w:rPr>
            </w:pPr>
          </w:p>
        </w:tc>
        <w:tc>
          <w:tcPr>
            <w:tcW w:w="1170" w:type="pct"/>
            <w:vMerge w:val="continue"/>
            <w:vAlign w:val="center"/>
            <w:tcPrChange w:id="511" w:author="王秀子" w:date="2023-07-06T10:28:58Z">
              <w:tcPr>
                <w:tcW w:w="1170" w:type="pct"/>
                <w:vMerge w:val="continue"/>
                <w:vAlign w:val="center"/>
              </w:tcPr>
            </w:tcPrChange>
          </w:tcPr>
          <w:p>
            <w:pPr>
              <w:widowControl/>
              <w:jc w:val="left"/>
              <w:textAlignment w:val="center"/>
              <w:rPr>
                <w:rFonts w:hint="eastAsia" w:ascii="宋体" w:hAnsi="宋体" w:eastAsia="宋体" w:cs="宋体"/>
                <w:color w:val="000000"/>
                <w:kern w:val="0"/>
                <w:sz w:val="21"/>
                <w:szCs w:val="21"/>
                <w:bdr w:val="single" w:color="000000" w:sz="4" w:space="0"/>
                <w:lang w:bidi="ar"/>
              </w:rPr>
            </w:pPr>
          </w:p>
        </w:tc>
        <w:tc>
          <w:tcPr>
            <w:tcW w:w="3298" w:type="pct"/>
            <w:vAlign w:val="center"/>
            <w:tcPrChange w:id="512" w:author="王秀子" w:date="2023-07-06T10:28:58Z">
              <w:tcPr>
                <w:tcW w:w="3297" w:type="pct"/>
                <w:vAlign w:val="center"/>
              </w:tcPr>
            </w:tcPrChange>
          </w:tcPr>
          <w:p>
            <w:pPr>
              <w:widowControl/>
              <w:textAlignment w:val="center"/>
              <w:rPr>
                <w:rFonts w:hint="eastAsia" w:ascii="宋体" w:hAnsi="宋体" w:eastAsia="宋体" w:cs="宋体"/>
                <w:color w:val="000000"/>
                <w:kern w:val="0"/>
                <w:sz w:val="21"/>
                <w:szCs w:val="21"/>
                <w:bdr w:val="single" w:color="000000" w:sz="4" w:space="0"/>
                <w:lang w:bidi="ar"/>
              </w:rPr>
            </w:pPr>
            <w:r>
              <w:rPr>
                <w:rFonts w:hint="eastAsia" w:ascii="宋体" w:hAnsi="宋体" w:eastAsia="宋体" w:cs="宋体"/>
                <w:color w:val="000000"/>
                <w:kern w:val="0"/>
                <w:sz w:val="21"/>
                <w:szCs w:val="21"/>
                <w:lang w:bidi="ar"/>
              </w:rPr>
              <w:t>4.钢制部件须经过酸洗、磷化、钝化，焊接无灰渣、气孔焊瘤；无脱焊、虚焊、焊穿；精细打磨，光洁平整。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513" w:author="王秀子" w:date="2023-07-06T10:28:58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trHeight w:val="543" w:hRule="atLeast"/>
          <w:trPrChange w:id="513" w:author="王秀子" w:date="2023-07-06T10:28:58Z">
            <w:trPr>
              <w:trHeight w:val="543" w:hRule="atLeast"/>
            </w:trPr>
          </w:trPrChange>
        </w:trPr>
        <w:tc>
          <w:tcPr>
            <w:tcW w:w="531" w:type="pct"/>
            <w:vMerge w:val="restart"/>
            <w:vAlign w:val="center"/>
            <w:tcPrChange w:id="514" w:author="王秀子" w:date="2023-07-06T10:28:58Z">
              <w:tcPr>
                <w:tcW w:w="531" w:type="pct"/>
                <w:vMerge w:val="restart"/>
                <w:vAlign w:val="center"/>
              </w:tcPr>
            </w:tcPrChange>
          </w:tcPr>
          <w:p>
            <w:pPr>
              <w:widowControl/>
              <w:jc w:val="center"/>
              <w:textAlignment w:val="center"/>
              <w:rPr>
                <w:rFonts w:hint="eastAsia" w:ascii="宋体" w:hAnsi="宋体" w:eastAsia="宋体" w:cs="宋体"/>
                <w:sz w:val="21"/>
                <w:szCs w:val="21"/>
              </w:rPr>
            </w:pPr>
            <w:r>
              <w:rPr>
                <w:rFonts w:hint="eastAsia" w:ascii="宋体" w:hAnsi="宋体" w:eastAsia="宋体" w:cs="宋体"/>
                <w:color w:val="000000"/>
                <w:kern w:val="0"/>
                <w:sz w:val="21"/>
                <w:szCs w:val="21"/>
                <w:lang w:bidi="ar"/>
              </w:rPr>
              <w:t>34</w:t>
            </w:r>
          </w:p>
        </w:tc>
        <w:tc>
          <w:tcPr>
            <w:tcW w:w="1170" w:type="pct"/>
            <w:vMerge w:val="restart"/>
            <w:vAlign w:val="center"/>
            <w:tcPrChange w:id="515" w:author="王秀子" w:date="2023-07-06T10:28:58Z">
              <w:tcPr>
                <w:tcW w:w="1170" w:type="pct"/>
                <w:vMerge w:val="restart"/>
                <w:vAlign w:val="center"/>
              </w:tcPr>
            </w:tcPrChange>
          </w:tcPr>
          <w:p>
            <w:pPr>
              <w:widowControl/>
              <w:jc w:val="center"/>
              <w:textAlignment w:val="center"/>
              <w:rPr>
                <w:rFonts w:hint="eastAsia" w:ascii="宋体" w:hAnsi="宋体" w:eastAsia="宋体" w:cs="宋体"/>
                <w:sz w:val="21"/>
                <w:szCs w:val="21"/>
              </w:rPr>
            </w:pPr>
            <w:r>
              <w:rPr>
                <w:rFonts w:hint="eastAsia" w:ascii="宋体" w:hAnsi="宋体" w:eastAsia="宋体" w:cs="宋体"/>
                <w:sz w:val="21"/>
                <w:szCs w:val="21"/>
              </w:rPr>
              <w:t>更衣柜2</w:t>
            </w:r>
          </w:p>
          <w:p>
            <w:pPr>
              <w:widowControl w:val="0"/>
              <w:spacing w:line="360" w:lineRule="auto"/>
              <w:jc w:val="center"/>
              <w:rPr>
                <w:rFonts w:hint="eastAsia" w:ascii="宋体" w:hAnsi="宋体" w:eastAsia="宋体" w:cs="宋体"/>
                <w:b/>
                <w:bCs/>
                <w:kern w:val="2"/>
                <w:sz w:val="21"/>
                <w:szCs w:val="21"/>
                <w:lang w:val="en-US" w:eastAsia="zh-CN" w:bidi="ar-SA"/>
              </w:rPr>
            </w:pPr>
            <w:r>
              <w:rPr>
                <w:rFonts w:hint="eastAsia" w:ascii="宋体" w:hAnsi="宋体" w:eastAsia="宋体" w:cs="宋体"/>
                <w:b/>
                <w:bCs/>
                <w:kern w:val="2"/>
                <w:sz w:val="21"/>
                <w:szCs w:val="21"/>
                <w:lang w:val="en-US" w:eastAsia="zh-CN" w:bidi="ar-SA"/>
              </w:rPr>
              <w:drawing>
                <wp:inline distT="0" distB="0" distL="114300" distR="114300">
                  <wp:extent cx="994410" cy="688340"/>
                  <wp:effectExtent l="0" t="0" r="11430" b="12700"/>
                  <wp:docPr id="214188"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88" name="图片 15"/>
                          <pic:cNvPicPr>
                            <a:picLocks noChangeAspect="1"/>
                          </pic:cNvPicPr>
                        </pic:nvPicPr>
                        <pic:blipFill>
                          <a:blip r:embed="rId40"/>
                          <a:srcRect b="23544"/>
                          <a:stretch>
                            <a:fillRect/>
                          </a:stretch>
                        </pic:blipFill>
                        <pic:spPr>
                          <a:xfrm>
                            <a:off x="0" y="0"/>
                            <a:ext cx="994410" cy="688340"/>
                          </a:xfrm>
                          <a:prstGeom prst="rect">
                            <a:avLst/>
                          </a:prstGeom>
                          <a:noFill/>
                          <a:ln w="9525">
                            <a:noFill/>
                          </a:ln>
                        </pic:spPr>
                      </pic:pic>
                    </a:graphicData>
                  </a:graphic>
                </wp:inline>
              </w:drawing>
            </w:r>
          </w:p>
        </w:tc>
        <w:tc>
          <w:tcPr>
            <w:tcW w:w="3298" w:type="pct"/>
            <w:vAlign w:val="center"/>
            <w:tcPrChange w:id="516" w:author="王秀子" w:date="2023-07-06T10:28:58Z">
              <w:tcPr>
                <w:tcW w:w="3297" w:type="pct"/>
                <w:vAlign w:val="center"/>
              </w:tcPr>
            </w:tcPrChange>
          </w:tcPr>
          <w:p>
            <w:pPr>
              <w:widowControl/>
              <w:textAlignment w:val="center"/>
              <w:rPr>
                <w:rFonts w:hint="eastAsia" w:ascii="宋体" w:hAnsi="宋体" w:eastAsia="宋体" w:cs="宋体"/>
                <w:sz w:val="21"/>
                <w:szCs w:val="21"/>
              </w:rPr>
            </w:pPr>
            <w:r>
              <w:rPr>
                <w:rFonts w:hint="eastAsia" w:ascii="宋体" w:hAnsi="宋体" w:eastAsia="宋体" w:cs="宋体"/>
                <w:color w:val="000000"/>
                <w:kern w:val="0"/>
                <w:sz w:val="21"/>
                <w:szCs w:val="21"/>
                <w:lang w:bidi="ar"/>
              </w:rPr>
              <w:t>1.规格：（W4500*D600*H2000）mm±10mm；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517" w:author="王秀子" w:date="2023-07-06T10:28:58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trHeight w:val="543" w:hRule="atLeast"/>
          <w:trPrChange w:id="517" w:author="王秀子" w:date="2023-07-06T10:28:58Z">
            <w:trPr>
              <w:trHeight w:val="543" w:hRule="atLeast"/>
            </w:trPr>
          </w:trPrChange>
        </w:trPr>
        <w:tc>
          <w:tcPr>
            <w:tcW w:w="531" w:type="pct"/>
            <w:vMerge w:val="continue"/>
            <w:vAlign w:val="center"/>
            <w:tcPrChange w:id="518" w:author="王秀子" w:date="2023-07-06T10:28:58Z">
              <w:tcPr>
                <w:tcW w:w="531" w:type="pct"/>
                <w:vMerge w:val="continue"/>
                <w:vAlign w:val="center"/>
              </w:tcPr>
            </w:tcPrChange>
          </w:tcPr>
          <w:p>
            <w:pPr>
              <w:widowControl/>
              <w:jc w:val="left"/>
              <w:textAlignment w:val="center"/>
              <w:rPr>
                <w:rFonts w:hint="eastAsia" w:ascii="宋体" w:hAnsi="宋体" w:eastAsia="宋体" w:cs="宋体"/>
                <w:sz w:val="21"/>
                <w:szCs w:val="21"/>
              </w:rPr>
            </w:pPr>
          </w:p>
        </w:tc>
        <w:tc>
          <w:tcPr>
            <w:tcW w:w="1170" w:type="pct"/>
            <w:vMerge w:val="continue"/>
            <w:vAlign w:val="center"/>
            <w:tcPrChange w:id="519" w:author="王秀子" w:date="2023-07-06T10:28:58Z">
              <w:tcPr>
                <w:tcW w:w="1170" w:type="pct"/>
                <w:vMerge w:val="continue"/>
                <w:vAlign w:val="center"/>
              </w:tcPr>
            </w:tcPrChange>
          </w:tcPr>
          <w:p>
            <w:pPr>
              <w:widowControl/>
              <w:jc w:val="center"/>
              <w:textAlignment w:val="center"/>
              <w:rPr>
                <w:rFonts w:hint="eastAsia" w:ascii="宋体" w:hAnsi="宋体" w:eastAsia="宋体" w:cs="宋体"/>
                <w:sz w:val="21"/>
                <w:szCs w:val="21"/>
              </w:rPr>
            </w:pPr>
          </w:p>
        </w:tc>
        <w:tc>
          <w:tcPr>
            <w:tcW w:w="3298" w:type="pct"/>
            <w:vAlign w:val="center"/>
            <w:tcPrChange w:id="520" w:author="王秀子" w:date="2023-07-06T10:28:58Z">
              <w:tcPr>
                <w:tcW w:w="3297" w:type="pct"/>
                <w:vAlign w:val="center"/>
              </w:tcPr>
            </w:tcPrChange>
          </w:tcPr>
          <w:p>
            <w:pPr>
              <w:widowControl/>
              <w:textAlignment w:val="center"/>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2.全钢制，所有钢板采用不低于0.8mm厚冷轧钢板，经静电粉末喷涂工艺处理；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521" w:author="王秀子" w:date="2023-07-06T10:28:58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trHeight w:val="543" w:hRule="atLeast"/>
          <w:trPrChange w:id="521" w:author="王秀子" w:date="2023-07-06T10:28:58Z">
            <w:trPr>
              <w:trHeight w:val="543" w:hRule="atLeast"/>
            </w:trPr>
          </w:trPrChange>
        </w:trPr>
        <w:tc>
          <w:tcPr>
            <w:tcW w:w="531" w:type="pct"/>
            <w:vMerge w:val="continue"/>
            <w:vAlign w:val="center"/>
            <w:tcPrChange w:id="522" w:author="王秀子" w:date="2023-07-06T10:28:58Z">
              <w:tcPr>
                <w:tcW w:w="531" w:type="pct"/>
                <w:vMerge w:val="continue"/>
                <w:vAlign w:val="center"/>
              </w:tcPr>
            </w:tcPrChange>
          </w:tcPr>
          <w:p>
            <w:pPr>
              <w:widowControl/>
              <w:jc w:val="left"/>
              <w:textAlignment w:val="center"/>
              <w:rPr>
                <w:rFonts w:hint="eastAsia" w:ascii="宋体" w:hAnsi="宋体" w:eastAsia="宋体" w:cs="宋体"/>
                <w:color w:val="000000"/>
                <w:kern w:val="0"/>
                <w:sz w:val="21"/>
                <w:szCs w:val="21"/>
                <w:lang w:bidi="ar"/>
              </w:rPr>
            </w:pPr>
          </w:p>
        </w:tc>
        <w:tc>
          <w:tcPr>
            <w:tcW w:w="1170" w:type="pct"/>
            <w:vMerge w:val="continue"/>
            <w:vAlign w:val="center"/>
            <w:tcPrChange w:id="523" w:author="王秀子" w:date="2023-07-06T10:28:58Z">
              <w:tcPr>
                <w:tcW w:w="1170" w:type="pct"/>
                <w:vMerge w:val="continue"/>
                <w:vAlign w:val="center"/>
              </w:tcPr>
            </w:tcPrChange>
          </w:tcPr>
          <w:p>
            <w:pPr>
              <w:widowControl/>
              <w:jc w:val="center"/>
              <w:textAlignment w:val="center"/>
              <w:rPr>
                <w:rFonts w:hint="eastAsia" w:ascii="宋体" w:hAnsi="宋体" w:eastAsia="宋体" w:cs="宋体"/>
                <w:color w:val="000000"/>
                <w:kern w:val="0"/>
                <w:sz w:val="21"/>
                <w:szCs w:val="21"/>
                <w:lang w:bidi="ar"/>
              </w:rPr>
            </w:pPr>
          </w:p>
        </w:tc>
        <w:tc>
          <w:tcPr>
            <w:tcW w:w="3298" w:type="pct"/>
            <w:vAlign w:val="center"/>
            <w:tcPrChange w:id="524" w:author="王秀子" w:date="2023-07-06T10:28:58Z">
              <w:tcPr>
                <w:tcW w:w="3297" w:type="pct"/>
                <w:vAlign w:val="center"/>
              </w:tcPr>
            </w:tcPrChange>
          </w:tcPr>
          <w:p>
            <w:pPr>
              <w:widowControl/>
              <w:textAlignment w:val="center"/>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3.内部设置置物隔层，所有拉手为隐藏或暗拉手；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525" w:author="王秀子" w:date="2023-07-06T10:28:58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trHeight w:val="543" w:hRule="atLeast"/>
          <w:trPrChange w:id="525" w:author="王秀子" w:date="2023-07-06T10:28:58Z">
            <w:trPr>
              <w:trHeight w:val="543" w:hRule="atLeast"/>
            </w:trPr>
          </w:trPrChange>
        </w:trPr>
        <w:tc>
          <w:tcPr>
            <w:tcW w:w="531" w:type="pct"/>
            <w:vMerge w:val="continue"/>
            <w:vAlign w:val="center"/>
            <w:tcPrChange w:id="526" w:author="王秀子" w:date="2023-07-06T10:28:58Z">
              <w:tcPr>
                <w:tcW w:w="531" w:type="pct"/>
                <w:vMerge w:val="continue"/>
                <w:vAlign w:val="center"/>
              </w:tcPr>
            </w:tcPrChange>
          </w:tcPr>
          <w:p>
            <w:pPr>
              <w:widowControl/>
              <w:jc w:val="left"/>
              <w:textAlignment w:val="center"/>
              <w:rPr>
                <w:rFonts w:hint="eastAsia" w:ascii="宋体" w:hAnsi="宋体" w:eastAsia="宋体" w:cs="宋体"/>
                <w:color w:val="000000"/>
                <w:kern w:val="0"/>
                <w:sz w:val="21"/>
                <w:szCs w:val="21"/>
                <w:lang w:bidi="ar"/>
              </w:rPr>
            </w:pPr>
          </w:p>
        </w:tc>
        <w:tc>
          <w:tcPr>
            <w:tcW w:w="1170" w:type="pct"/>
            <w:vMerge w:val="continue"/>
            <w:vAlign w:val="center"/>
            <w:tcPrChange w:id="527" w:author="王秀子" w:date="2023-07-06T10:28:58Z">
              <w:tcPr>
                <w:tcW w:w="1170" w:type="pct"/>
                <w:vMerge w:val="continue"/>
                <w:vAlign w:val="center"/>
              </w:tcPr>
            </w:tcPrChange>
          </w:tcPr>
          <w:p>
            <w:pPr>
              <w:widowControl/>
              <w:jc w:val="center"/>
              <w:textAlignment w:val="center"/>
              <w:rPr>
                <w:rFonts w:hint="eastAsia" w:ascii="宋体" w:hAnsi="宋体" w:eastAsia="宋体" w:cs="宋体"/>
                <w:color w:val="000000"/>
                <w:kern w:val="0"/>
                <w:sz w:val="21"/>
                <w:szCs w:val="21"/>
                <w:lang w:bidi="ar"/>
              </w:rPr>
            </w:pPr>
          </w:p>
        </w:tc>
        <w:tc>
          <w:tcPr>
            <w:tcW w:w="3298" w:type="pct"/>
            <w:vAlign w:val="center"/>
            <w:tcPrChange w:id="528" w:author="王秀子" w:date="2023-07-06T10:28:58Z">
              <w:tcPr>
                <w:tcW w:w="3297" w:type="pct"/>
                <w:vAlign w:val="center"/>
              </w:tcPr>
            </w:tcPrChange>
          </w:tcPr>
          <w:p>
            <w:pPr>
              <w:widowControl/>
              <w:textAlignment w:val="center"/>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4.钢制部件须经过酸洗、磷化、钝化，焊接无灰渣、气孔焊瘤；无脱焊、虚焊、焊穿；精细打磨，光洁平整。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529" w:author="王秀子" w:date="2023-07-06T10:28:58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trHeight w:val="470" w:hRule="atLeast"/>
          <w:trPrChange w:id="529" w:author="王秀子" w:date="2023-07-06T10:28:58Z">
            <w:trPr>
              <w:trHeight w:val="470" w:hRule="atLeast"/>
            </w:trPr>
          </w:trPrChange>
        </w:trPr>
        <w:tc>
          <w:tcPr>
            <w:tcW w:w="531" w:type="pct"/>
            <w:vAlign w:val="center"/>
            <w:tcPrChange w:id="530" w:author="王秀子" w:date="2023-07-06T10:28:58Z">
              <w:tcPr>
                <w:tcW w:w="531" w:type="pct"/>
                <w:vAlign w:val="center"/>
              </w:tcPr>
            </w:tcPrChange>
          </w:tcPr>
          <w:p>
            <w:pPr>
              <w:widowControl/>
              <w:jc w:val="center"/>
              <w:textAlignment w:val="center"/>
              <w:rPr>
                <w:rFonts w:hint="eastAsia" w:ascii="宋体" w:hAnsi="宋体" w:eastAsia="宋体" w:cs="宋体"/>
                <w:sz w:val="21"/>
                <w:szCs w:val="21"/>
              </w:rPr>
            </w:pPr>
            <w:r>
              <w:rPr>
                <w:rFonts w:hint="eastAsia" w:ascii="宋体" w:hAnsi="宋体" w:eastAsia="宋体" w:cs="宋体"/>
                <w:color w:val="000000"/>
                <w:kern w:val="0"/>
                <w:sz w:val="21"/>
                <w:szCs w:val="21"/>
                <w:lang w:bidi="ar"/>
              </w:rPr>
              <w:t>35</w:t>
            </w:r>
          </w:p>
        </w:tc>
        <w:tc>
          <w:tcPr>
            <w:tcW w:w="1170" w:type="pct"/>
            <w:vAlign w:val="center"/>
            <w:tcPrChange w:id="531" w:author="王秀子" w:date="2023-07-06T10:28:58Z">
              <w:tcPr>
                <w:tcW w:w="1170" w:type="pct"/>
                <w:vAlign w:val="center"/>
              </w:tcPr>
            </w:tcPrChange>
          </w:tcPr>
          <w:p>
            <w:pPr>
              <w:widowControl/>
              <w:jc w:val="center"/>
              <w:textAlignment w:val="center"/>
              <w:rPr>
                <w:rFonts w:hint="eastAsia" w:ascii="宋体" w:hAnsi="宋体" w:eastAsia="宋体" w:cs="宋体"/>
                <w:sz w:val="21"/>
                <w:szCs w:val="21"/>
              </w:rPr>
            </w:pPr>
            <w:r>
              <w:rPr>
                <w:rFonts w:hint="eastAsia" w:ascii="宋体" w:hAnsi="宋体" w:eastAsia="宋体" w:cs="宋体"/>
                <w:sz w:val="21"/>
                <w:szCs w:val="21"/>
              </w:rPr>
              <w:t>主席桌</w:t>
            </w:r>
          </w:p>
          <w:p>
            <w:pPr>
              <w:widowControl w:val="0"/>
              <w:spacing w:line="360" w:lineRule="auto"/>
              <w:jc w:val="center"/>
              <w:rPr>
                <w:rFonts w:hint="eastAsia" w:ascii="宋体" w:hAnsi="宋体" w:eastAsia="宋体" w:cs="宋体"/>
                <w:b/>
                <w:bCs/>
                <w:kern w:val="2"/>
                <w:sz w:val="21"/>
                <w:szCs w:val="21"/>
                <w:lang w:val="en-US" w:eastAsia="zh-CN" w:bidi="ar-SA"/>
              </w:rPr>
            </w:pPr>
            <w:r>
              <w:rPr>
                <w:rFonts w:hint="eastAsia" w:ascii="宋体" w:hAnsi="宋体" w:eastAsia="宋体" w:cs="宋体"/>
                <w:b/>
                <w:bCs/>
                <w:kern w:val="2"/>
                <w:sz w:val="21"/>
                <w:szCs w:val="21"/>
                <w:lang w:val="en-US" w:eastAsia="zh-CN" w:bidi="ar-SA"/>
              </w:rPr>
              <w:drawing>
                <wp:inline distT="0" distB="0" distL="114300" distR="114300">
                  <wp:extent cx="818515" cy="525780"/>
                  <wp:effectExtent l="0" t="0" r="4445" b="7620"/>
                  <wp:docPr id="21421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19" name="图片 4"/>
                          <pic:cNvPicPr>
                            <a:picLocks noChangeAspect="1"/>
                          </pic:cNvPicPr>
                        </pic:nvPicPr>
                        <pic:blipFill>
                          <a:blip r:embed="rId41"/>
                          <a:stretch>
                            <a:fillRect/>
                          </a:stretch>
                        </pic:blipFill>
                        <pic:spPr>
                          <a:xfrm>
                            <a:off x="0" y="0"/>
                            <a:ext cx="818515" cy="525780"/>
                          </a:xfrm>
                          <a:prstGeom prst="rect">
                            <a:avLst/>
                          </a:prstGeom>
                          <a:noFill/>
                          <a:ln w="9525">
                            <a:noFill/>
                          </a:ln>
                        </pic:spPr>
                      </pic:pic>
                    </a:graphicData>
                  </a:graphic>
                </wp:inline>
              </w:drawing>
            </w:r>
          </w:p>
        </w:tc>
        <w:tc>
          <w:tcPr>
            <w:tcW w:w="3298" w:type="pct"/>
            <w:vAlign w:val="center"/>
            <w:tcPrChange w:id="532" w:author="王秀子" w:date="2023-07-06T10:28:58Z">
              <w:tcPr>
                <w:tcW w:w="3297" w:type="pct"/>
                <w:vAlign w:val="center"/>
              </w:tcPr>
            </w:tcPrChange>
          </w:tcPr>
          <w:p>
            <w:pPr>
              <w:widowControl/>
              <w:jc w:val="left"/>
              <w:textAlignment w:val="center"/>
              <w:rPr>
                <w:rFonts w:hint="eastAsia" w:ascii="宋体" w:hAnsi="宋体" w:eastAsia="宋体" w:cs="宋体"/>
                <w:sz w:val="21"/>
                <w:szCs w:val="21"/>
              </w:rPr>
            </w:pPr>
            <w:r>
              <w:rPr>
                <w:rFonts w:hint="eastAsia" w:ascii="宋体" w:hAnsi="宋体" w:eastAsia="宋体" w:cs="宋体"/>
                <w:color w:val="000000"/>
                <w:kern w:val="0"/>
                <w:sz w:val="21"/>
                <w:szCs w:val="21"/>
                <w:lang w:val="en-US" w:eastAsia="zh-CN" w:bidi="ar"/>
              </w:rPr>
              <w:t>1.</w:t>
            </w:r>
            <w:r>
              <w:rPr>
                <w:rFonts w:hint="eastAsia" w:ascii="宋体" w:hAnsi="宋体" w:eastAsia="宋体" w:cs="宋体"/>
                <w:color w:val="000000"/>
                <w:kern w:val="0"/>
                <w:sz w:val="21"/>
                <w:szCs w:val="21"/>
                <w:lang w:bidi="ar"/>
              </w:rPr>
              <w:t>材质采用E1级中密度纤维板;实木木皮封边。面材采用AAA级木皮，厚度≥0.6mm；采用环保水性漆，密闭涂饰；台面前端带围挡；带前挡板；台面以下配储物隔层。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533" w:author="王秀子" w:date="2023-07-06T10:28:58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trHeight w:val="470" w:hRule="atLeast"/>
          <w:trPrChange w:id="533" w:author="王秀子" w:date="2023-07-06T10:28:58Z">
            <w:trPr>
              <w:trHeight w:val="470" w:hRule="atLeast"/>
            </w:trPr>
          </w:trPrChange>
        </w:trPr>
        <w:tc>
          <w:tcPr>
            <w:tcW w:w="531" w:type="pct"/>
            <w:vAlign w:val="center"/>
            <w:tcPrChange w:id="534" w:author="王秀子" w:date="2023-07-06T10:28:58Z">
              <w:tcPr>
                <w:tcW w:w="531" w:type="pct"/>
                <w:vAlign w:val="center"/>
              </w:tcPr>
            </w:tcPrChange>
          </w:tcPr>
          <w:p>
            <w:pPr>
              <w:widowControl/>
              <w:jc w:val="center"/>
              <w:textAlignment w:val="center"/>
              <w:rPr>
                <w:rFonts w:hint="eastAsia" w:ascii="宋体" w:hAnsi="宋体" w:eastAsia="宋体" w:cs="宋体"/>
                <w:sz w:val="21"/>
                <w:szCs w:val="21"/>
              </w:rPr>
            </w:pPr>
            <w:r>
              <w:rPr>
                <w:rFonts w:hint="eastAsia" w:ascii="宋体" w:hAnsi="宋体" w:eastAsia="宋体" w:cs="宋体"/>
                <w:color w:val="000000"/>
                <w:kern w:val="0"/>
                <w:sz w:val="21"/>
                <w:szCs w:val="21"/>
                <w:lang w:bidi="ar"/>
              </w:rPr>
              <w:t>36</w:t>
            </w:r>
          </w:p>
        </w:tc>
        <w:tc>
          <w:tcPr>
            <w:tcW w:w="1170" w:type="pct"/>
            <w:vAlign w:val="center"/>
            <w:tcPrChange w:id="535" w:author="王秀子" w:date="2023-07-06T10:28:58Z">
              <w:tcPr>
                <w:tcW w:w="1170" w:type="pct"/>
                <w:vAlign w:val="center"/>
              </w:tcPr>
            </w:tcPrChange>
          </w:tcPr>
          <w:p>
            <w:pPr>
              <w:widowControl/>
              <w:jc w:val="center"/>
              <w:textAlignment w:val="center"/>
              <w:rPr>
                <w:rFonts w:hint="eastAsia" w:ascii="宋体" w:hAnsi="宋体" w:eastAsia="宋体" w:cs="宋体"/>
                <w:sz w:val="21"/>
                <w:szCs w:val="21"/>
              </w:rPr>
            </w:pPr>
            <w:r>
              <w:rPr>
                <w:rFonts w:hint="eastAsia" w:ascii="宋体" w:hAnsi="宋体" w:eastAsia="宋体" w:cs="宋体"/>
                <w:sz w:val="21"/>
                <w:szCs w:val="21"/>
              </w:rPr>
              <w:t>主席椅</w:t>
            </w:r>
          </w:p>
          <w:p>
            <w:pPr>
              <w:widowControl w:val="0"/>
              <w:spacing w:line="360" w:lineRule="auto"/>
              <w:jc w:val="center"/>
              <w:rPr>
                <w:rFonts w:hint="eastAsia" w:ascii="宋体" w:hAnsi="宋体" w:eastAsia="宋体" w:cs="宋体"/>
                <w:b/>
                <w:bCs/>
                <w:kern w:val="2"/>
                <w:sz w:val="21"/>
                <w:szCs w:val="21"/>
                <w:lang w:val="en-US" w:eastAsia="zh-CN" w:bidi="ar-SA"/>
              </w:rPr>
            </w:pPr>
            <w:r>
              <w:rPr>
                <w:rFonts w:hint="eastAsia" w:ascii="宋体" w:hAnsi="宋体" w:eastAsia="宋体" w:cs="宋体"/>
                <w:b/>
                <w:bCs/>
                <w:kern w:val="2"/>
                <w:sz w:val="21"/>
                <w:szCs w:val="21"/>
                <w:lang w:val="en-US" w:eastAsia="zh-CN" w:bidi="ar-SA"/>
              </w:rPr>
              <w:drawing>
                <wp:inline distT="0" distB="0" distL="114300" distR="114300">
                  <wp:extent cx="562610" cy="767715"/>
                  <wp:effectExtent l="0" t="0" r="1270" b="9525"/>
                  <wp:docPr id="21422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24" name="图片 8"/>
                          <pic:cNvPicPr>
                            <a:picLocks noChangeAspect="1"/>
                          </pic:cNvPicPr>
                        </pic:nvPicPr>
                        <pic:blipFill>
                          <a:blip r:embed="rId42"/>
                          <a:stretch>
                            <a:fillRect/>
                          </a:stretch>
                        </pic:blipFill>
                        <pic:spPr>
                          <a:xfrm>
                            <a:off x="0" y="0"/>
                            <a:ext cx="562610" cy="767715"/>
                          </a:xfrm>
                          <a:prstGeom prst="rect">
                            <a:avLst/>
                          </a:prstGeom>
                          <a:noFill/>
                          <a:ln w="9525">
                            <a:noFill/>
                          </a:ln>
                        </pic:spPr>
                      </pic:pic>
                    </a:graphicData>
                  </a:graphic>
                </wp:inline>
              </w:drawing>
            </w:r>
          </w:p>
        </w:tc>
        <w:tc>
          <w:tcPr>
            <w:tcW w:w="3298" w:type="pct"/>
            <w:vAlign w:val="center"/>
            <w:tcPrChange w:id="536" w:author="王秀子" w:date="2023-07-06T10:28:58Z">
              <w:tcPr>
                <w:tcW w:w="3297" w:type="pct"/>
                <w:vAlign w:val="center"/>
              </w:tcPr>
            </w:tcPrChange>
          </w:tcPr>
          <w:p>
            <w:pPr>
              <w:widowControl/>
              <w:jc w:val="left"/>
              <w:textAlignment w:val="center"/>
              <w:rPr>
                <w:rFonts w:hint="eastAsia" w:ascii="宋体" w:hAnsi="宋体" w:eastAsia="宋体" w:cs="宋体"/>
                <w:sz w:val="21"/>
                <w:szCs w:val="21"/>
              </w:rPr>
            </w:pPr>
            <w:r>
              <w:rPr>
                <w:rFonts w:hint="eastAsia" w:ascii="宋体" w:hAnsi="宋体" w:eastAsia="宋体" w:cs="宋体"/>
                <w:color w:val="000000"/>
                <w:kern w:val="0"/>
                <w:sz w:val="21"/>
                <w:szCs w:val="21"/>
                <w:bdr w:val="single" w:color="000000" w:sz="4" w:space="0"/>
              </w:rPr>
              <w:drawing>
                <wp:anchor distT="0" distB="0" distL="114300" distR="114300" simplePos="0" relativeHeight="251670528" behindDoc="0" locked="0" layoutInCell="1" allowOverlap="1">
                  <wp:simplePos x="0" y="0"/>
                  <wp:positionH relativeFrom="column">
                    <wp:posOffset>0</wp:posOffset>
                  </wp:positionH>
                  <wp:positionV relativeFrom="paragraph">
                    <wp:posOffset>0</wp:posOffset>
                  </wp:positionV>
                  <wp:extent cx="299720" cy="835660"/>
                  <wp:effectExtent l="0" t="0" r="0" b="0"/>
                  <wp:wrapNone/>
                  <wp:docPr id="27" name="图片_129_SpCnt_12"/>
                  <wp:cNvGraphicFramePr/>
                  <a:graphic xmlns:a="http://schemas.openxmlformats.org/drawingml/2006/main">
                    <a:graphicData uri="http://schemas.openxmlformats.org/drawingml/2006/picture">
                      <pic:pic xmlns:pic="http://schemas.openxmlformats.org/drawingml/2006/picture">
                        <pic:nvPicPr>
                          <pic:cNvPr id="27" name="图片_129_SpCnt_12"/>
                          <pic:cNvPicPr/>
                        </pic:nvPicPr>
                        <pic:blipFill>
                          <a:blip r:embed="rId22"/>
                          <a:stretch>
                            <a:fillRect/>
                          </a:stretch>
                        </pic:blipFill>
                        <pic:spPr>
                          <a:xfrm>
                            <a:off x="0" y="0"/>
                            <a:ext cx="299720" cy="835660"/>
                          </a:xfrm>
                          <a:prstGeom prst="rect">
                            <a:avLst/>
                          </a:prstGeom>
                          <a:noFill/>
                          <a:ln>
                            <a:noFill/>
                          </a:ln>
                        </pic:spPr>
                      </pic:pic>
                    </a:graphicData>
                  </a:graphic>
                </wp:anchor>
              </w:drawing>
            </w:r>
            <w:r>
              <w:rPr>
                <w:rFonts w:hint="eastAsia" w:ascii="宋体" w:hAnsi="宋体" w:eastAsia="宋体" w:cs="宋体"/>
                <w:color w:val="000000"/>
                <w:kern w:val="0"/>
                <w:sz w:val="21"/>
                <w:szCs w:val="21"/>
                <w:lang w:bidi="ar"/>
              </w:rPr>
              <w:t>面料采用头层牛皮。质量符合国家标准</w:t>
            </w:r>
            <w:commentRangeStart w:id="45"/>
            <w:r>
              <w:rPr>
                <w:rFonts w:hint="eastAsia" w:ascii="宋体" w:hAnsi="宋体" w:eastAsia="宋体" w:cs="宋体"/>
                <w:color w:val="000000"/>
                <w:kern w:val="0"/>
                <w:sz w:val="21"/>
                <w:szCs w:val="21"/>
                <w:lang w:bidi="ar"/>
              </w:rPr>
              <w:t>GB/T 16799-2008</w:t>
            </w:r>
            <w:commentRangeEnd w:id="45"/>
            <w:r>
              <w:commentReference w:id="45"/>
            </w:r>
            <w:r>
              <w:rPr>
                <w:rFonts w:hint="eastAsia" w:ascii="宋体" w:hAnsi="宋体" w:eastAsia="宋体" w:cs="宋体"/>
                <w:color w:val="000000"/>
                <w:kern w:val="0"/>
                <w:sz w:val="21"/>
                <w:szCs w:val="21"/>
                <w:lang w:bidi="ar"/>
              </w:rPr>
              <w:t>标准；椅座采用1.5mm厚薄木皮过胶,纵横交错高温热压成型(</w:t>
            </w:r>
            <w:commentRangeStart w:id="46"/>
            <w:r>
              <w:rPr>
                <w:rFonts w:hint="eastAsia" w:ascii="宋体" w:hAnsi="宋体" w:eastAsia="宋体" w:cs="宋体"/>
                <w:color w:val="000000"/>
                <w:kern w:val="0"/>
                <w:sz w:val="21"/>
                <w:szCs w:val="21"/>
                <w:lang w:bidi="ar"/>
              </w:rPr>
              <w:t>10-15分钟</w:t>
            </w:r>
            <w:commentRangeEnd w:id="46"/>
            <w:r>
              <w:commentReference w:id="46"/>
            </w:r>
            <w:r>
              <w:rPr>
                <w:rFonts w:hint="eastAsia" w:ascii="宋体" w:hAnsi="宋体" w:eastAsia="宋体" w:cs="宋体"/>
                <w:color w:val="000000"/>
                <w:kern w:val="0"/>
                <w:sz w:val="21"/>
                <w:szCs w:val="21"/>
                <w:lang w:bidi="ar"/>
              </w:rPr>
              <w:t>)承受压力达336KG以上，符合甲醛E1级≤1.5mg/L,标准，椅背内框采用2.0mm铁架组合。高密度阻燃泡棉。电镀弓形脚架，带防滑耐磨软垫。</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537" w:author="王秀子" w:date="2023-07-06T10:28:58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trHeight w:val="470" w:hRule="atLeast"/>
          <w:trPrChange w:id="537" w:author="王秀子" w:date="2023-07-06T10:28:58Z">
            <w:trPr>
              <w:trHeight w:val="470" w:hRule="atLeast"/>
            </w:trPr>
          </w:trPrChange>
        </w:trPr>
        <w:tc>
          <w:tcPr>
            <w:tcW w:w="531" w:type="pct"/>
            <w:vAlign w:val="center"/>
            <w:tcPrChange w:id="538" w:author="王秀子" w:date="2023-07-06T10:28:58Z">
              <w:tcPr>
                <w:tcW w:w="531" w:type="pct"/>
                <w:vAlign w:val="center"/>
              </w:tcPr>
            </w:tcPrChange>
          </w:tcPr>
          <w:p>
            <w:pPr>
              <w:widowControl/>
              <w:jc w:val="center"/>
              <w:textAlignment w:val="center"/>
              <w:rPr>
                <w:rFonts w:hint="eastAsia" w:ascii="宋体" w:hAnsi="宋体" w:eastAsia="宋体" w:cs="宋体"/>
                <w:sz w:val="21"/>
                <w:szCs w:val="21"/>
              </w:rPr>
            </w:pPr>
            <w:r>
              <w:rPr>
                <w:rFonts w:hint="eastAsia" w:ascii="宋体" w:hAnsi="宋体" w:eastAsia="宋体" w:cs="宋体"/>
                <w:color w:val="000000"/>
                <w:kern w:val="0"/>
                <w:sz w:val="21"/>
                <w:szCs w:val="21"/>
                <w:lang w:bidi="ar"/>
              </w:rPr>
              <w:t>37</w:t>
            </w:r>
          </w:p>
        </w:tc>
        <w:tc>
          <w:tcPr>
            <w:tcW w:w="1170" w:type="pct"/>
            <w:vAlign w:val="center"/>
            <w:tcPrChange w:id="539" w:author="王秀子" w:date="2023-07-06T10:28:58Z">
              <w:tcPr>
                <w:tcW w:w="1170" w:type="pct"/>
                <w:vAlign w:val="center"/>
              </w:tcPr>
            </w:tcPrChange>
          </w:tcPr>
          <w:p>
            <w:pPr>
              <w:widowControl/>
              <w:jc w:val="center"/>
              <w:textAlignment w:val="center"/>
              <w:rPr>
                <w:rFonts w:hint="eastAsia" w:ascii="宋体" w:hAnsi="宋体" w:eastAsia="宋体" w:cs="宋体"/>
                <w:sz w:val="21"/>
                <w:szCs w:val="21"/>
              </w:rPr>
            </w:pPr>
            <w:r>
              <w:rPr>
                <w:rFonts w:hint="eastAsia" w:ascii="宋体" w:hAnsi="宋体" w:eastAsia="宋体" w:cs="宋体"/>
                <w:sz w:val="21"/>
                <w:szCs w:val="21"/>
              </w:rPr>
              <w:t>演讲台</w:t>
            </w:r>
          </w:p>
          <w:p>
            <w:pPr>
              <w:widowControl w:val="0"/>
              <w:spacing w:line="360" w:lineRule="auto"/>
              <w:jc w:val="center"/>
              <w:rPr>
                <w:rFonts w:hint="eastAsia" w:ascii="宋体" w:hAnsi="宋体" w:eastAsia="宋体" w:cs="宋体"/>
                <w:b/>
                <w:bCs/>
                <w:kern w:val="2"/>
                <w:sz w:val="21"/>
                <w:szCs w:val="21"/>
                <w:lang w:val="en-US" w:eastAsia="zh-CN" w:bidi="ar-SA"/>
              </w:rPr>
            </w:pPr>
            <w:r>
              <w:rPr>
                <w:rFonts w:hint="eastAsia" w:ascii="宋体" w:hAnsi="宋体" w:eastAsia="宋体" w:cs="宋体"/>
                <w:b/>
                <w:bCs/>
                <w:kern w:val="2"/>
                <w:sz w:val="21"/>
                <w:szCs w:val="21"/>
                <w:lang w:val="en-US" w:eastAsia="zh-CN" w:bidi="ar-SA"/>
              </w:rPr>
              <w:drawing>
                <wp:inline distT="0" distB="0" distL="114300" distR="114300">
                  <wp:extent cx="667385" cy="756920"/>
                  <wp:effectExtent l="0" t="0" r="3175" b="5080"/>
                  <wp:docPr id="214234" name="图片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34" name="图片 82"/>
                          <pic:cNvPicPr>
                            <a:picLocks noChangeAspect="1"/>
                          </pic:cNvPicPr>
                        </pic:nvPicPr>
                        <pic:blipFill>
                          <a:blip r:embed="rId43"/>
                          <a:stretch>
                            <a:fillRect/>
                          </a:stretch>
                        </pic:blipFill>
                        <pic:spPr>
                          <a:xfrm>
                            <a:off x="0" y="0"/>
                            <a:ext cx="667385" cy="756920"/>
                          </a:xfrm>
                          <a:prstGeom prst="rect">
                            <a:avLst/>
                          </a:prstGeom>
                          <a:noFill/>
                          <a:ln w="9525">
                            <a:noFill/>
                          </a:ln>
                        </pic:spPr>
                      </pic:pic>
                    </a:graphicData>
                  </a:graphic>
                </wp:inline>
              </w:drawing>
            </w:r>
          </w:p>
        </w:tc>
        <w:tc>
          <w:tcPr>
            <w:tcW w:w="3298" w:type="pct"/>
            <w:vAlign w:val="center"/>
            <w:tcPrChange w:id="540" w:author="王秀子" w:date="2023-07-06T10:28:58Z">
              <w:tcPr>
                <w:tcW w:w="3297" w:type="pct"/>
                <w:vAlign w:val="center"/>
              </w:tcPr>
            </w:tcPrChange>
          </w:tcPr>
          <w:p>
            <w:pPr>
              <w:widowControl/>
              <w:jc w:val="left"/>
              <w:textAlignment w:val="center"/>
              <w:rPr>
                <w:rFonts w:hint="eastAsia" w:ascii="宋体" w:hAnsi="宋体" w:eastAsia="宋体" w:cs="宋体"/>
                <w:sz w:val="21"/>
                <w:szCs w:val="21"/>
              </w:rPr>
            </w:pPr>
            <w:r>
              <w:rPr>
                <w:rFonts w:hint="eastAsia" w:ascii="宋体" w:hAnsi="宋体" w:eastAsia="宋体" w:cs="宋体"/>
                <w:color w:val="000000"/>
                <w:kern w:val="0"/>
                <w:sz w:val="21"/>
                <w:szCs w:val="21"/>
                <w:lang w:bidi="ar"/>
              </w:rPr>
              <w:t>材质采用E1级中密度纤维板;实木木皮封边。面材采用AAA级木皮，厚度≥0.6mm；采用环保水性漆，密闭涂饰；台面前端带围挡；带前挡板；台面以下配储物隔层。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541" w:author="王秀子" w:date="2023-07-06T10:28:58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trHeight w:val="470" w:hRule="atLeast"/>
          <w:trPrChange w:id="541" w:author="王秀子" w:date="2023-07-06T10:28:58Z">
            <w:trPr>
              <w:trHeight w:val="470" w:hRule="atLeast"/>
            </w:trPr>
          </w:trPrChange>
        </w:trPr>
        <w:tc>
          <w:tcPr>
            <w:tcW w:w="531" w:type="pct"/>
            <w:vAlign w:val="center"/>
            <w:tcPrChange w:id="542" w:author="王秀子" w:date="2023-07-06T10:28:58Z">
              <w:tcPr>
                <w:tcW w:w="531" w:type="pct"/>
                <w:vAlign w:val="center"/>
              </w:tcPr>
            </w:tcPrChange>
          </w:tcPr>
          <w:p>
            <w:pPr>
              <w:widowControl/>
              <w:jc w:val="center"/>
              <w:textAlignment w:val="center"/>
              <w:rPr>
                <w:rFonts w:hint="eastAsia" w:ascii="宋体" w:hAnsi="宋体" w:eastAsia="宋体" w:cs="宋体"/>
                <w:sz w:val="21"/>
                <w:szCs w:val="21"/>
              </w:rPr>
            </w:pPr>
            <w:r>
              <w:rPr>
                <w:rFonts w:hint="eastAsia" w:ascii="宋体" w:hAnsi="宋体" w:eastAsia="宋体" w:cs="宋体"/>
                <w:color w:val="000000"/>
                <w:kern w:val="0"/>
                <w:sz w:val="21"/>
                <w:szCs w:val="21"/>
                <w:lang w:bidi="ar"/>
              </w:rPr>
              <w:t>38</w:t>
            </w:r>
          </w:p>
        </w:tc>
        <w:tc>
          <w:tcPr>
            <w:tcW w:w="1170" w:type="pct"/>
            <w:vAlign w:val="center"/>
            <w:tcPrChange w:id="543" w:author="王秀子" w:date="2023-07-06T10:28:58Z">
              <w:tcPr>
                <w:tcW w:w="1170" w:type="pct"/>
                <w:vAlign w:val="center"/>
              </w:tcPr>
            </w:tcPrChange>
          </w:tcPr>
          <w:p>
            <w:pPr>
              <w:widowControl/>
              <w:jc w:val="center"/>
              <w:textAlignment w:val="center"/>
              <w:rPr>
                <w:rFonts w:hint="eastAsia" w:ascii="宋体" w:hAnsi="宋体" w:eastAsia="宋体" w:cs="宋体"/>
                <w:sz w:val="21"/>
                <w:szCs w:val="21"/>
              </w:rPr>
            </w:pPr>
            <w:r>
              <w:rPr>
                <w:rFonts w:hint="eastAsia" w:ascii="宋体" w:hAnsi="宋体" w:eastAsia="宋体" w:cs="宋体"/>
                <w:sz w:val="21"/>
                <w:szCs w:val="21"/>
              </w:rPr>
              <w:t>沙发3</w:t>
            </w:r>
          </w:p>
          <w:p>
            <w:pPr>
              <w:widowControl w:val="0"/>
              <w:spacing w:line="360" w:lineRule="auto"/>
              <w:jc w:val="center"/>
              <w:rPr>
                <w:rFonts w:hint="eastAsia" w:ascii="宋体" w:hAnsi="宋体" w:eastAsia="宋体" w:cs="宋体"/>
                <w:b/>
                <w:bCs/>
                <w:kern w:val="2"/>
                <w:sz w:val="21"/>
                <w:szCs w:val="21"/>
                <w:lang w:val="en-US" w:eastAsia="zh-CN" w:bidi="ar-SA"/>
              </w:rPr>
            </w:pPr>
            <w:r>
              <w:rPr>
                <w:rFonts w:hint="eastAsia" w:ascii="宋体" w:hAnsi="宋体" w:eastAsia="宋体" w:cs="宋体"/>
                <w:b/>
                <w:bCs/>
                <w:kern w:val="2"/>
                <w:sz w:val="21"/>
                <w:szCs w:val="21"/>
                <w:lang w:val="en-US" w:eastAsia="zh-CN" w:bidi="ar-SA"/>
              </w:rPr>
              <w:drawing>
                <wp:inline distT="0" distB="0" distL="114300" distR="114300">
                  <wp:extent cx="860425" cy="455295"/>
                  <wp:effectExtent l="0" t="0" r="8255" b="1905"/>
                  <wp:docPr id="21422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20" name="图片 5"/>
                          <pic:cNvPicPr>
                            <a:picLocks noChangeAspect="1"/>
                          </pic:cNvPicPr>
                        </pic:nvPicPr>
                        <pic:blipFill>
                          <a:blip r:embed="rId44"/>
                          <a:stretch>
                            <a:fillRect/>
                          </a:stretch>
                        </pic:blipFill>
                        <pic:spPr>
                          <a:xfrm>
                            <a:off x="0" y="0"/>
                            <a:ext cx="860425" cy="455295"/>
                          </a:xfrm>
                          <a:prstGeom prst="rect">
                            <a:avLst/>
                          </a:prstGeom>
                          <a:noFill/>
                          <a:ln w="9525">
                            <a:noFill/>
                          </a:ln>
                        </pic:spPr>
                      </pic:pic>
                    </a:graphicData>
                  </a:graphic>
                </wp:inline>
              </w:drawing>
            </w:r>
          </w:p>
        </w:tc>
        <w:tc>
          <w:tcPr>
            <w:tcW w:w="3298" w:type="pct"/>
            <w:vAlign w:val="center"/>
            <w:tcPrChange w:id="544" w:author="王秀子" w:date="2023-07-06T10:28:58Z">
              <w:tcPr>
                <w:tcW w:w="3297" w:type="pct"/>
                <w:vAlign w:val="center"/>
              </w:tcPr>
            </w:tcPrChange>
          </w:tcPr>
          <w:p>
            <w:pPr>
              <w:widowControl/>
              <w:jc w:val="left"/>
              <w:textAlignment w:val="center"/>
              <w:rPr>
                <w:rFonts w:hint="eastAsia" w:ascii="宋体" w:hAnsi="宋体" w:eastAsia="宋体" w:cs="宋体"/>
                <w:sz w:val="21"/>
                <w:szCs w:val="21"/>
              </w:rPr>
            </w:pPr>
            <w:r>
              <w:rPr>
                <w:rFonts w:hint="eastAsia" w:ascii="宋体" w:hAnsi="宋体" w:eastAsia="宋体" w:cs="宋体"/>
                <w:color w:val="000000"/>
                <w:kern w:val="0"/>
                <w:sz w:val="21"/>
                <w:szCs w:val="21"/>
                <w:lang w:bidi="ar"/>
              </w:rPr>
              <w:t>采用天然真皮覆面，高密度阻燃海绵；烘干实木架结合多层夹板；钢制脚架。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545" w:author="王秀子" w:date="2023-07-06T10:28:58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trHeight w:val="470" w:hRule="atLeast"/>
          <w:trPrChange w:id="545" w:author="王秀子" w:date="2023-07-06T10:28:58Z">
            <w:trPr>
              <w:trHeight w:val="470" w:hRule="atLeast"/>
            </w:trPr>
          </w:trPrChange>
        </w:trPr>
        <w:tc>
          <w:tcPr>
            <w:tcW w:w="531" w:type="pct"/>
            <w:vAlign w:val="center"/>
            <w:tcPrChange w:id="546" w:author="王秀子" w:date="2023-07-06T10:28:58Z">
              <w:tcPr>
                <w:tcW w:w="531" w:type="pct"/>
                <w:vAlign w:val="center"/>
              </w:tcPr>
            </w:tcPrChange>
          </w:tcPr>
          <w:p>
            <w:pPr>
              <w:widowControl/>
              <w:jc w:val="center"/>
              <w:textAlignment w:val="center"/>
              <w:rPr>
                <w:rFonts w:hint="eastAsia" w:ascii="宋体" w:hAnsi="宋体" w:eastAsia="宋体" w:cs="宋体"/>
                <w:sz w:val="21"/>
                <w:szCs w:val="21"/>
              </w:rPr>
            </w:pPr>
            <w:r>
              <w:rPr>
                <w:rFonts w:hint="eastAsia" w:ascii="宋体" w:hAnsi="宋体" w:eastAsia="宋体" w:cs="宋体"/>
                <w:color w:val="000000"/>
                <w:kern w:val="0"/>
                <w:sz w:val="21"/>
                <w:szCs w:val="21"/>
                <w:lang w:bidi="ar"/>
              </w:rPr>
              <w:t>39</w:t>
            </w:r>
          </w:p>
        </w:tc>
        <w:tc>
          <w:tcPr>
            <w:tcW w:w="1170" w:type="pct"/>
            <w:vAlign w:val="center"/>
            <w:tcPrChange w:id="547" w:author="王秀子" w:date="2023-07-06T10:28:58Z">
              <w:tcPr>
                <w:tcW w:w="1170" w:type="pct"/>
                <w:vAlign w:val="center"/>
              </w:tcPr>
            </w:tcPrChange>
          </w:tcPr>
          <w:p>
            <w:pPr>
              <w:widowControl/>
              <w:jc w:val="center"/>
              <w:textAlignment w:val="center"/>
              <w:rPr>
                <w:rFonts w:hint="eastAsia" w:ascii="宋体" w:hAnsi="宋体" w:eastAsia="宋体" w:cs="宋体"/>
                <w:sz w:val="21"/>
                <w:szCs w:val="21"/>
              </w:rPr>
            </w:pPr>
            <w:r>
              <w:rPr>
                <w:rFonts w:hint="eastAsia" w:ascii="宋体" w:hAnsi="宋体" w:eastAsia="宋体" w:cs="宋体"/>
                <w:sz w:val="21"/>
                <w:szCs w:val="21"/>
              </w:rPr>
              <w:t>化妆台</w:t>
            </w:r>
          </w:p>
          <w:p>
            <w:pPr>
              <w:widowControl w:val="0"/>
              <w:spacing w:line="360" w:lineRule="auto"/>
              <w:jc w:val="center"/>
              <w:rPr>
                <w:rFonts w:hint="eastAsia" w:ascii="宋体" w:hAnsi="宋体" w:eastAsia="宋体" w:cs="宋体"/>
                <w:b/>
                <w:bCs/>
                <w:kern w:val="2"/>
                <w:sz w:val="21"/>
                <w:szCs w:val="21"/>
                <w:lang w:val="en-US" w:eastAsia="zh-CN" w:bidi="ar-SA"/>
              </w:rPr>
            </w:pPr>
            <w:r>
              <w:rPr>
                <w:rFonts w:hint="eastAsia" w:ascii="宋体" w:hAnsi="宋体" w:eastAsia="宋体" w:cs="宋体"/>
                <w:b/>
                <w:bCs/>
                <w:kern w:val="2"/>
                <w:sz w:val="21"/>
                <w:szCs w:val="21"/>
                <w:lang w:val="en-US" w:eastAsia="zh-CN" w:bidi="ar-SA"/>
              </w:rPr>
              <w:drawing>
                <wp:inline distT="0" distB="0" distL="114300" distR="114300">
                  <wp:extent cx="786765" cy="795020"/>
                  <wp:effectExtent l="0" t="0" r="5715" b="12700"/>
                  <wp:docPr id="214190"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90" name="图片 27"/>
                          <pic:cNvPicPr>
                            <a:picLocks noChangeAspect="1"/>
                          </pic:cNvPicPr>
                        </pic:nvPicPr>
                        <pic:blipFill>
                          <a:blip r:embed="rId45"/>
                          <a:stretch>
                            <a:fillRect/>
                          </a:stretch>
                        </pic:blipFill>
                        <pic:spPr>
                          <a:xfrm>
                            <a:off x="0" y="0"/>
                            <a:ext cx="786765" cy="795020"/>
                          </a:xfrm>
                          <a:prstGeom prst="rect">
                            <a:avLst/>
                          </a:prstGeom>
                          <a:noFill/>
                          <a:ln w="9525">
                            <a:noFill/>
                          </a:ln>
                        </pic:spPr>
                      </pic:pic>
                    </a:graphicData>
                  </a:graphic>
                </wp:inline>
              </w:drawing>
            </w:r>
          </w:p>
        </w:tc>
        <w:tc>
          <w:tcPr>
            <w:tcW w:w="3298" w:type="pct"/>
            <w:vAlign w:val="center"/>
            <w:tcPrChange w:id="548" w:author="王秀子" w:date="2023-07-06T10:28:58Z">
              <w:tcPr>
                <w:tcW w:w="3297" w:type="pct"/>
                <w:vAlign w:val="center"/>
              </w:tcPr>
            </w:tcPrChange>
          </w:tcPr>
          <w:p>
            <w:pPr>
              <w:widowControl/>
              <w:jc w:val="left"/>
              <w:textAlignment w:val="center"/>
              <w:rPr>
                <w:rFonts w:hint="eastAsia" w:ascii="宋体" w:hAnsi="宋体" w:eastAsia="宋体" w:cs="宋体"/>
                <w:sz w:val="21"/>
                <w:szCs w:val="21"/>
              </w:rPr>
            </w:pPr>
            <w:r>
              <w:rPr>
                <w:rFonts w:hint="eastAsia" w:ascii="宋体" w:hAnsi="宋体" w:eastAsia="宋体" w:cs="宋体"/>
                <w:color w:val="000000"/>
                <w:kern w:val="0"/>
                <w:sz w:val="21"/>
                <w:szCs w:val="21"/>
                <w:lang w:bidi="ar"/>
              </w:rPr>
              <w:t>1.基材采用E1级环保刨花板，面贴三聚氰胺饰面纸，ABS激光封边制作。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549" w:author="王秀子" w:date="2023-07-06T10:28:58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trHeight w:val="470" w:hRule="atLeast"/>
          <w:trPrChange w:id="549" w:author="王秀子" w:date="2023-07-06T10:28:58Z">
            <w:trPr>
              <w:trHeight w:val="470" w:hRule="atLeast"/>
            </w:trPr>
          </w:trPrChange>
        </w:trPr>
        <w:tc>
          <w:tcPr>
            <w:tcW w:w="531" w:type="pct"/>
            <w:vAlign w:val="center"/>
            <w:tcPrChange w:id="550" w:author="王秀子" w:date="2023-07-06T10:28:58Z">
              <w:tcPr>
                <w:tcW w:w="531" w:type="pct"/>
                <w:vAlign w:val="center"/>
              </w:tcPr>
            </w:tcPrChange>
          </w:tcPr>
          <w:p>
            <w:pPr>
              <w:widowControl/>
              <w:jc w:val="center"/>
              <w:textAlignment w:val="center"/>
              <w:rPr>
                <w:rFonts w:hint="eastAsia" w:ascii="宋体" w:hAnsi="宋体" w:eastAsia="宋体" w:cs="宋体"/>
                <w:sz w:val="21"/>
                <w:szCs w:val="21"/>
              </w:rPr>
            </w:pPr>
            <w:r>
              <w:rPr>
                <w:rFonts w:hint="eastAsia" w:ascii="宋体" w:hAnsi="宋体" w:eastAsia="宋体" w:cs="宋体"/>
                <w:color w:val="000000"/>
                <w:kern w:val="0"/>
                <w:sz w:val="21"/>
                <w:szCs w:val="21"/>
                <w:lang w:bidi="ar"/>
              </w:rPr>
              <w:t>40</w:t>
            </w:r>
          </w:p>
        </w:tc>
        <w:tc>
          <w:tcPr>
            <w:tcW w:w="1170" w:type="pct"/>
            <w:vAlign w:val="center"/>
            <w:tcPrChange w:id="551" w:author="王秀子" w:date="2023-07-06T10:28:58Z">
              <w:tcPr>
                <w:tcW w:w="1170" w:type="pct"/>
                <w:vAlign w:val="center"/>
              </w:tcPr>
            </w:tcPrChange>
          </w:tcPr>
          <w:p>
            <w:pPr>
              <w:widowControl/>
              <w:jc w:val="center"/>
              <w:textAlignment w:val="center"/>
              <w:rPr>
                <w:rFonts w:hint="eastAsia" w:ascii="宋体" w:hAnsi="宋体" w:eastAsia="宋体" w:cs="宋体"/>
                <w:sz w:val="21"/>
                <w:szCs w:val="21"/>
              </w:rPr>
            </w:pPr>
            <w:r>
              <w:rPr>
                <w:rFonts w:hint="eastAsia" w:ascii="宋体" w:hAnsi="宋体" w:eastAsia="宋体" w:cs="宋体"/>
                <w:sz w:val="21"/>
                <w:szCs w:val="21"/>
              </w:rPr>
              <w:t>化妆椅</w:t>
            </w:r>
          </w:p>
          <w:p>
            <w:pPr>
              <w:widowControl w:val="0"/>
              <w:spacing w:line="360" w:lineRule="auto"/>
              <w:jc w:val="center"/>
              <w:rPr>
                <w:rFonts w:hint="eastAsia" w:ascii="宋体" w:hAnsi="宋体" w:eastAsia="宋体" w:cs="宋体"/>
                <w:b/>
                <w:bCs/>
                <w:kern w:val="2"/>
                <w:sz w:val="21"/>
                <w:szCs w:val="21"/>
                <w:lang w:val="en-US" w:eastAsia="zh-CN" w:bidi="ar-SA"/>
              </w:rPr>
            </w:pPr>
            <w:r>
              <w:rPr>
                <w:rFonts w:hint="eastAsia" w:ascii="宋体" w:hAnsi="宋体" w:eastAsia="宋体" w:cs="宋体"/>
                <w:b/>
                <w:bCs/>
                <w:kern w:val="2"/>
                <w:sz w:val="21"/>
                <w:szCs w:val="21"/>
                <w:lang w:val="en-US" w:eastAsia="zh-CN" w:bidi="ar-SA"/>
              </w:rPr>
              <w:drawing>
                <wp:inline distT="0" distB="0" distL="114300" distR="114300">
                  <wp:extent cx="786765" cy="795020"/>
                  <wp:effectExtent l="0" t="0" r="5715" b="12700"/>
                  <wp:docPr id="214191"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91" name="图片 28"/>
                          <pic:cNvPicPr>
                            <a:picLocks noChangeAspect="1"/>
                          </pic:cNvPicPr>
                        </pic:nvPicPr>
                        <pic:blipFill>
                          <a:blip r:embed="rId45"/>
                          <a:stretch>
                            <a:fillRect/>
                          </a:stretch>
                        </pic:blipFill>
                        <pic:spPr>
                          <a:xfrm>
                            <a:off x="0" y="0"/>
                            <a:ext cx="786765" cy="795020"/>
                          </a:xfrm>
                          <a:prstGeom prst="rect">
                            <a:avLst/>
                          </a:prstGeom>
                          <a:noFill/>
                          <a:ln w="9525">
                            <a:noFill/>
                          </a:ln>
                        </pic:spPr>
                      </pic:pic>
                    </a:graphicData>
                  </a:graphic>
                </wp:inline>
              </w:drawing>
            </w:r>
          </w:p>
        </w:tc>
        <w:tc>
          <w:tcPr>
            <w:tcW w:w="3298" w:type="pct"/>
            <w:vAlign w:val="center"/>
            <w:tcPrChange w:id="552" w:author="王秀子" w:date="2023-07-06T10:28:58Z">
              <w:tcPr>
                <w:tcW w:w="3297" w:type="pct"/>
                <w:vAlign w:val="center"/>
              </w:tcPr>
            </w:tcPrChange>
          </w:tcPr>
          <w:p>
            <w:pPr>
              <w:widowControl/>
              <w:jc w:val="left"/>
              <w:textAlignment w:val="center"/>
              <w:rPr>
                <w:rFonts w:hint="eastAsia" w:ascii="宋体" w:hAnsi="宋体" w:eastAsia="宋体" w:cs="宋体"/>
                <w:sz w:val="21"/>
                <w:szCs w:val="21"/>
              </w:rPr>
            </w:pPr>
            <w:r>
              <w:rPr>
                <w:rFonts w:hint="eastAsia" w:ascii="宋体" w:hAnsi="宋体" w:eastAsia="宋体" w:cs="宋体"/>
                <w:color w:val="000000"/>
                <w:kern w:val="0"/>
                <w:sz w:val="21"/>
                <w:szCs w:val="21"/>
                <w:lang w:bidi="ar"/>
              </w:rPr>
              <w:t>1.基材采用E1级环保刨花板，面贴三聚氰胺饰面纸，ABS激光封边制作。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553" w:author="王秀子" w:date="2023-07-06T10:28:58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trHeight w:val="307" w:hRule="atLeast"/>
          <w:trPrChange w:id="553" w:author="王秀子" w:date="2023-07-06T10:28:58Z">
            <w:trPr>
              <w:trHeight w:val="307" w:hRule="atLeast"/>
            </w:trPr>
          </w:trPrChange>
        </w:trPr>
        <w:tc>
          <w:tcPr>
            <w:tcW w:w="531" w:type="pct"/>
            <w:vMerge w:val="restart"/>
            <w:vAlign w:val="center"/>
            <w:tcPrChange w:id="554" w:author="王秀子" w:date="2023-07-06T10:28:58Z">
              <w:tcPr>
                <w:tcW w:w="531" w:type="pct"/>
                <w:vMerge w:val="restart"/>
                <w:vAlign w:val="center"/>
              </w:tcPr>
            </w:tcPrChange>
          </w:tcPr>
          <w:p>
            <w:pPr>
              <w:widowControl/>
              <w:jc w:val="center"/>
              <w:textAlignment w:val="center"/>
              <w:rPr>
                <w:rFonts w:hint="eastAsia" w:ascii="宋体" w:hAnsi="宋体" w:eastAsia="宋体" w:cs="宋体"/>
                <w:sz w:val="21"/>
                <w:szCs w:val="21"/>
              </w:rPr>
            </w:pPr>
            <w:r>
              <w:rPr>
                <w:rFonts w:hint="eastAsia" w:ascii="宋体" w:hAnsi="宋体" w:eastAsia="宋体" w:cs="宋体"/>
                <w:color w:val="000000"/>
                <w:kern w:val="0"/>
                <w:sz w:val="21"/>
                <w:szCs w:val="21"/>
                <w:lang w:bidi="ar"/>
              </w:rPr>
              <w:t>41</w:t>
            </w:r>
          </w:p>
        </w:tc>
        <w:tc>
          <w:tcPr>
            <w:tcW w:w="1170" w:type="pct"/>
            <w:vMerge w:val="restart"/>
            <w:vAlign w:val="center"/>
            <w:tcPrChange w:id="555" w:author="王秀子" w:date="2023-07-06T10:28:58Z">
              <w:tcPr>
                <w:tcW w:w="1170" w:type="pct"/>
                <w:vMerge w:val="restart"/>
                <w:vAlign w:val="center"/>
              </w:tcPr>
            </w:tcPrChange>
          </w:tcPr>
          <w:p>
            <w:pPr>
              <w:widowControl/>
              <w:jc w:val="center"/>
              <w:textAlignment w:val="center"/>
              <w:rPr>
                <w:rFonts w:hint="eastAsia" w:ascii="宋体" w:hAnsi="宋体" w:eastAsia="宋体" w:cs="宋体"/>
                <w:sz w:val="21"/>
                <w:szCs w:val="21"/>
              </w:rPr>
            </w:pPr>
            <w:r>
              <w:rPr>
                <w:rFonts w:hint="eastAsia" w:ascii="宋体" w:hAnsi="宋体" w:eastAsia="宋体" w:cs="宋体"/>
                <w:sz w:val="21"/>
                <w:szCs w:val="21"/>
              </w:rPr>
              <w:t>长椅</w:t>
            </w:r>
          </w:p>
          <w:p>
            <w:pPr>
              <w:widowControl w:val="0"/>
              <w:spacing w:line="360" w:lineRule="auto"/>
              <w:jc w:val="center"/>
              <w:rPr>
                <w:rFonts w:hint="eastAsia" w:ascii="宋体" w:hAnsi="宋体" w:eastAsia="宋体" w:cs="宋体"/>
                <w:b/>
                <w:bCs/>
                <w:kern w:val="2"/>
                <w:sz w:val="21"/>
                <w:szCs w:val="21"/>
                <w:lang w:val="en-US" w:eastAsia="zh-CN" w:bidi="ar-SA"/>
              </w:rPr>
            </w:pPr>
            <w:r>
              <w:rPr>
                <w:rFonts w:hint="eastAsia" w:ascii="宋体" w:hAnsi="宋体" w:eastAsia="宋体" w:cs="宋体"/>
                <w:b/>
                <w:bCs/>
                <w:kern w:val="2"/>
                <w:sz w:val="21"/>
                <w:szCs w:val="21"/>
                <w:lang w:val="en-US" w:eastAsia="zh-CN" w:bidi="ar-SA"/>
              </w:rPr>
              <w:drawing>
                <wp:inline distT="0" distB="0" distL="114300" distR="114300">
                  <wp:extent cx="847090" cy="836930"/>
                  <wp:effectExtent l="0" t="0" r="6350" b="1270"/>
                  <wp:docPr id="214192"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92" name="图片 29"/>
                          <pic:cNvPicPr>
                            <a:picLocks noChangeAspect="1"/>
                          </pic:cNvPicPr>
                        </pic:nvPicPr>
                        <pic:blipFill>
                          <a:blip r:embed="rId46">
                            <a:lum bright="-6000"/>
                          </a:blip>
                          <a:stretch>
                            <a:fillRect/>
                          </a:stretch>
                        </pic:blipFill>
                        <pic:spPr>
                          <a:xfrm>
                            <a:off x="0" y="0"/>
                            <a:ext cx="847090" cy="836930"/>
                          </a:xfrm>
                          <a:prstGeom prst="rect">
                            <a:avLst/>
                          </a:prstGeom>
                          <a:noFill/>
                          <a:ln w="9525">
                            <a:noFill/>
                          </a:ln>
                        </pic:spPr>
                      </pic:pic>
                    </a:graphicData>
                  </a:graphic>
                </wp:inline>
              </w:drawing>
            </w:r>
          </w:p>
        </w:tc>
        <w:tc>
          <w:tcPr>
            <w:tcW w:w="3298" w:type="pct"/>
            <w:vAlign w:val="center"/>
            <w:tcPrChange w:id="556" w:author="王秀子" w:date="2023-07-06T10:28:58Z">
              <w:tcPr>
                <w:tcW w:w="3297" w:type="pct"/>
                <w:vAlign w:val="center"/>
              </w:tcPr>
            </w:tcPrChange>
          </w:tcPr>
          <w:p>
            <w:pPr>
              <w:widowControl/>
              <w:jc w:val="left"/>
              <w:textAlignment w:val="center"/>
              <w:rPr>
                <w:rFonts w:hint="eastAsia" w:ascii="宋体" w:hAnsi="宋体" w:eastAsia="宋体" w:cs="宋体"/>
                <w:sz w:val="21"/>
                <w:szCs w:val="21"/>
              </w:rPr>
            </w:pPr>
            <w:r>
              <w:rPr>
                <w:rFonts w:hint="eastAsia" w:ascii="宋体" w:hAnsi="宋体" w:eastAsia="宋体" w:cs="宋体"/>
                <w:color w:val="000000"/>
                <w:kern w:val="0"/>
                <w:sz w:val="21"/>
                <w:szCs w:val="21"/>
                <w:lang w:bidi="ar"/>
              </w:rPr>
              <w:t>1.座面采用布艺软包；高回弹海绵。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557" w:author="王秀子" w:date="2023-07-06T10:28:58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trHeight w:val="307" w:hRule="atLeast"/>
          <w:trPrChange w:id="557" w:author="王秀子" w:date="2023-07-06T10:28:58Z">
            <w:trPr>
              <w:trHeight w:val="307" w:hRule="atLeast"/>
            </w:trPr>
          </w:trPrChange>
        </w:trPr>
        <w:tc>
          <w:tcPr>
            <w:tcW w:w="531" w:type="pct"/>
            <w:vMerge w:val="continue"/>
            <w:vAlign w:val="center"/>
            <w:tcPrChange w:id="558" w:author="王秀子" w:date="2023-07-06T10:28:58Z">
              <w:tcPr>
                <w:tcW w:w="531" w:type="pct"/>
                <w:vMerge w:val="continue"/>
                <w:vAlign w:val="center"/>
              </w:tcPr>
            </w:tcPrChange>
          </w:tcPr>
          <w:p>
            <w:pPr>
              <w:widowControl/>
              <w:jc w:val="left"/>
              <w:textAlignment w:val="center"/>
              <w:rPr>
                <w:rFonts w:hint="eastAsia" w:ascii="宋体" w:hAnsi="宋体" w:eastAsia="宋体" w:cs="宋体"/>
                <w:sz w:val="21"/>
                <w:szCs w:val="21"/>
              </w:rPr>
            </w:pPr>
          </w:p>
        </w:tc>
        <w:tc>
          <w:tcPr>
            <w:tcW w:w="1170" w:type="pct"/>
            <w:vMerge w:val="continue"/>
            <w:vAlign w:val="center"/>
            <w:tcPrChange w:id="559" w:author="王秀子" w:date="2023-07-06T10:28:58Z">
              <w:tcPr>
                <w:tcW w:w="1170" w:type="pct"/>
                <w:vMerge w:val="continue"/>
                <w:vAlign w:val="center"/>
              </w:tcPr>
            </w:tcPrChange>
          </w:tcPr>
          <w:p>
            <w:pPr>
              <w:widowControl/>
              <w:jc w:val="left"/>
              <w:textAlignment w:val="center"/>
              <w:rPr>
                <w:rFonts w:hint="eastAsia" w:ascii="宋体" w:hAnsi="宋体" w:eastAsia="宋体" w:cs="宋体"/>
                <w:sz w:val="21"/>
                <w:szCs w:val="21"/>
              </w:rPr>
            </w:pPr>
          </w:p>
        </w:tc>
        <w:tc>
          <w:tcPr>
            <w:tcW w:w="3298" w:type="pct"/>
            <w:vAlign w:val="center"/>
            <w:tcPrChange w:id="560" w:author="王秀子" w:date="2023-07-06T10:28:58Z">
              <w:tcPr>
                <w:tcW w:w="3297" w:type="pct"/>
                <w:vAlign w:val="center"/>
              </w:tcPr>
            </w:tcPrChange>
          </w:tcPr>
          <w:p>
            <w:pPr>
              <w:widowControl/>
              <w:jc w:val="left"/>
              <w:textAlignment w:val="center"/>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2.采用钢制脚架。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561" w:author="王秀子" w:date="2023-07-06T10:28:58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trHeight w:val="465" w:hRule="atLeast"/>
          <w:trPrChange w:id="561" w:author="王秀子" w:date="2023-07-06T10:28:58Z">
            <w:trPr>
              <w:trHeight w:val="465" w:hRule="atLeast"/>
            </w:trPr>
          </w:trPrChange>
        </w:trPr>
        <w:tc>
          <w:tcPr>
            <w:tcW w:w="531" w:type="pct"/>
            <w:vMerge w:val="restart"/>
            <w:vAlign w:val="center"/>
            <w:tcPrChange w:id="562" w:author="王秀子" w:date="2023-07-06T10:28:58Z">
              <w:tcPr>
                <w:tcW w:w="531" w:type="pct"/>
                <w:vMerge w:val="restart"/>
                <w:vAlign w:val="center"/>
              </w:tcPr>
            </w:tcPrChange>
          </w:tcPr>
          <w:p>
            <w:pPr>
              <w:widowControl/>
              <w:jc w:val="center"/>
              <w:textAlignment w:val="center"/>
              <w:rPr>
                <w:rFonts w:hint="eastAsia" w:ascii="宋体" w:hAnsi="宋体" w:eastAsia="宋体" w:cs="宋体"/>
                <w:sz w:val="21"/>
                <w:szCs w:val="21"/>
              </w:rPr>
            </w:pPr>
            <w:r>
              <w:rPr>
                <w:rFonts w:hint="eastAsia" w:ascii="宋体" w:hAnsi="宋体" w:eastAsia="宋体" w:cs="宋体"/>
                <w:color w:val="000000"/>
                <w:kern w:val="0"/>
                <w:sz w:val="21"/>
                <w:szCs w:val="21"/>
                <w:lang w:bidi="ar"/>
              </w:rPr>
              <w:t>42</w:t>
            </w:r>
          </w:p>
        </w:tc>
        <w:tc>
          <w:tcPr>
            <w:tcW w:w="1170" w:type="pct"/>
            <w:vMerge w:val="restart"/>
            <w:vAlign w:val="center"/>
            <w:tcPrChange w:id="563" w:author="王秀子" w:date="2023-07-06T10:28:58Z">
              <w:tcPr>
                <w:tcW w:w="1170" w:type="pct"/>
                <w:vMerge w:val="restart"/>
                <w:vAlign w:val="center"/>
              </w:tcPr>
            </w:tcPrChange>
          </w:tcPr>
          <w:p>
            <w:pPr>
              <w:widowControl/>
              <w:jc w:val="center"/>
              <w:textAlignment w:val="center"/>
              <w:rPr>
                <w:rFonts w:hint="eastAsia" w:ascii="宋体" w:hAnsi="宋体" w:eastAsia="宋体" w:cs="宋体"/>
                <w:sz w:val="21"/>
                <w:szCs w:val="21"/>
              </w:rPr>
            </w:pPr>
            <w:r>
              <w:rPr>
                <w:rFonts w:hint="eastAsia" w:ascii="宋体" w:hAnsi="宋体" w:eastAsia="宋体" w:cs="宋体"/>
                <w:sz w:val="21"/>
                <w:szCs w:val="21"/>
              </w:rPr>
              <w:t>圆椅</w:t>
            </w:r>
          </w:p>
          <w:p>
            <w:pPr>
              <w:widowControl w:val="0"/>
              <w:spacing w:line="360" w:lineRule="auto"/>
              <w:jc w:val="center"/>
              <w:rPr>
                <w:rFonts w:hint="eastAsia" w:ascii="宋体" w:hAnsi="宋体" w:eastAsia="宋体" w:cs="宋体"/>
                <w:b/>
                <w:bCs/>
                <w:kern w:val="2"/>
                <w:sz w:val="21"/>
                <w:szCs w:val="21"/>
                <w:lang w:val="en-US" w:eastAsia="zh-CN" w:bidi="ar-SA"/>
              </w:rPr>
            </w:pPr>
            <w:r>
              <w:rPr>
                <w:rFonts w:hint="eastAsia" w:ascii="宋体" w:hAnsi="宋体" w:eastAsia="宋体" w:cs="宋体"/>
                <w:b/>
                <w:bCs/>
                <w:kern w:val="2"/>
                <w:sz w:val="21"/>
                <w:szCs w:val="21"/>
                <w:lang w:val="en-US" w:eastAsia="zh-CN" w:bidi="ar-SA"/>
              </w:rPr>
              <w:drawing>
                <wp:inline distT="0" distB="0" distL="114300" distR="114300">
                  <wp:extent cx="719455" cy="733425"/>
                  <wp:effectExtent l="0" t="0" r="12065" b="13335"/>
                  <wp:docPr id="214193"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93" name="图片 30"/>
                          <pic:cNvPicPr>
                            <a:picLocks noChangeAspect="1"/>
                          </pic:cNvPicPr>
                        </pic:nvPicPr>
                        <pic:blipFill>
                          <a:blip r:embed="rId47">
                            <a:lum bright="-6000"/>
                          </a:blip>
                          <a:stretch>
                            <a:fillRect/>
                          </a:stretch>
                        </pic:blipFill>
                        <pic:spPr>
                          <a:xfrm>
                            <a:off x="0" y="0"/>
                            <a:ext cx="719455" cy="733425"/>
                          </a:xfrm>
                          <a:prstGeom prst="rect">
                            <a:avLst/>
                          </a:prstGeom>
                          <a:noFill/>
                          <a:ln w="9525">
                            <a:noFill/>
                          </a:ln>
                        </pic:spPr>
                      </pic:pic>
                    </a:graphicData>
                  </a:graphic>
                </wp:inline>
              </w:drawing>
            </w:r>
          </w:p>
        </w:tc>
        <w:tc>
          <w:tcPr>
            <w:tcW w:w="3298" w:type="pct"/>
            <w:vAlign w:val="center"/>
            <w:tcPrChange w:id="564" w:author="王秀子" w:date="2023-07-06T10:28:58Z">
              <w:tcPr>
                <w:tcW w:w="3297" w:type="pct"/>
                <w:vAlign w:val="center"/>
              </w:tcPr>
            </w:tcPrChange>
          </w:tcPr>
          <w:p>
            <w:pPr>
              <w:widowControl/>
              <w:textAlignment w:val="center"/>
              <w:rPr>
                <w:rFonts w:hint="eastAsia" w:ascii="宋体" w:hAnsi="宋体" w:eastAsia="宋体" w:cs="宋体"/>
                <w:sz w:val="21"/>
                <w:szCs w:val="21"/>
              </w:rPr>
            </w:pPr>
            <w:r>
              <w:rPr>
                <w:rFonts w:hint="eastAsia" w:ascii="宋体" w:hAnsi="宋体" w:eastAsia="宋体" w:cs="宋体"/>
                <w:color w:val="000000"/>
                <w:kern w:val="0"/>
                <w:sz w:val="21"/>
                <w:szCs w:val="21"/>
                <w:lang w:bidi="ar"/>
              </w:rPr>
              <w:t>1.饰面材质：麻绒布艺。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565" w:author="王秀子" w:date="2023-07-06T10:28:58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trHeight w:val="227" w:hRule="atLeast"/>
          <w:trPrChange w:id="565" w:author="王秀子" w:date="2023-07-06T10:28:58Z">
            <w:trPr>
              <w:trHeight w:val="227" w:hRule="atLeast"/>
            </w:trPr>
          </w:trPrChange>
        </w:trPr>
        <w:tc>
          <w:tcPr>
            <w:tcW w:w="531" w:type="pct"/>
            <w:vMerge w:val="continue"/>
            <w:vAlign w:val="center"/>
            <w:tcPrChange w:id="566" w:author="王秀子" w:date="2023-07-06T10:28:58Z">
              <w:tcPr>
                <w:tcW w:w="531" w:type="pct"/>
                <w:vMerge w:val="continue"/>
                <w:vAlign w:val="center"/>
              </w:tcPr>
            </w:tcPrChange>
          </w:tcPr>
          <w:p>
            <w:pPr>
              <w:widowControl/>
              <w:jc w:val="left"/>
              <w:textAlignment w:val="center"/>
              <w:rPr>
                <w:rFonts w:hint="eastAsia" w:ascii="宋体" w:hAnsi="宋体" w:eastAsia="宋体" w:cs="宋体"/>
                <w:sz w:val="21"/>
                <w:szCs w:val="21"/>
              </w:rPr>
            </w:pPr>
          </w:p>
        </w:tc>
        <w:tc>
          <w:tcPr>
            <w:tcW w:w="1170" w:type="pct"/>
            <w:vMerge w:val="continue"/>
            <w:vAlign w:val="center"/>
            <w:tcPrChange w:id="567" w:author="王秀子" w:date="2023-07-06T10:28:58Z">
              <w:tcPr>
                <w:tcW w:w="1170" w:type="pct"/>
                <w:vMerge w:val="continue"/>
                <w:vAlign w:val="center"/>
              </w:tcPr>
            </w:tcPrChange>
          </w:tcPr>
          <w:p>
            <w:pPr>
              <w:widowControl/>
              <w:jc w:val="center"/>
              <w:textAlignment w:val="center"/>
              <w:rPr>
                <w:rFonts w:hint="eastAsia" w:ascii="宋体" w:hAnsi="宋体" w:eastAsia="宋体" w:cs="宋体"/>
                <w:sz w:val="21"/>
                <w:szCs w:val="21"/>
              </w:rPr>
            </w:pPr>
          </w:p>
        </w:tc>
        <w:tc>
          <w:tcPr>
            <w:tcW w:w="3298" w:type="pct"/>
            <w:vAlign w:val="center"/>
            <w:tcPrChange w:id="568" w:author="王秀子" w:date="2023-07-06T10:28:58Z">
              <w:tcPr>
                <w:tcW w:w="3297" w:type="pct"/>
                <w:vAlign w:val="center"/>
              </w:tcPr>
            </w:tcPrChange>
          </w:tcPr>
          <w:p>
            <w:pPr>
              <w:widowControl/>
              <w:textAlignment w:val="center"/>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2.内框架：硬杂木实木+多层夹板；</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569" w:author="王秀子" w:date="2023-07-06T10:28:58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trHeight w:val="227" w:hRule="atLeast"/>
          <w:trPrChange w:id="569" w:author="王秀子" w:date="2023-07-06T10:28:58Z">
            <w:trPr>
              <w:trHeight w:val="227" w:hRule="atLeast"/>
            </w:trPr>
          </w:trPrChange>
        </w:trPr>
        <w:tc>
          <w:tcPr>
            <w:tcW w:w="531" w:type="pct"/>
            <w:vMerge w:val="continue"/>
            <w:vAlign w:val="center"/>
            <w:tcPrChange w:id="570" w:author="王秀子" w:date="2023-07-06T10:28:58Z">
              <w:tcPr>
                <w:tcW w:w="531" w:type="pct"/>
                <w:vMerge w:val="continue"/>
                <w:vAlign w:val="center"/>
              </w:tcPr>
            </w:tcPrChange>
          </w:tcPr>
          <w:p>
            <w:pPr>
              <w:widowControl/>
              <w:jc w:val="left"/>
              <w:textAlignment w:val="center"/>
              <w:rPr>
                <w:rFonts w:hint="eastAsia" w:ascii="宋体" w:hAnsi="宋体" w:eastAsia="宋体" w:cs="宋体"/>
                <w:sz w:val="21"/>
                <w:szCs w:val="21"/>
              </w:rPr>
            </w:pPr>
          </w:p>
        </w:tc>
        <w:tc>
          <w:tcPr>
            <w:tcW w:w="1170" w:type="pct"/>
            <w:vMerge w:val="continue"/>
            <w:vAlign w:val="center"/>
            <w:tcPrChange w:id="571" w:author="王秀子" w:date="2023-07-06T10:28:58Z">
              <w:tcPr>
                <w:tcW w:w="1170" w:type="pct"/>
                <w:vMerge w:val="continue"/>
                <w:vAlign w:val="center"/>
              </w:tcPr>
            </w:tcPrChange>
          </w:tcPr>
          <w:p>
            <w:pPr>
              <w:widowControl/>
              <w:jc w:val="center"/>
              <w:textAlignment w:val="center"/>
              <w:rPr>
                <w:rFonts w:hint="eastAsia" w:ascii="宋体" w:hAnsi="宋体" w:eastAsia="宋体" w:cs="宋体"/>
                <w:sz w:val="21"/>
                <w:szCs w:val="21"/>
              </w:rPr>
            </w:pPr>
          </w:p>
        </w:tc>
        <w:tc>
          <w:tcPr>
            <w:tcW w:w="3298" w:type="pct"/>
            <w:vAlign w:val="center"/>
            <w:tcPrChange w:id="572" w:author="王秀子" w:date="2023-07-06T10:28:58Z">
              <w:tcPr>
                <w:tcW w:w="3297" w:type="pct"/>
                <w:vAlign w:val="center"/>
              </w:tcPr>
            </w:tcPrChange>
          </w:tcPr>
          <w:p>
            <w:pPr>
              <w:widowControl/>
              <w:textAlignment w:val="center"/>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3.软性材质：高密度高回弹切割新绵；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573" w:author="王秀子" w:date="2023-07-06T10:28:58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trHeight w:val="465" w:hRule="atLeast"/>
          <w:trPrChange w:id="573" w:author="王秀子" w:date="2023-07-06T10:28:58Z">
            <w:trPr>
              <w:trHeight w:val="465" w:hRule="atLeast"/>
            </w:trPr>
          </w:trPrChange>
        </w:trPr>
        <w:tc>
          <w:tcPr>
            <w:tcW w:w="531" w:type="pct"/>
            <w:vMerge w:val="continue"/>
            <w:vAlign w:val="center"/>
            <w:tcPrChange w:id="574" w:author="王秀子" w:date="2023-07-06T10:28:58Z">
              <w:tcPr>
                <w:tcW w:w="531" w:type="pct"/>
                <w:vMerge w:val="continue"/>
                <w:vAlign w:val="center"/>
              </w:tcPr>
            </w:tcPrChange>
          </w:tcPr>
          <w:p>
            <w:pPr>
              <w:widowControl/>
              <w:jc w:val="left"/>
              <w:textAlignment w:val="center"/>
              <w:rPr>
                <w:rFonts w:hint="eastAsia" w:ascii="宋体" w:hAnsi="宋体" w:eastAsia="宋体" w:cs="宋体"/>
                <w:color w:val="000000"/>
                <w:kern w:val="0"/>
                <w:sz w:val="21"/>
                <w:szCs w:val="21"/>
                <w:lang w:bidi="ar"/>
              </w:rPr>
            </w:pPr>
          </w:p>
        </w:tc>
        <w:tc>
          <w:tcPr>
            <w:tcW w:w="1170" w:type="pct"/>
            <w:vMerge w:val="continue"/>
            <w:vAlign w:val="center"/>
            <w:tcPrChange w:id="575" w:author="王秀子" w:date="2023-07-06T10:28:58Z">
              <w:tcPr>
                <w:tcW w:w="1170" w:type="pct"/>
                <w:vMerge w:val="continue"/>
                <w:vAlign w:val="center"/>
              </w:tcPr>
            </w:tcPrChange>
          </w:tcPr>
          <w:p>
            <w:pPr>
              <w:widowControl/>
              <w:jc w:val="center"/>
              <w:textAlignment w:val="center"/>
              <w:rPr>
                <w:rFonts w:hint="eastAsia" w:ascii="宋体" w:hAnsi="宋体" w:eastAsia="宋体" w:cs="宋体"/>
                <w:color w:val="000000"/>
                <w:kern w:val="0"/>
                <w:sz w:val="21"/>
                <w:szCs w:val="21"/>
                <w:lang w:bidi="ar"/>
              </w:rPr>
            </w:pPr>
          </w:p>
        </w:tc>
        <w:tc>
          <w:tcPr>
            <w:tcW w:w="3298" w:type="pct"/>
            <w:vAlign w:val="center"/>
            <w:tcPrChange w:id="576" w:author="王秀子" w:date="2023-07-06T10:28:58Z">
              <w:tcPr>
                <w:tcW w:w="3297" w:type="pct"/>
                <w:vAlign w:val="center"/>
              </w:tcPr>
            </w:tcPrChange>
          </w:tcPr>
          <w:p>
            <w:pPr>
              <w:widowControl/>
              <w:textAlignment w:val="center"/>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4.打底：S形弹簧与尼龙绷带交叉编织。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577" w:author="王秀子" w:date="2023-07-06T10:28:58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trHeight w:val="465" w:hRule="atLeast"/>
          <w:trPrChange w:id="577" w:author="王秀子" w:date="2023-07-06T10:28:58Z">
            <w:trPr>
              <w:trHeight w:val="465" w:hRule="atLeast"/>
            </w:trPr>
          </w:trPrChange>
        </w:trPr>
        <w:tc>
          <w:tcPr>
            <w:tcW w:w="531" w:type="pct"/>
            <w:vMerge w:val="continue"/>
            <w:vAlign w:val="center"/>
            <w:tcPrChange w:id="578" w:author="王秀子" w:date="2023-07-06T10:28:58Z">
              <w:tcPr>
                <w:tcW w:w="531" w:type="pct"/>
                <w:vMerge w:val="continue"/>
                <w:vAlign w:val="center"/>
              </w:tcPr>
            </w:tcPrChange>
          </w:tcPr>
          <w:p>
            <w:pPr>
              <w:widowControl/>
              <w:jc w:val="left"/>
              <w:textAlignment w:val="center"/>
              <w:rPr>
                <w:rFonts w:hint="eastAsia" w:ascii="宋体" w:hAnsi="宋体" w:eastAsia="宋体" w:cs="宋体"/>
                <w:color w:val="000000"/>
                <w:kern w:val="0"/>
                <w:sz w:val="21"/>
                <w:szCs w:val="21"/>
                <w:lang w:bidi="ar"/>
              </w:rPr>
            </w:pPr>
          </w:p>
        </w:tc>
        <w:tc>
          <w:tcPr>
            <w:tcW w:w="1170" w:type="pct"/>
            <w:vMerge w:val="continue"/>
            <w:vAlign w:val="center"/>
            <w:tcPrChange w:id="579" w:author="王秀子" w:date="2023-07-06T10:28:58Z">
              <w:tcPr>
                <w:tcW w:w="1170" w:type="pct"/>
                <w:vMerge w:val="continue"/>
                <w:vAlign w:val="center"/>
              </w:tcPr>
            </w:tcPrChange>
          </w:tcPr>
          <w:p>
            <w:pPr>
              <w:widowControl/>
              <w:jc w:val="center"/>
              <w:textAlignment w:val="center"/>
              <w:rPr>
                <w:rFonts w:hint="eastAsia" w:ascii="宋体" w:hAnsi="宋体" w:eastAsia="宋体" w:cs="宋体"/>
                <w:color w:val="000000"/>
                <w:kern w:val="0"/>
                <w:sz w:val="21"/>
                <w:szCs w:val="21"/>
                <w:lang w:bidi="ar"/>
              </w:rPr>
            </w:pPr>
          </w:p>
        </w:tc>
        <w:tc>
          <w:tcPr>
            <w:tcW w:w="3298" w:type="pct"/>
            <w:vAlign w:val="center"/>
            <w:tcPrChange w:id="580" w:author="王秀子" w:date="2023-07-06T10:28:58Z">
              <w:tcPr>
                <w:tcW w:w="3297" w:type="pct"/>
                <w:vAlign w:val="center"/>
              </w:tcPr>
            </w:tcPrChange>
          </w:tcPr>
          <w:p>
            <w:pPr>
              <w:widowControl/>
              <w:textAlignment w:val="center"/>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5.工艺：使用无苯胶粘接泡棉，内部衬垫物干燥卫生，无腐烂变质、无夹杂泥沙及金属杂物。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581" w:author="王秀子" w:date="2023-07-06T10:28:58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trHeight w:val="543" w:hRule="atLeast"/>
          <w:trPrChange w:id="581" w:author="王秀子" w:date="2023-07-06T10:28:58Z">
            <w:trPr>
              <w:trHeight w:val="543" w:hRule="atLeast"/>
            </w:trPr>
          </w:trPrChange>
        </w:trPr>
        <w:tc>
          <w:tcPr>
            <w:tcW w:w="531" w:type="pct"/>
            <w:vMerge w:val="restart"/>
            <w:vAlign w:val="center"/>
            <w:tcPrChange w:id="582" w:author="王秀子" w:date="2023-07-06T10:28:58Z">
              <w:tcPr>
                <w:tcW w:w="531" w:type="pct"/>
                <w:vMerge w:val="restart"/>
                <w:vAlign w:val="center"/>
              </w:tcPr>
            </w:tcPrChange>
          </w:tcPr>
          <w:p>
            <w:pPr>
              <w:widowControl/>
              <w:jc w:val="center"/>
              <w:textAlignment w:val="center"/>
              <w:rPr>
                <w:rFonts w:hint="eastAsia" w:ascii="宋体" w:hAnsi="宋体" w:eastAsia="宋体" w:cs="宋体"/>
                <w:sz w:val="21"/>
                <w:szCs w:val="21"/>
              </w:rPr>
            </w:pPr>
            <w:r>
              <w:rPr>
                <w:rFonts w:hint="eastAsia" w:ascii="宋体" w:hAnsi="宋体" w:eastAsia="宋体" w:cs="宋体"/>
                <w:color w:val="000000"/>
                <w:kern w:val="0"/>
                <w:sz w:val="21"/>
                <w:szCs w:val="21"/>
                <w:lang w:bidi="ar"/>
              </w:rPr>
              <w:t>43</w:t>
            </w:r>
          </w:p>
        </w:tc>
        <w:tc>
          <w:tcPr>
            <w:tcW w:w="1170" w:type="pct"/>
            <w:vMerge w:val="restart"/>
            <w:vAlign w:val="center"/>
            <w:tcPrChange w:id="583" w:author="王秀子" w:date="2023-07-06T10:28:58Z">
              <w:tcPr>
                <w:tcW w:w="1170" w:type="pct"/>
                <w:vMerge w:val="restart"/>
                <w:vAlign w:val="center"/>
              </w:tcPr>
            </w:tcPrChange>
          </w:tcPr>
          <w:p>
            <w:pPr>
              <w:widowControl/>
              <w:jc w:val="center"/>
              <w:textAlignment w:val="center"/>
              <w:rPr>
                <w:rFonts w:hint="eastAsia" w:ascii="宋体" w:hAnsi="宋体" w:eastAsia="宋体" w:cs="宋体"/>
                <w:sz w:val="21"/>
                <w:szCs w:val="21"/>
              </w:rPr>
            </w:pPr>
            <w:r>
              <w:rPr>
                <w:rFonts w:hint="eastAsia" w:ascii="宋体" w:hAnsi="宋体" w:eastAsia="宋体" w:cs="宋体"/>
                <w:sz w:val="21"/>
                <w:szCs w:val="21"/>
              </w:rPr>
              <w:t>储物柜</w:t>
            </w:r>
          </w:p>
          <w:p>
            <w:pPr>
              <w:widowControl w:val="0"/>
              <w:spacing w:line="360" w:lineRule="auto"/>
              <w:jc w:val="center"/>
              <w:rPr>
                <w:rFonts w:hint="eastAsia" w:ascii="宋体" w:hAnsi="宋体" w:eastAsia="宋体" w:cs="宋体"/>
                <w:b/>
                <w:bCs/>
                <w:kern w:val="2"/>
                <w:sz w:val="21"/>
                <w:szCs w:val="21"/>
                <w:lang w:val="en-US" w:eastAsia="zh-CN" w:bidi="ar-SA"/>
              </w:rPr>
            </w:pPr>
            <w:r>
              <w:rPr>
                <w:rFonts w:hint="eastAsia" w:ascii="宋体" w:hAnsi="宋体" w:eastAsia="宋体" w:cs="宋体"/>
                <w:b/>
                <w:bCs/>
                <w:kern w:val="2"/>
                <w:sz w:val="21"/>
                <w:szCs w:val="21"/>
                <w:lang w:val="en-US" w:eastAsia="zh-CN" w:bidi="ar-SA"/>
              </w:rPr>
              <w:drawing>
                <wp:inline distT="0" distB="0" distL="114300" distR="114300">
                  <wp:extent cx="982980" cy="497840"/>
                  <wp:effectExtent l="0" t="0" r="7620" b="5080"/>
                  <wp:docPr id="214194"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94" name="图片 31"/>
                          <pic:cNvPicPr>
                            <a:picLocks noChangeAspect="1"/>
                          </pic:cNvPicPr>
                        </pic:nvPicPr>
                        <pic:blipFill>
                          <a:blip r:embed="rId48"/>
                          <a:srcRect t="40938" r="38417" b="3079"/>
                          <a:stretch>
                            <a:fillRect/>
                          </a:stretch>
                        </pic:blipFill>
                        <pic:spPr>
                          <a:xfrm>
                            <a:off x="0" y="0"/>
                            <a:ext cx="982980" cy="497840"/>
                          </a:xfrm>
                          <a:prstGeom prst="rect">
                            <a:avLst/>
                          </a:prstGeom>
                          <a:noFill/>
                          <a:ln w="9525">
                            <a:noFill/>
                          </a:ln>
                        </pic:spPr>
                      </pic:pic>
                    </a:graphicData>
                  </a:graphic>
                </wp:inline>
              </w:drawing>
            </w:r>
          </w:p>
        </w:tc>
        <w:tc>
          <w:tcPr>
            <w:tcW w:w="3298" w:type="pct"/>
            <w:vAlign w:val="center"/>
            <w:tcPrChange w:id="584" w:author="王秀子" w:date="2023-07-06T10:28:58Z">
              <w:tcPr>
                <w:tcW w:w="3297" w:type="pct"/>
                <w:vAlign w:val="center"/>
              </w:tcPr>
            </w:tcPrChange>
          </w:tcPr>
          <w:p>
            <w:pPr>
              <w:widowControl/>
              <w:textAlignment w:val="center"/>
              <w:rPr>
                <w:rFonts w:hint="eastAsia" w:ascii="宋体" w:hAnsi="宋体" w:eastAsia="宋体" w:cs="宋体"/>
                <w:sz w:val="21"/>
                <w:szCs w:val="21"/>
              </w:rPr>
            </w:pPr>
            <w:r>
              <w:rPr>
                <w:rFonts w:hint="eastAsia" w:ascii="宋体" w:hAnsi="宋体" w:eastAsia="宋体" w:cs="宋体"/>
                <w:color w:val="000000"/>
                <w:kern w:val="0"/>
                <w:sz w:val="21"/>
                <w:szCs w:val="21"/>
                <w:lang w:bidi="ar"/>
              </w:rPr>
              <w:t>1.规格：常规；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585" w:author="王秀子" w:date="2023-07-06T10:28:58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trHeight w:val="543" w:hRule="atLeast"/>
          <w:trPrChange w:id="585" w:author="王秀子" w:date="2023-07-06T10:28:58Z">
            <w:trPr>
              <w:trHeight w:val="543" w:hRule="atLeast"/>
            </w:trPr>
          </w:trPrChange>
        </w:trPr>
        <w:tc>
          <w:tcPr>
            <w:tcW w:w="531" w:type="pct"/>
            <w:vMerge w:val="continue"/>
            <w:vAlign w:val="center"/>
            <w:tcPrChange w:id="586" w:author="王秀子" w:date="2023-07-06T10:28:58Z">
              <w:tcPr>
                <w:tcW w:w="531" w:type="pct"/>
                <w:vMerge w:val="continue"/>
                <w:vAlign w:val="center"/>
              </w:tcPr>
            </w:tcPrChange>
          </w:tcPr>
          <w:p>
            <w:pPr>
              <w:widowControl/>
              <w:jc w:val="left"/>
              <w:textAlignment w:val="center"/>
              <w:rPr>
                <w:rFonts w:hint="eastAsia" w:ascii="宋体" w:hAnsi="宋体" w:eastAsia="宋体" w:cs="宋体"/>
                <w:sz w:val="21"/>
                <w:szCs w:val="21"/>
              </w:rPr>
            </w:pPr>
          </w:p>
        </w:tc>
        <w:tc>
          <w:tcPr>
            <w:tcW w:w="1170" w:type="pct"/>
            <w:vMerge w:val="continue"/>
            <w:vAlign w:val="center"/>
            <w:tcPrChange w:id="587" w:author="王秀子" w:date="2023-07-06T10:28:58Z">
              <w:tcPr>
                <w:tcW w:w="1170" w:type="pct"/>
                <w:vMerge w:val="continue"/>
                <w:vAlign w:val="center"/>
              </w:tcPr>
            </w:tcPrChange>
          </w:tcPr>
          <w:p>
            <w:pPr>
              <w:widowControl/>
              <w:jc w:val="left"/>
              <w:textAlignment w:val="center"/>
              <w:rPr>
                <w:rFonts w:hint="eastAsia" w:ascii="宋体" w:hAnsi="宋体" w:eastAsia="宋体" w:cs="宋体"/>
                <w:sz w:val="21"/>
                <w:szCs w:val="21"/>
              </w:rPr>
            </w:pPr>
          </w:p>
        </w:tc>
        <w:tc>
          <w:tcPr>
            <w:tcW w:w="3298" w:type="pct"/>
            <w:vAlign w:val="center"/>
            <w:tcPrChange w:id="588" w:author="王秀子" w:date="2023-07-06T10:28:58Z">
              <w:tcPr>
                <w:tcW w:w="3297" w:type="pct"/>
                <w:vAlign w:val="center"/>
              </w:tcPr>
            </w:tcPrChange>
          </w:tcPr>
          <w:p>
            <w:pPr>
              <w:widowControl/>
              <w:textAlignment w:val="center"/>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2.全钢制，所有钢板采用不低于0.8mm厚冷轧钢板，经静电粉末喷涂工艺处理；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589" w:author="王秀子" w:date="2023-07-06T10:28:58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trHeight w:val="543" w:hRule="atLeast"/>
          <w:trPrChange w:id="589" w:author="王秀子" w:date="2023-07-06T10:28:58Z">
            <w:trPr>
              <w:trHeight w:val="543" w:hRule="atLeast"/>
            </w:trPr>
          </w:trPrChange>
        </w:trPr>
        <w:tc>
          <w:tcPr>
            <w:tcW w:w="531" w:type="pct"/>
            <w:vMerge w:val="continue"/>
            <w:vAlign w:val="center"/>
            <w:tcPrChange w:id="590" w:author="王秀子" w:date="2023-07-06T10:28:58Z">
              <w:tcPr>
                <w:tcW w:w="531" w:type="pct"/>
                <w:vMerge w:val="continue"/>
                <w:vAlign w:val="center"/>
              </w:tcPr>
            </w:tcPrChange>
          </w:tcPr>
          <w:p>
            <w:pPr>
              <w:widowControl/>
              <w:jc w:val="left"/>
              <w:textAlignment w:val="center"/>
              <w:rPr>
                <w:rFonts w:hint="eastAsia" w:ascii="宋体" w:hAnsi="宋体" w:eastAsia="宋体" w:cs="宋体"/>
                <w:color w:val="000000"/>
                <w:kern w:val="0"/>
                <w:sz w:val="21"/>
                <w:szCs w:val="21"/>
                <w:lang w:bidi="ar"/>
              </w:rPr>
            </w:pPr>
          </w:p>
        </w:tc>
        <w:tc>
          <w:tcPr>
            <w:tcW w:w="1170" w:type="pct"/>
            <w:vMerge w:val="continue"/>
            <w:vAlign w:val="center"/>
            <w:tcPrChange w:id="591" w:author="王秀子" w:date="2023-07-06T10:28:58Z">
              <w:tcPr>
                <w:tcW w:w="1170" w:type="pct"/>
                <w:vMerge w:val="continue"/>
                <w:vAlign w:val="center"/>
              </w:tcPr>
            </w:tcPrChange>
          </w:tcPr>
          <w:p>
            <w:pPr>
              <w:widowControl/>
              <w:jc w:val="left"/>
              <w:textAlignment w:val="center"/>
              <w:rPr>
                <w:rFonts w:hint="eastAsia" w:ascii="宋体" w:hAnsi="宋体" w:eastAsia="宋体" w:cs="宋体"/>
                <w:color w:val="000000"/>
                <w:kern w:val="0"/>
                <w:sz w:val="21"/>
                <w:szCs w:val="21"/>
                <w:lang w:bidi="ar"/>
              </w:rPr>
            </w:pPr>
          </w:p>
        </w:tc>
        <w:tc>
          <w:tcPr>
            <w:tcW w:w="3298" w:type="pct"/>
            <w:vAlign w:val="center"/>
            <w:tcPrChange w:id="592" w:author="王秀子" w:date="2023-07-06T10:28:58Z">
              <w:tcPr>
                <w:tcW w:w="3297" w:type="pct"/>
                <w:vAlign w:val="center"/>
              </w:tcPr>
            </w:tcPrChange>
          </w:tcPr>
          <w:p>
            <w:pPr>
              <w:widowControl/>
              <w:textAlignment w:val="center"/>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3.内部设置置物隔层，所有拉手为隐藏或暗拉手；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593" w:author="王秀子" w:date="2023-07-06T10:28:58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trHeight w:val="543" w:hRule="atLeast"/>
          <w:trPrChange w:id="593" w:author="王秀子" w:date="2023-07-06T10:28:58Z">
            <w:trPr>
              <w:trHeight w:val="543" w:hRule="atLeast"/>
            </w:trPr>
          </w:trPrChange>
        </w:trPr>
        <w:tc>
          <w:tcPr>
            <w:tcW w:w="531" w:type="pct"/>
            <w:vMerge w:val="continue"/>
            <w:vAlign w:val="center"/>
            <w:tcPrChange w:id="594" w:author="王秀子" w:date="2023-07-06T10:28:58Z">
              <w:tcPr>
                <w:tcW w:w="531" w:type="pct"/>
                <w:vMerge w:val="continue"/>
                <w:vAlign w:val="center"/>
              </w:tcPr>
            </w:tcPrChange>
          </w:tcPr>
          <w:p>
            <w:pPr>
              <w:widowControl/>
              <w:jc w:val="left"/>
              <w:textAlignment w:val="center"/>
              <w:rPr>
                <w:rFonts w:hint="eastAsia" w:ascii="宋体" w:hAnsi="宋体" w:eastAsia="宋体" w:cs="宋体"/>
                <w:color w:val="000000"/>
                <w:kern w:val="0"/>
                <w:sz w:val="21"/>
                <w:szCs w:val="21"/>
                <w:lang w:bidi="ar"/>
              </w:rPr>
            </w:pPr>
          </w:p>
        </w:tc>
        <w:tc>
          <w:tcPr>
            <w:tcW w:w="1170" w:type="pct"/>
            <w:vMerge w:val="continue"/>
            <w:vAlign w:val="center"/>
            <w:tcPrChange w:id="595" w:author="王秀子" w:date="2023-07-06T10:28:58Z">
              <w:tcPr>
                <w:tcW w:w="1170" w:type="pct"/>
                <w:vMerge w:val="continue"/>
                <w:vAlign w:val="center"/>
              </w:tcPr>
            </w:tcPrChange>
          </w:tcPr>
          <w:p>
            <w:pPr>
              <w:widowControl/>
              <w:jc w:val="left"/>
              <w:textAlignment w:val="center"/>
              <w:rPr>
                <w:rFonts w:hint="eastAsia" w:ascii="宋体" w:hAnsi="宋体" w:eastAsia="宋体" w:cs="宋体"/>
                <w:color w:val="000000"/>
                <w:kern w:val="0"/>
                <w:sz w:val="21"/>
                <w:szCs w:val="21"/>
                <w:lang w:bidi="ar"/>
              </w:rPr>
            </w:pPr>
          </w:p>
        </w:tc>
        <w:tc>
          <w:tcPr>
            <w:tcW w:w="3298" w:type="pct"/>
            <w:vAlign w:val="center"/>
            <w:tcPrChange w:id="596" w:author="王秀子" w:date="2023-07-06T10:28:58Z">
              <w:tcPr>
                <w:tcW w:w="3297" w:type="pct"/>
                <w:vAlign w:val="center"/>
              </w:tcPr>
            </w:tcPrChange>
          </w:tcPr>
          <w:p>
            <w:pPr>
              <w:widowControl/>
              <w:textAlignment w:val="center"/>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4.钢制部件须经过酸洗、磷化、钝化，焊接无灰渣、气孔焊瘤；无脱焊、虚焊、焊穿；精细打磨，光洁平整。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597" w:author="王秀子" w:date="2023-07-06T10:28:58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trHeight w:val="543" w:hRule="atLeast"/>
          <w:trPrChange w:id="597" w:author="王秀子" w:date="2023-07-06T10:28:58Z">
            <w:trPr>
              <w:trHeight w:val="543" w:hRule="atLeast"/>
            </w:trPr>
          </w:trPrChange>
        </w:trPr>
        <w:tc>
          <w:tcPr>
            <w:tcW w:w="531" w:type="pct"/>
            <w:vMerge w:val="restart"/>
            <w:vAlign w:val="center"/>
            <w:tcPrChange w:id="598" w:author="王秀子" w:date="2023-07-06T10:28:58Z">
              <w:tcPr>
                <w:tcW w:w="531" w:type="pct"/>
                <w:vMerge w:val="restart"/>
                <w:vAlign w:val="center"/>
              </w:tcPr>
            </w:tcPrChange>
          </w:tcPr>
          <w:p>
            <w:pPr>
              <w:widowControl/>
              <w:jc w:val="center"/>
              <w:textAlignment w:val="center"/>
              <w:rPr>
                <w:rFonts w:hint="eastAsia" w:ascii="宋体" w:hAnsi="宋体" w:eastAsia="宋体" w:cs="宋体"/>
                <w:sz w:val="21"/>
                <w:szCs w:val="21"/>
              </w:rPr>
            </w:pPr>
            <w:r>
              <w:rPr>
                <w:rFonts w:hint="eastAsia" w:ascii="宋体" w:hAnsi="宋体" w:eastAsia="宋体" w:cs="宋体"/>
                <w:color w:val="000000"/>
                <w:kern w:val="0"/>
                <w:sz w:val="21"/>
                <w:szCs w:val="21"/>
                <w:lang w:bidi="ar"/>
              </w:rPr>
              <w:t>44</w:t>
            </w:r>
          </w:p>
        </w:tc>
        <w:tc>
          <w:tcPr>
            <w:tcW w:w="1170" w:type="pct"/>
            <w:vMerge w:val="restart"/>
            <w:vAlign w:val="center"/>
            <w:tcPrChange w:id="599" w:author="王秀子" w:date="2023-07-06T10:28:58Z">
              <w:tcPr>
                <w:tcW w:w="1170" w:type="pct"/>
                <w:vMerge w:val="restart"/>
                <w:vAlign w:val="center"/>
              </w:tcPr>
            </w:tcPrChange>
          </w:tcPr>
          <w:p>
            <w:pPr>
              <w:widowControl/>
              <w:jc w:val="center"/>
              <w:textAlignment w:val="center"/>
              <w:rPr>
                <w:rFonts w:hint="eastAsia" w:ascii="宋体" w:hAnsi="宋体" w:eastAsia="宋体" w:cs="宋体"/>
                <w:sz w:val="21"/>
                <w:szCs w:val="21"/>
              </w:rPr>
            </w:pPr>
            <w:r>
              <w:rPr>
                <w:rFonts w:hint="eastAsia" w:ascii="宋体" w:hAnsi="宋体" w:eastAsia="宋体" w:cs="宋体"/>
                <w:sz w:val="21"/>
                <w:szCs w:val="21"/>
              </w:rPr>
              <w:t>更衣柜3</w:t>
            </w:r>
          </w:p>
          <w:p>
            <w:pPr>
              <w:widowControl w:val="0"/>
              <w:spacing w:line="360" w:lineRule="auto"/>
              <w:jc w:val="center"/>
              <w:rPr>
                <w:rFonts w:hint="eastAsia" w:ascii="宋体" w:hAnsi="宋体" w:eastAsia="宋体" w:cs="宋体"/>
                <w:b/>
                <w:bCs/>
                <w:kern w:val="2"/>
                <w:sz w:val="21"/>
                <w:szCs w:val="21"/>
                <w:lang w:val="en-US" w:eastAsia="zh-CN" w:bidi="ar-SA"/>
              </w:rPr>
            </w:pPr>
            <w:r>
              <w:rPr>
                <w:rFonts w:hint="eastAsia" w:ascii="宋体" w:hAnsi="宋体" w:eastAsia="宋体" w:cs="宋体"/>
                <w:b/>
                <w:bCs/>
                <w:kern w:val="2"/>
                <w:sz w:val="21"/>
                <w:szCs w:val="21"/>
                <w:lang w:val="en-US" w:eastAsia="zh-CN" w:bidi="ar-SA"/>
              </w:rPr>
              <w:drawing>
                <wp:inline distT="0" distB="0" distL="114300" distR="114300">
                  <wp:extent cx="897890" cy="548640"/>
                  <wp:effectExtent l="0" t="0" r="1270" b="0"/>
                  <wp:docPr id="214195"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95" name="图片 32"/>
                          <pic:cNvPicPr>
                            <a:picLocks noChangeAspect="1"/>
                          </pic:cNvPicPr>
                        </pic:nvPicPr>
                        <pic:blipFill>
                          <a:blip r:embed="rId49"/>
                          <a:stretch>
                            <a:fillRect/>
                          </a:stretch>
                        </pic:blipFill>
                        <pic:spPr>
                          <a:xfrm>
                            <a:off x="0" y="0"/>
                            <a:ext cx="897890" cy="548640"/>
                          </a:xfrm>
                          <a:prstGeom prst="rect">
                            <a:avLst/>
                          </a:prstGeom>
                          <a:noFill/>
                          <a:ln w="9525">
                            <a:noFill/>
                          </a:ln>
                        </pic:spPr>
                      </pic:pic>
                    </a:graphicData>
                  </a:graphic>
                </wp:inline>
              </w:drawing>
            </w:r>
          </w:p>
        </w:tc>
        <w:tc>
          <w:tcPr>
            <w:tcW w:w="3298" w:type="pct"/>
            <w:vAlign w:val="center"/>
            <w:tcPrChange w:id="600" w:author="王秀子" w:date="2023-07-06T10:28:58Z">
              <w:tcPr>
                <w:tcW w:w="3297" w:type="pct"/>
                <w:vAlign w:val="center"/>
              </w:tcPr>
            </w:tcPrChange>
          </w:tcPr>
          <w:p>
            <w:pPr>
              <w:widowControl/>
              <w:textAlignment w:val="center"/>
              <w:rPr>
                <w:rFonts w:hint="eastAsia" w:ascii="宋体" w:hAnsi="宋体" w:eastAsia="宋体" w:cs="宋体"/>
                <w:sz w:val="21"/>
                <w:szCs w:val="21"/>
              </w:rPr>
            </w:pPr>
            <w:r>
              <w:rPr>
                <w:rFonts w:hint="eastAsia" w:ascii="宋体" w:hAnsi="宋体" w:eastAsia="宋体" w:cs="宋体"/>
                <w:color w:val="000000"/>
                <w:kern w:val="0"/>
                <w:sz w:val="21"/>
                <w:szCs w:val="21"/>
                <w:lang w:bidi="ar"/>
              </w:rPr>
              <w:t>1.规格：常规；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601" w:author="王秀子" w:date="2023-07-06T10:28:58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trHeight w:val="543" w:hRule="atLeast"/>
          <w:trPrChange w:id="601" w:author="王秀子" w:date="2023-07-06T10:28:58Z">
            <w:trPr>
              <w:trHeight w:val="543" w:hRule="atLeast"/>
            </w:trPr>
          </w:trPrChange>
        </w:trPr>
        <w:tc>
          <w:tcPr>
            <w:tcW w:w="531" w:type="pct"/>
            <w:vMerge w:val="continue"/>
            <w:vAlign w:val="center"/>
            <w:tcPrChange w:id="602" w:author="王秀子" w:date="2023-07-06T10:28:58Z">
              <w:tcPr>
                <w:tcW w:w="531" w:type="pct"/>
                <w:vMerge w:val="continue"/>
                <w:vAlign w:val="center"/>
              </w:tcPr>
            </w:tcPrChange>
          </w:tcPr>
          <w:p>
            <w:pPr>
              <w:widowControl/>
              <w:jc w:val="left"/>
              <w:textAlignment w:val="center"/>
              <w:rPr>
                <w:rFonts w:hint="eastAsia" w:ascii="宋体" w:hAnsi="宋体" w:eastAsia="宋体" w:cs="宋体"/>
                <w:sz w:val="21"/>
                <w:szCs w:val="21"/>
              </w:rPr>
            </w:pPr>
          </w:p>
        </w:tc>
        <w:tc>
          <w:tcPr>
            <w:tcW w:w="1170" w:type="pct"/>
            <w:vMerge w:val="continue"/>
            <w:vAlign w:val="center"/>
            <w:tcPrChange w:id="603" w:author="王秀子" w:date="2023-07-06T10:28:58Z">
              <w:tcPr>
                <w:tcW w:w="1170" w:type="pct"/>
                <w:vMerge w:val="continue"/>
                <w:vAlign w:val="center"/>
              </w:tcPr>
            </w:tcPrChange>
          </w:tcPr>
          <w:p>
            <w:pPr>
              <w:widowControl/>
              <w:jc w:val="center"/>
              <w:textAlignment w:val="center"/>
              <w:rPr>
                <w:rFonts w:hint="eastAsia" w:ascii="宋体" w:hAnsi="宋体" w:eastAsia="宋体" w:cs="宋体"/>
                <w:sz w:val="21"/>
                <w:szCs w:val="21"/>
              </w:rPr>
            </w:pPr>
          </w:p>
        </w:tc>
        <w:tc>
          <w:tcPr>
            <w:tcW w:w="3298" w:type="pct"/>
            <w:vAlign w:val="center"/>
            <w:tcPrChange w:id="604" w:author="王秀子" w:date="2023-07-06T10:28:58Z">
              <w:tcPr>
                <w:tcW w:w="3297" w:type="pct"/>
                <w:vAlign w:val="center"/>
              </w:tcPr>
            </w:tcPrChange>
          </w:tcPr>
          <w:p>
            <w:pPr>
              <w:widowControl/>
              <w:textAlignment w:val="center"/>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2.全钢制，所有钢板采用不低于0.8mm厚冷轧钢板，经静电粉末喷涂工艺处理；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605" w:author="王秀子" w:date="2023-07-06T10:28:58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trHeight w:val="543" w:hRule="atLeast"/>
          <w:trPrChange w:id="605" w:author="王秀子" w:date="2023-07-06T10:28:58Z">
            <w:trPr>
              <w:trHeight w:val="543" w:hRule="atLeast"/>
            </w:trPr>
          </w:trPrChange>
        </w:trPr>
        <w:tc>
          <w:tcPr>
            <w:tcW w:w="531" w:type="pct"/>
            <w:vMerge w:val="continue"/>
            <w:vAlign w:val="center"/>
            <w:tcPrChange w:id="606" w:author="王秀子" w:date="2023-07-06T10:28:58Z">
              <w:tcPr>
                <w:tcW w:w="531" w:type="pct"/>
                <w:vMerge w:val="continue"/>
                <w:vAlign w:val="center"/>
              </w:tcPr>
            </w:tcPrChange>
          </w:tcPr>
          <w:p>
            <w:pPr>
              <w:widowControl/>
              <w:jc w:val="left"/>
              <w:textAlignment w:val="center"/>
              <w:rPr>
                <w:rFonts w:hint="eastAsia" w:ascii="宋体" w:hAnsi="宋体" w:eastAsia="宋体" w:cs="宋体"/>
                <w:color w:val="000000"/>
                <w:kern w:val="0"/>
                <w:sz w:val="21"/>
                <w:szCs w:val="21"/>
                <w:lang w:bidi="ar"/>
              </w:rPr>
            </w:pPr>
          </w:p>
        </w:tc>
        <w:tc>
          <w:tcPr>
            <w:tcW w:w="1170" w:type="pct"/>
            <w:vMerge w:val="continue"/>
            <w:vAlign w:val="center"/>
            <w:tcPrChange w:id="607" w:author="王秀子" w:date="2023-07-06T10:28:58Z">
              <w:tcPr>
                <w:tcW w:w="1170" w:type="pct"/>
                <w:vMerge w:val="continue"/>
                <w:vAlign w:val="center"/>
              </w:tcPr>
            </w:tcPrChange>
          </w:tcPr>
          <w:p>
            <w:pPr>
              <w:widowControl/>
              <w:jc w:val="center"/>
              <w:textAlignment w:val="center"/>
              <w:rPr>
                <w:rFonts w:hint="eastAsia" w:ascii="宋体" w:hAnsi="宋体" w:eastAsia="宋体" w:cs="宋体"/>
                <w:color w:val="000000"/>
                <w:kern w:val="0"/>
                <w:sz w:val="21"/>
                <w:szCs w:val="21"/>
                <w:lang w:bidi="ar"/>
              </w:rPr>
            </w:pPr>
          </w:p>
        </w:tc>
        <w:tc>
          <w:tcPr>
            <w:tcW w:w="3298" w:type="pct"/>
            <w:vAlign w:val="center"/>
            <w:tcPrChange w:id="608" w:author="王秀子" w:date="2023-07-06T10:28:58Z">
              <w:tcPr>
                <w:tcW w:w="3297" w:type="pct"/>
                <w:vAlign w:val="center"/>
              </w:tcPr>
            </w:tcPrChange>
          </w:tcPr>
          <w:p>
            <w:pPr>
              <w:widowControl/>
              <w:textAlignment w:val="center"/>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3.内部设置置物隔层，所有拉手为隐藏或暗拉手；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609" w:author="王秀子" w:date="2023-07-06T10:28:58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trHeight w:val="543" w:hRule="atLeast"/>
          <w:trPrChange w:id="609" w:author="王秀子" w:date="2023-07-06T10:28:58Z">
            <w:trPr>
              <w:trHeight w:val="543" w:hRule="atLeast"/>
            </w:trPr>
          </w:trPrChange>
        </w:trPr>
        <w:tc>
          <w:tcPr>
            <w:tcW w:w="531" w:type="pct"/>
            <w:vMerge w:val="continue"/>
            <w:vAlign w:val="center"/>
            <w:tcPrChange w:id="610" w:author="王秀子" w:date="2023-07-06T10:28:58Z">
              <w:tcPr>
                <w:tcW w:w="531" w:type="pct"/>
                <w:vMerge w:val="continue"/>
                <w:vAlign w:val="center"/>
              </w:tcPr>
            </w:tcPrChange>
          </w:tcPr>
          <w:p>
            <w:pPr>
              <w:widowControl/>
              <w:jc w:val="left"/>
              <w:textAlignment w:val="center"/>
              <w:rPr>
                <w:rFonts w:hint="eastAsia" w:ascii="宋体" w:hAnsi="宋体" w:eastAsia="宋体" w:cs="宋体"/>
                <w:color w:val="000000"/>
                <w:kern w:val="0"/>
                <w:sz w:val="21"/>
                <w:szCs w:val="21"/>
                <w:lang w:bidi="ar"/>
              </w:rPr>
            </w:pPr>
          </w:p>
        </w:tc>
        <w:tc>
          <w:tcPr>
            <w:tcW w:w="1170" w:type="pct"/>
            <w:vMerge w:val="continue"/>
            <w:vAlign w:val="center"/>
            <w:tcPrChange w:id="611" w:author="王秀子" w:date="2023-07-06T10:28:58Z">
              <w:tcPr>
                <w:tcW w:w="1170" w:type="pct"/>
                <w:vMerge w:val="continue"/>
                <w:vAlign w:val="center"/>
              </w:tcPr>
            </w:tcPrChange>
          </w:tcPr>
          <w:p>
            <w:pPr>
              <w:widowControl/>
              <w:jc w:val="center"/>
              <w:textAlignment w:val="center"/>
              <w:rPr>
                <w:rFonts w:hint="eastAsia" w:ascii="宋体" w:hAnsi="宋体" w:eastAsia="宋体" w:cs="宋体"/>
                <w:color w:val="000000"/>
                <w:kern w:val="0"/>
                <w:sz w:val="21"/>
                <w:szCs w:val="21"/>
                <w:lang w:bidi="ar"/>
              </w:rPr>
            </w:pPr>
          </w:p>
        </w:tc>
        <w:tc>
          <w:tcPr>
            <w:tcW w:w="3298" w:type="pct"/>
            <w:vAlign w:val="center"/>
            <w:tcPrChange w:id="612" w:author="王秀子" w:date="2023-07-06T10:28:58Z">
              <w:tcPr>
                <w:tcW w:w="3297" w:type="pct"/>
                <w:vAlign w:val="center"/>
              </w:tcPr>
            </w:tcPrChange>
          </w:tcPr>
          <w:p>
            <w:pPr>
              <w:widowControl/>
              <w:textAlignment w:val="center"/>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4.钢制部件须经过酸洗、磷化、钝化，焊接无灰渣、气孔焊瘤；无脱焊、虚焊、焊穿；精细打磨，光洁平整。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613" w:author="王秀子" w:date="2023-07-06T10:28:58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trHeight w:val="470" w:hRule="atLeast"/>
          <w:trPrChange w:id="613" w:author="王秀子" w:date="2023-07-06T10:28:58Z">
            <w:trPr>
              <w:trHeight w:val="470" w:hRule="atLeast"/>
            </w:trPr>
          </w:trPrChange>
        </w:trPr>
        <w:tc>
          <w:tcPr>
            <w:tcW w:w="531" w:type="pct"/>
            <w:vAlign w:val="center"/>
            <w:tcPrChange w:id="614" w:author="王秀子" w:date="2023-07-06T10:28:58Z">
              <w:tcPr>
                <w:tcW w:w="531" w:type="pct"/>
                <w:vAlign w:val="center"/>
              </w:tcPr>
            </w:tcPrChange>
          </w:tcPr>
          <w:p>
            <w:pPr>
              <w:widowControl/>
              <w:jc w:val="center"/>
              <w:textAlignment w:val="center"/>
              <w:rPr>
                <w:rFonts w:hint="eastAsia" w:ascii="宋体" w:hAnsi="宋体" w:eastAsia="宋体" w:cs="宋体"/>
                <w:sz w:val="21"/>
                <w:szCs w:val="21"/>
              </w:rPr>
            </w:pPr>
            <w:r>
              <w:rPr>
                <w:rFonts w:hint="eastAsia" w:ascii="宋体" w:hAnsi="宋体" w:eastAsia="宋体" w:cs="宋体"/>
                <w:color w:val="000000"/>
                <w:kern w:val="0"/>
                <w:sz w:val="21"/>
                <w:szCs w:val="21"/>
                <w:lang w:bidi="ar"/>
              </w:rPr>
              <w:t>45</w:t>
            </w:r>
          </w:p>
        </w:tc>
        <w:tc>
          <w:tcPr>
            <w:tcW w:w="1170" w:type="pct"/>
            <w:vAlign w:val="center"/>
            <w:tcPrChange w:id="615" w:author="王秀子" w:date="2023-07-06T10:28:58Z">
              <w:tcPr>
                <w:tcW w:w="1170" w:type="pct"/>
                <w:vAlign w:val="center"/>
              </w:tcPr>
            </w:tcPrChange>
          </w:tcPr>
          <w:p>
            <w:pPr>
              <w:widowControl/>
              <w:jc w:val="center"/>
              <w:textAlignment w:val="center"/>
              <w:rPr>
                <w:rFonts w:hint="eastAsia" w:ascii="宋体" w:hAnsi="宋体" w:eastAsia="宋体" w:cs="宋体"/>
                <w:sz w:val="21"/>
                <w:szCs w:val="21"/>
              </w:rPr>
            </w:pPr>
            <w:r>
              <w:rPr>
                <w:rFonts w:hint="eastAsia" w:ascii="宋体" w:hAnsi="宋体" w:eastAsia="宋体" w:cs="宋体"/>
                <w:sz w:val="21"/>
                <w:szCs w:val="21"/>
              </w:rPr>
              <w:t>落地镜</w:t>
            </w:r>
          </w:p>
          <w:p>
            <w:pPr>
              <w:widowControl w:val="0"/>
              <w:spacing w:line="360" w:lineRule="auto"/>
              <w:jc w:val="center"/>
              <w:rPr>
                <w:rFonts w:hint="eastAsia" w:ascii="宋体" w:hAnsi="宋体" w:eastAsia="宋体" w:cs="宋体"/>
                <w:b/>
                <w:bCs/>
                <w:kern w:val="2"/>
                <w:sz w:val="21"/>
                <w:szCs w:val="21"/>
                <w:lang w:val="en-US" w:eastAsia="zh-CN" w:bidi="ar-SA"/>
              </w:rPr>
            </w:pPr>
            <w:r>
              <w:rPr>
                <w:rFonts w:hint="eastAsia" w:ascii="宋体" w:hAnsi="宋体" w:eastAsia="宋体" w:cs="宋体"/>
                <w:b/>
                <w:bCs/>
                <w:kern w:val="2"/>
                <w:sz w:val="21"/>
                <w:szCs w:val="21"/>
                <w:lang w:val="en-US" w:eastAsia="zh-CN" w:bidi="ar-SA"/>
              </w:rPr>
              <w:drawing>
                <wp:inline distT="0" distB="0" distL="114300" distR="114300">
                  <wp:extent cx="701675" cy="798830"/>
                  <wp:effectExtent l="0" t="0" r="14605" b="8890"/>
                  <wp:docPr id="214196"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96" name="图片 35"/>
                          <pic:cNvPicPr>
                            <a:picLocks noChangeAspect="1"/>
                          </pic:cNvPicPr>
                        </pic:nvPicPr>
                        <pic:blipFill>
                          <a:blip r:embed="rId50"/>
                          <a:srcRect l="10925"/>
                          <a:stretch>
                            <a:fillRect/>
                          </a:stretch>
                        </pic:blipFill>
                        <pic:spPr>
                          <a:xfrm>
                            <a:off x="0" y="0"/>
                            <a:ext cx="701675" cy="798830"/>
                          </a:xfrm>
                          <a:prstGeom prst="rect">
                            <a:avLst/>
                          </a:prstGeom>
                          <a:noFill/>
                          <a:ln w="9525">
                            <a:noFill/>
                          </a:ln>
                        </pic:spPr>
                      </pic:pic>
                    </a:graphicData>
                  </a:graphic>
                </wp:inline>
              </w:drawing>
            </w:r>
          </w:p>
        </w:tc>
        <w:tc>
          <w:tcPr>
            <w:tcW w:w="3298" w:type="pct"/>
            <w:vAlign w:val="center"/>
            <w:tcPrChange w:id="616" w:author="王秀子" w:date="2023-07-06T10:28:58Z">
              <w:tcPr>
                <w:tcW w:w="3297" w:type="pct"/>
                <w:vAlign w:val="center"/>
              </w:tcPr>
            </w:tcPrChange>
          </w:tcPr>
          <w:p>
            <w:pPr>
              <w:widowControl/>
              <w:jc w:val="left"/>
              <w:textAlignment w:val="center"/>
              <w:rPr>
                <w:rFonts w:hint="eastAsia" w:ascii="宋体" w:hAnsi="宋体" w:eastAsia="宋体" w:cs="宋体"/>
                <w:sz w:val="21"/>
                <w:szCs w:val="21"/>
              </w:rPr>
            </w:pPr>
            <w:r>
              <w:rPr>
                <w:rFonts w:hint="eastAsia" w:ascii="宋体" w:hAnsi="宋体" w:eastAsia="宋体" w:cs="宋体"/>
                <w:color w:val="000000"/>
                <w:kern w:val="0"/>
                <w:sz w:val="21"/>
                <w:szCs w:val="21"/>
                <w:lang w:bidi="ar"/>
              </w:rPr>
              <w:t>镜子采用玻璃材质；支架采用弓形脚支撑，造型简约时尚。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617" w:author="王秀子" w:date="2023-07-06T10:28:58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trHeight w:val="712" w:hRule="atLeast"/>
          <w:trPrChange w:id="617" w:author="王秀子" w:date="2023-07-06T10:28:58Z">
            <w:trPr>
              <w:trHeight w:val="712" w:hRule="atLeast"/>
            </w:trPr>
          </w:trPrChange>
        </w:trPr>
        <w:tc>
          <w:tcPr>
            <w:tcW w:w="531" w:type="pct"/>
            <w:vMerge w:val="restart"/>
            <w:vAlign w:val="center"/>
            <w:tcPrChange w:id="618" w:author="王秀子" w:date="2023-07-06T10:28:58Z">
              <w:tcPr>
                <w:tcW w:w="531" w:type="pct"/>
                <w:vMerge w:val="restart"/>
                <w:vAlign w:val="center"/>
              </w:tcPr>
            </w:tcPrChange>
          </w:tcPr>
          <w:p>
            <w:pPr>
              <w:widowControl/>
              <w:jc w:val="center"/>
              <w:textAlignment w:val="center"/>
              <w:rPr>
                <w:rFonts w:hint="eastAsia" w:ascii="宋体" w:hAnsi="宋体" w:eastAsia="宋体" w:cs="宋体"/>
                <w:sz w:val="21"/>
                <w:szCs w:val="21"/>
              </w:rPr>
            </w:pPr>
            <w:r>
              <w:rPr>
                <w:rFonts w:hint="eastAsia" w:ascii="宋体" w:hAnsi="宋体" w:eastAsia="宋体" w:cs="宋体"/>
                <w:color w:val="000000"/>
                <w:kern w:val="0"/>
                <w:sz w:val="21"/>
                <w:szCs w:val="21"/>
                <w:lang w:bidi="ar"/>
              </w:rPr>
              <w:t>46</w:t>
            </w:r>
          </w:p>
        </w:tc>
        <w:tc>
          <w:tcPr>
            <w:tcW w:w="1170" w:type="pct"/>
            <w:vMerge w:val="restart"/>
            <w:vAlign w:val="center"/>
            <w:tcPrChange w:id="619" w:author="王秀子" w:date="2023-07-06T10:28:58Z">
              <w:tcPr>
                <w:tcW w:w="1170" w:type="pct"/>
                <w:vMerge w:val="restart"/>
                <w:vAlign w:val="center"/>
              </w:tcPr>
            </w:tcPrChange>
          </w:tcPr>
          <w:p>
            <w:pPr>
              <w:widowControl/>
              <w:jc w:val="center"/>
              <w:textAlignment w:val="center"/>
              <w:rPr>
                <w:rFonts w:hint="eastAsia" w:ascii="宋体" w:hAnsi="宋体" w:eastAsia="宋体" w:cs="宋体"/>
                <w:sz w:val="21"/>
                <w:szCs w:val="21"/>
              </w:rPr>
            </w:pPr>
            <w:r>
              <w:rPr>
                <w:rFonts w:hint="eastAsia" w:ascii="宋体" w:hAnsi="宋体" w:eastAsia="宋体" w:cs="宋体"/>
                <w:sz w:val="21"/>
                <w:szCs w:val="21"/>
              </w:rPr>
              <w:t>多功能会议桌（大会议室）</w:t>
            </w:r>
          </w:p>
          <w:p>
            <w:pPr>
              <w:widowControl w:val="0"/>
              <w:spacing w:line="360" w:lineRule="auto"/>
              <w:jc w:val="both"/>
              <w:rPr>
                <w:rFonts w:hint="eastAsia" w:ascii="宋体" w:hAnsi="宋体" w:eastAsia="宋体" w:cs="宋体"/>
                <w:b/>
                <w:bCs/>
                <w:kern w:val="2"/>
                <w:sz w:val="21"/>
                <w:szCs w:val="21"/>
                <w:lang w:val="en-US" w:eastAsia="zh-CN" w:bidi="ar-SA"/>
              </w:rPr>
            </w:pPr>
          </w:p>
          <w:p>
            <w:pPr>
              <w:widowControl w:val="0"/>
              <w:spacing w:line="360" w:lineRule="auto"/>
              <w:jc w:val="center"/>
              <w:rPr>
                <w:rFonts w:hint="eastAsia" w:ascii="宋体" w:hAnsi="宋体" w:eastAsia="宋体" w:cs="宋体"/>
                <w:b/>
                <w:bCs/>
                <w:kern w:val="2"/>
                <w:sz w:val="21"/>
                <w:szCs w:val="21"/>
                <w:lang w:val="en-US" w:eastAsia="zh-CN" w:bidi="ar-SA"/>
              </w:rPr>
            </w:pPr>
            <w:r>
              <w:rPr>
                <w:rFonts w:hint="eastAsia" w:ascii="宋体" w:hAnsi="宋体" w:eastAsia="宋体" w:cs="宋体"/>
                <w:b/>
                <w:bCs/>
                <w:kern w:val="2"/>
                <w:sz w:val="21"/>
                <w:szCs w:val="21"/>
                <w:lang w:val="en-US" w:eastAsia="zh-CN" w:bidi="ar-SA"/>
              </w:rPr>
              <w:drawing>
                <wp:inline distT="0" distB="0" distL="114300" distR="114300">
                  <wp:extent cx="1009650" cy="229235"/>
                  <wp:effectExtent l="0" t="0" r="11430" b="14605"/>
                  <wp:docPr id="214225" name="图片 21" descr="C:\Users\admin\Desktop\图片17_副本.png图片17_副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25" name="图片 21" descr="C:\Users\admin\Desktop\图片17_副本.png图片17_副本"/>
                          <pic:cNvPicPr>
                            <a:picLocks noChangeAspect="1"/>
                          </pic:cNvPicPr>
                        </pic:nvPicPr>
                        <pic:blipFill>
                          <a:blip r:embed="rId51"/>
                          <a:stretch>
                            <a:fillRect/>
                          </a:stretch>
                        </pic:blipFill>
                        <pic:spPr>
                          <a:xfrm>
                            <a:off x="0" y="0"/>
                            <a:ext cx="1009650" cy="229235"/>
                          </a:xfrm>
                          <a:prstGeom prst="rect">
                            <a:avLst/>
                          </a:prstGeom>
                          <a:noFill/>
                          <a:ln w="9525">
                            <a:noFill/>
                          </a:ln>
                        </pic:spPr>
                      </pic:pic>
                    </a:graphicData>
                  </a:graphic>
                </wp:inline>
              </w:drawing>
            </w:r>
          </w:p>
        </w:tc>
        <w:tc>
          <w:tcPr>
            <w:tcW w:w="3298" w:type="pct"/>
            <w:vAlign w:val="center"/>
            <w:tcPrChange w:id="620" w:author="王秀子" w:date="2023-07-06T10:28:58Z">
              <w:tcPr>
                <w:tcW w:w="3297" w:type="pct"/>
                <w:vAlign w:val="center"/>
              </w:tcPr>
            </w:tcPrChange>
          </w:tcPr>
          <w:p>
            <w:pPr>
              <w:widowControl/>
              <w:jc w:val="left"/>
              <w:textAlignment w:val="center"/>
              <w:rPr>
                <w:rFonts w:hint="eastAsia" w:ascii="宋体" w:hAnsi="宋体" w:eastAsia="宋体" w:cs="宋体"/>
                <w:sz w:val="21"/>
                <w:szCs w:val="21"/>
              </w:rPr>
            </w:pPr>
            <w:r>
              <w:rPr>
                <w:rFonts w:hint="eastAsia" w:ascii="宋体" w:hAnsi="宋体" w:eastAsia="宋体" w:cs="宋体"/>
                <w:color w:val="000000"/>
                <w:kern w:val="0"/>
                <w:sz w:val="21"/>
                <w:szCs w:val="21"/>
                <w:lang w:bidi="ar"/>
              </w:rPr>
              <w:t>1.规格：（W14800*D3000*H750）mm±15mm，根据现场实测定制尺寸；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621" w:author="王秀子" w:date="2023-07-06T10:28:58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trHeight w:val="1415" w:hRule="atLeast"/>
          <w:trPrChange w:id="621" w:author="王秀子" w:date="2023-07-06T10:28:58Z">
            <w:trPr>
              <w:trHeight w:val="1415" w:hRule="atLeast"/>
            </w:trPr>
          </w:trPrChange>
        </w:trPr>
        <w:tc>
          <w:tcPr>
            <w:tcW w:w="531" w:type="pct"/>
            <w:vMerge w:val="continue"/>
            <w:vAlign w:val="center"/>
            <w:tcPrChange w:id="622" w:author="王秀子" w:date="2023-07-06T10:28:58Z">
              <w:tcPr>
                <w:tcW w:w="531" w:type="pct"/>
                <w:vMerge w:val="continue"/>
                <w:vAlign w:val="center"/>
              </w:tcPr>
            </w:tcPrChange>
          </w:tcPr>
          <w:p>
            <w:pPr>
              <w:widowControl/>
              <w:jc w:val="left"/>
              <w:textAlignment w:val="center"/>
              <w:rPr>
                <w:rFonts w:hint="eastAsia" w:ascii="宋体" w:hAnsi="宋体" w:eastAsia="宋体" w:cs="宋体"/>
                <w:sz w:val="21"/>
                <w:szCs w:val="21"/>
              </w:rPr>
            </w:pPr>
          </w:p>
        </w:tc>
        <w:tc>
          <w:tcPr>
            <w:tcW w:w="1170" w:type="pct"/>
            <w:vMerge w:val="continue"/>
            <w:vAlign w:val="center"/>
            <w:tcPrChange w:id="623" w:author="王秀子" w:date="2023-07-06T10:28:58Z">
              <w:tcPr>
                <w:tcW w:w="1170" w:type="pct"/>
                <w:vMerge w:val="continue"/>
                <w:vAlign w:val="center"/>
              </w:tcPr>
            </w:tcPrChange>
          </w:tcPr>
          <w:p>
            <w:pPr>
              <w:widowControl/>
              <w:jc w:val="left"/>
              <w:textAlignment w:val="center"/>
              <w:rPr>
                <w:rFonts w:hint="eastAsia" w:ascii="宋体" w:hAnsi="宋体" w:eastAsia="宋体" w:cs="宋体"/>
                <w:sz w:val="21"/>
                <w:szCs w:val="21"/>
              </w:rPr>
            </w:pPr>
          </w:p>
        </w:tc>
        <w:tc>
          <w:tcPr>
            <w:tcW w:w="3298" w:type="pct"/>
            <w:vAlign w:val="center"/>
            <w:tcPrChange w:id="624" w:author="王秀子" w:date="2023-07-06T10:28:58Z">
              <w:tcPr>
                <w:tcW w:w="3297" w:type="pct"/>
                <w:vAlign w:val="center"/>
              </w:tcPr>
            </w:tcPrChange>
          </w:tcPr>
          <w:p>
            <w:pPr>
              <w:widowControl/>
              <w:jc w:val="left"/>
              <w:textAlignment w:val="center"/>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2.基材采用符合国家环保标准E1级或更优的中密度纤维板基材；绿色环保产品甲醛释放量0.124mg/m³,符合E1环保级标准。贴面用材采用AAA级木皮贴面，木皮厚度0.6mm。水性油漆。封边：采用实木木皮封边。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625" w:author="王秀子" w:date="2023-07-06T10:28:58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trHeight w:val="682" w:hRule="atLeast"/>
          <w:trPrChange w:id="625" w:author="王秀子" w:date="2023-07-06T10:28:58Z">
            <w:trPr>
              <w:trHeight w:val="682" w:hRule="atLeast"/>
            </w:trPr>
          </w:trPrChange>
        </w:trPr>
        <w:tc>
          <w:tcPr>
            <w:tcW w:w="531" w:type="pct"/>
            <w:vMerge w:val="continue"/>
            <w:vAlign w:val="center"/>
            <w:tcPrChange w:id="626" w:author="王秀子" w:date="2023-07-06T10:28:58Z">
              <w:tcPr>
                <w:tcW w:w="531" w:type="pct"/>
                <w:vMerge w:val="continue"/>
                <w:vAlign w:val="center"/>
              </w:tcPr>
            </w:tcPrChange>
          </w:tcPr>
          <w:p>
            <w:pPr>
              <w:widowControl/>
              <w:jc w:val="left"/>
              <w:textAlignment w:val="center"/>
              <w:rPr>
                <w:rFonts w:hint="eastAsia" w:ascii="宋体" w:hAnsi="宋体" w:eastAsia="宋体" w:cs="宋体"/>
                <w:color w:val="000000"/>
                <w:kern w:val="0"/>
                <w:sz w:val="21"/>
                <w:szCs w:val="21"/>
                <w:lang w:bidi="ar"/>
              </w:rPr>
            </w:pPr>
          </w:p>
        </w:tc>
        <w:tc>
          <w:tcPr>
            <w:tcW w:w="1170" w:type="pct"/>
            <w:vMerge w:val="continue"/>
            <w:vAlign w:val="center"/>
            <w:tcPrChange w:id="627" w:author="王秀子" w:date="2023-07-06T10:28:58Z">
              <w:tcPr>
                <w:tcW w:w="1170" w:type="pct"/>
                <w:vMerge w:val="continue"/>
                <w:vAlign w:val="center"/>
              </w:tcPr>
            </w:tcPrChange>
          </w:tcPr>
          <w:p>
            <w:pPr>
              <w:widowControl/>
              <w:jc w:val="left"/>
              <w:textAlignment w:val="center"/>
              <w:rPr>
                <w:rFonts w:hint="eastAsia" w:ascii="宋体" w:hAnsi="宋体" w:eastAsia="宋体" w:cs="宋体"/>
                <w:color w:val="000000"/>
                <w:kern w:val="0"/>
                <w:sz w:val="21"/>
                <w:szCs w:val="21"/>
                <w:lang w:bidi="ar"/>
              </w:rPr>
            </w:pPr>
          </w:p>
        </w:tc>
        <w:tc>
          <w:tcPr>
            <w:tcW w:w="3298" w:type="pct"/>
            <w:vAlign w:val="center"/>
            <w:tcPrChange w:id="628" w:author="王秀子" w:date="2023-07-06T10:28:58Z">
              <w:tcPr>
                <w:tcW w:w="3297" w:type="pct"/>
                <w:vAlign w:val="center"/>
              </w:tcPr>
            </w:tcPrChange>
          </w:tcPr>
          <w:p>
            <w:pPr>
              <w:widowControl/>
              <w:jc w:val="left"/>
              <w:textAlignment w:val="center"/>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3.配件：采用五金配件；按生产图纸为准；可根据实际情况预留麦孔尺寸和翻线盒。</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629" w:author="王秀子" w:date="2023-07-06T10:28:58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trHeight w:val="682" w:hRule="atLeast"/>
          <w:trPrChange w:id="629" w:author="王秀子" w:date="2023-07-06T10:28:58Z">
            <w:trPr>
              <w:trHeight w:val="682" w:hRule="atLeast"/>
            </w:trPr>
          </w:trPrChange>
        </w:trPr>
        <w:tc>
          <w:tcPr>
            <w:tcW w:w="531" w:type="pct"/>
            <w:vMerge w:val="continue"/>
            <w:vAlign w:val="center"/>
            <w:tcPrChange w:id="630" w:author="王秀子" w:date="2023-07-06T10:28:58Z">
              <w:tcPr>
                <w:tcW w:w="531" w:type="pct"/>
                <w:vMerge w:val="continue"/>
                <w:vAlign w:val="center"/>
              </w:tcPr>
            </w:tcPrChange>
          </w:tcPr>
          <w:p>
            <w:pPr>
              <w:widowControl/>
              <w:jc w:val="left"/>
              <w:textAlignment w:val="center"/>
              <w:rPr>
                <w:rFonts w:hint="eastAsia" w:ascii="宋体" w:hAnsi="宋体" w:eastAsia="宋体" w:cs="宋体"/>
                <w:color w:val="000000"/>
                <w:kern w:val="0"/>
                <w:sz w:val="21"/>
                <w:szCs w:val="21"/>
                <w:lang w:bidi="ar"/>
              </w:rPr>
            </w:pPr>
          </w:p>
        </w:tc>
        <w:tc>
          <w:tcPr>
            <w:tcW w:w="1170" w:type="pct"/>
            <w:vMerge w:val="continue"/>
            <w:vAlign w:val="center"/>
            <w:tcPrChange w:id="631" w:author="王秀子" w:date="2023-07-06T10:28:58Z">
              <w:tcPr>
                <w:tcW w:w="1170" w:type="pct"/>
                <w:vMerge w:val="continue"/>
                <w:vAlign w:val="center"/>
              </w:tcPr>
            </w:tcPrChange>
          </w:tcPr>
          <w:p>
            <w:pPr>
              <w:widowControl/>
              <w:jc w:val="left"/>
              <w:textAlignment w:val="center"/>
              <w:rPr>
                <w:rFonts w:hint="eastAsia" w:ascii="宋体" w:hAnsi="宋体" w:eastAsia="宋体" w:cs="宋体"/>
                <w:color w:val="000000"/>
                <w:kern w:val="0"/>
                <w:sz w:val="21"/>
                <w:szCs w:val="21"/>
                <w:lang w:bidi="ar"/>
              </w:rPr>
            </w:pPr>
          </w:p>
        </w:tc>
        <w:tc>
          <w:tcPr>
            <w:tcW w:w="3298" w:type="pct"/>
            <w:vAlign w:val="center"/>
            <w:tcPrChange w:id="632" w:author="王秀子" w:date="2023-07-06T10:28:58Z">
              <w:tcPr>
                <w:tcW w:w="3297" w:type="pct"/>
                <w:vAlign w:val="center"/>
              </w:tcPr>
            </w:tcPrChange>
          </w:tcPr>
          <w:p>
            <w:pPr>
              <w:widowControl/>
              <w:jc w:val="left"/>
              <w:textAlignment w:val="center"/>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4</w:t>
            </w:r>
            <w:commentRangeStart w:id="47"/>
            <w:r>
              <w:rPr>
                <w:rFonts w:hint="eastAsia" w:ascii="宋体" w:hAnsi="宋体" w:eastAsia="宋体" w:cs="宋体"/>
                <w:color w:val="000000"/>
                <w:kern w:val="0"/>
                <w:sz w:val="21"/>
                <w:szCs w:val="21"/>
                <w:lang w:val="en-US" w:eastAsia="zh-CN" w:bidi="ar"/>
              </w:rPr>
              <w:t>.会议音响系统：</w:t>
            </w:r>
            <w:commentRangeEnd w:id="47"/>
            <w:r>
              <w:commentReference w:id="47"/>
            </w:r>
            <w:r>
              <w:rPr>
                <w:rFonts w:hint="eastAsia" w:ascii="宋体" w:hAnsi="宋体" w:eastAsia="宋体" w:cs="宋体"/>
                <w:color w:val="000000"/>
                <w:kern w:val="0"/>
                <w:sz w:val="21"/>
                <w:szCs w:val="21"/>
                <w:lang w:val="en-US" w:eastAsia="zh-CN" w:bidi="ar"/>
              </w:rPr>
              <w:t>会议音箱额定功率不小于200W；峰值功率不小于800W；</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633" w:author="王秀子" w:date="2023-07-06T10:28:58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trHeight w:val="682" w:hRule="atLeast"/>
          <w:trPrChange w:id="633" w:author="王秀子" w:date="2023-07-06T10:28:58Z">
            <w:trPr>
              <w:trHeight w:val="682" w:hRule="atLeast"/>
            </w:trPr>
          </w:trPrChange>
        </w:trPr>
        <w:tc>
          <w:tcPr>
            <w:tcW w:w="531" w:type="pct"/>
            <w:vMerge w:val="continue"/>
            <w:vAlign w:val="center"/>
            <w:tcPrChange w:id="634" w:author="王秀子" w:date="2023-07-06T10:28:58Z">
              <w:tcPr>
                <w:tcW w:w="531" w:type="pct"/>
                <w:vMerge w:val="continue"/>
                <w:vAlign w:val="center"/>
              </w:tcPr>
            </w:tcPrChange>
          </w:tcPr>
          <w:p>
            <w:pPr>
              <w:widowControl/>
              <w:jc w:val="left"/>
              <w:textAlignment w:val="center"/>
              <w:rPr>
                <w:rFonts w:hint="eastAsia" w:ascii="宋体" w:hAnsi="宋体" w:eastAsia="宋体" w:cs="宋体"/>
                <w:color w:val="000000"/>
                <w:kern w:val="0"/>
                <w:sz w:val="21"/>
                <w:szCs w:val="21"/>
                <w:lang w:bidi="ar"/>
              </w:rPr>
            </w:pPr>
          </w:p>
        </w:tc>
        <w:tc>
          <w:tcPr>
            <w:tcW w:w="1170" w:type="pct"/>
            <w:vMerge w:val="continue"/>
            <w:vAlign w:val="center"/>
            <w:tcPrChange w:id="635" w:author="王秀子" w:date="2023-07-06T10:28:58Z">
              <w:tcPr>
                <w:tcW w:w="1170" w:type="pct"/>
                <w:vMerge w:val="continue"/>
                <w:vAlign w:val="center"/>
              </w:tcPr>
            </w:tcPrChange>
          </w:tcPr>
          <w:p>
            <w:pPr>
              <w:widowControl/>
              <w:jc w:val="left"/>
              <w:textAlignment w:val="center"/>
              <w:rPr>
                <w:rFonts w:hint="eastAsia" w:ascii="宋体" w:hAnsi="宋体" w:eastAsia="宋体" w:cs="宋体"/>
                <w:color w:val="000000"/>
                <w:kern w:val="0"/>
                <w:sz w:val="21"/>
                <w:szCs w:val="21"/>
                <w:lang w:bidi="ar"/>
              </w:rPr>
            </w:pPr>
          </w:p>
        </w:tc>
        <w:tc>
          <w:tcPr>
            <w:tcW w:w="3298" w:type="pct"/>
            <w:vAlign w:val="top"/>
            <w:tcPrChange w:id="636" w:author="王秀子" w:date="2023-07-06T10:28:58Z">
              <w:tcPr>
                <w:tcW w:w="3297" w:type="pct"/>
                <w:vAlign w:val="top"/>
              </w:tcPr>
            </w:tcPrChange>
          </w:tcPr>
          <w:p>
            <w:pPr>
              <w:widowControl/>
              <w:jc w:val="left"/>
              <w:textAlignment w:val="center"/>
              <w:rPr>
                <w:rFonts w:hint="eastAsia" w:ascii="宋体" w:hAnsi="宋体" w:eastAsia="宋体" w:cs="宋体"/>
                <w:b/>
                <w:bCs/>
                <w:color w:val="FF0000"/>
                <w:kern w:val="0"/>
                <w:sz w:val="21"/>
                <w:szCs w:val="21"/>
                <w:lang w:val="en-US" w:eastAsia="zh-CN" w:bidi="ar"/>
              </w:rPr>
            </w:pPr>
            <w:r>
              <w:rPr>
                <w:rFonts w:hint="eastAsia" w:ascii="宋体" w:hAnsi="宋体" w:eastAsia="宋体" w:cs="宋体"/>
                <w:b/>
                <w:bCs/>
                <w:color w:val="FF0000"/>
                <w:kern w:val="0"/>
                <w:sz w:val="21"/>
                <w:szCs w:val="21"/>
                <w:lang w:bidi="ar"/>
              </w:rPr>
              <w:t>▲</w:t>
            </w:r>
            <w:r>
              <w:rPr>
                <w:rFonts w:hint="eastAsia" w:ascii="宋体" w:hAnsi="宋体" w:eastAsia="宋体" w:cs="宋体"/>
                <w:b/>
                <w:bCs/>
                <w:color w:val="FF0000"/>
                <w:kern w:val="0"/>
                <w:sz w:val="21"/>
                <w:szCs w:val="21"/>
                <w:lang w:val="en-US" w:eastAsia="zh-CN" w:bidi="ar"/>
              </w:rPr>
              <w:t>5.</w:t>
            </w:r>
            <w:r>
              <w:rPr>
                <w:rFonts w:hint="eastAsia" w:ascii="宋体" w:hAnsi="宋体" w:eastAsia="宋体" w:cs="宋体"/>
                <w:b/>
                <w:bCs/>
                <w:color w:val="FF0000"/>
                <w:kern w:val="0"/>
                <w:sz w:val="21"/>
                <w:szCs w:val="21"/>
                <w:lang w:bidi="ar"/>
              </w:rPr>
              <w:t>功放内置不小于6路220V电源时序输出插座；功放具有远程控制端口，支持有线和无线远程控制该功放和内置的不小于六路电源时序输出开关机；（</w:t>
            </w:r>
            <w:commentRangeStart w:id="48"/>
            <w:r>
              <w:rPr>
                <w:rFonts w:hint="eastAsia" w:ascii="宋体" w:hAnsi="宋体" w:eastAsia="宋体" w:cs="宋体"/>
                <w:b/>
                <w:bCs/>
                <w:color w:val="FF0000"/>
                <w:kern w:val="0"/>
                <w:sz w:val="21"/>
                <w:szCs w:val="21"/>
                <w:lang w:bidi="ar"/>
              </w:rPr>
              <w:t>提供具有CMA认证的检测机构出具的功能性检测报告扫描件</w:t>
            </w:r>
            <w:commentRangeEnd w:id="48"/>
            <w:r>
              <w:commentReference w:id="48"/>
            </w:r>
            <w:r>
              <w:rPr>
                <w:rFonts w:hint="eastAsia" w:ascii="宋体" w:hAnsi="宋体" w:eastAsia="宋体" w:cs="宋体"/>
                <w:b/>
                <w:bCs/>
                <w:color w:val="FF0000"/>
                <w:kern w:val="0"/>
                <w:sz w:val="21"/>
                <w:szCs w:val="21"/>
                <w:lang w:bidi="ar"/>
              </w:rPr>
              <w:t>，原件备查；</w:t>
            </w:r>
            <w:commentRangeStart w:id="49"/>
            <w:r>
              <w:rPr>
                <w:rFonts w:hint="eastAsia" w:ascii="宋体" w:hAnsi="宋体" w:eastAsia="宋体" w:cs="宋体"/>
                <w:b/>
                <w:bCs/>
                <w:color w:val="FF0000"/>
                <w:kern w:val="0"/>
                <w:sz w:val="21"/>
                <w:szCs w:val="21"/>
                <w:lang w:bidi="ar"/>
              </w:rPr>
              <w:t>提供检测报告查询截图及链接</w:t>
            </w:r>
            <w:commentRangeEnd w:id="49"/>
            <w:r>
              <w:commentReference w:id="49"/>
            </w:r>
            <w:r>
              <w:rPr>
                <w:rFonts w:hint="eastAsia" w:ascii="宋体" w:hAnsi="宋体" w:eastAsia="宋体" w:cs="宋体"/>
                <w:b/>
                <w:bCs/>
                <w:color w:val="FF0000"/>
                <w:kern w:val="0"/>
                <w:sz w:val="21"/>
                <w:szCs w:val="21"/>
                <w:lang w:bidi="ar"/>
              </w:rPr>
              <w:t>；检测报告中附有检测样品外观照）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637" w:author="王秀子" w:date="2023-07-06T10:28:58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trHeight w:val="682" w:hRule="atLeast"/>
          <w:trPrChange w:id="637" w:author="王秀子" w:date="2023-07-06T10:28:58Z">
            <w:trPr>
              <w:trHeight w:val="682" w:hRule="atLeast"/>
            </w:trPr>
          </w:trPrChange>
        </w:trPr>
        <w:tc>
          <w:tcPr>
            <w:tcW w:w="531" w:type="pct"/>
            <w:vMerge w:val="continue"/>
            <w:vAlign w:val="center"/>
            <w:tcPrChange w:id="638" w:author="王秀子" w:date="2023-07-06T10:28:58Z">
              <w:tcPr>
                <w:tcW w:w="531" w:type="pct"/>
                <w:vMerge w:val="continue"/>
                <w:vAlign w:val="center"/>
              </w:tcPr>
            </w:tcPrChange>
          </w:tcPr>
          <w:p>
            <w:pPr>
              <w:widowControl/>
              <w:jc w:val="left"/>
              <w:textAlignment w:val="center"/>
              <w:rPr>
                <w:rFonts w:hint="eastAsia" w:ascii="宋体" w:hAnsi="宋体" w:eastAsia="宋体" w:cs="宋体"/>
                <w:color w:val="000000"/>
                <w:kern w:val="0"/>
                <w:sz w:val="21"/>
                <w:szCs w:val="21"/>
                <w:lang w:bidi="ar"/>
              </w:rPr>
            </w:pPr>
          </w:p>
        </w:tc>
        <w:tc>
          <w:tcPr>
            <w:tcW w:w="1170" w:type="pct"/>
            <w:vMerge w:val="continue"/>
            <w:vAlign w:val="center"/>
            <w:tcPrChange w:id="639" w:author="王秀子" w:date="2023-07-06T10:28:58Z">
              <w:tcPr>
                <w:tcW w:w="1170" w:type="pct"/>
                <w:vMerge w:val="continue"/>
                <w:vAlign w:val="center"/>
              </w:tcPr>
            </w:tcPrChange>
          </w:tcPr>
          <w:p>
            <w:pPr>
              <w:widowControl/>
              <w:jc w:val="left"/>
              <w:textAlignment w:val="center"/>
              <w:rPr>
                <w:rFonts w:hint="eastAsia" w:ascii="宋体" w:hAnsi="宋体" w:eastAsia="宋体" w:cs="宋体"/>
                <w:color w:val="000000"/>
                <w:kern w:val="0"/>
                <w:sz w:val="21"/>
                <w:szCs w:val="21"/>
                <w:lang w:bidi="ar"/>
              </w:rPr>
            </w:pPr>
          </w:p>
        </w:tc>
        <w:tc>
          <w:tcPr>
            <w:tcW w:w="3298" w:type="pct"/>
            <w:vAlign w:val="top"/>
            <w:tcPrChange w:id="640" w:author="王秀子" w:date="2023-07-06T10:28:58Z">
              <w:tcPr>
                <w:tcW w:w="3297" w:type="pct"/>
                <w:vAlign w:val="top"/>
              </w:tcPr>
            </w:tcPrChange>
          </w:tcPr>
          <w:p>
            <w:pPr>
              <w:widowControl/>
              <w:jc w:val="left"/>
              <w:textAlignment w:val="center"/>
              <w:rPr>
                <w:rFonts w:hint="eastAsia" w:ascii="宋体" w:hAnsi="宋体" w:eastAsia="宋体" w:cs="宋体"/>
                <w:b/>
                <w:bCs/>
                <w:color w:val="FF0000"/>
                <w:kern w:val="0"/>
                <w:sz w:val="21"/>
                <w:szCs w:val="21"/>
                <w:lang w:val="en-US" w:eastAsia="zh-CN" w:bidi="ar"/>
              </w:rPr>
            </w:pPr>
            <w:r>
              <w:rPr>
                <w:rFonts w:hint="eastAsia" w:ascii="宋体" w:hAnsi="宋体" w:eastAsia="宋体" w:cs="宋体"/>
                <w:b/>
                <w:bCs/>
                <w:color w:val="FF0000"/>
                <w:kern w:val="0"/>
                <w:sz w:val="21"/>
                <w:szCs w:val="21"/>
                <w:lang w:bidi="ar"/>
              </w:rPr>
              <w:t>▲</w:t>
            </w:r>
            <w:r>
              <w:rPr>
                <w:rFonts w:hint="eastAsia" w:ascii="宋体" w:hAnsi="宋体" w:eastAsia="宋体" w:cs="宋体"/>
                <w:b/>
                <w:bCs/>
                <w:color w:val="FF0000"/>
                <w:kern w:val="0"/>
                <w:sz w:val="21"/>
                <w:szCs w:val="21"/>
                <w:lang w:val="en-US" w:eastAsia="zh-CN" w:bidi="ar"/>
              </w:rPr>
              <w:t>6.</w:t>
            </w:r>
            <w:r>
              <w:rPr>
                <w:rFonts w:hint="eastAsia" w:ascii="宋体" w:hAnsi="宋体" w:eastAsia="宋体" w:cs="宋体"/>
                <w:b/>
                <w:bCs/>
                <w:color w:val="FF0000"/>
                <w:kern w:val="0"/>
                <w:sz w:val="21"/>
                <w:szCs w:val="21"/>
                <w:lang w:bidi="ar"/>
              </w:rPr>
              <w:t>LCD显示不少于工作温度、日期、时间、工作电压；不少于2个日期时间参数设置按钮；（提供具有CMA认证的检测机构出具的功能性检测报告扫描件，原件备查；提供检测报告查询截图及链接；检测报告中附有检测样品外观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641" w:author="王秀子" w:date="2023-07-06T10:28:58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trHeight w:val="682" w:hRule="atLeast"/>
          <w:trPrChange w:id="641" w:author="王秀子" w:date="2023-07-06T10:28:58Z">
            <w:trPr>
              <w:trHeight w:val="682" w:hRule="atLeast"/>
            </w:trPr>
          </w:trPrChange>
        </w:trPr>
        <w:tc>
          <w:tcPr>
            <w:tcW w:w="531" w:type="pct"/>
            <w:vMerge w:val="continue"/>
            <w:vAlign w:val="center"/>
            <w:tcPrChange w:id="642" w:author="王秀子" w:date="2023-07-06T10:28:58Z">
              <w:tcPr>
                <w:tcW w:w="531" w:type="pct"/>
                <w:vMerge w:val="continue"/>
                <w:vAlign w:val="center"/>
              </w:tcPr>
            </w:tcPrChange>
          </w:tcPr>
          <w:p>
            <w:pPr>
              <w:widowControl/>
              <w:jc w:val="left"/>
              <w:textAlignment w:val="center"/>
              <w:rPr>
                <w:rFonts w:hint="eastAsia" w:ascii="宋体" w:hAnsi="宋体" w:eastAsia="宋体" w:cs="宋体"/>
                <w:color w:val="000000"/>
                <w:kern w:val="0"/>
                <w:sz w:val="21"/>
                <w:szCs w:val="21"/>
                <w:lang w:bidi="ar"/>
              </w:rPr>
            </w:pPr>
          </w:p>
        </w:tc>
        <w:tc>
          <w:tcPr>
            <w:tcW w:w="1170" w:type="pct"/>
            <w:vMerge w:val="continue"/>
            <w:vAlign w:val="center"/>
            <w:tcPrChange w:id="643" w:author="王秀子" w:date="2023-07-06T10:28:58Z">
              <w:tcPr>
                <w:tcW w:w="1170" w:type="pct"/>
                <w:vMerge w:val="continue"/>
                <w:vAlign w:val="center"/>
              </w:tcPr>
            </w:tcPrChange>
          </w:tcPr>
          <w:p>
            <w:pPr>
              <w:widowControl/>
              <w:jc w:val="left"/>
              <w:textAlignment w:val="center"/>
              <w:rPr>
                <w:rFonts w:hint="eastAsia" w:ascii="宋体" w:hAnsi="宋体" w:eastAsia="宋体" w:cs="宋体"/>
                <w:color w:val="000000"/>
                <w:kern w:val="0"/>
                <w:sz w:val="21"/>
                <w:szCs w:val="21"/>
                <w:lang w:bidi="ar"/>
              </w:rPr>
            </w:pPr>
          </w:p>
        </w:tc>
        <w:tc>
          <w:tcPr>
            <w:tcW w:w="3298" w:type="pct"/>
            <w:vAlign w:val="top"/>
            <w:tcPrChange w:id="644" w:author="王秀子" w:date="2023-07-06T10:28:58Z">
              <w:tcPr>
                <w:tcW w:w="3297" w:type="pct"/>
                <w:vAlign w:val="top"/>
              </w:tcPr>
            </w:tcPrChange>
          </w:tcPr>
          <w:p>
            <w:pPr>
              <w:widowControl/>
              <w:jc w:val="left"/>
              <w:textAlignment w:val="center"/>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7.前级处理器为了避免误操作，设备前面板采用</w:t>
            </w:r>
            <w:commentRangeStart w:id="50"/>
            <w:r>
              <w:rPr>
                <w:rFonts w:hint="eastAsia" w:ascii="宋体" w:hAnsi="宋体" w:eastAsia="宋体" w:cs="宋体"/>
                <w:color w:val="000000"/>
                <w:kern w:val="0"/>
                <w:sz w:val="21"/>
                <w:szCs w:val="21"/>
                <w:lang w:val="en-US" w:eastAsia="zh-CN" w:bidi="ar"/>
              </w:rPr>
              <w:t>独特的</w:t>
            </w:r>
            <w:commentRangeEnd w:id="50"/>
            <w:r>
              <w:commentReference w:id="50"/>
            </w:r>
            <w:r>
              <w:rPr>
                <w:rFonts w:hint="eastAsia" w:ascii="宋体" w:hAnsi="宋体" w:eastAsia="宋体" w:cs="宋体"/>
                <w:color w:val="000000"/>
                <w:kern w:val="0"/>
                <w:sz w:val="21"/>
                <w:szCs w:val="21"/>
                <w:lang w:val="en-US" w:eastAsia="zh-CN" w:bidi="ar"/>
              </w:rPr>
              <w:t>无旋钮设计，采用双位大数字显示音乐、效果、话筒音量；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645" w:author="王秀子" w:date="2023-07-06T10:28:58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trHeight w:val="682" w:hRule="atLeast"/>
          <w:trPrChange w:id="645" w:author="王秀子" w:date="2023-07-06T10:28:58Z">
            <w:trPr>
              <w:trHeight w:val="682" w:hRule="atLeast"/>
            </w:trPr>
          </w:trPrChange>
        </w:trPr>
        <w:tc>
          <w:tcPr>
            <w:tcW w:w="531" w:type="pct"/>
            <w:vMerge w:val="continue"/>
            <w:vAlign w:val="center"/>
            <w:tcPrChange w:id="646" w:author="王秀子" w:date="2023-07-06T10:28:58Z">
              <w:tcPr>
                <w:tcW w:w="531" w:type="pct"/>
                <w:vMerge w:val="continue"/>
                <w:vAlign w:val="center"/>
              </w:tcPr>
            </w:tcPrChange>
          </w:tcPr>
          <w:p>
            <w:pPr>
              <w:widowControl/>
              <w:jc w:val="left"/>
              <w:textAlignment w:val="center"/>
              <w:rPr>
                <w:rFonts w:hint="eastAsia" w:ascii="宋体" w:hAnsi="宋体" w:eastAsia="宋体" w:cs="宋体"/>
                <w:color w:val="000000"/>
                <w:kern w:val="0"/>
                <w:sz w:val="21"/>
                <w:szCs w:val="21"/>
                <w:lang w:bidi="ar"/>
              </w:rPr>
            </w:pPr>
          </w:p>
        </w:tc>
        <w:tc>
          <w:tcPr>
            <w:tcW w:w="1170" w:type="pct"/>
            <w:vMerge w:val="continue"/>
            <w:vAlign w:val="center"/>
            <w:tcPrChange w:id="647" w:author="王秀子" w:date="2023-07-06T10:28:58Z">
              <w:tcPr>
                <w:tcW w:w="1170" w:type="pct"/>
                <w:vMerge w:val="continue"/>
                <w:vAlign w:val="center"/>
              </w:tcPr>
            </w:tcPrChange>
          </w:tcPr>
          <w:p>
            <w:pPr>
              <w:widowControl/>
              <w:jc w:val="left"/>
              <w:textAlignment w:val="center"/>
              <w:rPr>
                <w:rFonts w:hint="eastAsia" w:ascii="宋体" w:hAnsi="宋体" w:eastAsia="宋体" w:cs="宋体"/>
                <w:color w:val="000000"/>
                <w:kern w:val="0"/>
                <w:sz w:val="21"/>
                <w:szCs w:val="21"/>
                <w:lang w:bidi="ar"/>
              </w:rPr>
            </w:pPr>
          </w:p>
        </w:tc>
        <w:tc>
          <w:tcPr>
            <w:tcW w:w="3298" w:type="pct"/>
            <w:vAlign w:val="top"/>
            <w:tcPrChange w:id="648" w:author="王秀子" w:date="2023-07-06T10:28:58Z">
              <w:tcPr>
                <w:tcW w:w="3297" w:type="pct"/>
                <w:vAlign w:val="top"/>
              </w:tcPr>
            </w:tcPrChange>
          </w:tcPr>
          <w:p>
            <w:pPr>
              <w:widowControl/>
              <w:jc w:val="left"/>
              <w:textAlignment w:val="center"/>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8.前级处理器MIC输入有双不少于15段参量均衡可调；音乐输入具有10段参量均衡可调，混响、回声效果有7段参量可调；不少于8通道输出，顶级环绕声效果；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649" w:author="王秀子" w:date="2023-07-06T10:28:58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trHeight w:val="682" w:hRule="atLeast"/>
          <w:trPrChange w:id="649" w:author="王秀子" w:date="2023-07-06T10:28:58Z">
            <w:trPr>
              <w:trHeight w:val="682" w:hRule="atLeast"/>
            </w:trPr>
          </w:trPrChange>
        </w:trPr>
        <w:tc>
          <w:tcPr>
            <w:tcW w:w="531" w:type="pct"/>
            <w:vMerge w:val="continue"/>
            <w:vAlign w:val="center"/>
            <w:tcPrChange w:id="650" w:author="王秀子" w:date="2023-07-06T10:28:58Z">
              <w:tcPr>
                <w:tcW w:w="531" w:type="pct"/>
                <w:vMerge w:val="continue"/>
                <w:vAlign w:val="center"/>
              </w:tcPr>
            </w:tcPrChange>
          </w:tcPr>
          <w:p>
            <w:pPr>
              <w:widowControl/>
              <w:jc w:val="left"/>
              <w:textAlignment w:val="center"/>
              <w:rPr>
                <w:rFonts w:hint="eastAsia" w:ascii="宋体" w:hAnsi="宋体" w:eastAsia="宋体" w:cs="宋体"/>
                <w:color w:val="000000"/>
                <w:kern w:val="0"/>
                <w:sz w:val="21"/>
                <w:szCs w:val="21"/>
                <w:lang w:bidi="ar"/>
              </w:rPr>
            </w:pPr>
          </w:p>
        </w:tc>
        <w:tc>
          <w:tcPr>
            <w:tcW w:w="1170" w:type="pct"/>
            <w:vMerge w:val="continue"/>
            <w:vAlign w:val="center"/>
            <w:tcPrChange w:id="651" w:author="王秀子" w:date="2023-07-06T10:28:58Z">
              <w:tcPr>
                <w:tcW w:w="1170" w:type="pct"/>
                <w:vMerge w:val="continue"/>
                <w:vAlign w:val="center"/>
              </w:tcPr>
            </w:tcPrChange>
          </w:tcPr>
          <w:p>
            <w:pPr>
              <w:widowControl/>
              <w:jc w:val="left"/>
              <w:textAlignment w:val="center"/>
              <w:rPr>
                <w:rFonts w:hint="eastAsia" w:ascii="宋体" w:hAnsi="宋体" w:eastAsia="宋体" w:cs="宋体"/>
                <w:color w:val="000000"/>
                <w:kern w:val="0"/>
                <w:sz w:val="21"/>
                <w:szCs w:val="21"/>
                <w:lang w:bidi="ar"/>
              </w:rPr>
            </w:pPr>
          </w:p>
        </w:tc>
        <w:tc>
          <w:tcPr>
            <w:tcW w:w="3298" w:type="pct"/>
            <w:vAlign w:val="top"/>
            <w:tcPrChange w:id="652" w:author="王秀子" w:date="2023-07-06T10:28:58Z">
              <w:tcPr>
                <w:tcW w:w="3297" w:type="pct"/>
                <w:vAlign w:val="top"/>
              </w:tcPr>
            </w:tcPrChange>
          </w:tcPr>
          <w:p>
            <w:pPr>
              <w:widowControl/>
              <w:jc w:val="left"/>
              <w:textAlignment w:val="center"/>
              <w:rPr>
                <w:rFonts w:hint="eastAsia" w:ascii="宋体" w:hAnsi="宋体" w:eastAsia="宋体" w:cs="宋体"/>
                <w:b/>
                <w:bCs/>
                <w:color w:val="FF0000"/>
                <w:kern w:val="0"/>
                <w:sz w:val="21"/>
                <w:szCs w:val="21"/>
                <w:lang w:val="en-US" w:eastAsia="zh-CN" w:bidi="ar"/>
              </w:rPr>
            </w:pPr>
            <w:r>
              <w:rPr>
                <w:rFonts w:hint="eastAsia" w:ascii="宋体" w:hAnsi="宋体" w:eastAsia="宋体" w:cs="宋体"/>
                <w:b/>
                <w:bCs/>
                <w:color w:val="FF0000"/>
                <w:kern w:val="0"/>
                <w:sz w:val="21"/>
                <w:szCs w:val="21"/>
                <w:lang w:bidi="ar"/>
              </w:rPr>
              <w:t>▲</w:t>
            </w:r>
            <w:r>
              <w:rPr>
                <w:rFonts w:hint="eastAsia" w:ascii="宋体" w:hAnsi="宋体" w:eastAsia="宋体" w:cs="宋体"/>
                <w:b/>
                <w:bCs/>
                <w:color w:val="FF0000"/>
                <w:kern w:val="0"/>
                <w:sz w:val="21"/>
                <w:szCs w:val="21"/>
                <w:lang w:val="en-US" w:eastAsia="zh-CN" w:bidi="ar"/>
              </w:rPr>
              <w:t>9.</w:t>
            </w:r>
            <w:r>
              <w:rPr>
                <w:rFonts w:hint="eastAsia" w:ascii="宋体" w:hAnsi="宋体" w:eastAsia="宋体" w:cs="宋体"/>
                <w:b/>
                <w:bCs/>
                <w:color w:val="FF0000"/>
                <w:kern w:val="0"/>
                <w:sz w:val="21"/>
                <w:szCs w:val="21"/>
                <w:lang w:bidi="ar"/>
              </w:rPr>
              <w:t>话筒整机不少于32组频率可选，每通道不少于301个频率可调，共不少于602个通道可调；（提供具有CMA认证的检测机构出具的功能性检测报告扫描件，原件备查；提供检测报告查询截图及链接；检测报告中附有检测样品外观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653" w:author="王秀子" w:date="2023-07-06T10:28:58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trHeight w:val="682" w:hRule="atLeast"/>
          <w:trPrChange w:id="653" w:author="王秀子" w:date="2023-07-06T10:28:58Z">
            <w:trPr>
              <w:trHeight w:val="682" w:hRule="atLeast"/>
            </w:trPr>
          </w:trPrChange>
        </w:trPr>
        <w:tc>
          <w:tcPr>
            <w:tcW w:w="531" w:type="pct"/>
            <w:vMerge w:val="continue"/>
            <w:vAlign w:val="center"/>
            <w:tcPrChange w:id="654" w:author="王秀子" w:date="2023-07-06T10:28:58Z">
              <w:tcPr>
                <w:tcW w:w="531" w:type="pct"/>
                <w:vMerge w:val="continue"/>
                <w:vAlign w:val="center"/>
              </w:tcPr>
            </w:tcPrChange>
          </w:tcPr>
          <w:p>
            <w:pPr>
              <w:widowControl/>
              <w:jc w:val="left"/>
              <w:textAlignment w:val="center"/>
              <w:rPr>
                <w:rFonts w:hint="eastAsia" w:ascii="宋体" w:hAnsi="宋体" w:eastAsia="宋体" w:cs="宋体"/>
                <w:color w:val="000000"/>
                <w:kern w:val="0"/>
                <w:sz w:val="21"/>
                <w:szCs w:val="21"/>
                <w:lang w:bidi="ar"/>
              </w:rPr>
            </w:pPr>
          </w:p>
        </w:tc>
        <w:tc>
          <w:tcPr>
            <w:tcW w:w="1170" w:type="pct"/>
            <w:vMerge w:val="continue"/>
            <w:vAlign w:val="center"/>
            <w:tcPrChange w:id="655" w:author="王秀子" w:date="2023-07-06T10:28:58Z">
              <w:tcPr>
                <w:tcW w:w="1170" w:type="pct"/>
                <w:vMerge w:val="continue"/>
                <w:vAlign w:val="center"/>
              </w:tcPr>
            </w:tcPrChange>
          </w:tcPr>
          <w:p>
            <w:pPr>
              <w:widowControl/>
              <w:jc w:val="left"/>
              <w:textAlignment w:val="center"/>
              <w:rPr>
                <w:rFonts w:hint="eastAsia" w:ascii="宋体" w:hAnsi="宋体" w:eastAsia="宋体" w:cs="宋体"/>
                <w:color w:val="000000"/>
                <w:kern w:val="0"/>
                <w:sz w:val="21"/>
                <w:szCs w:val="21"/>
                <w:lang w:bidi="ar"/>
              </w:rPr>
            </w:pPr>
          </w:p>
        </w:tc>
        <w:tc>
          <w:tcPr>
            <w:tcW w:w="3298" w:type="pct"/>
            <w:vAlign w:val="top"/>
            <w:tcPrChange w:id="656" w:author="王秀子" w:date="2023-07-06T10:28:58Z">
              <w:tcPr>
                <w:tcW w:w="3297" w:type="pct"/>
                <w:vAlign w:val="top"/>
              </w:tcPr>
            </w:tcPrChange>
          </w:tcPr>
          <w:p>
            <w:pPr>
              <w:widowControl/>
              <w:jc w:val="left"/>
              <w:textAlignment w:val="center"/>
              <w:rPr>
                <w:rFonts w:hint="eastAsia" w:ascii="宋体" w:hAnsi="宋体" w:eastAsia="宋体" w:cs="宋体"/>
                <w:b/>
                <w:bCs/>
                <w:color w:val="FF0000"/>
                <w:kern w:val="0"/>
                <w:sz w:val="21"/>
                <w:szCs w:val="21"/>
                <w:lang w:val="en-US" w:eastAsia="zh-CN" w:bidi="ar"/>
              </w:rPr>
            </w:pPr>
            <w:r>
              <w:rPr>
                <w:rFonts w:hint="eastAsia" w:ascii="宋体" w:hAnsi="宋体" w:eastAsia="宋体" w:cs="宋体"/>
                <w:b/>
                <w:bCs/>
                <w:color w:val="FF0000"/>
                <w:kern w:val="0"/>
                <w:sz w:val="21"/>
                <w:szCs w:val="21"/>
                <w:lang w:bidi="ar"/>
              </w:rPr>
              <w:t>▲</w:t>
            </w:r>
            <w:r>
              <w:rPr>
                <w:rFonts w:hint="eastAsia" w:ascii="宋体" w:hAnsi="宋体" w:eastAsia="宋体" w:cs="宋体"/>
                <w:b/>
                <w:bCs/>
                <w:color w:val="FF0000"/>
                <w:kern w:val="0"/>
                <w:sz w:val="21"/>
                <w:szCs w:val="21"/>
                <w:lang w:val="en-US" w:eastAsia="zh-CN" w:bidi="ar"/>
              </w:rPr>
              <w:t>10.</w:t>
            </w:r>
            <w:r>
              <w:rPr>
                <w:rFonts w:hint="eastAsia" w:ascii="宋体" w:hAnsi="宋体" w:eastAsia="宋体" w:cs="宋体"/>
                <w:b/>
                <w:bCs/>
                <w:color w:val="FF0000"/>
                <w:kern w:val="0"/>
                <w:sz w:val="21"/>
                <w:szCs w:val="21"/>
                <w:lang w:bidi="ar"/>
              </w:rPr>
              <w:t>时序器控制端口：机器后面板具有不少于1路RS-232通讯端口，通过本端口可通过电脑软件控制设备开关；不少于2个网络级联控制端口（LINK IN、LINK OUT），实现多台设备级联控制；不少于1路Remote switch远程控制端口，可与音频矩阵处理器及其他设备联动通讯，实现有线和无线远程控制该电源时序器开关机；（提供具有CMA认证的检测机构出具的功能性检测报告扫描件，原件备查；提供检测报告查询截图及链接；检测报告中附有检测样品外观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657" w:author="王秀子" w:date="2023-07-06T10:28:58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trHeight w:val="577" w:hRule="atLeast"/>
          <w:trPrChange w:id="657" w:author="王秀子" w:date="2023-07-06T10:28:58Z">
            <w:trPr>
              <w:trHeight w:val="577" w:hRule="atLeast"/>
            </w:trPr>
          </w:trPrChange>
        </w:trPr>
        <w:tc>
          <w:tcPr>
            <w:tcW w:w="531" w:type="pct"/>
            <w:vMerge w:val="restart"/>
            <w:vAlign w:val="center"/>
            <w:tcPrChange w:id="658" w:author="王秀子" w:date="2023-07-06T10:28:58Z">
              <w:tcPr>
                <w:tcW w:w="531" w:type="pct"/>
                <w:vMerge w:val="restart"/>
                <w:vAlign w:val="center"/>
              </w:tcPr>
            </w:tcPrChange>
          </w:tcPr>
          <w:p>
            <w:pPr>
              <w:widowControl/>
              <w:jc w:val="center"/>
              <w:textAlignment w:val="center"/>
              <w:rPr>
                <w:rFonts w:hint="eastAsia" w:ascii="宋体" w:hAnsi="宋体" w:eastAsia="宋体" w:cs="宋体"/>
                <w:sz w:val="21"/>
                <w:szCs w:val="21"/>
              </w:rPr>
            </w:pPr>
            <w:r>
              <w:rPr>
                <w:rFonts w:hint="eastAsia" w:ascii="宋体" w:hAnsi="宋体" w:eastAsia="宋体" w:cs="宋体"/>
                <w:color w:val="000000"/>
                <w:kern w:val="0"/>
                <w:sz w:val="21"/>
                <w:szCs w:val="21"/>
                <w:lang w:bidi="ar"/>
              </w:rPr>
              <w:t>47</w:t>
            </w:r>
          </w:p>
        </w:tc>
        <w:tc>
          <w:tcPr>
            <w:tcW w:w="1170" w:type="pct"/>
            <w:vMerge w:val="restart"/>
            <w:vAlign w:val="center"/>
            <w:tcPrChange w:id="659" w:author="王秀子" w:date="2023-07-06T10:28:58Z">
              <w:tcPr>
                <w:tcW w:w="1170" w:type="pct"/>
                <w:vMerge w:val="restart"/>
                <w:vAlign w:val="center"/>
              </w:tcPr>
            </w:tcPrChange>
          </w:tcPr>
          <w:p>
            <w:pPr>
              <w:widowControl/>
              <w:jc w:val="center"/>
              <w:textAlignment w:val="center"/>
              <w:rPr>
                <w:rFonts w:hint="eastAsia" w:ascii="宋体" w:hAnsi="宋体" w:eastAsia="宋体" w:cs="宋体"/>
                <w:sz w:val="21"/>
                <w:szCs w:val="21"/>
              </w:rPr>
            </w:pPr>
            <w:r>
              <w:rPr>
                <w:rFonts w:hint="eastAsia" w:ascii="宋体" w:hAnsi="宋体" w:eastAsia="宋体" w:cs="宋体"/>
                <w:color w:val="000000"/>
                <w:kern w:val="0"/>
                <w:sz w:val="21"/>
                <w:szCs w:val="21"/>
                <w:lang w:val="en-US" w:eastAsia="zh-CN" w:bidi="ar"/>
              </w:rPr>
              <w:t>水性漆</w:t>
            </w:r>
            <w:r>
              <w:rPr>
                <w:rFonts w:hint="eastAsia" w:ascii="宋体" w:hAnsi="宋体" w:eastAsia="宋体" w:cs="宋体"/>
                <w:color w:val="000000"/>
                <w:kern w:val="0"/>
                <w:sz w:val="21"/>
                <w:szCs w:val="21"/>
                <w:lang w:bidi="ar"/>
              </w:rPr>
              <w:t>会议桌（小会议室1）</w:t>
            </w:r>
            <w:r>
              <w:rPr>
                <w:rFonts w:hint="eastAsia" w:ascii="宋体" w:hAnsi="宋体" w:eastAsia="宋体" w:cs="宋体"/>
                <w:sz w:val="21"/>
                <w:szCs w:val="21"/>
              </w:rPr>
              <w:drawing>
                <wp:inline distT="0" distB="0" distL="114300" distR="114300">
                  <wp:extent cx="1010285" cy="229235"/>
                  <wp:effectExtent l="0" t="0" r="10795" b="14605"/>
                  <wp:docPr id="214226" name="图片 21" descr="C:\Users\admin\Desktop\图片17_副本.png图片17_副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26" name="图片 21" descr="C:\Users\admin\Desktop\图片17_副本.png图片17_副本"/>
                          <pic:cNvPicPr>
                            <a:picLocks noChangeAspect="1"/>
                          </pic:cNvPicPr>
                        </pic:nvPicPr>
                        <pic:blipFill>
                          <a:blip r:embed="rId51"/>
                          <a:stretch>
                            <a:fillRect/>
                          </a:stretch>
                        </pic:blipFill>
                        <pic:spPr>
                          <a:xfrm>
                            <a:off x="0" y="0"/>
                            <a:ext cx="1010285" cy="229235"/>
                          </a:xfrm>
                          <a:prstGeom prst="rect">
                            <a:avLst/>
                          </a:prstGeom>
                          <a:noFill/>
                          <a:ln w="9525">
                            <a:noFill/>
                          </a:ln>
                        </pic:spPr>
                      </pic:pic>
                    </a:graphicData>
                  </a:graphic>
                </wp:inline>
              </w:drawing>
            </w:r>
          </w:p>
        </w:tc>
        <w:tc>
          <w:tcPr>
            <w:tcW w:w="3298" w:type="pct"/>
            <w:vAlign w:val="center"/>
            <w:tcPrChange w:id="660" w:author="王秀子" w:date="2023-07-06T10:28:58Z">
              <w:tcPr>
                <w:tcW w:w="3297" w:type="pct"/>
                <w:vAlign w:val="center"/>
              </w:tcPr>
            </w:tcPrChange>
          </w:tcPr>
          <w:p>
            <w:pPr>
              <w:widowControl/>
              <w:jc w:val="left"/>
              <w:textAlignment w:val="center"/>
              <w:rPr>
                <w:rFonts w:hint="eastAsia" w:ascii="宋体" w:hAnsi="宋体" w:eastAsia="宋体" w:cs="宋体"/>
                <w:sz w:val="21"/>
                <w:szCs w:val="21"/>
              </w:rPr>
            </w:pPr>
            <w:r>
              <w:rPr>
                <w:rFonts w:hint="eastAsia" w:ascii="宋体" w:hAnsi="宋体" w:eastAsia="宋体" w:cs="宋体"/>
                <w:color w:val="000000"/>
                <w:kern w:val="0"/>
                <w:sz w:val="21"/>
                <w:szCs w:val="21"/>
                <w:lang w:bidi="ar"/>
              </w:rPr>
              <w:t>1.规格：（W4800*D2200*H750）mm±15mm，根据现场实测定制尺寸；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661" w:author="王秀子" w:date="2023-07-06T10:28:58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trHeight w:val="1325" w:hRule="atLeast"/>
          <w:trPrChange w:id="661" w:author="王秀子" w:date="2023-07-06T10:28:58Z">
            <w:trPr>
              <w:trHeight w:val="1325" w:hRule="atLeast"/>
            </w:trPr>
          </w:trPrChange>
        </w:trPr>
        <w:tc>
          <w:tcPr>
            <w:tcW w:w="531" w:type="pct"/>
            <w:vMerge w:val="continue"/>
            <w:vAlign w:val="center"/>
            <w:tcPrChange w:id="662" w:author="王秀子" w:date="2023-07-06T10:28:58Z">
              <w:tcPr>
                <w:tcW w:w="531" w:type="pct"/>
                <w:vMerge w:val="continue"/>
                <w:vAlign w:val="center"/>
              </w:tcPr>
            </w:tcPrChange>
          </w:tcPr>
          <w:p>
            <w:pPr>
              <w:widowControl/>
              <w:jc w:val="left"/>
              <w:textAlignment w:val="center"/>
              <w:rPr>
                <w:rFonts w:hint="eastAsia" w:ascii="宋体" w:hAnsi="宋体" w:eastAsia="宋体" w:cs="宋体"/>
                <w:sz w:val="21"/>
                <w:szCs w:val="21"/>
              </w:rPr>
            </w:pPr>
          </w:p>
        </w:tc>
        <w:tc>
          <w:tcPr>
            <w:tcW w:w="1170" w:type="pct"/>
            <w:vMerge w:val="continue"/>
            <w:vAlign w:val="center"/>
            <w:tcPrChange w:id="663" w:author="王秀子" w:date="2023-07-06T10:28:58Z">
              <w:tcPr>
                <w:tcW w:w="1170" w:type="pct"/>
                <w:vMerge w:val="continue"/>
                <w:vAlign w:val="center"/>
              </w:tcPr>
            </w:tcPrChange>
          </w:tcPr>
          <w:p>
            <w:pPr>
              <w:widowControl/>
              <w:jc w:val="center"/>
              <w:textAlignment w:val="center"/>
              <w:rPr>
                <w:rFonts w:hint="eastAsia" w:ascii="宋体" w:hAnsi="宋体" w:eastAsia="宋体" w:cs="宋体"/>
                <w:sz w:val="21"/>
                <w:szCs w:val="21"/>
              </w:rPr>
            </w:pPr>
          </w:p>
        </w:tc>
        <w:tc>
          <w:tcPr>
            <w:tcW w:w="3298" w:type="pct"/>
            <w:vAlign w:val="center"/>
            <w:tcPrChange w:id="664" w:author="王秀子" w:date="2023-07-06T10:28:58Z">
              <w:tcPr>
                <w:tcW w:w="3297" w:type="pct"/>
                <w:vAlign w:val="center"/>
              </w:tcPr>
            </w:tcPrChange>
          </w:tcPr>
          <w:p>
            <w:pPr>
              <w:widowControl/>
              <w:jc w:val="left"/>
              <w:textAlignment w:val="center"/>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2.基材采用符合国家环保标准E1级或更优的中密度纤维板基材；绿色环保产品甲醛释放量0.124mg/m³,符合E1环保级标准。贴面用材采用AAA级木皮贴面，木皮厚度0.6mm。水性油漆。封边：采用实木木皮封边。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665" w:author="王秀子" w:date="2023-07-06T10:28:58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trHeight w:val="520" w:hRule="atLeast"/>
          <w:trPrChange w:id="665" w:author="王秀子" w:date="2023-07-06T10:28:58Z">
            <w:trPr>
              <w:trHeight w:val="520" w:hRule="atLeast"/>
            </w:trPr>
          </w:trPrChange>
        </w:trPr>
        <w:tc>
          <w:tcPr>
            <w:tcW w:w="531" w:type="pct"/>
            <w:vMerge w:val="continue"/>
            <w:vAlign w:val="center"/>
            <w:tcPrChange w:id="666" w:author="王秀子" w:date="2023-07-06T10:28:58Z">
              <w:tcPr>
                <w:tcW w:w="531" w:type="pct"/>
                <w:vMerge w:val="continue"/>
                <w:vAlign w:val="center"/>
              </w:tcPr>
            </w:tcPrChange>
          </w:tcPr>
          <w:p>
            <w:pPr>
              <w:widowControl/>
              <w:jc w:val="left"/>
              <w:textAlignment w:val="center"/>
              <w:rPr>
                <w:rFonts w:hint="eastAsia" w:ascii="宋体" w:hAnsi="宋体" w:eastAsia="宋体" w:cs="宋体"/>
                <w:sz w:val="21"/>
                <w:szCs w:val="21"/>
              </w:rPr>
            </w:pPr>
          </w:p>
        </w:tc>
        <w:tc>
          <w:tcPr>
            <w:tcW w:w="1170" w:type="pct"/>
            <w:vMerge w:val="continue"/>
            <w:vAlign w:val="center"/>
            <w:tcPrChange w:id="667" w:author="王秀子" w:date="2023-07-06T10:28:58Z">
              <w:tcPr>
                <w:tcW w:w="1170" w:type="pct"/>
                <w:vMerge w:val="continue"/>
                <w:vAlign w:val="center"/>
              </w:tcPr>
            </w:tcPrChange>
          </w:tcPr>
          <w:p>
            <w:pPr>
              <w:widowControl/>
              <w:jc w:val="center"/>
              <w:textAlignment w:val="center"/>
              <w:rPr>
                <w:rFonts w:hint="eastAsia" w:ascii="宋体" w:hAnsi="宋体" w:eastAsia="宋体" w:cs="宋体"/>
                <w:sz w:val="21"/>
                <w:szCs w:val="21"/>
              </w:rPr>
            </w:pPr>
          </w:p>
        </w:tc>
        <w:tc>
          <w:tcPr>
            <w:tcW w:w="3298" w:type="pct"/>
            <w:vAlign w:val="center"/>
            <w:tcPrChange w:id="668" w:author="王秀子" w:date="2023-07-06T10:28:58Z">
              <w:tcPr>
                <w:tcW w:w="3297" w:type="pct"/>
                <w:vAlign w:val="center"/>
              </w:tcPr>
            </w:tcPrChange>
          </w:tcPr>
          <w:p>
            <w:pPr>
              <w:widowControl/>
              <w:jc w:val="left"/>
              <w:textAlignment w:val="center"/>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bidi="ar"/>
              </w:rPr>
              <w:t>3.配件：采用五金配件；按生产图纸为准；可根据实际情况预留麦孔尺寸和翻线盒。</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669" w:author="王秀子" w:date="2023-07-06T10:28:58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trHeight w:val="772" w:hRule="atLeast"/>
          <w:trPrChange w:id="669" w:author="王秀子" w:date="2023-07-06T10:28:58Z">
            <w:trPr>
              <w:trHeight w:val="772" w:hRule="atLeast"/>
            </w:trPr>
          </w:trPrChange>
        </w:trPr>
        <w:tc>
          <w:tcPr>
            <w:tcW w:w="531" w:type="pct"/>
            <w:vMerge w:val="continue"/>
            <w:vAlign w:val="center"/>
            <w:tcPrChange w:id="670" w:author="王秀子" w:date="2023-07-06T10:28:58Z">
              <w:tcPr>
                <w:tcW w:w="531" w:type="pct"/>
                <w:vMerge w:val="continue"/>
                <w:vAlign w:val="center"/>
              </w:tcPr>
            </w:tcPrChange>
          </w:tcPr>
          <w:p>
            <w:pPr>
              <w:widowControl/>
              <w:jc w:val="left"/>
              <w:textAlignment w:val="center"/>
              <w:rPr>
                <w:rFonts w:hint="eastAsia" w:ascii="宋体" w:hAnsi="宋体" w:eastAsia="宋体" w:cs="宋体"/>
                <w:color w:val="000000"/>
                <w:kern w:val="0"/>
                <w:sz w:val="21"/>
                <w:szCs w:val="21"/>
                <w:lang w:bidi="ar"/>
              </w:rPr>
            </w:pPr>
          </w:p>
        </w:tc>
        <w:tc>
          <w:tcPr>
            <w:tcW w:w="1170" w:type="pct"/>
            <w:vMerge w:val="continue"/>
            <w:vAlign w:val="center"/>
            <w:tcPrChange w:id="671" w:author="王秀子" w:date="2023-07-06T10:28:58Z">
              <w:tcPr>
                <w:tcW w:w="1170" w:type="pct"/>
                <w:vMerge w:val="continue"/>
                <w:vAlign w:val="center"/>
              </w:tcPr>
            </w:tcPrChange>
          </w:tcPr>
          <w:p>
            <w:pPr>
              <w:widowControl/>
              <w:jc w:val="center"/>
              <w:textAlignment w:val="center"/>
              <w:rPr>
                <w:rFonts w:hint="eastAsia" w:ascii="宋体" w:hAnsi="宋体" w:eastAsia="宋体" w:cs="宋体"/>
                <w:color w:val="000000"/>
                <w:kern w:val="0"/>
                <w:sz w:val="21"/>
                <w:szCs w:val="21"/>
                <w:lang w:bidi="ar"/>
              </w:rPr>
            </w:pPr>
          </w:p>
        </w:tc>
        <w:tc>
          <w:tcPr>
            <w:tcW w:w="3298" w:type="pct"/>
            <w:vAlign w:val="center"/>
            <w:tcPrChange w:id="672" w:author="王秀子" w:date="2023-07-06T10:28:58Z">
              <w:tcPr>
                <w:tcW w:w="3297" w:type="pct"/>
                <w:vAlign w:val="center"/>
              </w:tcPr>
            </w:tcPrChange>
          </w:tcPr>
          <w:p>
            <w:pPr>
              <w:widowControl/>
              <w:jc w:val="left"/>
              <w:textAlignment w:val="center"/>
              <w:rPr>
                <w:rFonts w:hint="eastAsia" w:ascii="宋体" w:hAnsi="宋体" w:eastAsia="宋体" w:cs="宋体"/>
                <w:b/>
                <w:bCs/>
                <w:color w:val="FF0000"/>
                <w:kern w:val="0"/>
                <w:sz w:val="21"/>
                <w:szCs w:val="21"/>
                <w:lang w:bidi="ar"/>
              </w:rPr>
            </w:pPr>
            <w:r>
              <w:rPr>
                <w:rFonts w:hint="eastAsia" w:ascii="宋体" w:hAnsi="宋体" w:eastAsia="宋体" w:cs="宋体"/>
                <w:b/>
                <w:bCs/>
                <w:color w:val="FF0000"/>
                <w:kern w:val="0"/>
                <w:sz w:val="21"/>
                <w:szCs w:val="21"/>
                <w:lang w:bidi="ar"/>
              </w:rPr>
              <w:t>▲</w:t>
            </w:r>
            <w:r>
              <w:rPr>
                <w:rFonts w:hint="eastAsia" w:ascii="宋体" w:hAnsi="宋体" w:eastAsia="宋体" w:cs="宋体"/>
                <w:b/>
                <w:bCs/>
                <w:color w:val="FF0000"/>
                <w:kern w:val="0"/>
                <w:sz w:val="21"/>
                <w:szCs w:val="21"/>
                <w:lang w:val="en-US" w:eastAsia="zh-CN" w:bidi="ar"/>
              </w:rPr>
              <w:t>4.</w:t>
            </w:r>
            <w:r>
              <w:rPr>
                <w:rFonts w:hint="eastAsia" w:ascii="宋体" w:hAnsi="宋体" w:eastAsia="宋体" w:cs="宋体"/>
                <w:b/>
                <w:bCs/>
                <w:color w:val="FF0000"/>
                <w:kern w:val="0"/>
                <w:sz w:val="21"/>
                <w:szCs w:val="21"/>
                <w:lang w:bidi="ar"/>
              </w:rPr>
              <w:t>提供符合以下要求的检测报告：</w:t>
            </w:r>
          </w:p>
          <w:p>
            <w:pPr>
              <w:widowControl/>
              <w:jc w:val="left"/>
              <w:textAlignment w:val="center"/>
              <w:rPr>
                <w:rFonts w:hint="eastAsia" w:ascii="宋体" w:hAnsi="宋体" w:eastAsia="宋体" w:cs="宋体"/>
                <w:b/>
                <w:bCs/>
                <w:color w:val="FF0000"/>
                <w:kern w:val="0"/>
                <w:sz w:val="21"/>
                <w:szCs w:val="21"/>
                <w:highlight w:val="none"/>
                <w:lang w:val="en-US" w:eastAsia="zh-CN" w:bidi="ar"/>
              </w:rPr>
            </w:pPr>
            <w:r>
              <w:rPr>
                <w:rFonts w:hint="eastAsia" w:ascii="宋体" w:hAnsi="宋体" w:eastAsia="宋体" w:cs="宋体"/>
                <w:b/>
                <w:bCs/>
                <w:color w:val="FF0000"/>
                <w:kern w:val="0"/>
                <w:sz w:val="21"/>
                <w:szCs w:val="21"/>
                <w:highlight w:val="none"/>
                <w:lang w:val="en-US" w:eastAsia="zh-CN" w:bidi="ar"/>
              </w:rPr>
              <w:t>中密度纤维板的</w:t>
            </w:r>
            <w:r>
              <w:rPr>
                <w:rFonts w:hint="eastAsia" w:ascii="宋体" w:hAnsi="宋体" w:eastAsia="宋体" w:cs="宋体"/>
                <w:b/>
                <w:bCs/>
                <w:color w:val="FF0000"/>
                <w:kern w:val="0"/>
                <w:sz w:val="21"/>
                <w:szCs w:val="21"/>
                <w:lang w:bidi="ar"/>
              </w:rPr>
              <w:t>检验依据</w:t>
            </w:r>
            <w:r>
              <w:rPr>
                <w:rFonts w:hint="eastAsia" w:ascii="宋体" w:hAnsi="宋体" w:eastAsia="宋体" w:cs="宋体"/>
                <w:b/>
                <w:bCs/>
                <w:color w:val="FF0000"/>
                <w:kern w:val="0"/>
                <w:sz w:val="21"/>
                <w:szCs w:val="21"/>
                <w:lang w:val="en-US" w:eastAsia="zh-CN" w:bidi="ar"/>
              </w:rPr>
              <w:t>GB 18580</w:t>
            </w:r>
            <w:r>
              <w:rPr>
                <w:rFonts w:hint="eastAsia" w:ascii="宋体" w:hAnsi="宋体" w:eastAsia="宋体" w:cs="宋体"/>
                <w:b/>
                <w:bCs/>
                <w:color w:val="FF0000"/>
                <w:kern w:val="0"/>
                <w:sz w:val="21"/>
                <w:szCs w:val="21"/>
                <w:highlight w:val="none"/>
                <w:lang w:val="en-US" w:eastAsia="zh-CN" w:bidi="ar"/>
              </w:rPr>
              <w:t>-2017、GB/T 35601-2017、GB/T 11718-2021，要求中密度纤维板的含水率在8.7%~9%区间内、密度在0.73~0.80g/cm³区间内、板内密度差在±1.2%区间内，吸水厚度膨胀率≤4%，内结合强度≥0.5MPa，静曲强度≥27.4MPa，弹性模量≥2690MPa，表面结合强度≥1.13MPa，甲醛释放量（气候箱法）未检出，挥发性有机化合物（72h）的苯、甲苯、二甲苯均未检出，TVOC≤22 ug/m³。</w:t>
            </w:r>
          </w:p>
          <w:p>
            <w:pPr>
              <w:widowControl/>
              <w:jc w:val="left"/>
              <w:textAlignment w:val="center"/>
              <w:rPr>
                <w:rFonts w:hint="eastAsia" w:ascii="宋体" w:hAnsi="宋体" w:eastAsia="宋体" w:cs="宋体"/>
                <w:b/>
                <w:bCs/>
                <w:color w:val="FF0000"/>
                <w:kern w:val="0"/>
                <w:sz w:val="21"/>
                <w:szCs w:val="21"/>
                <w:highlight w:val="none"/>
                <w:lang w:val="en-US" w:eastAsia="zh-CN" w:bidi="ar"/>
              </w:rPr>
            </w:pPr>
            <w:r>
              <w:rPr>
                <w:rFonts w:hint="eastAsia" w:ascii="宋体" w:hAnsi="宋体" w:eastAsia="宋体" w:cs="宋体"/>
                <w:b/>
                <w:bCs/>
                <w:color w:val="FF0000"/>
                <w:kern w:val="0"/>
                <w:sz w:val="21"/>
                <w:szCs w:val="21"/>
                <w:highlight w:val="none"/>
                <w:lang w:val="en-US" w:eastAsia="zh-CN" w:bidi="ar"/>
              </w:rPr>
              <w:t>木皮的</w:t>
            </w:r>
            <w:r>
              <w:rPr>
                <w:rFonts w:hint="eastAsia" w:ascii="宋体" w:hAnsi="宋体" w:eastAsia="宋体" w:cs="宋体"/>
                <w:b/>
                <w:bCs/>
                <w:color w:val="FF0000"/>
                <w:kern w:val="0"/>
                <w:sz w:val="21"/>
                <w:szCs w:val="21"/>
                <w:lang w:bidi="ar"/>
              </w:rPr>
              <w:t>检验依据</w:t>
            </w:r>
            <w:r>
              <w:rPr>
                <w:rFonts w:hint="eastAsia" w:ascii="宋体" w:hAnsi="宋体" w:eastAsia="宋体" w:cs="宋体"/>
                <w:b/>
                <w:bCs/>
                <w:color w:val="FF0000"/>
                <w:kern w:val="0"/>
                <w:sz w:val="21"/>
                <w:szCs w:val="21"/>
                <w:lang w:val="en-US" w:eastAsia="zh-CN" w:bidi="ar"/>
              </w:rPr>
              <w:t>GB 1858</w:t>
            </w:r>
            <w:r>
              <w:rPr>
                <w:rFonts w:hint="eastAsia" w:ascii="宋体" w:hAnsi="宋体" w:eastAsia="宋体" w:cs="宋体"/>
                <w:b/>
                <w:bCs/>
                <w:color w:val="FF0000"/>
                <w:kern w:val="0"/>
                <w:sz w:val="21"/>
                <w:szCs w:val="21"/>
                <w:highlight w:val="none"/>
                <w:lang w:val="en-US" w:eastAsia="zh-CN" w:bidi="ar"/>
              </w:rPr>
              <w:t>0-2017、GB/T 13010-2020</w:t>
            </w:r>
            <w:r>
              <w:rPr>
                <w:rFonts w:hint="eastAsia" w:ascii="宋体" w:hAnsi="宋体" w:eastAsia="宋体" w:cs="宋体"/>
                <w:b/>
                <w:bCs/>
                <w:color w:val="FF0000"/>
                <w:kern w:val="0"/>
                <w:sz w:val="21"/>
                <w:szCs w:val="21"/>
                <w:highlight w:val="none"/>
                <w:lang w:eastAsia="zh-CN" w:bidi="ar"/>
              </w:rPr>
              <w:t>，</w:t>
            </w:r>
            <w:r>
              <w:rPr>
                <w:rFonts w:hint="eastAsia" w:ascii="宋体" w:hAnsi="宋体" w:eastAsia="宋体" w:cs="宋体"/>
                <w:b/>
                <w:bCs/>
                <w:color w:val="FF0000"/>
                <w:kern w:val="0"/>
                <w:sz w:val="21"/>
                <w:szCs w:val="21"/>
                <w:highlight w:val="none"/>
                <w:lang w:val="en-US" w:eastAsia="zh-CN" w:bidi="ar"/>
              </w:rPr>
              <w:t>判定依据GB/T 39600-2021，要求木皮的厚度偏差±0.01mm；含水率在11.8%~13%区间内；甲醛释放量（气候箱法）未检出；厚度实测值≥0.9mm。</w:t>
            </w:r>
          </w:p>
          <w:p>
            <w:pPr>
              <w:widowControl/>
              <w:jc w:val="left"/>
              <w:textAlignment w:val="center"/>
              <w:rPr>
                <w:rFonts w:hint="eastAsia" w:ascii="宋体" w:hAnsi="宋体" w:eastAsia="宋体" w:cs="宋体"/>
                <w:b/>
                <w:bCs/>
                <w:color w:val="FF0000"/>
                <w:kern w:val="0"/>
                <w:sz w:val="21"/>
                <w:szCs w:val="21"/>
                <w:lang w:val="en-US" w:eastAsia="zh-CN" w:bidi="ar"/>
              </w:rPr>
            </w:pPr>
            <w:r>
              <w:rPr>
                <w:rFonts w:hint="eastAsia" w:ascii="宋体" w:hAnsi="宋体" w:eastAsia="宋体" w:cs="宋体"/>
                <w:b/>
                <w:bCs/>
                <w:color w:val="FF0000"/>
                <w:kern w:val="0"/>
                <w:sz w:val="21"/>
                <w:szCs w:val="21"/>
                <w:highlight w:val="none"/>
                <w:lang w:val="en-US" w:eastAsia="zh-CN" w:bidi="ar"/>
              </w:rPr>
              <w:t>水性底漆的</w:t>
            </w:r>
            <w:r>
              <w:rPr>
                <w:rFonts w:hint="eastAsia" w:ascii="宋体" w:hAnsi="宋体" w:eastAsia="宋体" w:cs="宋体"/>
                <w:b/>
                <w:bCs/>
                <w:color w:val="FF0000"/>
                <w:kern w:val="0"/>
                <w:sz w:val="21"/>
                <w:szCs w:val="21"/>
                <w:lang w:bidi="ar"/>
              </w:rPr>
              <w:t>检验依据GB/T 23986-2009、GB 185</w:t>
            </w:r>
            <w:r>
              <w:rPr>
                <w:rFonts w:hint="eastAsia" w:ascii="宋体" w:hAnsi="宋体" w:eastAsia="宋体" w:cs="宋体"/>
                <w:b/>
                <w:bCs/>
                <w:color w:val="FF0000"/>
                <w:kern w:val="0"/>
                <w:sz w:val="21"/>
                <w:szCs w:val="21"/>
                <w:highlight w:val="none"/>
                <w:lang w:bidi="ar"/>
              </w:rPr>
              <w:t>81-2020、GB/T 31414-2015</w:t>
            </w:r>
            <w:r>
              <w:rPr>
                <w:rFonts w:hint="eastAsia" w:ascii="宋体" w:hAnsi="宋体" w:eastAsia="宋体" w:cs="宋体"/>
                <w:b/>
                <w:bCs/>
                <w:color w:val="FF0000"/>
                <w:kern w:val="0"/>
                <w:sz w:val="21"/>
                <w:szCs w:val="21"/>
                <w:highlight w:val="none"/>
                <w:lang w:eastAsia="zh-CN" w:bidi="ar"/>
              </w:rPr>
              <w:t>，</w:t>
            </w:r>
            <w:r>
              <w:rPr>
                <w:rFonts w:hint="eastAsia" w:ascii="宋体" w:hAnsi="宋体" w:eastAsia="宋体" w:cs="宋体"/>
                <w:b/>
                <w:bCs/>
                <w:color w:val="FF0000"/>
                <w:kern w:val="0"/>
                <w:sz w:val="21"/>
                <w:szCs w:val="21"/>
                <w:highlight w:val="none"/>
                <w:lang w:val="en-US" w:eastAsia="zh-CN" w:bidi="ar"/>
              </w:rPr>
              <w:t>要求水性底漆的VOC含量≤111g/L；甲醛含量≤5mg/kg；乙二醇醚及醚酯总和含量≤80mg/kg；苯系物总和含量≤50mg/kg；烷基酚聚氧乙烯</w:t>
            </w:r>
            <w:r>
              <w:rPr>
                <w:rFonts w:hint="eastAsia" w:ascii="宋体" w:hAnsi="宋体" w:eastAsia="宋体" w:cs="宋体"/>
                <w:b/>
                <w:bCs/>
                <w:color w:val="FF0000"/>
                <w:kern w:val="0"/>
                <w:sz w:val="21"/>
                <w:szCs w:val="21"/>
                <w:lang w:val="en-US" w:eastAsia="zh-CN" w:bidi="ar"/>
              </w:rPr>
              <w:t>醚总和含量≤5mg/kg。</w:t>
            </w:r>
          </w:p>
          <w:p>
            <w:pPr>
              <w:widowControl/>
              <w:jc w:val="left"/>
              <w:textAlignment w:val="center"/>
              <w:rPr>
                <w:rFonts w:hint="eastAsia" w:ascii="宋体" w:hAnsi="宋体" w:eastAsia="宋体" w:cs="宋体"/>
                <w:b/>
                <w:bCs/>
                <w:color w:val="FF0000"/>
                <w:kern w:val="0"/>
                <w:sz w:val="21"/>
                <w:szCs w:val="21"/>
                <w:lang w:val="en-US" w:eastAsia="zh-CN" w:bidi="ar"/>
              </w:rPr>
            </w:pPr>
            <w:r>
              <w:rPr>
                <w:rFonts w:hint="eastAsia" w:ascii="宋体" w:hAnsi="宋体" w:eastAsia="宋体" w:cs="宋体"/>
                <w:b/>
                <w:bCs/>
                <w:color w:val="FF0000"/>
                <w:kern w:val="0"/>
                <w:sz w:val="21"/>
                <w:szCs w:val="21"/>
                <w:lang w:val="en-US" w:eastAsia="zh-CN" w:bidi="ar"/>
              </w:rPr>
              <w:t>水性面漆的检测依据GB/T 23986-2009、GB 18581-2020、GB/T 31414-2015，要求水性面漆的VOC含量≤98g/L；甲醛含量≤5mg/kg；乙二醇醚及醚酯总和含量≤80mg/kg；苯系物总和含量≤50mg/kg；烷基酚聚氧乙烯醚总和含量≤5mg/kg。</w:t>
            </w:r>
          </w:p>
          <w:p>
            <w:pPr>
              <w:widowControl/>
              <w:jc w:val="left"/>
              <w:textAlignment w:val="center"/>
              <w:rPr>
                <w:rFonts w:hint="eastAsia" w:ascii="宋体" w:hAnsi="宋体" w:eastAsia="宋体" w:cs="宋体"/>
                <w:b/>
                <w:bCs/>
                <w:color w:val="FF0000"/>
                <w:kern w:val="0"/>
                <w:sz w:val="21"/>
                <w:szCs w:val="21"/>
                <w:highlight w:val="none"/>
                <w:shd w:val="clear"/>
                <w:lang w:val="en-US" w:eastAsia="zh-CN" w:bidi="ar"/>
              </w:rPr>
            </w:pPr>
            <w:r>
              <w:rPr>
                <w:rFonts w:hint="eastAsia" w:ascii="宋体" w:hAnsi="宋体" w:eastAsia="宋体" w:cs="宋体"/>
                <w:b/>
                <w:bCs/>
                <w:color w:val="FF0000"/>
                <w:kern w:val="0"/>
                <w:sz w:val="21"/>
                <w:szCs w:val="21"/>
                <w:highlight w:val="none"/>
                <w:shd w:val="clear"/>
                <w:lang w:val="en-US" w:eastAsia="zh-CN" w:bidi="ar"/>
              </w:rPr>
              <w:t>水性漆会议桌的</w:t>
            </w:r>
            <w:r>
              <w:rPr>
                <w:rFonts w:hint="eastAsia" w:ascii="宋体" w:hAnsi="宋体" w:eastAsia="宋体" w:cs="宋体"/>
                <w:b/>
                <w:bCs/>
                <w:color w:val="FF0000"/>
                <w:kern w:val="0"/>
                <w:sz w:val="21"/>
                <w:szCs w:val="21"/>
                <w:lang w:bidi="ar"/>
              </w:rPr>
              <w:t>检验依据GB 18584-20</w:t>
            </w:r>
            <w:r>
              <w:rPr>
                <w:rFonts w:hint="eastAsia" w:ascii="宋体" w:hAnsi="宋体" w:eastAsia="宋体" w:cs="宋体"/>
                <w:b/>
                <w:bCs/>
                <w:color w:val="FF0000"/>
                <w:kern w:val="0"/>
                <w:sz w:val="21"/>
                <w:szCs w:val="21"/>
                <w:highlight w:val="none"/>
                <w:shd w:val="clear"/>
                <w:lang w:bidi="ar"/>
              </w:rPr>
              <w:t>01</w:t>
            </w:r>
            <w:r>
              <w:rPr>
                <w:rFonts w:hint="eastAsia" w:ascii="宋体" w:hAnsi="宋体" w:eastAsia="宋体" w:cs="宋体"/>
                <w:b/>
                <w:bCs/>
                <w:color w:val="FF0000"/>
                <w:kern w:val="0"/>
                <w:sz w:val="21"/>
                <w:szCs w:val="21"/>
                <w:highlight w:val="none"/>
                <w:shd w:val="clear"/>
                <w:lang w:eastAsia="zh-CN" w:bidi="ar"/>
              </w:rPr>
              <w:t>、GB/T 35607-2017、GB/T 3324-2017，</w:t>
            </w:r>
            <w:r>
              <w:rPr>
                <w:rFonts w:hint="eastAsia" w:ascii="宋体" w:hAnsi="宋体" w:eastAsia="宋体" w:cs="宋体"/>
                <w:b/>
                <w:bCs/>
                <w:color w:val="FF0000"/>
                <w:kern w:val="0"/>
                <w:sz w:val="21"/>
                <w:szCs w:val="21"/>
                <w:highlight w:val="none"/>
                <w:shd w:val="clear"/>
                <w:lang w:val="en-US" w:eastAsia="zh-CN" w:bidi="ar"/>
              </w:rPr>
              <w:t>要求水性漆会议桌的翘曲度≤1.2mm、平整度≤0.07mm、邻边垂直度合格、底脚平稳性≤0.5mm，人造板件外观（污斑、表面划痕、表面压痕、色差、鼓泡、龟裂、分层）要求合格、木工外观和漆膜外观要求合格、漆膜理化性能（耐液性10%乙酸溶液，24h，不低于2级；耐湿热不低于2级、耐干热不低于2级、附着力不低于1级、耐磨性不低于2级、抗冲击不低于2级，耐冷热温差检测合格），</w:t>
            </w:r>
            <w:commentRangeStart w:id="51"/>
            <w:r>
              <w:rPr>
                <w:rFonts w:hint="eastAsia" w:ascii="宋体" w:hAnsi="宋体" w:eastAsia="宋体" w:cs="宋体"/>
                <w:b/>
                <w:bCs/>
                <w:color w:val="FF0000"/>
                <w:kern w:val="0"/>
                <w:sz w:val="21"/>
                <w:szCs w:val="21"/>
                <w:highlight w:val="none"/>
                <w:shd w:val="clear"/>
                <w:lang w:val="en-US" w:eastAsia="zh-CN" w:bidi="ar"/>
              </w:rPr>
              <w:t>甲醛释放量≤0.1mg/L</w:t>
            </w:r>
            <w:commentRangeEnd w:id="51"/>
            <w:r>
              <w:commentReference w:id="51"/>
            </w:r>
            <w:r>
              <w:rPr>
                <w:rFonts w:hint="eastAsia" w:ascii="宋体" w:hAnsi="宋体" w:eastAsia="宋体" w:cs="宋体"/>
                <w:b/>
                <w:bCs/>
                <w:color w:val="FF0000"/>
                <w:kern w:val="0"/>
                <w:sz w:val="21"/>
                <w:szCs w:val="21"/>
                <w:highlight w:val="none"/>
                <w:shd w:val="clear"/>
                <w:lang w:val="en-US" w:eastAsia="zh-CN" w:bidi="ar"/>
              </w:rPr>
              <w:t>；重金属含量（包括可溶性铅、可溶性镉、可溶性铬、可溶性汞）未检出；桌类强度和耐久性（包括主桌面垂直静载荷试验、桌面持续垂直静载荷试验、桌面垂直冲击试验、水平静载荷试验、桌腿跌落试验、桌面水平耐久性试验）合格，桌类稳定性（垂直加载稳定性试验、垂直和水平加载稳定性试验）合格；</w:t>
            </w:r>
            <w:commentRangeStart w:id="52"/>
            <w:r>
              <w:rPr>
                <w:rFonts w:hint="eastAsia" w:ascii="宋体" w:hAnsi="宋体" w:eastAsia="宋体" w:cs="宋体"/>
                <w:b/>
                <w:bCs/>
                <w:color w:val="FF0000"/>
                <w:kern w:val="0"/>
                <w:sz w:val="21"/>
                <w:szCs w:val="21"/>
                <w:highlight w:val="none"/>
                <w:shd w:val="clear"/>
                <w:lang w:val="en-US" w:eastAsia="zh-CN" w:bidi="ar"/>
              </w:rPr>
              <w:t>甲醛释放量（GB/T 35607-2017）未检出</w:t>
            </w:r>
            <w:commentRangeEnd w:id="52"/>
            <w:r>
              <w:commentReference w:id="52"/>
            </w:r>
            <w:r>
              <w:rPr>
                <w:rFonts w:hint="eastAsia" w:ascii="宋体" w:hAnsi="宋体" w:eastAsia="宋体" w:cs="宋体"/>
                <w:b/>
                <w:bCs/>
                <w:color w:val="FF0000"/>
                <w:kern w:val="0"/>
                <w:sz w:val="21"/>
                <w:szCs w:val="21"/>
                <w:highlight w:val="none"/>
                <w:shd w:val="clear"/>
                <w:lang w:val="en-US" w:eastAsia="zh-CN" w:bidi="ar"/>
              </w:rPr>
              <w:t>，挥发性有机化合物苯未检出，甲苯未检出，二甲苯未检出，TVOC≤0.022mg/m³。</w:t>
            </w:r>
          </w:p>
          <w:p>
            <w:pPr>
              <w:widowControl/>
              <w:jc w:val="left"/>
              <w:textAlignment w:val="center"/>
              <w:rPr>
                <w:rFonts w:hint="eastAsia" w:ascii="宋体" w:hAnsi="宋体" w:eastAsia="宋体" w:cs="宋体"/>
                <w:color w:val="000000"/>
                <w:kern w:val="0"/>
                <w:sz w:val="21"/>
                <w:szCs w:val="21"/>
                <w:lang w:val="en-US" w:eastAsia="zh-CN" w:bidi="ar"/>
              </w:rPr>
            </w:pPr>
            <w:r>
              <w:rPr>
                <w:rFonts w:hint="eastAsia" w:ascii="宋体" w:hAnsi="宋体" w:eastAsia="宋体" w:cs="宋体"/>
                <w:b/>
                <w:bCs/>
                <w:color w:val="FF0000"/>
                <w:kern w:val="0"/>
                <w:sz w:val="21"/>
                <w:szCs w:val="21"/>
                <w:highlight w:val="none"/>
                <w:shd w:val="clear"/>
                <w:lang w:eastAsia="zh-CN" w:bidi="ar"/>
              </w:rPr>
              <w:t>【</w:t>
            </w:r>
            <w:r>
              <w:rPr>
                <w:rFonts w:hint="eastAsia" w:ascii="宋体" w:hAnsi="宋体" w:eastAsia="宋体" w:cs="宋体"/>
                <w:b/>
                <w:bCs/>
                <w:color w:val="FF0000"/>
                <w:kern w:val="0"/>
                <w:sz w:val="21"/>
                <w:szCs w:val="21"/>
                <w:highlight w:val="none"/>
                <w:shd w:val="clear"/>
                <w:lang w:bidi="ar"/>
              </w:rPr>
              <w:t>投标人需提供由第三方检测机构出具的具有 CMA或CNAS标识的</w:t>
            </w:r>
            <w:r>
              <w:rPr>
                <w:rFonts w:hint="eastAsia" w:ascii="宋体" w:hAnsi="宋体" w:eastAsia="宋体" w:cs="宋体"/>
                <w:b/>
                <w:bCs/>
                <w:color w:val="FF0000"/>
                <w:kern w:val="0"/>
                <w:sz w:val="21"/>
                <w:szCs w:val="21"/>
                <w:highlight w:val="none"/>
                <w:shd w:val="clear"/>
                <w:lang w:val="en-US" w:eastAsia="zh-CN" w:bidi="ar"/>
              </w:rPr>
              <w:t>符合上述检测依据和检测参数要求的</w:t>
            </w:r>
            <w:r>
              <w:rPr>
                <w:rFonts w:hint="eastAsia" w:ascii="宋体" w:hAnsi="宋体" w:eastAsia="宋体" w:cs="宋体"/>
                <w:b/>
                <w:bCs/>
                <w:color w:val="FF0000"/>
                <w:kern w:val="0"/>
                <w:sz w:val="21"/>
                <w:szCs w:val="21"/>
                <w:highlight w:val="none"/>
                <w:shd w:val="clear"/>
                <w:lang w:bidi="ar"/>
              </w:rPr>
              <w:t>检测报告扫描件（原件备查）和该检测报告在全国认证认可信息公共服务平台（http://cx.cnca.cn）查询截图（查询截图中的报告编号及检测机构名称应与检测报告一致）</w:t>
            </w:r>
            <w:r>
              <w:rPr>
                <w:rFonts w:hint="eastAsia" w:ascii="宋体" w:hAnsi="宋体" w:eastAsia="宋体" w:cs="宋体"/>
                <w:b/>
                <w:bCs/>
                <w:color w:val="FF0000"/>
                <w:kern w:val="0"/>
                <w:sz w:val="21"/>
                <w:szCs w:val="21"/>
                <w:highlight w:val="none"/>
                <w:shd w:val="clear"/>
                <w:lang w:eastAsia="zh-CN" w:bidi="ar"/>
              </w:rPr>
              <w:t>，检测报告需附有检测样品的图片。</w:t>
            </w:r>
            <w:r>
              <w:rPr>
                <w:rFonts w:hint="eastAsia" w:ascii="宋体" w:hAnsi="宋体" w:eastAsia="宋体" w:cs="宋体"/>
                <w:b/>
                <w:bCs/>
                <w:color w:val="FF0000"/>
                <w:kern w:val="0"/>
                <w:sz w:val="21"/>
                <w:szCs w:val="21"/>
                <w:highlight w:val="none"/>
                <w:shd w:val="clear"/>
                <w:lang w:bidi="ar"/>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673" w:author="王秀子" w:date="2023-07-06T10:28:58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trHeight w:val="712" w:hRule="atLeast"/>
          <w:trPrChange w:id="673" w:author="王秀子" w:date="2023-07-06T10:28:58Z">
            <w:trPr>
              <w:trHeight w:val="712" w:hRule="atLeast"/>
            </w:trPr>
          </w:trPrChange>
        </w:trPr>
        <w:tc>
          <w:tcPr>
            <w:tcW w:w="531" w:type="pct"/>
            <w:vMerge w:val="restart"/>
            <w:vAlign w:val="center"/>
            <w:tcPrChange w:id="674" w:author="王秀子" w:date="2023-07-06T10:28:58Z">
              <w:tcPr>
                <w:tcW w:w="531" w:type="pct"/>
                <w:vMerge w:val="restart"/>
                <w:vAlign w:val="center"/>
              </w:tcPr>
            </w:tcPrChange>
          </w:tcPr>
          <w:p>
            <w:pPr>
              <w:widowControl/>
              <w:jc w:val="center"/>
              <w:textAlignment w:val="center"/>
              <w:rPr>
                <w:rFonts w:hint="eastAsia" w:ascii="宋体" w:hAnsi="宋体" w:eastAsia="宋体" w:cs="宋体"/>
                <w:sz w:val="21"/>
                <w:szCs w:val="21"/>
              </w:rPr>
            </w:pPr>
            <w:r>
              <w:rPr>
                <w:rFonts w:hint="eastAsia" w:ascii="宋体" w:hAnsi="宋体" w:eastAsia="宋体" w:cs="宋体"/>
                <w:color w:val="000000"/>
                <w:kern w:val="0"/>
                <w:sz w:val="21"/>
                <w:szCs w:val="21"/>
                <w:lang w:bidi="ar"/>
              </w:rPr>
              <w:t>48</w:t>
            </w:r>
          </w:p>
        </w:tc>
        <w:tc>
          <w:tcPr>
            <w:tcW w:w="1170" w:type="pct"/>
            <w:vMerge w:val="restart"/>
            <w:vAlign w:val="center"/>
            <w:tcPrChange w:id="675" w:author="王秀子" w:date="2023-07-06T10:28:58Z">
              <w:tcPr>
                <w:tcW w:w="1170" w:type="pct"/>
                <w:vMerge w:val="restart"/>
                <w:vAlign w:val="center"/>
              </w:tcPr>
            </w:tcPrChange>
          </w:tcPr>
          <w:p>
            <w:pPr>
              <w:widowControl/>
              <w:jc w:val="center"/>
              <w:textAlignment w:val="center"/>
              <w:rPr>
                <w:rFonts w:hint="eastAsia" w:ascii="宋体" w:hAnsi="宋体" w:eastAsia="宋体" w:cs="宋体"/>
                <w:sz w:val="21"/>
                <w:szCs w:val="21"/>
              </w:rPr>
            </w:pPr>
            <w:r>
              <w:rPr>
                <w:rFonts w:hint="eastAsia" w:ascii="宋体" w:hAnsi="宋体" w:eastAsia="宋体" w:cs="宋体"/>
                <w:color w:val="000000"/>
                <w:kern w:val="0"/>
                <w:sz w:val="21"/>
                <w:szCs w:val="21"/>
                <w:lang w:bidi="ar"/>
              </w:rPr>
              <w:t>会议桌（小会议室2）</w:t>
            </w:r>
            <w:r>
              <w:rPr>
                <w:rFonts w:hint="eastAsia" w:ascii="宋体" w:hAnsi="宋体" w:eastAsia="宋体" w:cs="宋体"/>
                <w:sz w:val="21"/>
                <w:szCs w:val="21"/>
              </w:rPr>
              <w:drawing>
                <wp:inline distT="0" distB="0" distL="114300" distR="114300">
                  <wp:extent cx="1010285" cy="229235"/>
                  <wp:effectExtent l="0" t="0" r="10795" b="14605"/>
                  <wp:docPr id="1" name="图片 21" descr="C:\Users\admin\Desktop\图片17_副本.png图片17_副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1" descr="C:\Users\admin\Desktop\图片17_副本.png图片17_副本"/>
                          <pic:cNvPicPr>
                            <a:picLocks noChangeAspect="1"/>
                          </pic:cNvPicPr>
                        </pic:nvPicPr>
                        <pic:blipFill>
                          <a:blip r:embed="rId51"/>
                          <a:stretch>
                            <a:fillRect/>
                          </a:stretch>
                        </pic:blipFill>
                        <pic:spPr>
                          <a:xfrm>
                            <a:off x="0" y="0"/>
                            <a:ext cx="1010285" cy="229235"/>
                          </a:xfrm>
                          <a:prstGeom prst="rect">
                            <a:avLst/>
                          </a:prstGeom>
                          <a:noFill/>
                          <a:ln w="9525">
                            <a:noFill/>
                          </a:ln>
                        </pic:spPr>
                      </pic:pic>
                    </a:graphicData>
                  </a:graphic>
                </wp:inline>
              </w:drawing>
            </w:r>
          </w:p>
        </w:tc>
        <w:tc>
          <w:tcPr>
            <w:tcW w:w="3298" w:type="pct"/>
            <w:vAlign w:val="center"/>
            <w:tcPrChange w:id="676" w:author="王秀子" w:date="2023-07-06T10:28:58Z">
              <w:tcPr>
                <w:tcW w:w="3297" w:type="pct"/>
                <w:vAlign w:val="center"/>
              </w:tcPr>
            </w:tcPrChange>
          </w:tcPr>
          <w:p>
            <w:pPr>
              <w:widowControl/>
              <w:jc w:val="left"/>
              <w:textAlignment w:val="center"/>
              <w:rPr>
                <w:rFonts w:hint="eastAsia" w:ascii="宋体" w:hAnsi="宋体" w:eastAsia="宋体" w:cs="宋体"/>
                <w:sz w:val="21"/>
                <w:szCs w:val="21"/>
              </w:rPr>
            </w:pPr>
            <w:r>
              <w:rPr>
                <w:rFonts w:hint="eastAsia" w:ascii="宋体" w:hAnsi="宋体" w:eastAsia="宋体" w:cs="宋体"/>
                <w:color w:val="000000"/>
                <w:kern w:val="0"/>
                <w:sz w:val="21"/>
                <w:szCs w:val="21"/>
                <w:lang w:bidi="ar"/>
              </w:rPr>
              <w:t>1.规格：（W3600*D1800*H750）mm±15mm，根据现场实测定制尺寸；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677" w:author="王秀子" w:date="2023-07-06T10:28:58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trHeight w:val="932" w:hRule="atLeast"/>
          <w:trPrChange w:id="677" w:author="王秀子" w:date="2023-07-06T10:28:58Z">
            <w:trPr>
              <w:trHeight w:val="932" w:hRule="atLeast"/>
            </w:trPr>
          </w:trPrChange>
        </w:trPr>
        <w:tc>
          <w:tcPr>
            <w:tcW w:w="531" w:type="pct"/>
            <w:vMerge w:val="continue"/>
            <w:vAlign w:val="center"/>
            <w:tcPrChange w:id="678" w:author="王秀子" w:date="2023-07-06T10:28:58Z">
              <w:tcPr>
                <w:tcW w:w="531" w:type="pct"/>
                <w:vMerge w:val="continue"/>
                <w:vAlign w:val="center"/>
              </w:tcPr>
            </w:tcPrChange>
          </w:tcPr>
          <w:p>
            <w:pPr>
              <w:widowControl/>
              <w:jc w:val="left"/>
              <w:textAlignment w:val="center"/>
              <w:rPr>
                <w:rFonts w:hint="eastAsia" w:ascii="宋体" w:hAnsi="宋体" w:eastAsia="宋体" w:cs="宋体"/>
                <w:sz w:val="21"/>
                <w:szCs w:val="21"/>
              </w:rPr>
            </w:pPr>
          </w:p>
        </w:tc>
        <w:tc>
          <w:tcPr>
            <w:tcW w:w="1170" w:type="pct"/>
            <w:vMerge w:val="continue"/>
            <w:vAlign w:val="center"/>
            <w:tcPrChange w:id="679" w:author="王秀子" w:date="2023-07-06T10:28:58Z">
              <w:tcPr>
                <w:tcW w:w="1170" w:type="pct"/>
                <w:vMerge w:val="continue"/>
                <w:vAlign w:val="center"/>
              </w:tcPr>
            </w:tcPrChange>
          </w:tcPr>
          <w:p>
            <w:pPr>
              <w:widowControl/>
              <w:jc w:val="left"/>
              <w:textAlignment w:val="center"/>
              <w:rPr>
                <w:rFonts w:hint="eastAsia" w:ascii="宋体" w:hAnsi="宋体" w:eastAsia="宋体" w:cs="宋体"/>
                <w:sz w:val="21"/>
                <w:szCs w:val="21"/>
              </w:rPr>
            </w:pPr>
          </w:p>
        </w:tc>
        <w:tc>
          <w:tcPr>
            <w:tcW w:w="3298" w:type="pct"/>
            <w:vAlign w:val="center"/>
            <w:tcPrChange w:id="680" w:author="王秀子" w:date="2023-07-06T10:28:58Z">
              <w:tcPr>
                <w:tcW w:w="3297" w:type="pct"/>
                <w:vAlign w:val="center"/>
              </w:tcPr>
            </w:tcPrChange>
          </w:tcPr>
          <w:p>
            <w:pPr>
              <w:widowControl/>
              <w:jc w:val="left"/>
              <w:textAlignment w:val="center"/>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2.基材采用符合国家环保标准E1级或更优的中密度纤维板基材；绿色环保产品甲醛释放量0.124mg/m³,符合E1环保级标准。贴面用材采用AAA级木皮贴面，木皮厚度0.6mm。水性油漆。封边：采用实木木皮封边。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681" w:author="王秀子" w:date="2023-07-06T10:28:58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trHeight w:val="742" w:hRule="atLeast"/>
          <w:trPrChange w:id="681" w:author="王秀子" w:date="2023-07-06T10:28:58Z">
            <w:trPr>
              <w:trHeight w:val="742" w:hRule="atLeast"/>
            </w:trPr>
          </w:trPrChange>
        </w:trPr>
        <w:tc>
          <w:tcPr>
            <w:tcW w:w="531" w:type="pct"/>
            <w:vMerge w:val="continue"/>
            <w:vAlign w:val="center"/>
            <w:tcPrChange w:id="682" w:author="王秀子" w:date="2023-07-06T10:28:58Z">
              <w:tcPr>
                <w:tcW w:w="531" w:type="pct"/>
                <w:vMerge w:val="continue"/>
                <w:vAlign w:val="center"/>
              </w:tcPr>
            </w:tcPrChange>
          </w:tcPr>
          <w:p>
            <w:pPr>
              <w:widowControl/>
              <w:jc w:val="left"/>
              <w:textAlignment w:val="center"/>
              <w:rPr>
                <w:rFonts w:hint="eastAsia" w:ascii="宋体" w:hAnsi="宋体" w:eastAsia="宋体" w:cs="宋体"/>
                <w:color w:val="000000"/>
                <w:kern w:val="0"/>
                <w:sz w:val="21"/>
                <w:szCs w:val="21"/>
                <w:lang w:bidi="ar"/>
              </w:rPr>
            </w:pPr>
          </w:p>
        </w:tc>
        <w:tc>
          <w:tcPr>
            <w:tcW w:w="1170" w:type="pct"/>
            <w:vMerge w:val="continue"/>
            <w:vAlign w:val="center"/>
            <w:tcPrChange w:id="683" w:author="王秀子" w:date="2023-07-06T10:28:58Z">
              <w:tcPr>
                <w:tcW w:w="1170" w:type="pct"/>
                <w:vMerge w:val="continue"/>
                <w:vAlign w:val="center"/>
              </w:tcPr>
            </w:tcPrChange>
          </w:tcPr>
          <w:p>
            <w:pPr>
              <w:widowControl/>
              <w:jc w:val="left"/>
              <w:textAlignment w:val="center"/>
              <w:rPr>
                <w:rFonts w:hint="eastAsia" w:ascii="宋体" w:hAnsi="宋体" w:eastAsia="宋体" w:cs="宋体"/>
                <w:color w:val="000000"/>
                <w:kern w:val="0"/>
                <w:sz w:val="21"/>
                <w:szCs w:val="21"/>
                <w:lang w:bidi="ar"/>
              </w:rPr>
            </w:pPr>
          </w:p>
        </w:tc>
        <w:tc>
          <w:tcPr>
            <w:tcW w:w="3298" w:type="pct"/>
            <w:vAlign w:val="center"/>
            <w:tcPrChange w:id="684" w:author="王秀子" w:date="2023-07-06T10:28:58Z">
              <w:tcPr>
                <w:tcW w:w="3297" w:type="pct"/>
                <w:vAlign w:val="center"/>
              </w:tcPr>
            </w:tcPrChange>
          </w:tcPr>
          <w:p>
            <w:pPr>
              <w:widowControl/>
              <w:jc w:val="left"/>
              <w:textAlignment w:val="center"/>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3.配件：采用五金配件；按生产图纸为准；可根据实际情况预留麦孔尺寸和翻线盒。</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685" w:author="王秀子" w:date="2023-07-06T10:28:58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trHeight w:val="487" w:hRule="atLeast"/>
          <w:trPrChange w:id="685" w:author="王秀子" w:date="2023-07-06T10:28:58Z">
            <w:trPr>
              <w:trHeight w:val="487" w:hRule="atLeast"/>
            </w:trPr>
          </w:trPrChange>
        </w:trPr>
        <w:tc>
          <w:tcPr>
            <w:tcW w:w="531" w:type="pct"/>
            <w:vMerge w:val="restart"/>
            <w:vAlign w:val="center"/>
            <w:tcPrChange w:id="686" w:author="王秀子" w:date="2023-07-06T10:28:58Z">
              <w:tcPr>
                <w:tcW w:w="531" w:type="pct"/>
                <w:vMerge w:val="restart"/>
                <w:vAlign w:val="center"/>
              </w:tcPr>
            </w:tcPrChange>
          </w:tcPr>
          <w:p>
            <w:pPr>
              <w:widowControl/>
              <w:jc w:val="center"/>
              <w:textAlignment w:val="center"/>
              <w:rPr>
                <w:rFonts w:hint="eastAsia" w:ascii="宋体" w:hAnsi="宋体" w:eastAsia="宋体" w:cs="宋体"/>
                <w:sz w:val="21"/>
                <w:szCs w:val="21"/>
              </w:rPr>
            </w:pPr>
            <w:r>
              <w:rPr>
                <w:rFonts w:hint="eastAsia" w:ascii="宋体" w:hAnsi="宋体" w:eastAsia="宋体" w:cs="宋体"/>
                <w:color w:val="000000"/>
                <w:kern w:val="0"/>
                <w:sz w:val="21"/>
                <w:szCs w:val="21"/>
                <w:lang w:bidi="ar"/>
              </w:rPr>
              <w:t>49</w:t>
            </w:r>
          </w:p>
        </w:tc>
        <w:tc>
          <w:tcPr>
            <w:tcW w:w="1170" w:type="pct"/>
            <w:vMerge w:val="restart"/>
            <w:vAlign w:val="center"/>
            <w:tcPrChange w:id="687" w:author="王秀子" w:date="2023-07-06T10:28:58Z">
              <w:tcPr>
                <w:tcW w:w="1170" w:type="pct"/>
                <w:vMerge w:val="restart"/>
                <w:vAlign w:val="center"/>
              </w:tcPr>
            </w:tcPrChange>
          </w:tcPr>
          <w:p>
            <w:pPr>
              <w:widowControl/>
              <w:jc w:val="center"/>
              <w:textAlignment w:val="center"/>
              <w:rPr>
                <w:rFonts w:hint="eastAsia" w:ascii="宋体" w:hAnsi="宋体" w:eastAsia="宋体" w:cs="宋体"/>
                <w:sz w:val="21"/>
                <w:szCs w:val="21"/>
              </w:rPr>
            </w:pPr>
            <w:r>
              <w:rPr>
                <w:rFonts w:hint="eastAsia" w:ascii="宋体" w:hAnsi="宋体" w:eastAsia="宋体" w:cs="宋体"/>
                <w:color w:val="000000"/>
                <w:kern w:val="0"/>
                <w:sz w:val="21"/>
                <w:szCs w:val="21"/>
                <w:lang w:bidi="ar"/>
              </w:rPr>
              <w:t>会议桌（小会议室3）</w:t>
            </w:r>
            <w:r>
              <w:rPr>
                <w:rFonts w:hint="eastAsia" w:ascii="宋体" w:hAnsi="宋体" w:eastAsia="宋体" w:cs="宋体"/>
                <w:sz w:val="21"/>
                <w:szCs w:val="21"/>
              </w:rPr>
              <w:drawing>
                <wp:inline distT="0" distB="0" distL="114300" distR="114300">
                  <wp:extent cx="1010285" cy="229235"/>
                  <wp:effectExtent l="0" t="0" r="10795" b="14605"/>
                  <wp:docPr id="2" name="图片 21" descr="C:\Users\admin\Desktop\图片17_副本.png图片17_副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1" descr="C:\Users\admin\Desktop\图片17_副本.png图片17_副本"/>
                          <pic:cNvPicPr>
                            <a:picLocks noChangeAspect="1"/>
                          </pic:cNvPicPr>
                        </pic:nvPicPr>
                        <pic:blipFill>
                          <a:blip r:embed="rId51"/>
                          <a:stretch>
                            <a:fillRect/>
                          </a:stretch>
                        </pic:blipFill>
                        <pic:spPr>
                          <a:xfrm>
                            <a:off x="0" y="0"/>
                            <a:ext cx="1010285" cy="229235"/>
                          </a:xfrm>
                          <a:prstGeom prst="rect">
                            <a:avLst/>
                          </a:prstGeom>
                          <a:noFill/>
                          <a:ln w="9525">
                            <a:noFill/>
                          </a:ln>
                        </pic:spPr>
                      </pic:pic>
                    </a:graphicData>
                  </a:graphic>
                </wp:inline>
              </w:drawing>
            </w:r>
          </w:p>
        </w:tc>
        <w:tc>
          <w:tcPr>
            <w:tcW w:w="3298" w:type="pct"/>
            <w:vAlign w:val="center"/>
            <w:tcPrChange w:id="688" w:author="王秀子" w:date="2023-07-06T10:28:58Z">
              <w:tcPr>
                <w:tcW w:w="3297" w:type="pct"/>
                <w:vAlign w:val="center"/>
              </w:tcPr>
            </w:tcPrChange>
          </w:tcPr>
          <w:p>
            <w:pPr>
              <w:widowControl/>
              <w:jc w:val="left"/>
              <w:textAlignment w:val="center"/>
              <w:rPr>
                <w:rFonts w:hint="eastAsia" w:ascii="宋体" w:hAnsi="宋体" w:eastAsia="宋体" w:cs="宋体"/>
                <w:sz w:val="21"/>
                <w:szCs w:val="21"/>
              </w:rPr>
            </w:pPr>
            <w:r>
              <w:rPr>
                <w:rFonts w:hint="eastAsia" w:ascii="宋体" w:hAnsi="宋体" w:eastAsia="宋体" w:cs="宋体"/>
                <w:color w:val="000000"/>
                <w:kern w:val="0"/>
                <w:sz w:val="21"/>
                <w:szCs w:val="21"/>
                <w:lang w:bidi="ar"/>
              </w:rPr>
              <w:t>1.规格：（W7000*D2400*H750）mm±15mm，根据现场实测定制尺寸；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689" w:author="王秀子" w:date="2023-07-06T10:28:58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trHeight w:val="340" w:hRule="atLeast"/>
          <w:trPrChange w:id="689" w:author="王秀子" w:date="2023-07-06T10:28:58Z">
            <w:trPr>
              <w:trHeight w:val="340" w:hRule="atLeast"/>
            </w:trPr>
          </w:trPrChange>
        </w:trPr>
        <w:tc>
          <w:tcPr>
            <w:tcW w:w="531" w:type="pct"/>
            <w:vMerge w:val="continue"/>
            <w:vAlign w:val="center"/>
            <w:tcPrChange w:id="690" w:author="王秀子" w:date="2023-07-06T10:28:58Z">
              <w:tcPr>
                <w:tcW w:w="531" w:type="pct"/>
                <w:vMerge w:val="continue"/>
                <w:vAlign w:val="center"/>
              </w:tcPr>
            </w:tcPrChange>
          </w:tcPr>
          <w:p>
            <w:pPr>
              <w:widowControl/>
              <w:jc w:val="left"/>
              <w:textAlignment w:val="center"/>
              <w:rPr>
                <w:rFonts w:hint="eastAsia" w:ascii="宋体" w:hAnsi="宋体" w:eastAsia="宋体" w:cs="宋体"/>
                <w:sz w:val="21"/>
                <w:szCs w:val="21"/>
              </w:rPr>
            </w:pPr>
          </w:p>
        </w:tc>
        <w:tc>
          <w:tcPr>
            <w:tcW w:w="1170" w:type="pct"/>
            <w:vMerge w:val="continue"/>
            <w:vAlign w:val="center"/>
            <w:tcPrChange w:id="691" w:author="王秀子" w:date="2023-07-06T10:28:58Z">
              <w:tcPr>
                <w:tcW w:w="1170" w:type="pct"/>
                <w:vMerge w:val="continue"/>
                <w:vAlign w:val="center"/>
              </w:tcPr>
            </w:tcPrChange>
          </w:tcPr>
          <w:p>
            <w:pPr>
              <w:widowControl/>
              <w:jc w:val="center"/>
              <w:textAlignment w:val="center"/>
              <w:rPr>
                <w:rFonts w:hint="eastAsia" w:ascii="宋体" w:hAnsi="宋体" w:eastAsia="宋体" w:cs="宋体"/>
                <w:sz w:val="21"/>
                <w:szCs w:val="21"/>
              </w:rPr>
            </w:pPr>
          </w:p>
        </w:tc>
        <w:tc>
          <w:tcPr>
            <w:tcW w:w="3298" w:type="pct"/>
            <w:vAlign w:val="center"/>
            <w:tcPrChange w:id="692" w:author="王秀子" w:date="2023-07-06T10:28:58Z">
              <w:tcPr>
                <w:tcW w:w="3297" w:type="pct"/>
                <w:vAlign w:val="center"/>
              </w:tcPr>
            </w:tcPrChange>
          </w:tcPr>
          <w:p>
            <w:pPr>
              <w:widowControl/>
              <w:jc w:val="left"/>
              <w:textAlignment w:val="center"/>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2.基材采用符合国家环保标准E1级或更优的中密度纤维板基材；绿色环保产品甲醛释放量0.124mg/m³,符合E1环保级标准。贴面用材采用AAA级木皮贴面，木皮厚度0.6mm。水性油漆。封边：采用实木木皮封边。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693" w:author="王秀子" w:date="2023-07-06T10:28:58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trHeight w:val="682" w:hRule="atLeast"/>
          <w:trPrChange w:id="693" w:author="王秀子" w:date="2023-07-06T10:28:58Z">
            <w:trPr>
              <w:trHeight w:val="682" w:hRule="atLeast"/>
            </w:trPr>
          </w:trPrChange>
        </w:trPr>
        <w:tc>
          <w:tcPr>
            <w:tcW w:w="531" w:type="pct"/>
            <w:vMerge w:val="continue"/>
            <w:vAlign w:val="center"/>
            <w:tcPrChange w:id="694" w:author="王秀子" w:date="2023-07-06T10:28:58Z">
              <w:tcPr>
                <w:tcW w:w="531" w:type="pct"/>
                <w:vMerge w:val="continue"/>
                <w:vAlign w:val="center"/>
              </w:tcPr>
            </w:tcPrChange>
          </w:tcPr>
          <w:p>
            <w:pPr>
              <w:widowControl/>
              <w:jc w:val="left"/>
              <w:textAlignment w:val="center"/>
              <w:rPr>
                <w:rFonts w:hint="eastAsia" w:ascii="宋体" w:hAnsi="宋体" w:eastAsia="宋体" w:cs="宋体"/>
                <w:color w:val="000000"/>
                <w:kern w:val="0"/>
                <w:sz w:val="21"/>
                <w:szCs w:val="21"/>
                <w:lang w:bidi="ar"/>
              </w:rPr>
            </w:pPr>
          </w:p>
        </w:tc>
        <w:tc>
          <w:tcPr>
            <w:tcW w:w="1170" w:type="pct"/>
            <w:vMerge w:val="continue"/>
            <w:vAlign w:val="center"/>
            <w:tcPrChange w:id="695" w:author="王秀子" w:date="2023-07-06T10:28:58Z">
              <w:tcPr>
                <w:tcW w:w="1170" w:type="pct"/>
                <w:vMerge w:val="continue"/>
                <w:vAlign w:val="center"/>
              </w:tcPr>
            </w:tcPrChange>
          </w:tcPr>
          <w:p>
            <w:pPr>
              <w:widowControl/>
              <w:jc w:val="center"/>
              <w:textAlignment w:val="center"/>
              <w:rPr>
                <w:rFonts w:hint="eastAsia" w:ascii="宋体" w:hAnsi="宋体" w:eastAsia="宋体" w:cs="宋体"/>
                <w:color w:val="000000"/>
                <w:kern w:val="0"/>
                <w:sz w:val="21"/>
                <w:szCs w:val="21"/>
                <w:lang w:bidi="ar"/>
              </w:rPr>
            </w:pPr>
          </w:p>
        </w:tc>
        <w:tc>
          <w:tcPr>
            <w:tcW w:w="3298" w:type="pct"/>
            <w:vAlign w:val="center"/>
            <w:tcPrChange w:id="696" w:author="王秀子" w:date="2023-07-06T10:28:58Z">
              <w:tcPr>
                <w:tcW w:w="3297" w:type="pct"/>
                <w:vAlign w:val="center"/>
              </w:tcPr>
            </w:tcPrChange>
          </w:tcPr>
          <w:p>
            <w:pPr>
              <w:widowControl/>
              <w:jc w:val="left"/>
              <w:textAlignment w:val="center"/>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3.配件：采用五金配件；按生产图纸为准；可根据实际情况预留麦孔尺寸和翻线盒。</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697" w:author="王秀子" w:date="2023-07-06T10:28:58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trHeight w:val="724" w:hRule="atLeast"/>
          <w:trPrChange w:id="697" w:author="王秀子" w:date="2023-07-06T10:28:58Z">
            <w:trPr>
              <w:trHeight w:val="724" w:hRule="atLeast"/>
            </w:trPr>
          </w:trPrChange>
        </w:trPr>
        <w:tc>
          <w:tcPr>
            <w:tcW w:w="531" w:type="pct"/>
            <w:vMerge w:val="restart"/>
            <w:vAlign w:val="center"/>
            <w:tcPrChange w:id="698" w:author="王秀子" w:date="2023-07-06T10:28:58Z">
              <w:tcPr>
                <w:tcW w:w="531" w:type="pct"/>
                <w:vMerge w:val="restart"/>
                <w:vAlign w:val="center"/>
              </w:tcPr>
            </w:tcPrChange>
          </w:tcPr>
          <w:p>
            <w:pPr>
              <w:widowControl/>
              <w:jc w:val="center"/>
              <w:textAlignment w:val="center"/>
              <w:rPr>
                <w:rFonts w:hint="eastAsia" w:ascii="宋体" w:hAnsi="宋体" w:eastAsia="宋体" w:cs="宋体"/>
                <w:sz w:val="21"/>
                <w:szCs w:val="21"/>
              </w:rPr>
            </w:pPr>
            <w:r>
              <w:rPr>
                <w:rFonts w:hint="eastAsia" w:ascii="宋体" w:hAnsi="宋体" w:eastAsia="宋体" w:cs="宋体"/>
                <w:color w:val="000000"/>
                <w:kern w:val="0"/>
                <w:sz w:val="21"/>
                <w:szCs w:val="21"/>
                <w:lang w:bidi="ar"/>
              </w:rPr>
              <w:t>50</w:t>
            </w:r>
          </w:p>
        </w:tc>
        <w:tc>
          <w:tcPr>
            <w:tcW w:w="1170" w:type="pct"/>
            <w:vMerge w:val="restart"/>
            <w:vAlign w:val="center"/>
            <w:tcPrChange w:id="699" w:author="王秀子" w:date="2023-07-06T10:28:58Z">
              <w:tcPr>
                <w:tcW w:w="1170" w:type="pct"/>
                <w:vMerge w:val="restart"/>
                <w:vAlign w:val="center"/>
              </w:tcPr>
            </w:tcPrChange>
          </w:tcPr>
          <w:p>
            <w:pPr>
              <w:widowControl/>
              <w:jc w:val="center"/>
              <w:textAlignment w:val="center"/>
              <w:rPr>
                <w:rFonts w:hint="eastAsia" w:ascii="宋体" w:hAnsi="宋体" w:eastAsia="宋体" w:cs="宋体"/>
                <w:sz w:val="21"/>
                <w:szCs w:val="21"/>
              </w:rPr>
            </w:pPr>
            <w:r>
              <w:rPr>
                <w:rFonts w:hint="eastAsia" w:ascii="宋体" w:hAnsi="宋体" w:eastAsia="宋体" w:cs="宋体"/>
                <w:color w:val="000000"/>
                <w:kern w:val="0"/>
                <w:sz w:val="21"/>
                <w:szCs w:val="21"/>
                <w:lang w:bidi="ar"/>
              </w:rPr>
              <w:t>会议桌（中会议室）</w:t>
            </w:r>
            <w:r>
              <w:rPr>
                <w:rFonts w:hint="eastAsia" w:ascii="宋体" w:hAnsi="宋体" w:eastAsia="宋体" w:cs="宋体"/>
                <w:sz w:val="21"/>
                <w:szCs w:val="21"/>
              </w:rPr>
              <w:drawing>
                <wp:inline distT="0" distB="0" distL="114300" distR="114300">
                  <wp:extent cx="1010285" cy="229235"/>
                  <wp:effectExtent l="0" t="0" r="10795" b="14605"/>
                  <wp:docPr id="4" name="图片 21" descr="C:\Users\admin\Desktop\图片17_副本.png图片17_副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1" descr="C:\Users\admin\Desktop\图片17_副本.png图片17_副本"/>
                          <pic:cNvPicPr>
                            <a:picLocks noChangeAspect="1"/>
                          </pic:cNvPicPr>
                        </pic:nvPicPr>
                        <pic:blipFill>
                          <a:blip r:embed="rId51"/>
                          <a:stretch>
                            <a:fillRect/>
                          </a:stretch>
                        </pic:blipFill>
                        <pic:spPr>
                          <a:xfrm>
                            <a:off x="0" y="0"/>
                            <a:ext cx="1010285" cy="229235"/>
                          </a:xfrm>
                          <a:prstGeom prst="rect">
                            <a:avLst/>
                          </a:prstGeom>
                          <a:noFill/>
                          <a:ln w="9525">
                            <a:noFill/>
                          </a:ln>
                        </pic:spPr>
                      </pic:pic>
                    </a:graphicData>
                  </a:graphic>
                </wp:inline>
              </w:drawing>
            </w:r>
          </w:p>
        </w:tc>
        <w:tc>
          <w:tcPr>
            <w:tcW w:w="3298" w:type="pct"/>
            <w:vAlign w:val="center"/>
            <w:tcPrChange w:id="700" w:author="王秀子" w:date="2023-07-06T10:28:58Z">
              <w:tcPr>
                <w:tcW w:w="3297" w:type="pct"/>
                <w:vAlign w:val="center"/>
              </w:tcPr>
            </w:tcPrChange>
          </w:tcPr>
          <w:p>
            <w:pPr>
              <w:widowControl/>
              <w:jc w:val="left"/>
              <w:textAlignment w:val="center"/>
              <w:rPr>
                <w:rFonts w:hint="eastAsia" w:ascii="宋体" w:hAnsi="宋体" w:eastAsia="宋体" w:cs="宋体"/>
                <w:sz w:val="21"/>
                <w:szCs w:val="21"/>
              </w:rPr>
            </w:pPr>
            <w:r>
              <w:rPr>
                <w:rFonts w:hint="eastAsia" w:ascii="宋体" w:hAnsi="宋体" w:eastAsia="宋体" w:cs="宋体"/>
                <w:color w:val="000000"/>
                <w:kern w:val="0"/>
                <w:sz w:val="21"/>
                <w:szCs w:val="21"/>
                <w:lang w:bidi="ar"/>
              </w:rPr>
              <w:t>1.规格：（W6600*D2800*H750）mm±15mm，根据现场实测定制尺寸；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701" w:author="王秀子" w:date="2023-07-06T10:28:58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trHeight w:val="724" w:hRule="atLeast"/>
          <w:trPrChange w:id="701" w:author="王秀子" w:date="2023-07-06T10:28:58Z">
            <w:trPr>
              <w:trHeight w:val="724" w:hRule="atLeast"/>
            </w:trPr>
          </w:trPrChange>
        </w:trPr>
        <w:tc>
          <w:tcPr>
            <w:tcW w:w="531" w:type="pct"/>
            <w:vMerge w:val="continue"/>
            <w:vAlign w:val="center"/>
            <w:tcPrChange w:id="702" w:author="王秀子" w:date="2023-07-06T10:28:58Z">
              <w:tcPr>
                <w:tcW w:w="531" w:type="pct"/>
                <w:vMerge w:val="continue"/>
                <w:vAlign w:val="center"/>
              </w:tcPr>
            </w:tcPrChange>
          </w:tcPr>
          <w:p>
            <w:pPr>
              <w:widowControl/>
              <w:jc w:val="left"/>
              <w:textAlignment w:val="center"/>
              <w:rPr>
                <w:rFonts w:hint="eastAsia" w:ascii="宋体" w:hAnsi="宋体" w:eastAsia="宋体" w:cs="宋体"/>
                <w:sz w:val="21"/>
                <w:szCs w:val="21"/>
              </w:rPr>
            </w:pPr>
          </w:p>
        </w:tc>
        <w:tc>
          <w:tcPr>
            <w:tcW w:w="1170" w:type="pct"/>
            <w:vMerge w:val="continue"/>
            <w:vAlign w:val="center"/>
            <w:tcPrChange w:id="703" w:author="王秀子" w:date="2023-07-06T10:28:58Z">
              <w:tcPr>
                <w:tcW w:w="1170" w:type="pct"/>
                <w:vMerge w:val="continue"/>
                <w:vAlign w:val="center"/>
              </w:tcPr>
            </w:tcPrChange>
          </w:tcPr>
          <w:p>
            <w:pPr>
              <w:widowControl/>
              <w:jc w:val="center"/>
              <w:textAlignment w:val="center"/>
              <w:rPr>
                <w:rFonts w:hint="eastAsia" w:ascii="宋体" w:hAnsi="宋体" w:eastAsia="宋体" w:cs="宋体"/>
                <w:sz w:val="21"/>
                <w:szCs w:val="21"/>
              </w:rPr>
            </w:pPr>
          </w:p>
        </w:tc>
        <w:tc>
          <w:tcPr>
            <w:tcW w:w="3298" w:type="pct"/>
            <w:vAlign w:val="center"/>
            <w:tcPrChange w:id="704" w:author="王秀子" w:date="2023-07-06T10:28:58Z">
              <w:tcPr>
                <w:tcW w:w="3297" w:type="pct"/>
                <w:vAlign w:val="center"/>
              </w:tcPr>
            </w:tcPrChange>
          </w:tcPr>
          <w:p>
            <w:pPr>
              <w:widowControl/>
              <w:jc w:val="left"/>
              <w:textAlignment w:val="center"/>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2.基材采用符合国家环保标准E1级或更优的中密度纤维板基材；绿色环保产品甲醛释放量0.124mg/m³,符合E1环保级标准。贴面用材采用AAA级木皮贴面，木皮厚度0.6mm。水性油漆。封边：采用实木木皮封边。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705" w:author="王秀子" w:date="2023-07-06T10:28:58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trHeight w:val="724" w:hRule="atLeast"/>
          <w:trPrChange w:id="705" w:author="王秀子" w:date="2023-07-06T10:28:58Z">
            <w:trPr>
              <w:trHeight w:val="724" w:hRule="atLeast"/>
            </w:trPr>
          </w:trPrChange>
        </w:trPr>
        <w:tc>
          <w:tcPr>
            <w:tcW w:w="531" w:type="pct"/>
            <w:vMerge w:val="continue"/>
            <w:vAlign w:val="center"/>
            <w:tcPrChange w:id="706" w:author="王秀子" w:date="2023-07-06T10:28:58Z">
              <w:tcPr>
                <w:tcW w:w="531" w:type="pct"/>
                <w:vMerge w:val="continue"/>
                <w:vAlign w:val="center"/>
              </w:tcPr>
            </w:tcPrChange>
          </w:tcPr>
          <w:p>
            <w:pPr>
              <w:widowControl/>
              <w:jc w:val="left"/>
              <w:textAlignment w:val="center"/>
              <w:rPr>
                <w:rFonts w:hint="eastAsia" w:ascii="宋体" w:hAnsi="宋体" w:eastAsia="宋体" w:cs="宋体"/>
                <w:color w:val="000000"/>
                <w:kern w:val="0"/>
                <w:sz w:val="21"/>
                <w:szCs w:val="21"/>
                <w:lang w:bidi="ar"/>
              </w:rPr>
            </w:pPr>
          </w:p>
        </w:tc>
        <w:tc>
          <w:tcPr>
            <w:tcW w:w="1170" w:type="pct"/>
            <w:vMerge w:val="continue"/>
            <w:vAlign w:val="center"/>
            <w:tcPrChange w:id="707" w:author="王秀子" w:date="2023-07-06T10:28:58Z">
              <w:tcPr>
                <w:tcW w:w="1170" w:type="pct"/>
                <w:vMerge w:val="continue"/>
                <w:vAlign w:val="center"/>
              </w:tcPr>
            </w:tcPrChange>
          </w:tcPr>
          <w:p>
            <w:pPr>
              <w:widowControl/>
              <w:jc w:val="center"/>
              <w:textAlignment w:val="center"/>
              <w:rPr>
                <w:rFonts w:hint="eastAsia" w:ascii="宋体" w:hAnsi="宋体" w:eastAsia="宋体" w:cs="宋体"/>
                <w:color w:val="000000"/>
                <w:kern w:val="0"/>
                <w:sz w:val="21"/>
                <w:szCs w:val="21"/>
                <w:lang w:bidi="ar"/>
              </w:rPr>
            </w:pPr>
          </w:p>
        </w:tc>
        <w:tc>
          <w:tcPr>
            <w:tcW w:w="3298" w:type="pct"/>
            <w:vAlign w:val="center"/>
            <w:tcPrChange w:id="708" w:author="王秀子" w:date="2023-07-06T10:28:58Z">
              <w:tcPr>
                <w:tcW w:w="3297" w:type="pct"/>
                <w:vAlign w:val="center"/>
              </w:tcPr>
            </w:tcPrChange>
          </w:tcPr>
          <w:p>
            <w:pPr>
              <w:widowControl/>
              <w:jc w:val="left"/>
              <w:textAlignment w:val="center"/>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3.配件：采用五金配件；按生产图纸为准；可根据实际情况预留麦孔尺寸和翻线盒。</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709" w:author="王秀子" w:date="2023-07-06T10:28:58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trHeight w:val="90" w:hRule="atLeast"/>
          <w:trPrChange w:id="709" w:author="王秀子" w:date="2023-07-06T10:28:58Z">
            <w:trPr>
              <w:trHeight w:val="90" w:hRule="atLeast"/>
            </w:trPr>
          </w:trPrChange>
        </w:trPr>
        <w:tc>
          <w:tcPr>
            <w:tcW w:w="531" w:type="pct"/>
            <w:vMerge w:val="restart"/>
            <w:vAlign w:val="center"/>
            <w:tcPrChange w:id="710" w:author="王秀子" w:date="2023-07-06T10:28:58Z">
              <w:tcPr>
                <w:tcW w:w="531" w:type="pct"/>
                <w:vMerge w:val="restart"/>
                <w:vAlign w:val="center"/>
              </w:tcPr>
            </w:tcPrChange>
          </w:tcPr>
          <w:p>
            <w:pPr>
              <w:widowControl/>
              <w:jc w:val="center"/>
              <w:textAlignment w:val="center"/>
              <w:rPr>
                <w:rFonts w:hint="eastAsia" w:ascii="宋体" w:hAnsi="宋体" w:eastAsia="宋体" w:cs="宋体"/>
                <w:sz w:val="21"/>
                <w:szCs w:val="21"/>
              </w:rPr>
            </w:pPr>
            <w:r>
              <w:rPr>
                <w:rFonts w:hint="eastAsia" w:ascii="宋体" w:hAnsi="宋体" w:eastAsia="宋体" w:cs="宋体"/>
                <w:color w:val="000000"/>
                <w:kern w:val="0"/>
                <w:sz w:val="21"/>
                <w:szCs w:val="21"/>
                <w:lang w:bidi="ar"/>
              </w:rPr>
              <w:t>51</w:t>
            </w:r>
          </w:p>
        </w:tc>
        <w:tc>
          <w:tcPr>
            <w:tcW w:w="1170" w:type="pct"/>
            <w:vMerge w:val="restart"/>
            <w:vAlign w:val="center"/>
            <w:tcPrChange w:id="711" w:author="王秀子" w:date="2023-07-06T10:28:58Z">
              <w:tcPr>
                <w:tcW w:w="1170" w:type="pct"/>
                <w:vMerge w:val="restart"/>
                <w:vAlign w:val="center"/>
              </w:tcPr>
            </w:tcPrChange>
          </w:tcPr>
          <w:p>
            <w:pPr>
              <w:widowControl/>
              <w:jc w:val="center"/>
              <w:textAlignment w:val="center"/>
              <w:rPr>
                <w:rFonts w:hint="eastAsia" w:ascii="宋体" w:hAnsi="宋体" w:eastAsia="宋体" w:cs="宋体"/>
                <w:sz w:val="21"/>
                <w:szCs w:val="21"/>
              </w:rPr>
            </w:pPr>
            <w:r>
              <w:rPr>
                <w:rFonts w:hint="eastAsia" w:ascii="宋体" w:hAnsi="宋体" w:eastAsia="宋体" w:cs="宋体"/>
                <w:color w:val="000000"/>
                <w:kern w:val="0"/>
                <w:sz w:val="21"/>
                <w:szCs w:val="21"/>
                <w:lang w:bidi="ar"/>
              </w:rPr>
              <w:t>会议桌（党员活动室）</w:t>
            </w:r>
            <w:r>
              <w:rPr>
                <w:rFonts w:hint="eastAsia" w:ascii="宋体" w:hAnsi="宋体" w:eastAsia="宋体" w:cs="宋体"/>
                <w:sz w:val="21"/>
                <w:szCs w:val="21"/>
              </w:rPr>
              <w:drawing>
                <wp:inline distT="0" distB="0" distL="114300" distR="114300">
                  <wp:extent cx="1010285" cy="229235"/>
                  <wp:effectExtent l="0" t="0" r="10795" b="14605"/>
                  <wp:docPr id="5" name="图片 21" descr="C:\Users\admin\Desktop\图片17_副本.png图片17_副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1" descr="C:\Users\admin\Desktop\图片17_副本.png图片17_副本"/>
                          <pic:cNvPicPr>
                            <a:picLocks noChangeAspect="1"/>
                          </pic:cNvPicPr>
                        </pic:nvPicPr>
                        <pic:blipFill>
                          <a:blip r:embed="rId51"/>
                          <a:stretch>
                            <a:fillRect/>
                          </a:stretch>
                        </pic:blipFill>
                        <pic:spPr>
                          <a:xfrm>
                            <a:off x="0" y="0"/>
                            <a:ext cx="1010285" cy="229235"/>
                          </a:xfrm>
                          <a:prstGeom prst="rect">
                            <a:avLst/>
                          </a:prstGeom>
                          <a:noFill/>
                          <a:ln w="9525">
                            <a:noFill/>
                          </a:ln>
                        </pic:spPr>
                      </pic:pic>
                    </a:graphicData>
                  </a:graphic>
                </wp:inline>
              </w:drawing>
            </w:r>
          </w:p>
        </w:tc>
        <w:tc>
          <w:tcPr>
            <w:tcW w:w="3298" w:type="pct"/>
            <w:vAlign w:val="center"/>
            <w:tcPrChange w:id="712" w:author="王秀子" w:date="2023-07-06T10:28:58Z">
              <w:tcPr>
                <w:tcW w:w="3297" w:type="pct"/>
                <w:vAlign w:val="center"/>
              </w:tcPr>
            </w:tcPrChange>
          </w:tcPr>
          <w:p>
            <w:pPr>
              <w:widowControl/>
              <w:jc w:val="left"/>
              <w:textAlignment w:val="center"/>
              <w:rPr>
                <w:rFonts w:hint="eastAsia" w:ascii="宋体" w:hAnsi="宋体" w:eastAsia="宋体" w:cs="宋体"/>
                <w:sz w:val="21"/>
                <w:szCs w:val="21"/>
              </w:rPr>
            </w:pPr>
            <w:r>
              <w:rPr>
                <w:rFonts w:hint="eastAsia" w:ascii="宋体" w:hAnsi="宋体" w:eastAsia="宋体" w:cs="宋体"/>
                <w:color w:val="000000"/>
                <w:kern w:val="0"/>
                <w:sz w:val="21"/>
                <w:szCs w:val="21"/>
                <w:lang w:bidi="ar"/>
              </w:rPr>
              <w:t>1.规格：（W4800*D2200*H750mm）mm±15mm，根据现场实测定制尺寸；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713" w:author="王秀子" w:date="2023-07-06T10:28:58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trHeight w:val="1355" w:hRule="atLeast"/>
          <w:trPrChange w:id="713" w:author="王秀子" w:date="2023-07-06T10:28:58Z">
            <w:trPr>
              <w:trHeight w:val="1355" w:hRule="atLeast"/>
            </w:trPr>
          </w:trPrChange>
        </w:trPr>
        <w:tc>
          <w:tcPr>
            <w:tcW w:w="531" w:type="pct"/>
            <w:vMerge w:val="continue"/>
            <w:vAlign w:val="center"/>
            <w:tcPrChange w:id="714" w:author="王秀子" w:date="2023-07-06T10:28:58Z">
              <w:tcPr>
                <w:tcW w:w="531" w:type="pct"/>
                <w:vMerge w:val="continue"/>
                <w:vAlign w:val="center"/>
              </w:tcPr>
            </w:tcPrChange>
          </w:tcPr>
          <w:p>
            <w:pPr>
              <w:widowControl/>
              <w:jc w:val="left"/>
              <w:textAlignment w:val="center"/>
              <w:rPr>
                <w:rFonts w:hint="eastAsia" w:ascii="宋体" w:hAnsi="宋体" w:eastAsia="宋体" w:cs="宋体"/>
                <w:sz w:val="21"/>
                <w:szCs w:val="21"/>
              </w:rPr>
            </w:pPr>
          </w:p>
        </w:tc>
        <w:tc>
          <w:tcPr>
            <w:tcW w:w="1170" w:type="pct"/>
            <w:vMerge w:val="continue"/>
            <w:vAlign w:val="center"/>
            <w:tcPrChange w:id="715" w:author="王秀子" w:date="2023-07-06T10:28:58Z">
              <w:tcPr>
                <w:tcW w:w="1170" w:type="pct"/>
                <w:vMerge w:val="continue"/>
                <w:vAlign w:val="center"/>
              </w:tcPr>
            </w:tcPrChange>
          </w:tcPr>
          <w:p>
            <w:pPr>
              <w:widowControl/>
              <w:jc w:val="center"/>
              <w:textAlignment w:val="center"/>
              <w:rPr>
                <w:rFonts w:hint="eastAsia" w:ascii="宋体" w:hAnsi="宋体" w:eastAsia="宋体" w:cs="宋体"/>
                <w:sz w:val="21"/>
                <w:szCs w:val="21"/>
              </w:rPr>
            </w:pPr>
          </w:p>
        </w:tc>
        <w:tc>
          <w:tcPr>
            <w:tcW w:w="3298" w:type="pct"/>
            <w:vAlign w:val="center"/>
            <w:tcPrChange w:id="716" w:author="王秀子" w:date="2023-07-06T10:28:58Z">
              <w:tcPr>
                <w:tcW w:w="3297" w:type="pct"/>
                <w:vAlign w:val="center"/>
              </w:tcPr>
            </w:tcPrChange>
          </w:tcPr>
          <w:p>
            <w:pPr>
              <w:widowControl/>
              <w:jc w:val="left"/>
              <w:textAlignment w:val="center"/>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2.基材采用符合国家环保标准E1级或更优的中密度纤维板基材；绿色环保产品甲醛释放量0.124mg/m³,符合E1环保级标准。贴面用材采用AAA级木皮贴面，木皮厚度0.6mm。水性油漆。封边：采用实木木皮封边。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717" w:author="王秀子" w:date="2023-07-06T10:28:58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trHeight w:val="577" w:hRule="atLeast"/>
          <w:trPrChange w:id="717" w:author="王秀子" w:date="2023-07-06T10:28:58Z">
            <w:trPr>
              <w:trHeight w:val="577" w:hRule="atLeast"/>
            </w:trPr>
          </w:trPrChange>
        </w:trPr>
        <w:tc>
          <w:tcPr>
            <w:tcW w:w="531" w:type="pct"/>
            <w:vMerge w:val="continue"/>
            <w:vAlign w:val="center"/>
            <w:tcPrChange w:id="718" w:author="王秀子" w:date="2023-07-06T10:28:58Z">
              <w:tcPr>
                <w:tcW w:w="531" w:type="pct"/>
                <w:vMerge w:val="continue"/>
                <w:vAlign w:val="center"/>
              </w:tcPr>
            </w:tcPrChange>
          </w:tcPr>
          <w:p>
            <w:pPr>
              <w:widowControl/>
              <w:jc w:val="left"/>
              <w:textAlignment w:val="center"/>
              <w:rPr>
                <w:rFonts w:hint="eastAsia" w:ascii="宋体" w:hAnsi="宋体" w:eastAsia="宋体" w:cs="宋体"/>
                <w:color w:val="000000"/>
                <w:kern w:val="0"/>
                <w:sz w:val="21"/>
                <w:szCs w:val="21"/>
                <w:lang w:bidi="ar"/>
              </w:rPr>
            </w:pPr>
          </w:p>
        </w:tc>
        <w:tc>
          <w:tcPr>
            <w:tcW w:w="1170" w:type="pct"/>
            <w:vMerge w:val="continue"/>
            <w:vAlign w:val="center"/>
            <w:tcPrChange w:id="719" w:author="王秀子" w:date="2023-07-06T10:28:58Z">
              <w:tcPr>
                <w:tcW w:w="1170" w:type="pct"/>
                <w:vMerge w:val="continue"/>
                <w:vAlign w:val="center"/>
              </w:tcPr>
            </w:tcPrChange>
          </w:tcPr>
          <w:p>
            <w:pPr>
              <w:widowControl/>
              <w:jc w:val="center"/>
              <w:textAlignment w:val="center"/>
              <w:rPr>
                <w:rFonts w:hint="eastAsia" w:ascii="宋体" w:hAnsi="宋体" w:eastAsia="宋体" w:cs="宋体"/>
                <w:color w:val="000000"/>
                <w:kern w:val="0"/>
                <w:sz w:val="21"/>
                <w:szCs w:val="21"/>
                <w:lang w:bidi="ar"/>
              </w:rPr>
            </w:pPr>
          </w:p>
        </w:tc>
        <w:tc>
          <w:tcPr>
            <w:tcW w:w="3298" w:type="pct"/>
            <w:vAlign w:val="center"/>
            <w:tcPrChange w:id="720" w:author="王秀子" w:date="2023-07-06T10:28:58Z">
              <w:tcPr>
                <w:tcW w:w="3297" w:type="pct"/>
                <w:vAlign w:val="center"/>
              </w:tcPr>
            </w:tcPrChange>
          </w:tcPr>
          <w:p>
            <w:pPr>
              <w:widowControl/>
              <w:jc w:val="left"/>
              <w:textAlignment w:val="center"/>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3.配件：采用五金配件；按生产图纸为准；可根据实际情况预留麦孔尺寸和翻线盒。</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721" w:author="王秀子" w:date="2023-07-06T10:28:58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trHeight w:val="470" w:hRule="atLeast"/>
          <w:trPrChange w:id="721" w:author="王秀子" w:date="2023-07-06T10:28:58Z">
            <w:trPr>
              <w:trHeight w:val="470" w:hRule="atLeast"/>
            </w:trPr>
          </w:trPrChange>
        </w:trPr>
        <w:tc>
          <w:tcPr>
            <w:tcW w:w="531" w:type="pct"/>
            <w:vAlign w:val="center"/>
            <w:tcPrChange w:id="722" w:author="王秀子" w:date="2023-07-06T10:28:58Z">
              <w:tcPr>
                <w:tcW w:w="531" w:type="pct"/>
                <w:vAlign w:val="center"/>
              </w:tcPr>
            </w:tcPrChange>
          </w:tcPr>
          <w:p>
            <w:pPr>
              <w:widowControl/>
              <w:jc w:val="center"/>
              <w:textAlignment w:val="center"/>
              <w:rPr>
                <w:rFonts w:hint="eastAsia" w:ascii="宋体" w:hAnsi="宋体" w:eastAsia="宋体" w:cs="宋体"/>
                <w:sz w:val="21"/>
                <w:szCs w:val="21"/>
              </w:rPr>
            </w:pPr>
            <w:r>
              <w:rPr>
                <w:rFonts w:hint="eastAsia" w:ascii="宋体" w:hAnsi="宋体" w:eastAsia="宋体" w:cs="宋体"/>
                <w:color w:val="000000"/>
                <w:kern w:val="0"/>
                <w:sz w:val="21"/>
                <w:szCs w:val="21"/>
                <w:lang w:bidi="ar"/>
              </w:rPr>
              <w:t>52</w:t>
            </w:r>
          </w:p>
        </w:tc>
        <w:tc>
          <w:tcPr>
            <w:tcW w:w="1170" w:type="pct"/>
            <w:vAlign w:val="center"/>
            <w:tcPrChange w:id="723" w:author="王秀子" w:date="2023-07-06T10:28:58Z">
              <w:tcPr>
                <w:tcW w:w="1170" w:type="pct"/>
                <w:vAlign w:val="center"/>
              </w:tcPr>
            </w:tcPrChange>
          </w:tcPr>
          <w:p>
            <w:pPr>
              <w:widowControl/>
              <w:jc w:val="center"/>
              <w:textAlignment w:val="center"/>
              <w:rPr>
                <w:rFonts w:hint="eastAsia" w:ascii="宋体" w:hAnsi="宋体" w:eastAsia="宋体" w:cs="宋体"/>
                <w:sz w:val="21"/>
                <w:szCs w:val="21"/>
              </w:rPr>
            </w:pPr>
            <w:r>
              <w:rPr>
                <w:rFonts w:hint="eastAsia" w:ascii="宋体" w:hAnsi="宋体" w:eastAsia="宋体" w:cs="宋体"/>
                <w:sz w:val="21"/>
                <w:szCs w:val="21"/>
              </w:rPr>
              <w:t>会议椅1</w:t>
            </w:r>
          </w:p>
          <w:p>
            <w:pPr>
              <w:widowControl w:val="0"/>
              <w:spacing w:line="360" w:lineRule="auto"/>
              <w:jc w:val="center"/>
              <w:rPr>
                <w:rFonts w:hint="eastAsia" w:ascii="宋体" w:hAnsi="宋体" w:eastAsia="宋体" w:cs="宋体"/>
                <w:b/>
                <w:bCs/>
                <w:kern w:val="2"/>
                <w:sz w:val="21"/>
                <w:szCs w:val="21"/>
                <w:lang w:val="en-US" w:eastAsia="zh-CN" w:bidi="ar-SA"/>
              </w:rPr>
            </w:pPr>
            <w:r>
              <w:rPr>
                <w:rFonts w:hint="eastAsia" w:ascii="宋体" w:hAnsi="宋体" w:eastAsia="宋体" w:cs="宋体"/>
                <w:b/>
                <w:bCs/>
                <w:kern w:val="2"/>
                <w:sz w:val="21"/>
                <w:szCs w:val="21"/>
                <w:lang w:val="en-US" w:eastAsia="zh-CN" w:bidi="ar-SA"/>
              </w:rPr>
              <w:drawing>
                <wp:inline distT="0" distB="0" distL="114300" distR="114300">
                  <wp:extent cx="561340" cy="768350"/>
                  <wp:effectExtent l="0" t="0" r="2540" b="8890"/>
                  <wp:docPr id="21423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31" name="图片 8"/>
                          <pic:cNvPicPr>
                            <a:picLocks noChangeAspect="1"/>
                          </pic:cNvPicPr>
                        </pic:nvPicPr>
                        <pic:blipFill>
                          <a:blip r:embed="rId42"/>
                          <a:stretch>
                            <a:fillRect/>
                          </a:stretch>
                        </pic:blipFill>
                        <pic:spPr>
                          <a:xfrm>
                            <a:off x="0" y="0"/>
                            <a:ext cx="561340" cy="768350"/>
                          </a:xfrm>
                          <a:prstGeom prst="rect">
                            <a:avLst/>
                          </a:prstGeom>
                          <a:noFill/>
                          <a:ln w="9525">
                            <a:noFill/>
                          </a:ln>
                        </pic:spPr>
                      </pic:pic>
                    </a:graphicData>
                  </a:graphic>
                </wp:inline>
              </w:drawing>
            </w:r>
          </w:p>
        </w:tc>
        <w:tc>
          <w:tcPr>
            <w:tcW w:w="3298" w:type="pct"/>
            <w:vAlign w:val="center"/>
            <w:tcPrChange w:id="724" w:author="王秀子" w:date="2023-07-06T10:28:58Z">
              <w:tcPr>
                <w:tcW w:w="3297" w:type="pct"/>
                <w:vAlign w:val="center"/>
              </w:tcPr>
            </w:tcPrChange>
          </w:tcPr>
          <w:p>
            <w:pPr>
              <w:widowControl/>
              <w:jc w:val="left"/>
              <w:textAlignment w:val="center"/>
              <w:rPr>
                <w:rFonts w:hint="eastAsia" w:ascii="宋体" w:hAnsi="宋体" w:eastAsia="宋体" w:cs="宋体"/>
                <w:sz w:val="21"/>
                <w:szCs w:val="21"/>
              </w:rPr>
            </w:pPr>
            <w:r>
              <w:rPr>
                <w:rFonts w:hint="eastAsia" w:ascii="宋体" w:hAnsi="宋体" w:eastAsia="宋体" w:cs="宋体"/>
                <w:color w:val="000000"/>
                <w:kern w:val="0"/>
                <w:sz w:val="21"/>
                <w:szCs w:val="21"/>
                <w:lang w:bidi="ar"/>
              </w:rPr>
              <w:t>面料采用头层牛皮。质量符合国家标准</w:t>
            </w:r>
            <w:commentRangeStart w:id="53"/>
            <w:r>
              <w:rPr>
                <w:rFonts w:hint="eastAsia" w:ascii="宋体" w:hAnsi="宋体" w:eastAsia="宋体" w:cs="宋体"/>
                <w:color w:val="000000"/>
                <w:kern w:val="0"/>
                <w:sz w:val="21"/>
                <w:szCs w:val="21"/>
                <w:lang w:bidi="ar"/>
              </w:rPr>
              <w:t>GB/T 16799-2008</w:t>
            </w:r>
            <w:commentRangeEnd w:id="53"/>
            <w:r>
              <w:commentReference w:id="53"/>
            </w:r>
            <w:r>
              <w:rPr>
                <w:rFonts w:hint="eastAsia" w:ascii="宋体" w:hAnsi="宋体" w:eastAsia="宋体" w:cs="宋体"/>
                <w:color w:val="000000"/>
                <w:kern w:val="0"/>
                <w:sz w:val="21"/>
                <w:szCs w:val="21"/>
                <w:lang w:bidi="ar"/>
              </w:rPr>
              <w:t>标准；椅座采用1.5mm厚薄木皮过胶,纵横交错高温热压成型(</w:t>
            </w:r>
            <w:commentRangeStart w:id="54"/>
            <w:r>
              <w:rPr>
                <w:rFonts w:hint="eastAsia" w:ascii="宋体" w:hAnsi="宋体" w:eastAsia="宋体" w:cs="宋体"/>
                <w:color w:val="000000"/>
                <w:kern w:val="0"/>
                <w:sz w:val="21"/>
                <w:szCs w:val="21"/>
                <w:lang w:bidi="ar"/>
              </w:rPr>
              <w:t>10-15分钟</w:t>
            </w:r>
            <w:commentRangeEnd w:id="54"/>
            <w:r>
              <w:commentReference w:id="54"/>
            </w:r>
            <w:r>
              <w:rPr>
                <w:rFonts w:hint="eastAsia" w:ascii="宋体" w:hAnsi="宋体" w:eastAsia="宋体" w:cs="宋体"/>
                <w:color w:val="000000"/>
                <w:kern w:val="0"/>
                <w:sz w:val="21"/>
                <w:szCs w:val="21"/>
                <w:lang w:bidi="ar"/>
              </w:rPr>
              <w:t>)承受压力达336KG以上，符合甲醛E1级≤1.5mg/L,标准，椅背内框采用2.0mm铁架组合。高密度阻燃泡棉。电镀弓形脚架，带防滑耐磨软垫。</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725" w:author="王秀子" w:date="2023-07-06T10:28:58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trHeight w:val="497" w:hRule="atLeast"/>
          <w:trPrChange w:id="725" w:author="王秀子" w:date="2023-07-06T10:28:58Z">
            <w:trPr>
              <w:trHeight w:val="497" w:hRule="atLeast"/>
            </w:trPr>
          </w:trPrChange>
        </w:trPr>
        <w:tc>
          <w:tcPr>
            <w:tcW w:w="531" w:type="pct"/>
            <w:vMerge w:val="restart"/>
            <w:vAlign w:val="center"/>
            <w:tcPrChange w:id="726" w:author="王秀子" w:date="2023-07-06T10:28:58Z">
              <w:tcPr>
                <w:tcW w:w="531" w:type="pct"/>
                <w:vMerge w:val="restart"/>
                <w:vAlign w:val="center"/>
              </w:tcPr>
            </w:tcPrChange>
          </w:tcPr>
          <w:p>
            <w:pPr>
              <w:widowControl/>
              <w:jc w:val="center"/>
              <w:textAlignment w:val="center"/>
              <w:rPr>
                <w:rFonts w:hint="eastAsia" w:ascii="宋体" w:hAnsi="宋体" w:eastAsia="宋体" w:cs="宋体"/>
                <w:sz w:val="21"/>
                <w:szCs w:val="21"/>
              </w:rPr>
            </w:pPr>
            <w:r>
              <w:rPr>
                <w:rFonts w:hint="eastAsia" w:ascii="宋体" w:hAnsi="宋体" w:eastAsia="宋体" w:cs="宋体"/>
                <w:color w:val="000000"/>
                <w:kern w:val="0"/>
                <w:sz w:val="21"/>
                <w:szCs w:val="21"/>
                <w:lang w:bidi="ar"/>
              </w:rPr>
              <w:t>53</w:t>
            </w:r>
          </w:p>
        </w:tc>
        <w:tc>
          <w:tcPr>
            <w:tcW w:w="1170" w:type="pct"/>
            <w:vMerge w:val="restart"/>
            <w:vAlign w:val="center"/>
            <w:tcPrChange w:id="727" w:author="王秀子" w:date="2023-07-06T10:28:58Z">
              <w:tcPr>
                <w:tcW w:w="1170" w:type="pct"/>
                <w:vMerge w:val="restart"/>
                <w:vAlign w:val="center"/>
              </w:tcPr>
            </w:tcPrChange>
          </w:tcPr>
          <w:p>
            <w:pPr>
              <w:widowControl/>
              <w:jc w:val="center"/>
              <w:textAlignment w:val="center"/>
              <w:rPr>
                <w:rFonts w:hint="eastAsia" w:ascii="宋体" w:hAnsi="宋体" w:eastAsia="宋体" w:cs="宋体"/>
                <w:sz w:val="21"/>
                <w:szCs w:val="21"/>
              </w:rPr>
            </w:pPr>
            <w:r>
              <w:rPr>
                <w:rFonts w:hint="eastAsia" w:ascii="宋体" w:hAnsi="宋体" w:eastAsia="宋体" w:cs="宋体"/>
                <w:sz w:val="21"/>
                <w:szCs w:val="21"/>
              </w:rPr>
              <w:t>会议学习桌（</w:t>
            </w:r>
            <w:r>
              <w:rPr>
                <w:rFonts w:hint="eastAsia" w:ascii="宋体" w:hAnsi="宋体" w:eastAsia="宋体" w:cs="宋体"/>
                <w:color w:val="000000"/>
                <w:kern w:val="0"/>
                <w:sz w:val="21"/>
                <w:szCs w:val="21"/>
                <w:lang w:bidi="ar"/>
              </w:rPr>
              <w:t>团委</w:t>
            </w:r>
            <w:r>
              <w:rPr>
                <w:rFonts w:hint="eastAsia" w:ascii="宋体" w:hAnsi="宋体" w:eastAsia="宋体" w:cs="宋体"/>
                <w:sz w:val="21"/>
                <w:szCs w:val="21"/>
              </w:rPr>
              <w:t>）</w:t>
            </w:r>
          </w:p>
          <w:p>
            <w:pPr>
              <w:widowControl w:val="0"/>
              <w:spacing w:line="360" w:lineRule="auto"/>
              <w:jc w:val="center"/>
              <w:rPr>
                <w:rFonts w:hint="eastAsia" w:ascii="宋体" w:hAnsi="宋体" w:eastAsia="宋体" w:cs="宋体"/>
                <w:b/>
                <w:bCs/>
                <w:kern w:val="2"/>
                <w:sz w:val="21"/>
                <w:szCs w:val="21"/>
                <w:lang w:val="en-US" w:eastAsia="zh-CN" w:bidi="ar-SA"/>
              </w:rPr>
            </w:pPr>
            <w:r>
              <w:rPr>
                <w:rFonts w:hint="eastAsia" w:ascii="宋体" w:hAnsi="宋体" w:eastAsia="宋体" w:cs="宋体"/>
                <w:b/>
                <w:bCs/>
                <w:kern w:val="2"/>
                <w:sz w:val="21"/>
                <w:szCs w:val="21"/>
                <w:lang w:val="en-US" w:eastAsia="zh-CN" w:bidi="ar-SA"/>
              </w:rPr>
              <w:drawing>
                <wp:inline distT="0" distB="0" distL="114300" distR="114300">
                  <wp:extent cx="935990" cy="891540"/>
                  <wp:effectExtent l="0" t="0" r="8890" b="7620"/>
                  <wp:docPr id="214237" name="图片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37" name="图片 85"/>
                          <pic:cNvPicPr>
                            <a:picLocks noChangeAspect="1"/>
                          </pic:cNvPicPr>
                        </pic:nvPicPr>
                        <pic:blipFill>
                          <a:blip r:embed="rId23"/>
                          <a:stretch>
                            <a:fillRect/>
                          </a:stretch>
                        </pic:blipFill>
                        <pic:spPr>
                          <a:xfrm>
                            <a:off x="0" y="0"/>
                            <a:ext cx="935990" cy="891540"/>
                          </a:xfrm>
                          <a:prstGeom prst="rect">
                            <a:avLst/>
                          </a:prstGeom>
                          <a:noFill/>
                          <a:ln w="9525">
                            <a:noFill/>
                          </a:ln>
                        </pic:spPr>
                      </pic:pic>
                    </a:graphicData>
                  </a:graphic>
                </wp:inline>
              </w:drawing>
            </w:r>
          </w:p>
        </w:tc>
        <w:tc>
          <w:tcPr>
            <w:tcW w:w="3298" w:type="pct"/>
            <w:vAlign w:val="center"/>
            <w:tcPrChange w:id="728" w:author="王秀子" w:date="2023-07-06T10:28:58Z">
              <w:tcPr>
                <w:tcW w:w="3297" w:type="pct"/>
                <w:vAlign w:val="center"/>
              </w:tcPr>
            </w:tcPrChange>
          </w:tcPr>
          <w:p>
            <w:pPr>
              <w:widowControl/>
              <w:textAlignment w:val="center"/>
              <w:rPr>
                <w:rFonts w:hint="eastAsia" w:ascii="宋体" w:hAnsi="宋体" w:eastAsia="宋体" w:cs="宋体"/>
                <w:sz w:val="21"/>
                <w:szCs w:val="21"/>
              </w:rPr>
            </w:pPr>
            <w:r>
              <w:rPr>
                <w:rFonts w:hint="eastAsia" w:ascii="宋体" w:hAnsi="宋体" w:eastAsia="宋体" w:cs="宋体"/>
                <w:color w:val="000000"/>
                <w:kern w:val="0"/>
                <w:sz w:val="21"/>
                <w:szCs w:val="21"/>
                <w:lang w:bidi="ar"/>
              </w:rPr>
              <w:t>1.整体尺寸：1310*485*760mm。</w:t>
            </w:r>
            <w:commentRangeStart w:id="55"/>
            <w:r>
              <w:rPr>
                <w:rFonts w:hint="eastAsia" w:ascii="宋体" w:hAnsi="宋体" w:eastAsia="宋体" w:cs="宋体"/>
                <w:color w:val="000000"/>
                <w:kern w:val="0"/>
                <w:sz w:val="21"/>
                <w:szCs w:val="21"/>
                <w:lang w:bidi="ar"/>
              </w:rPr>
              <w:t>1.</w:t>
            </w:r>
            <w:commentRangeEnd w:id="55"/>
            <w:r>
              <w:commentReference w:id="55"/>
            </w:r>
            <w:r>
              <w:rPr>
                <w:rFonts w:hint="eastAsia" w:ascii="宋体" w:hAnsi="宋体" w:eastAsia="宋体" w:cs="宋体"/>
                <w:color w:val="000000"/>
                <w:kern w:val="0"/>
                <w:sz w:val="21"/>
                <w:szCs w:val="21"/>
                <w:lang w:bidi="ar"/>
              </w:rPr>
              <w:t>桌面材质MFC板TPU发泡封边。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729" w:author="王秀子" w:date="2023-07-06T10:28:58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trHeight w:val="452" w:hRule="atLeast"/>
          <w:trPrChange w:id="729" w:author="王秀子" w:date="2023-07-06T10:28:58Z">
            <w:trPr>
              <w:trHeight w:val="452" w:hRule="atLeast"/>
            </w:trPr>
          </w:trPrChange>
        </w:trPr>
        <w:tc>
          <w:tcPr>
            <w:tcW w:w="531" w:type="pct"/>
            <w:vMerge w:val="continue"/>
            <w:vAlign w:val="center"/>
            <w:tcPrChange w:id="730" w:author="王秀子" w:date="2023-07-06T10:28:58Z">
              <w:tcPr>
                <w:tcW w:w="531" w:type="pct"/>
                <w:vMerge w:val="continue"/>
                <w:vAlign w:val="center"/>
              </w:tcPr>
            </w:tcPrChange>
          </w:tcPr>
          <w:p>
            <w:pPr>
              <w:widowControl/>
              <w:jc w:val="left"/>
              <w:textAlignment w:val="center"/>
              <w:rPr>
                <w:rFonts w:hint="eastAsia" w:ascii="宋体" w:hAnsi="宋体" w:eastAsia="宋体" w:cs="宋体"/>
                <w:sz w:val="21"/>
                <w:szCs w:val="21"/>
              </w:rPr>
            </w:pPr>
          </w:p>
        </w:tc>
        <w:tc>
          <w:tcPr>
            <w:tcW w:w="1170" w:type="pct"/>
            <w:vMerge w:val="continue"/>
            <w:vAlign w:val="center"/>
            <w:tcPrChange w:id="731" w:author="王秀子" w:date="2023-07-06T10:28:58Z">
              <w:tcPr>
                <w:tcW w:w="1170" w:type="pct"/>
                <w:vMerge w:val="continue"/>
                <w:vAlign w:val="center"/>
              </w:tcPr>
            </w:tcPrChange>
          </w:tcPr>
          <w:p>
            <w:pPr>
              <w:widowControl/>
              <w:jc w:val="left"/>
              <w:textAlignment w:val="center"/>
              <w:rPr>
                <w:rFonts w:hint="eastAsia" w:ascii="宋体" w:hAnsi="宋体" w:eastAsia="宋体" w:cs="宋体"/>
                <w:sz w:val="21"/>
                <w:szCs w:val="21"/>
              </w:rPr>
            </w:pPr>
          </w:p>
        </w:tc>
        <w:tc>
          <w:tcPr>
            <w:tcW w:w="3298" w:type="pct"/>
            <w:vAlign w:val="center"/>
            <w:tcPrChange w:id="732" w:author="王秀子" w:date="2023-07-06T10:28:58Z">
              <w:tcPr>
                <w:tcW w:w="3297" w:type="pct"/>
                <w:vAlign w:val="center"/>
              </w:tcPr>
            </w:tcPrChange>
          </w:tcPr>
          <w:p>
            <w:pPr>
              <w:widowControl/>
              <w:textAlignment w:val="center"/>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抽屉：1.材质：采用PP耐冲击塑料一体注塑成型。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733" w:author="王秀子" w:date="2023-07-06T10:28:58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trHeight w:val="153" w:hRule="atLeast"/>
          <w:trPrChange w:id="733" w:author="王秀子" w:date="2023-07-06T10:28:58Z">
            <w:trPr>
              <w:trHeight w:val="153" w:hRule="atLeast"/>
            </w:trPr>
          </w:trPrChange>
        </w:trPr>
        <w:tc>
          <w:tcPr>
            <w:tcW w:w="531" w:type="pct"/>
            <w:vMerge w:val="continue"/>
            <w:vAlign w:val="center"/>
            <w:tcPrChange w:id="734" w:author="王秀子" w:date="2023-07-06T10:28:58Z">
              <w:tcPr>
                <w:tcW w:w="531" w:type="pct"/>
                <w:vMerge w:val="continue"/>
                <w:vAlign w:val="center"/>
              </w:tcPr>
            </w:tcPrChange>
          </w:tcPr>
          <w:p>
            <w:pPr>
              <w:widowControl/>
              <w:jc w:val="left"/>
              <w:textAlignment w:val="center"/>
              <w:rPr>
                <w:rFonts w:hint="eastAsia" w:ascii="宋体" w:hAnsi="宋体" w:eastAsia="宋体" w:cs="宋体"/>
                <w:color w:val="000000"/>
                <w:kern w:val="0"/>
                <w:sz w:val="21"/>
                <w:szCs w:val="21"/>
                <w:lang w:bidi="ar"/>
              </w:rPr>
            </w:pPr>
          </w:p>
        </w:tc>
        <w:tc>
          <w:tcPr>
            <w:tcW w:w="1170" w:type="pct"/>
            <w:vMerge w:val="continue"/>
            <w:vAlign w:val="center"/>
            <w:tcPrChange w:id="735" w:author="王秀子" w:date="2023-07-06T10:28:58Z">
              <w:tcPr>
                <w:tcW w:w="1170" w:type="pct"/>
                <w:vMerge w:val="continue"/>
                <w:vAlign w:val="center"/>
              </w:tcPr>
            </w:tcPrChange>
          </w:tcPr>
          <w:p>
            <w:pPr>
              <w:widowControl/>
              <w:jc w:val="left"/>
              <w:textAlignment w:val="center"/>
              <w:rPr>
                <w:rFonts w:hint="eastAsia" w:ascii="宋体" w:hAnsi="宋体" w:eastAsia="宋体" w:cs="宋体"/>
                <w:color w:val="000000"/>
                <w:kern w:val="0"/>
                <w:sz w:val="21"/>
                <w:szCs w:val="21"/>
                <w:lang w:bidi="ar"/>
              </w:rPr>
            </w:pPr>
          </w:p>
        </w:tc>
        <w:tc>
          <w:tcPr>
            <w:tcW w:w="3298" w:type="pct"/>
            <w:vAlign w:val="center"/>
            <w:tcPrChange w:id="736" w:author="王秀子" w:date="2023-07-06T10:28:58Z">
              <w:tcPr>
                <w:tcW w:w="3297" w:type="pct"/>
                <w:vAlign w:val="center"/>
              </w:tcPr>
            </w:tcPrChange>
          </w:tcPr>
          <w:p>
            <w:pPr>
              <w:widowControl/>
              <w:textAlignment w:val="center"/>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2.尺寸：</w:t>
            </w:r>
            <w:commentRangeStart w:id="56"/>
            <w:r>
              <w:rPr>
                <w:rFonts w:hint="eastAsia" w:ascii="宋体" w:hAnsi="宋体" w:eastAsia="宋体" w:cs="宋体"/>
                <w:color w:val="000000"/>
                <w:kern w:val="0"/>
                <w:sz w:val="21"/>
                <w:szCs w:val="21"/>
                <w:lang w:bidi="ar"/>
              </w:rPr>
              <w:t>540×350×113mm±10mm。</w:t>
            </w:r>
            <w:commentRangeEnd w:id="56"/>
            <w:r>
              <w:commentReference w:id="56"/>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737" w:author="王秀子" w:date="2023-07-06T10:28:58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trHeight w:val="153" w:hRule="atLeast"/>
          <w:trPrChange w:id="737" w:author="王秀子" w:date="2023-07-06T10:28:58Z">
            <w:trPr>
              <w:trHeight w:val="153" w:hRule="atLeast"/>
            </w:trPr>
          </w:trPrChange>
        </w:trPr>
        <w:tc>
          <w:tcPr>
            <w:tcW w:w="531" w:type="pct"/>
            <w:vMerge w:val="continue"/>
            <w:vAlign w:val="center"/>
            <w:tcPrChange w:id="738" w:author="王秀子" w:date="2023-07-06T10:28:58Z">
              <w:tcPr>
                <w:tcW w:w="531" w:type="pct"/>
                <w:vMerge w:val="continue"/>
                <w:vAlign w:val="center"/>
              </w:tcPr>
            </w:tcPrChange>
          </w:tcPr>
          <w:p>
            <w:pPr>
              <w:widowControl/>
              <w:jc w:val="left"/>
              <w:textAlignment w:val="center"/>
              <w:rPr>
                <w:rFonts w:hint="eastAsia" w:ascii="宋体" w:hAnsi="宋体" w:eastAsia="宋体" w:cs="宋体"/>
                <w:sz w:val="21"/>
                <w:szCs w:val="21"/>
              </w:rPr>
            </w:pPr>
          </w:p>
        </w:tc>
        <w:tc>
          <w:tcPr>
            <w:tcW w:w="1170" w:type="pct"/>
            <w:vMerge w:val="continue"/>
            <w:vAlign w:val="center"/>
            <w:tcPrChange w:id="739" w:author="王秀子" w:date="2023-07-06T10:28:58Z">
              <w:tcPr>
                <w:tcW w:w="1170" w:type="pct"/>
                <w:vMerge w:val="continue"/>
                <w:vAlign w:val="center"/>
              </w:tcPr>
            </w:tcPrChange>
          </w:tcPr>
          <w:p>
            <w:pPr>
              <w:widowControl/>
              <w:jc w:val="left"/>
              <w:textAlignment w:val="center"/>
              <w:rPr>
                <w:rFonts w:hint="eastAsia" w:ascii="宋体" w:hAnsi="宋体" w:eastAsia="宋体" w:cs="宋体"/>
                <w:sz w:val="21"/>
                <w:szCs w:val="21"/>
              </w:rPr>
            </w:pPr>
          </w:p>
        </w:tc>
        <w:tc>
          <w:tcPr>
            <w:tcW w:w="3298" w:type="pct"/>
            <w:vAlign w:val="center"/>
            <w:tcPrChange w:id="740" w:author="王秀子" w:date="2023-07-06T10:28:58Z">
              <w:tcPr>
                <w:tcW w:w="3297" w:type="pct"/>
                <w:vAlign w:val="center"/>
              </w:tcPr>
            </w:tcPrChange>
          </w:tcPr>
          <w:p>
            <w:pPr>
              <w:widowControl/>
              <w:textAlignment w:val="center"/>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3.功能：大角度内倾式书箱，防止物品滑落，书箱内侧设有排水、通风透气孔，可保持书箱内部干爽清洁。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741" w:author="王秀子" w:date="2023-07-06T10:28:58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trHeight w:val="449" w:hRule="atLeast"/>
          <w:trPrChange w:id="741" w:author="王秀子" w:date="2023-07-06T10:28:58Z">
            <w:trPr>
              <w:trHeight w:val="449" w:hRule="atLeast"/>
            </w:trPr>
          </w:trPrChange>
        </w:trPr>
        <w:tc>
          <w:tcPr>
            <w:tcW w:w="531" w:type="pct"/>
            <w:vMerge w:val="continue"/>
            <w:vAlign w:val="center"/>
            <w:tcPrChange w:id="742" w:author="王秀子" w:date="2023-07-06T10:28:58Z">
              <w:tcPr>
                <w:tcW w:w="531" w:type="pct"/>
                <w:vMerge w:val="continue"/>
                <w:vAlign w:val="center"/>
              </w:tcPr>
            </w:tcPrChange>
          </w:tcPr>
          <w:p>
            <w:pPr>
              <w:widowControl/>
              <w:jc w:val="left"/>
              <w:textAlignment w:val="center"/>
              <w:rPr>
                <w:rFonts w:hint="eastAsia" w:ascii="宋体" w:hAnsi="宋体" w:eastAsia="宋体" w:cs="宋体"/>
                <w:color w:val="000000"/>
                <w:kern w:val="0"/>
                <w:sz w:val="21"/>
                <w:szCs w:val="21"/>
                <w:lang w:bidi="ar"/>
              </w:rPr>
            </w:pPr>
          </w:p>
        </w:tc>
        <w:tc>
          <w:tcPr>
            <w:tcW w:w="1170" w:type="pct"/>
            <w:vMerge w:val="continue"/>
            <w:vAlign w:val="center"/>
            <w:tcPrChange w:id="743" w:author="王秀子" w:date="2023-07-06T10:28:58Z">
              <w:tcPr>
                <w:tcW w:w="1170" w:type="pct"/>
                <w:vMerge w:val="continue"/>
                <w:vAlign w:val="center"/>
              </w:tcPr>
            </w:tcPrChange>
          </w:tcPr>
          <w:p>
            <w:pPr>
              <w:widowControl/>
              <w:jc w:val="left"/>
              <w:textAlignment w:val="center"/>
              <w:rPr>
                <w:rFonts w:hint="eastAsia" w:ascii="宋体" w:hAnsi="宋体" w:eastAsia="宋体" w:cs="宋体"/>
                <w:color w:val="000000"/>
                <w:kern w:val="0"/>
                <w:sz w:val="21"/>
                <w:szCs w:val="21"/>
                <w:lang w:bidi="ar"/>
              </w:rPr>
            </w:pPr>
          </w:p>
        </w:tc>
        <w:tc>
          <w:tcPr>
            <w:tcW w:w="3298" w:type="pct"/>
            <w:vAlign w:val="center"/>
            <w:tcPrChange w:id="744" w:author="王秀子" w:date="2023-07-06T10:28:58Z">
              <w:tcPr>
                <w:tcW w:w="3297" w:type="pct"/>
                <w:vAlign w:val="center"/>
              </w:tcPr>
            </w:tcPrChange>
          </w:tcPr>
          <w:p>
            <w:pPr>
              <w:widowControl/>
              <w:textAlignment w:val="center"/>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钢架：1.材质及形状：水滴管、圆管。采用满焊焊接。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745" w:author="王秀子" w:date="2023-07-06T10:28:58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trHeight w:val="153" w:hRule="atLeast"/>
          <w:trPrChange w:id="745" w:author="王秀子" w:date="2023-07-06T10:28:58Z">
            <w:trPr>
              <w:trHeight w:val="153" w:hRule="atLeast"/>
            </w:trPr>
          </w:trPrChange>
        </w:trPr>
        <w:tc>
          <w:tcPr>
            <w:tcW w:w="531" w:type="pct"/>
            <w:vMerge w:val="continue"/>
            <w:vAlign w:val="center"/>
            <w:tcPrChange w:id="746" w:author="王秀子" w:date="2023-07-06T10:28:58Z">
              <w:tcPr>
                <w:tcW w:w="531" w:type="pct"/>
                <w:vMerge w:val="continue"/>
                <w:vAlign w:val="center"/>
              </w:tcPr>
            </w:tcPrChange>
          </w:tcPr>
          <w:p>
            <w:pPr>
              <w:widowControl/>
              <w:jc w:val="left"/>
              <w:textAlignment w:val="center"/>
              <w:rPr>
                <w:rFonts w:hint="eastAsia" w:ascii="宋体" w:hAnsi="宋体" w:eastAsia="宋体" w:cs="宋体"/>
                <w:color w:val="000000"/>
                <w:kern w:val="0"/>
                <w:sz w:val="21"/>
                <w:szCs w:val="21"/>
                <w:lang w:bidi="ar"/>
              </w:rPr>
            </w:pPr>
          </w:p>
        </w:tc>
        <w:tc>
          <w:tcPr>
            <w:tcW w:w="1170" w:type="pct"/>
            <w:vMerge w:val="continue"/>
            <w:vAlign w:val="center"/>
            <w:tcPrChange w:id="747" w:author="王秀子" w:date="2023-07-06T10:28:58Z">
              <w:tcPr>
                <w:tcW w:w="1170" w:type="pct"/>
                <w:vMerge w:val="continue"/>
                <w:vAlign w:val="center"/>
              </w:tcPr>
            </w:tcPrChange>
          </w:tcPr>
          <w:p>
            <w:pPr>
              <w:widowControl/>
              <w:jc w:val="left"/>
              <w:textAlignment w:val="center"/>
              <w:rPr>
                <w:rFonts w:hint="eastAsia" w:ascii="宋体" w:hAnsi="宋体" w:eastAsia="宋体" w:cs="宋体"/>
                <w:color w:val="000000"/>
                <w:kern w:val="0"/>
                <w:sz w:val="21"/>
                <w:szCs w:val="21"/>
                <w:lang w:bidi="ar"/>
              </w:rPr>
            </w:pPr>
          </w:p>
        </w:tc>
        <w:tc>
          <w:tcPr>
            <w:tcW w:w="3298" w:type="pct"/>
            <w:vAlign w:val="center"/>
            <w:tcPrChange w:id="748" w:author="王秀子" w:date="2023-07-06T10:28:58Z">
              <w:tcPr>
                <w:tcW w:w="3297" w:type="pct"/>
                <w:vAlign w:val="center"/>
              </w:tcPr>
            </w:tcPrChange>
          </w:tcPr>
          <w:p>
            <w:pPr>
              <w:widowControl/>
              <w:textAlignment w:val="center"/>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2.管材直径尺寸：57*32±2mm*1.35mm。桌脚踢脚管椭圆管，尺寸 40*20mm±2mm 壁厚 1.5mm±0.2mm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749" w:author="王秀子" w:date="2023-07-06T10:28:58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trHeight w:val="153" w:hRule="atLeast"/>
          <w:trPrChange w:id="749" w:author="王秀子" w:date="2023-07-06T10:28:58Z">
            <w:trPr>
              <w:trHeight w:val="153" w:hRule="atLeast"/>
            </w:trPr>
          </w:trPrChange>
        </w:trPr>
        <w:tc>
          <w:tcPr>
            <w:tcW w:w="531" w:type="pct"/>
            <w:vMerge w:val="continue"/>
            <w:vAlign w:val="center"/>
            <w:tcPrChange w:id="750" w:author="王秀子" w:date="2023-07-06T10:28:58Z">
              <w:tcPr>
                <w:tcW w:w="531" w:type="pct"/>
                <w:vMerge w:val="continue"/>
                <w:vAlign w:val="center"/>
              </w:tcPr>
            </w:tcPrChange>
          </w:tcPr>
          <w:p>
            <w:pPr>
              <w:widowControl/>
              <w:jc w:val="left"/>
              <w:textAlignment w:val="center"/>
              <w:rPr>
                <w:rFonts w:hint="eastAsia" w:ascii="宋体" w:hAnsi="宋体" w:eastAsia="宋体" w:cs="宋体"/>
                <w:color w:val="000000"/>
                <w:kern w:val="0"/>
                <w:sz w:val="21"/>
                <w:szCs w:val="21"/>
                <w:lang w:bidi="ar"/>
              </w:rPr>
            </w:pPr>
          </w:p>
        </w:tc>
        <w:tc>
          <w:tcPr>
            <w:tcW w:w="1170" w:type="pct"/>
            <w:vMerge w:val="continue"/>
            <w:vAlign w:val="center"/>
            <w:tcPrChange w:id="751" w:author="王秀子" w:date="2023-07-06T10:28:58Z">
              <w:tcPr>
                <w:tcW w:w="1170" w:type="pct"/>
                <w:vMerge w:val="continue"/>
                <w:vAlign w:val="center"/>
              </w:tcPr>
            </w:tcPrChange>
          </w:tcPr>
          <w:p>
            <w:pPr>
              <w:widowControl/>
              <w:jc w:val="left"/>
              <w:textAlignment w:val="center"/>
              <w:rPr>
                <w:rFonts w:hint="eastAsia" w:ascii="宋体" w:hAnsi="宋体" w:eastAsia="宋体" w:cs="宋体"/>
                <w:color w:val="000000"/>
                <w:kern w:val="0"/>
                <w:sz w:val="21"/>
                <w:szCs w:val="21"/>
                <w:lang w:bidi="ar"/>
              </w:rPr>
            </w:pPr>
          </w:p>
        </w:tc>
        <w:tc>
          <w:tcPr>
            <w:tcW w:w="3298" w:type="pct"/>
            <w:vAlign w:val="center"/>
            <w:tcPrChange w:id="752" w:author="王秀子" w:date="2023-07-06T10:28:58Z">
              <w:tcPr>
                <w:tcW w:w="3297" w:type="pct"/>
                <w:vAlign w:val="center"/>
              </w:tcPr>
            </w:tcPrChange>
          </w:tcPr>
          <w:p>
            <w:pPr>
              <w:widowControl/>
              <w:textAlignment w:val="center"/>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3.挂钩材质：左右两侧各有挂钩配置、 挂钩材质为直径≥6MM 实心 碳钢。不可采用螺丝锁附方式 配置挂钩、在静止状态下可以 承载 30KG 或以上的挂物承重。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753" w:author="王秀子" w:date="2023-07-06T10:28:58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trHeight w:val="362" w:hRule="atLeast"/>
          <w:trPrChange w:id="753" w:author="王秀子" w:date="2023-07-06T10:28:58Z">
            <w:trPr>
              <w:trHeight w:val="362" w:hRule="atLeast"/>
            </w:trPr>
          </w:trPrChange>
        </w:trPr>
        <w:tc>
          <w:tcPr>
            <w:tcW w:w="531" w:type="pct"/>
            <w:vMerge w:val="continue"/>
            <w:vAlign w:val="center"/>
            <w:tcPrChange w:id="754" w:author="王秀子" w:date="2023-07-06T10:28:58Z">
              <w:tcPr>
                <w:tcW w:w="531" w:type="pct"/>
                <w:vMerge w:val="continue"/>
                <w:vAlign w:val="center"/>
              </w:tcPr>
            </w:tcPrChange>
          </w:tcPr>
          <w:p>
            <w:pPr>
              <w:widowControl/>
              <w:jc w:val="left"/>
              <w:textAlignment w:val="center"/>
              <w:rPr>
                <w:rFonts w:hint="eastAsia" w:ascii="宋体" w:hAnsi="宋体" w:eastAsia="宋体" w:cs="宋体"/>
                <w:color w:val="000000"/>
                <w:kern w:val="0"/>
                <w:sz w:val="21"/>
                <w:szCs w:val="21"/>
                <w:lang w:bidi="ar"/>
              </w:rPr>
            </w:pPr>
          </w:p>
        </w:tc>
        <w:tc>
          <w:tcPr>
            <w:tcW w:w="1170" w:type="pct"/>
            <w:vMerge w:val="continue"/>
            <w:vAlign w:val="center"/>
            <w:tcPrChange w:id="755" w:author="王秀子" w:date="2023-07-06T10:28:58Z">
              <w:tcPr>
                <w:tcW w:w="1170" w:type="pct"/>
                <w:vMerge w:val="continue"/>
                <w:vAlign w:val="center"/>
              </w:tcPr>
            </w:tcPrChange>
          </w:tcPr>
          <w:p>
            <w:pPr>
              <w:widowControl/>
              <w:jc w:val="left"/>
              <w:textAlignment w:val="center"/>
              <w:rPr>
                <w:rFonts w:hint="eastAsia" w:ascii="宋体" w:hAnsi="宋体" w:eastAsia="宋体" w:cs="宋体"/>
                <w:color w:val="000000"/>
                <w:kern w:val="0"/>
                <w:sz w:val="21"/>
                <w:szCs w:val="21"/>
                <w:lang w:bidi="ar"/>
              </w:rPr>
            </w:pPr>
          </w:p>
        </w:tc>
        <w:tc>
          <w:tcPr>
            <w:tcW w:w="3298" w:type="pct"/>
            <w:vAlign w:val="center"/>
            <w:tcPrChange w:id="756" w:author="王秀子" w:date="2023-07-06T10:28:58Z">
              <w:tcPr>
                <w:tcW w:w="3297" w:type="pct"/>
                <w:vAlign w:val="center"/>
              </w:tcPr>
            </w:tcPrChange>
          </w:tcPr>
          <w:p>
            <w:pPr>
              <w:widowControl/>
              <w:textAlignment w:val="center"/>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4.表面涂装：钢管架焊接完成后，经高温粉体烤漆。长时间使用也不会产生表面漆剥落现象。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757" w:author="王秀子" w:date="2023-07-06T10:28:58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trHeight w:val="392" w:hRule="atLeast"/>
          <w:trPrChange w:id="757" w:author="王秀子" w:date="2023-07-06T10:28:58Z">
            <w:trPr>
              <w:trHeight w:val="392" w:hRule="atLeast"/>
            </w:trPr>
          </w:trPrChange>
        </w:trPr>
        <w:tc>
          <w:tcPr>
            <w:tcW w:w="531" w:type="pct"/>
            <w:vMerge w:val="continue"/>
            <w:vAlign w:val="center"/>
            <w:tcPrChange w:id="758" w:author="王秀子" w:date="2023-07-06T10:28:58Z">
              <w:tcPr>
                <w:tcW w:w="531" w:type="pct"/>
                <w:vMerge w:val="continue"/>
                <w:vAlign w:val="center"/>
              </w:tcPr>
            </w:tcPrChange>
          </w:tcPr>
          <w:p>
            <w:pPr>
              <w:widowControl/>
              <w:jc w:val="left"/>
              <w:textAlignment w:val="center"/>
              <w:rPr>
                <w:rFonts w:hint="eastAsia" w:ascii="宋体" w:hAnsi="宋体" w:eastAsia="宋体" w:cs="宋体"/>
                <w:color w:val="000000"/>
                <w:kern w:val="0"/>
                <w:sz w:val="21"/>
                <w:szCs w:val="21"/>
                <w:lang w:bidi="ar"/>
              </w:rPr>
            </w:pPr>
          </w:p>
        </w:tc>
        <w:tc>
          <w:tcPr>
            <w:tcW w:w="1170" w:type="pct"/>
            <w:vMerge w:val="continue"/>
            <w:vAlign w:val="center"/>
            <w:tcPrChange w:id="759" w:author="王秀子" w:date="2023-07-06T10:28:58Z">
              <w:tcPr>
                <w:tcW w:w="1170" w:type="pct"/>
                <w:vMerge w:val="continue"/>
                <w:vAlign w:val="center"/>
              </w:tcPr>
            </w:tcPrChange>
          </w:tcPr>
          <w:p>
            <w:pPr>
              <w:widowControl/>
              <w:jc w:val="left"/>
              <w:textAlignment w:val="center"/>
              <w:rPr>
                <w:rFonts w:hint="eastAsia" w:ascii="宋体" w:hAnsi="宋体" w:eastAsia="宋体" w:cs="宋体"/>
                <w:color w:val="000000"/>
                <w:kern w:val="0"/>
                <w:sz w:val="21"/>
                <w:szCs w:val="21"/>
                <w:lang w:bidi="ar"/>
              </w:rPr>
            </w:pPr>
          </w:p>
        </w:tc>
        <w:tc>
          <w:tcPr>
            <w:tcW w:w="3298" w:type="pct"/>
            <w:vAlign w:val="center"/>
            <w:tcPrChange w:id="760" w:author="王秀子" w:date="2023-07-06T10:28:58Z">
              <w:tcPr>
                <w:tcW w:w="3297" w:type="pct"/>
                <w:vAlign w:val="center"/>
              </w:tcPr>
            </w:tcPrChange>
          </w:tcPr>
          <w:p>
            <w:pPr>
              <w:widowControl/>
              <w:textAlignment w:val="center"/>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val="en-US" w:eastAsia="zh-CN" w:bidi="ar"/>
              </w:rPr>
              <w:t>5.</w:t>
            </w:r>
            <w:r>
              <w:rPr>
                <w:rFonts w:hint="eastAsia" w:ascii="宋体" w:hAnsi="宋体" w:eastAsia="宋体" w:cs="宋体"/>
                <w:color w:val="000000"/>
                <w:kern w:val="0"/>
                <w:sz w:val="21"/>
                <w:szCs w:val="21"/>
                <w:lang w:bidi="ar"/>
              </w:rPr>
              <w:t>脚垫：</w:t>
            </w:r>
            <w:r>
              <w:rPr>
                <w:rFonts w:hint="eastAsia" w:ascii="宋体" w:hAnsi="宋体" w:eastAsia="宋体" w:cs="宋体"/>
                <w:color w:val="000000"/>
                <w:kern w:val="0"/>
                <w:sz w:val="21"/>
                <w:szCs w:val="21"/>
                <w:lang w:eastAsia="zh-CN" w:bidi="ar"/>
              </w:rPr>
              <w:t>（</w:t>
            </w:r>
            <w:r>
              <w:rPr>
                <w:rFonts w:hint="eastAsia" w:ascii="宋体" w:hAnsi="宋体" w:eastAsia="宋体" w:cs="宋体"/>
                <w:color w:val="000000"/>
                <w:kern w:val="0"/>
                <w:sz w:val="21"/>
                <w:szCs w:val="21"/>
                <w:lang w:val="en-US" w:eastAsia="zh-CN" w:bidi="ar"/>
              </w:rPr>
              <w:t>1</w:t>
            </w:r>
            <w:r>
              <w:rPr>
                <w:rFonts w:hint="eastAsia" w:ascii="宋体" w:hAnsi="宋体" w:eastAsia="宋体" w:cs="宋体"/>
                <w:color w:val="000000"/>
                <w:kern w:val="0"/>
                <w:sz w:val="21"/>
                <w:szCs w:val="21"/>
                <w:lang w:eastAsia="zh-CN" w:bidi="ar"/>
              </w:rPr>
              <w:t>）</w:t>
            </w:r>
            <w:r>
              <w:rPr>
                <w:rFonts w:hint="eastAsia" w:ascii="宋体" w:hAnsi="宋体" w:eastAsia="宋体" w:cs="宋体"/>
                <w:color w:val="000000"/>
                <w:kern w:val="0"/>
                <w:sz w:val="21"/>
                <w:szCs w:val="21"/>
                <w:lang w:bidi="ar"/>
              </w:rPr>
              <w:t>材质：采用PP塑料+TPE包胶.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761" w:author="王秀子" w:date="2023-07-06T10:28:58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trHeight w:val="255" w:hRule="atLeast"/>
          <w:trPrChange w:id="761" w:author="王秀子" w:date="2023-07-06T10:28:58Z">
            <w:trPr>
              <w:trHeight w:val="255" w:hRule="atLeast"/>
            </w:trPr>
          </w:trPrChange>
        </w:trPr>
        <w:tc>
          <w:tcPr>
            <w:tcW w:w="531" w:type="pct"/>
            <w:vMerge w:val="continue"/>
            <w:vAlign w:val="center"/>
            <w:tcPrChange w:id="762" w:author="王秀子" w:date="2023-07-06T10:28:58Z">
              <w:tcPr>
                <w:tcW w:w="531" w:type="pct"/>
                <w:vMerge w:val="continue"/>
                <w:vAlign w:val="center"/>
              </w:tcPr>
            </w:tcPrChange>
          </w:tcPr>
          <w:p>
            <w:pPr>
              <w:widowControl/>
              <w:jc w:val="left"/>
              <w:textAlignment w:val="center"/>
              <w:rPr>
                <w:rFonts w:hint="eastAsia" w:ascii="宋体" w:hAnsi="宋体" w:eastAsia="宋体" w:cs="宋体"/>
                <w:color w:val="000000"/>
                <w:kern w:val="0"/>
                <w:sz w:val="21"/>
                <w:szCs w:val="21"/>
                <w:lang w:bidi="ar"/>
              </w:rPr>
            </w:pPr>
          </w:p>
        </w:tc>
        <w:tc>
          <w:tcPr>
            <w:tcW w:w="1170" w:type="pct"/>
            <w:vMerge w:val="continue"/>
            <w:vAlign w:val="center"/>
            <w:tcPrChange w:id="763" w:author="王秀子" w:date="2023-07-06T10:28:58Z">
              <w:tcPr>
                <w:tcW w:w="1170" w:type="pct"/>
                <w:vMerge w:val="continue"/>
                <w:vAlign w:val="center"/>
              </w:tcPr>
            </w:tcPrChange>
          </w:tcPr>
          <w:p>
            <w:pPr>
              <w:widowControl/>
              <w:jc w:val="left"/>
              <w:textAlignment w:val="center"/>
              <w:rPr>
                <w:rFonts w:hint="eastAsia" w:ascii="宋体" w:hAnsi="宋体" w:eastAsia="宋体" w:cs="宋体"/>
                <w:color w:val="000000"/>
                <w:kern w:val="0"/>
                <w:sz w:val="21"/>
                <w:szCs w:val="21"/>
                <w:lang w:bidi="ar"/>
              </w:rPr>
            </w:pPr>
          </w:p>
        </w:tc>
        <w:tc>
          <w:tcPr>
            <w:tcW w:w="3298" w:type="pct"/>
            <w:vAlign w:val="center"/>
            <w:tcPrChange w:id="764" w:author="王秀子" w:date="2023-07-06T10:28:58Z">
              <w:tcPr>
                <w:tcW w:w="3297" w:type="pct"/>
                <w:vAlign w:val="center"/>
              </w:tcPr>
            </w:tcPrChange>
          </w:tcPr>
          <w:p>
            <w:pPr>
              <w:widowControl/>
              <w:textAlignment w:val="center"/>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eastAsia="zh-CN" w:bidi="ar"/>
              </w:rPr>
              <w:t>（</w:t>
            </w:r>
            <w:r>
              <w:rPr>
                <w:rFonts w:hint="eastAsia" w:ascii="宋体" w:hAnsi="宋体" w:eastAsia="宋体" w:cs="宋体"/>
                <w:color w:val="000000"/>
                <w:kern w:val="0"/>
                <w:sz w:val="21"/>
                <w:szCs w:val="21"/>
                <w:lang w:val="en-US" w:eastAsia="zh-CN" w:bidi="ar"/>
              </w:rPr>
              <w:t>2</w:t>
            </w:r>
            <w:r>
              <w:rPr>
                <w:rFonts w:hint="eastAsia" w:ascii="宋体" w:hAnsi="宋体" w:eastAsia="宋体" w:cs="宋体"/>
                <w:color w:val="000000"/>
                <w:kern w:val="0"/>
                <w:sz w:val="21"/>
                <w:szCs w:val="21"/>
                <w:lang w:eastAsia="zh-CN" w:bidi="ar"/>
              </w:rPr>
              <w:t>）</w:t>
            </w:r>
            <w:r>
              <w:rPr>
                <w:rFonts w:hint="eastAsia" w:ascii="宋体" w:hAnsi="宋体" w:eastAsia="宋体" w:cs="宋体"/>
                <w:color w:val="000000"/>
                <w:kern w:val="0"/>
                <w:sz w:val="21"/>
                <w:szCs w:val="21"/>
                <w:lang w:bidi="ar"/>
              </w:rPr>
              <w:t>尺寸：大脚垫：W95mm×D44mm×H90mm</w:t>
            </w:r>
            <w:commentRangeStart w:id="57"/>
            <w:r>
              <w:rPr>
                <w:rFonts w:hint="eastAsia" w:ascii="宋体" w:hAnsi="宋体" w:eastAsia="宋体" w:cs="宋体"/>
                <w:color w:val="000000"/>
                <w:kern w:val="0"/>
                <w:sz w:val="21"/>
                <w:szCs w:val="21"/>
                <w:lang w:bidi="ar"/>
              </w:rPr>
              <w:t>）</w:t>
            </w:r>
            <w:commentRangeEnd w:id="57"/>
            <w:r>
              <w:commentReference w:id="57"/>
            </w:r>
            <w:r>
              <w:rPr>
                <w:rFonts w:hint="eastAsia" w:ascii="宋体" w:hAnsi="宋体" w:eastAsia="宋体" w:cs="宋体"/>
                <w:color w:val="000000"/>
                <w:kern w:val="0"/>
                <w:sz w:val="21"/>
                <w:szCs w:val="21"/>
                <w:lang w:bidi="ar"/>
              </w:rPr>
              <w:t xml:space="preserve"> ±5mm；小脚垫： （W60mm×D38×H48mm） ±5mm。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765" w:author="王秀子" w:date="2023-07-06T10:28:58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trHeight w:val="255" w:hRule="atLeast"/>
          <w:trPrChange w:id="765" w:author="王秀子" w:date="2023-07-06T10:28:58Z">
            <w:trPr>
              <w:trHeight w:val="255" w:hRule="atLeast"/>
            </w:trPr>
          </w:trPrChange>
        </w:trPr>
        <w:tc>
          <w:tcPr>
            <w:tcW w:w="531" w:type="pct"/>
            <w:vMerge w:val="continue"/>
            <w:vAlign w:val="center"/>
            <w:tcPrChange w:id="766" w:author="王秀子" w:date="2023-07-06T10:28:58Z">
              <w:tcPr>
                <w:tcW w:w="531" w:type="pct"/>
                <w:vMerge w:val="continue"/>
                <w:vAlign w:val="center"/>
              </w:tcPr>
            </w:tcPrChange>
          </w:tcPr>
          <w:p>
            <w:pPr>
              <w:widowControl/>
              <w:textAlignment w:val="center"/>
              <w:rPr>
                <w:rFonts w:hint="eastAsia" w:ascii="宋体" w:hAnsi="宋体" w:eastAsia="宋体" w:cs="宋体"/>
                <w:sz w:val="21"/>
                <w:szCs w:val="21"/>
              </w:rPr>
            </w:pPr>
          </w:p>
        </w:tc>
        <w:tc>
          <w:tcPr>
            <w:tcW w:w="1170" w:type="pct"/>
            <w:vMerge w:val="continue"/>
            <w:vAlign w:val="center"/>
            <w:tcPrChange w:id="767" w:author="王秀子" w:date="2023-07-06T10:28:58Z">
              <w:tcPr>
                <w:tcW w:w="1170" w:type="pct"/>
                <w:vMerge w:val="continue"/>
                <w:vAlign w:val="center"/>
              </w:tcPr>
            </w:tcPrChange>
          </w:tcPr>
          <w:p>
            <w:pPr>
              <w:widowControl/>
              <w:textAlignment w:val="center"/>
              <w:rPr>
                <w:rFonts w:hint="eastAsia" w:ascii="宋体" w:hAnsi="宋体" w:eastAsia="宋体" w:cs="宋体"/>
                <w:sz w:val="21"/>
                <w:szCs w:val="21"/>
              </w:rPr>
            </w:pPr>
          </w:p>
        </w:tc>
        <w:tc>
          <w:tcPr>
            <w:tcW w:w="3298" w:type="pct"/>
            <w:vAlign w:val="center"/>
            <w:tcPrChange w:id="768" w:author="王秀子" w:date="2023-07-06T10:28:58Z">
              <w:tcPr>
                <w:tcW w:w="3297" w:type="pct"/>
                <w:vAlign w:val="center"/>
              </w:tcPr>
            </w:tcPrChange>
          </w:tcPr>
          <w:p>
            <w:pPr>
              <w:widowControl/>
              <w:textAlignment w:val="center"/>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eastAsia="zh-CN" w:bidi="ar"/>
              </w:rPr>
              <w:t>（</w:t>
            </w:r>
            <w:r>
              <w:rPr>
                <w:rFonts w:hint="eastAsia" w:ascii="宋体" w:hAnsi="宋体" w:eastAsia="宋体" w:cs="宋体"/>
                <w:color w:val="000000"/>
                <w:kern w:val="0"/>
                <w:sz w:val="21"/>
                <w:szCs w:val="21"/>
                <w:lang w:val="en-US" w:eastAsia="zh-CN" w:bidi="ar"/>
              </w:rPr>
              <w:t>3</w:t>
            </w:r>
            <w:r>
              <w:rPr>
                <w:rFonts w:hint="eastAsia" w:ascii="宋体" w:hAnsi="宋体" w:eastAsia="宋体" w:cs="宋体"/>
                <w:color w:val="000000"/>
                <w:kern w:val="0"/>
                <w:sz w:val="21"/>
                <w:szCs w:val="21"/>
                <w:lang w:eastAsia="zh-CN" w:bidi="ar"/>
              </w:rPr>
              <w:t>）</w:t>
            </w:r>
            <w:commentRangeStart w:id="58"/>
            <w:r>
              <w:rPr>
                <w:rFonts w:hint="eastAsia" w:ascii="宋体" w:hAnsi="宋体" w:eastAsia="宋体" w:cs="宋体"/>
                <w:color w:val="000000"/>
                <w:kern w:val="0"/>
                <w:sz w:val="21"/>
                <w:szCs w:val="21"/>
                <w:lang w:bidi="ar"/>
              </w:rPr>
              <w:t>特性</w:t>
            </w:r>
            <w:commentRangeEnd w:id="58"/>
            <w:r>
              <w:commentReference w:id="58"/>
            </w:r>
            <w:r>
              <w:rPr>
                <w:rFonts w:hint="eastAsia" w:ascii="宋体" w:hAnsi="宋体" w:eastAsia="宋体" w:cs="宋体"/>
                <w:color w:val="000000"/>
                <w:kern w:val="0"/>
                <w:sz w:val="21"/>
                <w:szCs w:val="21"/>
                <w:lang w:bidi="ar"/>
              </w:rPr>
              <w:t>：TPE材料超强适应、耐用性，使用效果更佳，耐侯性好,可应用于户内外各种恶劣和极端环境！同时耐温性佳， 可在-40～100℃之间长期使用！ 且具备高韧性，高弹度、耐酸碱耐腐蚀等特性！耐低温撞击.降噪,热稳定性.抗蠕变性.热稳定性.食品接触性,高能量吸收.耐化学性。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769" w:author="王秀子" w:date="2023-07-06T10:28:58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trHeight w:val="1133" w:hRule="atLeast"/>
          <w:trPrChange w:id="769" w:author="王秀子" w:date="2023-07-06T10:28:58Z">
            <w:trPr>
              <w:trHeight w:val="1133" w:hRule="atLeast"/>
            </w:trPr>
          </w:trPrChange>
        </w:trPr>
        <w:tc>
          <w:tcPr>
            <w:tcW w:w="531" w:type="pct"/>
            <w:vMerge w:val="restart"/>
            <w:vAlign w:val="center"/>
            <w:tcPrChange w:id="770" w:author="王秀子" w:date="2023-07-06T10:28:58Z">
              <w:tcPr>
                <w:tcW w:w="531" w:type="pct"/>
                <w:vMerge w:val="restart"/>
                <w:vAlign w:val="center"/>
              </w:tcPr>
            </w:tcPrChange>
          </w:tcPr>
          <w:p>
            <w:pPr>
              <w:widowControl/>
              <w:jc w:val="center"/>
              <w:textAlignment w:val="center"/>
              <w:rPr>
                <w:rFonts w:hint="eastAsia" w:ascii="宋体" w:hAnsi="宋体" w:eastAsia="宋体" w:cs="宋体"/>
                <w:sz w:val="21"/>
                <w:szCs w:val="21"/>
              </w:rPr>
            </w:pPr>
            <w:r>
              <w:rPr>
                <w:rFonts w:hint="eastAsia" w:ascii="宋体" w:hAnsi="宋体" w:eastAsia="宋体" w:cs="宋体"/>
                <w:color w:val="000000"/>
                <w:kern w:val="0"/>
                <w:sz w:val="21"/>
                <w:szCs w:val="21"/>
                <w:lang w:bidi="ar"/>
              </w:rPr>
              <w:t>54</w:t>
            </w:r>
          </w:p>
        </w:tc>
        <w:tc>
          <w:tcPr>
            <w:tcW w:w="1170" w:type="pct"/>
            <w:vMerge w:val="restart"/>
            <w:vAlign w:val="center"/>
            <w:tcPrChange w:id="771" w:author="王秀子" w:date="2023-07-06T10:28:58Z">
              <w:tcPr>
                <w:tcW w:w="1170" w:type="pct"/>
                <w:vMerge w:val="restart"/>
                <w:vAlign w:val="center"/>
              </w:tcPr>
            </w:tcPrChange>
          </w:tcPr>
          <w:p>
            <w:pPr>
              <w:widowControl/>
              <w:jc w:val="center"/>
              <w:textAlignment w:val="center"/>
              <w:rPr>
                <w:rFonts w:hint="eastAsia" w:ascii="宋体" w:hAnsi="宋体" w:eastAsia="宋体" w:cs="宋体"/>
                <w:sz w:val="21"/>
                <w:szCs w:val="21"/>
              </w:rPr>
            </w:pPr>
            <w:r>
              <w:rPr>
                <w:rFonts w:hint="eastAsia" w:ascii="宋体" w:hAnsi="宋体" w:eastAsia="宋体" w:cs="宋体"/>
                <w:sz w:val="21"/>
                <w:szCs w:val="21"/>
              </w:rPr>
              <w:t>学习椅</w:t>
            </w:r>
          </w:p>
          <w:p>
            <w:pPr>
              <w:widowControl w:val="0"/>
              <w:spacing w:line="360" w:lineRule="auto"/>
              <w:jc w:val="center"/>
              <w:rPr>
                <w:rFonts w:hint="eastAsia" w:ascii="宋体" w:hAnsi="宋体" w:eastAsia="宋体" w:cs="宋体"/>
                <w:b/>
                <w:bCs/>
                <w:kern w:val="2"/>
                <w:sz w:val="21"/>
                <w:szCs w:val="21"/>
                <w:lang w:val="en-US" w:eastAsia="zh-CN" w:bidi="ar-SA"/>
              </w:rPr>
            </w:pPr>
            <w:r>
              <w:rPr>
                <w:rFonts w:hint="eastAsia" w:ascii="宋体" w:hAnsi="宋体" w:eastAsia="宋体" w:cs="宋体"/>
                <w:b/>
                <w:bCs/>
                <w:kern w:val="2"/>
                <w:sz w:val="21"/>
                <w:szCs w:val="21"/>
                <w:lang w:val="en-US" w:eastAsia="zh-CN" w:bidi="ar-SA"/>
              </w:rPr>
              <w:drawing>
                <wp:inline distT="0" distB="0" distL="114300" distR="114300">
                  <wp:extent cx="601980" cy="715645"/>
                  <wp:effectExtent l="0" t="0" r="7620" b="635"/>
                  <wp:docPr id="214232" name="图片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32" name="图片 80"/>
                          <pic:cNvPicPr>
                            <a:picLocks noChangeAspect="1"/>
                          </pic:cNvPicPr>
                        </pic:nvPicPr>
                        <pic:blipFill>
                          <a:blip r:embed="rId52"/>
                          <a:stretch>
                            <a:fillRect/>
                          </a:stretch>
                        </pic:blipFill>
                        <pic:spPr>
                          <a:xfrm>
                            <a:off x="0" y="0"/>
                            <a:ext cx="601980" cy="715645"/>
                          </a:xfrm>
                          <a:prstGeom prst="rect">
                            <a:avLst/>
                          </a:prstGeom>
                          <a:noFill/>
                          <a:ln w="9525">
                            <a:noFill/>
                          </a:ln>
                        </pic:spPr>
                      </pic:pic>
                    </a:graphicData>
                  </a:graphic>
                </wp:inline>
              </w:drawing>
            </w:r>
          </w:p>
        </w:tc>
        <w:tc>
          <w:tcPr>
            <w:tcW w:w="3298" w:type="pct"/>
            <w:vAlign w:val="center"/>
            <w:tcPrChange w:id="772" w:author="王秀子" w:date="2023-07-06T10:28:58Z">
              <w:tcPr>
                <w:tcW w:w="3297" w:type="pct"/>
                <w:vAlign w:val="center"/>
              </w:tcPr>
            </w:tcPrChange>
          </w:tcPr>
          <w:p>
            <w:pPr>
              <w:widowControl/>
              <w:textAlignment w:val="center"/>
              <w:rPr>
                <w:rFonts w:hint="eastAsia" w:ascii="宋体" w:hAnsi="宋体" w:eastAsia="宋体" w:cs="宋体"/>
                <w:sz w:val="21"/>
                <w:szCs w:val="21"/>
              </w:rPr>
            </w:pPr>
            <w:r>
              <w:rPr>
                <w:rFonts w:hint="eastAsia" w:ascii="宋体" w:hAnsi="宋体" w:eastAsia="宋体" w:cs="宋体"/>
                <w:color w:val="000000"/>
                <w:kern w:val="0"/>
                <w:sz w:val="21"/>
                <w:szCs w:val="21"/>
                <w:lang w:bidi="ar"/>
              </w:rPr>
              <w:t>1、椅面及扶手：使用改性PP富有弹性,混入加强纤维，经模具注塑成型。坐感舒适，符合人体工程学原理。</w:t>
            </w:r>
            <w:commentRangeStart w:id="59"/>
            <w:r>
              <w:rPr>
                <w:rFonts w:hint="eastAsia" w:ascii="宋体" w:hAnsi="宋体" w:eastAsia="宋体" w:cs="宋体"/>
                <w:color w:val="000000"/>
                <w:kern w:val="0"/>
                <w:sz w:val="21"/>
                <w:szCs w:val="21"/>
                <w:lang w:bidi="ar"/>
              </w:rPr>
              <w:t>靠背引用了百叶窗的设计元素。简单的几何线条给人一种通透的美感。</w:t>
            </w:r>
            <w:commentRangeEnd w:id="59"/>
            <w:r>
              <w:commentReference w:id="59"/>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773" w:author="王秀子" w:date="2023-07-06T10:28:58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trHeight w:val="686" w:hRule="atLeast"/>
          <w:trPrChange w:id="773" w:author="王秀子" w:date="2023-07-06T10:28:58Z">
            <w:trPr>
              <w:trHeight w:val="686" w:hRule="atLeast"/>
            </w:trPr>
          </w:trPrChange>
        </w:trPr>
        <w:tc>
          <w:tcPr>
            <w:tcW w:w="531" w:type="pct"/>
            <w:vMerge w:val="continue"/>
            <w:vAlign w:val="center"/>
            <w:tcPrChange w:id="774" w:author="王秀子" w:date="2023-07-06T10:28:58Z">
              <w:tcPr>
                <w:tcW w:w="531" w:type="pct"/>
                <w:vMerge w:val="continue"/>
                <w:vAlign w:val="center"/>
              </w:tcPr>
            </w:tcPrChange>
          </w:tcPr>
          <w:p>
            <w:pPr>
              <w:widowControl/>
              <w:jc w:val="left"/>
              <w:textAlignment w:val="center"/>
              <w:rPr>
                <w:rFonts w:hint="eastAsia" w:ascii="宋体" w:hAnsi="宋体" w:eastAsia="宋体" w:cs="宋体"/>
                <w:sz w:val="21"/>
                <w:szCs w:val="21"/>
              </w:rPr>
            </w:pPr>
          </w:p>
        </w:tc>
        <w:tc>
          <w:tcPr>
            <w:tcW w:w="1170" w:type="pct"/>
            <w:vMerge w:val="continue"/>
            <w:vAlign w:val="center"/>
            <w:tcPrChange w:id="775" w:author="王秀子" w:date="2023-07-06T10:28:58Z">
              <w:tcPr>
                <w:tcW w:w="1170" w:type="pct"/>
                <w:vMerge w:val="continue"/>
                <w:vAlign w:val="center"/>
              </w:tcPr>
            </w:tcPrChange>
          </w:tcPr>
          <w:p>
            <w:pPr>
              <w:widowControl/>
              <w:jc w:val="left"/>
              <w:textAlignment w:val="center"/>
              <w:rPr>
                <w:rFonts w:hint="eastAsia" w:ascii="宋体" w:hAnsi="宋体" w:eastAsia="宋体" w:cs="宋体"/>
                <w:sz w:val="21"/>
                <w:szCs w:val="21"/>
              </w:rPr>
            </w:pPr>
          </w:p>
        </w:tc>
        <w:tc>
          <w:tcPr>
            <w:tcW w:w="3298" w:type="pct"/>
            <w:vAlign w:val="center"/>
            <w:tcPrChange w:id="776" w:author="王秀子" w:date="2023-07-06T10:28:58Z">
              <w:tcPr>
                <w:tcW w:w="3297" w:type="pct"/>
                <w:vAlign w:val="center"/>
              </w:tcPr>
            </w:tcPrChange>
          </w:tcPr>
          <w:p>
            <w:pPr>
              <w:widowControl/>
              <w:textAlignment w:val="center"/>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2、钢架采用φ25*1.5mm圆管制作，表面经喷砂打磨后静电喷塑处理</w:t>
            </w:r>
            <w:r>
              <w:rPr>
                <w:rFonts w:hint="eastAsia" w:ascii="宋体" w:hAnsi="宋体" w:eastAsia="宋体" w:cs="宋体"/>
                <w:color w:val="000000"/>
                <w:kern w:val="0"/>
                <w:sz w:val="21"/>
                <w:szCs w:val="21"/>
                <w:lang w:eastAsia="zh-CN" w:bidi="ar"/>
              </w:rPr>
              <w:t>，</w:t>
            </w:r>
            <w:r>
              <w:rPr>
                <w:rFonts w:hint="eastAsia" w:ascii="宋体" w:hAnsi="宋体" w:eastAsia="宋体" w:cs="宋体"/>
                <w:color w:val="000000"/>
                <w:kern w:val="0"/>
                <w:sz w:val="21"/>
                <w:szCs w:val="21"/>
                <w:lang w:val="en-US" w:eastAsia="zh-CN" w:bidi="ar"/>
              </w:rPr>
              <w:t>底部带PP脚垫</w:t>
            </w:r>
            <w:r>
              <w:rPr>
                <w:rFonts w:hint="eastAsia" w:ascii="宋体" w:hAnsi="宋体" w:eastAsia="宋体" w:cs="宋体"/>
                <w:color w:val="000000"/>
                <w:kern w:val="0"/>
                <w:sz w:val="21"/>
                <w:szCs w:val="21"/>
                <w:lang w:bidi="ar"/>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777" w:author="王秀子" w:date="2023-07-06T10:28:58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trHeight w:val="686" w:hRule="atLeast"/>
          <w:trPrChange w:id="777" w:author="王秀子" w:date="2023-07-06T10:28:58Z">
            <w:trPr>
              <w:trHeight w:val="686" w:hRule="atLeast"/>
            </w:trPr>
          </w:trPrChange>
        </w:trPr>
        <w:tc>
          <w:tcPr>
            <w:tcW w:w="531" w:type="pct"/>
            <w:vMerge w:val="continue"/>
            <w:vAlign w:val="center"/>
            <w:tcPrChange w:id="778" w:author="王秀子" w:date="2023-07-06T10:28:58Z">
              <w:tcPr>
                <w:tcW w:w="531" w:type="pct"/>
                <w:vMerge w:val="continue"/>
                <w:vAlign w:val="center"/>
              </w:tcPr>
            </w:tcPrChange>
          </w:tcPr>
          <w:p>
            <w:pPr>
              <w:widowControl/>
              <w:jc w:val="left"/>
              <w:textAlignment w:val="center"/>
              <w:rPr>
                <w:rFonts w:hint="eastAsia" w:ascii="宋体" w:hAnsi="宋体" w:eastAsia="宋体" w:cs="宋体"/>
                <w:color w:val="000000"/>
                <w:kern w:val="0"/>
                <w:sz w:val="21"/>
                <w:szCs w:val="21"/>
                <w:lang w:bidi="ar"/>
              </w:rPr>
            </w:pPr>
          </w:p>
        </w:tc>
        <w:tc>
          <w:tcPr>
            <w:tcW w:w="1170" w:type="pct"/>
            <w:vMerge w:val="continue"/>
            <w:vAlign w:val="center"/>
            <w:tcPrChange w:id="779" w:author="王秀子" w:date="2023-07-06T10:28:58Z">
              <w:tcPr>
                <w:tcW w:w="1170" w:type="pct"/>
                <w:vMerge w:val="continue"/>
                <w:vAlign w:val="center"/>
              </w:tcPr>
            </w:tcPrChange>
          </w:tcPr>
          <w:p>
            <w:pPr>
              <w:widowControl/>
              <w:jc w:val="left"/>
              <w:textAlignment w:val="center"/>
              <w:rPr>
                <w:rFonts w:hint="eastAsia" w:ascii="宋体" w:hAnsi="宋体" w:eastAsia="宋体" w:cs="宋体"/>
                <w:color w:val="000000"/>
                <w:kern w:val="0"/>
                <w:sz w:val="21"/>
                <w:szCs w:val="21"/>
                <w:lang w:bidi="ar"/>
              </w:rPr>
            </w:pPr>
          </w:p>
        </w:tc>
        <w:tc>
          <w:tcPr>
            <w:tcW w:w="3298" w:type="pct"/>
            <w:vAlign w:val="center"/>
            <w:tcPrChange w:id="780" w:author="王秀子" w:date="2023-07-06T10:28:58Z">
              <w:tcPr>
                <w:tcW w:w="3297" w:type="pct"/>
                <w:vAlign w:val="center"/>
              </w:tcPr>
            </w:tcPrChange>
          </w:tcPr>
          <w:p>
            <w:pPr>
              <w:widowControl/>
              <w:textAlignment w:val="center"/>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3、内塞：采用φ25半圆内塞与地面接触，采用尼龙（PA）材料制作，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781" w:author="王秀子" w:date="2023-07-06T10:28:58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trHeight w:val="406" w:hRule="atLeast"/>
          <w:trPrChange w:id="781" w:author="王秀子" w:date="2023-07-06T10:28:58Z">
            <w:trPr>
              <w:trHeight w:val="406" w:hRule="atLeast"/>
            </w:trPr>
          </w:trPrChange>
        </w:trPr>
        <w:tc>
          <w:tcPr>
            <w:tcW w:w="531" w:type="pct"/>
            <w:vMerge w:val="continue"/>
            <w:vAlign w:val="center"/>
            <w:tcPrChange w:id="782" w:author="王秀子" w:date="2023-07-06T10:28:58Z">
              <w:tcPr>
                <w:tcW w:w="531" w:type="pct"/>
                <w:vMerge w:val="continue"/>
                <w:vAlign w:val="center"/>
              </w:tcPr>
            </w:tcPrChange>
          </w:tcPr>
          <w:p>
            <w:pPr>
              <w:widowControl/>
              <w:jc w:val="left"/>
              <w:textAlignment w:val="center"/>
              <w:rPr>
                <w:rFonts w:hint="eastAsia" w:ascii="宋体" w:hAnsi="宋体" w:eastAsia="宋体" w:cs="宋体"/>
                <w:color w:val="000000"/>
                <w:kern w:val="0"/>
                <w:sz w:val="21"/>
                <w:szCs w:val="21"/>
                <w:lang w:bidi="ar"/>
              </w:rPr>
            </w:pPr>
          </w:p>
        </w:tc>
        <w:tc>
          <w:tcPr>
            <w:tcW w:w="1170" w:type="pct"/>
            <w:vMerge w:val="continue"/>
            <w:vAlign w:val="center"/>
            <w:tcPrChange w:id="783" w:author="王秀子" w:date="2023-07-06T10:28:58Z">
              <w:tcPr>
                <w:tcW w:w="1170" w:type="pct"/>
                <w:vMerge w:val="continue"/>
                <w:vAlign w:val="center"/>
              </w:tcPr>
            </w:tcPrChange>
          </w:tcPr>
          <w:p>
            <w:pPr>
              <w:widowControl/>
              <w:jc w:val="left"/>
              <w:textAlignment w:val="center"/>
              <w:rPr>
                <w:rFonts w:hint="eastAsia" w:ascii="宋体" w:hAnsi="宋体" w:eastAsia="宋体" w:cs="宋体"/>
                <w:color w:val="000000"/>
                <w:kern w:val="0"/>
                <w:sz w:val="21"/>
                <w:szCs w:val="21"/>
                <w:lang w:bidi="ar"/>
              </w:rPr>
            </w:pPr>
          </w:p>
        </w:tc>
        <w:tc>
          <w:tcPr>
            <w:tcW w:w="3298" w:type="pct"/>
            <w:vAlign w:val="center"/>
            <w:tcPrChange w:id="784" w:author="王秀子" w:date="2023-07-06T10:28:58Z">
              <w:tcPr>
                <w:tcW w:w="3297" w:type="pct"/>
                <w:vAlign w:val="center"/>
              </w:tcPr>
            </w:tcPrChange>
          </w:tcPr>
          <w:p>
            <w:pPr>
              <w:widowControl/>
              <w:textAlignment w:val="center"/>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4、座板可翻起，方便椅子之间推动叠放。</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785" w:author="王秀子" w:date="2023-07-06T10:28:58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trHeight w:val="446" w:hRule="atLeast"/>
          <w:trPrChange w:id="785" w:author="王秀子" w:date="2023-07-06T10:28:58Z">
            <w:trPr>
              <w:trHeight w:val="446" w:hRule="atLeast"/>
            </w:trPr>
          </w:trPrChange>
        </w:trPr>
        <w:tc>
          <w:tcPr>
            <w:tcW w:w="531" w:type="pct"/>
            <w:vMerge w:val="continue"/>
            <w:vAlign w:val="center"/>
            <w:tcPrChange w:id="786" w:author="王秀子" w:date="2023-07-06T10:28:58Z">
              <w:tcPr>
                <w:tcW w:w="531" w:type="pct"/>
                <w:vMerge w:val="continue"/>
                <w:vAlign w:val="center"/>
              </w:tcPr>
            </w:tcPrChange>
          </w:tcPr>
          <w:p>
            <w:pPr>
              <w:widowControl/>
              <w:jc w:val="left"/>
              <w:textAlignment w:val="center"/>
              <w:rPr>
                <w:rFonts w:hint="eastAsia" w:ascii="宋体" w:hAnsi="宋体" w:eastAsia="宋体" w:cs="宋体"/>
                <w:color w:val="000000"/>
                <w:kern w:val="0"/>
                <w:sz w:val="21"/>
                <w:szCs w:val="21"/>
                <w:lang w:bidi="ar"/>
              </w:rPr>
            </w:pPr>
          </w:p>
        </w:tc>
        <w:tc>
          <w:tcPr>
            <w:tcW w:w="1170" w:type="pct"/>
            <w:vMerge w:val="continue"/>
            <w:vAlign w:val="center"/>
            <w:tcPrChange w:id="787" w:author="王秀子" w:date="2023-07-06T10:28:58Z">
              <w:tcPr>
                <w:tcW w:w="1170" w:type="pct"/>
                <w:vMerge w:val="continue"/>
                <w:vAlign w:val="center"/>
              </w:tcPr>
            </w:tcPrChange>
          </w:tcPr>
          <w:p>
            <w:pPr>
              <w:widowControl/>
              <w:jc w:val="left"/>
              <w:textAlignment w:val="center"/>
              <w:rPr>
                <w:rFonts w:hint="eastAsia" w:ascii="宋体" w:hAnsi="宋体" w:eastAsia="宋体" w:cs="宋体"/>
                <w:color w:val="000000"/>
                <w:kern w:val="0"/>
                <w:sz w:val="21"/>
                <w:szCs w:val="21"/>
                <w:lang w:bidi="ar"/>
              </w:rPr>
            </w:pPr>
          </w:p>
        </w:tc>
        <w:tc>
          <w:tcPr>
            <w:tcW w:w="3298" w:type="pct"/>
            <w:vAlign w:val="center"/>
            <w:tcPrChange w:id="788" w:author="王秀子" w:date="2023-07-06T10:28:58Z">
              <w:tcPr>
                <w:tcW w:w="3297" w:type="pct"/>
                <w:vAlign w:val="center"/>
              </w:tcPr>
            </w:tcPrChange>
          </w:tcPr>
          <w:p>
            <w:pPr>
              <w:widowControl/>
              <w:textAlignment w:val="center"/>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5、可选配软垫：软垫基材5mm环保pp内衬板，9mm厚高密度海绵。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789" w:author="王秀子" w:date="2023-07-06T10:28:58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trHeight w:val="446" w:hRule="atLeast"/>
          <w:trPrChange w:id="789" w:author="王秀子" w:date="2023-07-06T10:28:58Z">
            <w:trPr>
              <w:trHeight w:val="446" w:hRule="atLeast"/>
            </w:trPr>
          </w:trPrChange>
        </w:trPr>
        <w:tc>
          <w:tcPr>
            <w:tcW w:w="531" w:type="pct"/>
            <w:vMerge w:val="continue"/>
            <w:vAlign w:val="center"/>
            <w:tcPrChange w:id="790" w:author="王秀子" w:date="2023-07-06T10:28:58Z">
              <w:tcPr>
                <w:tcW w:w="531" w:type="pct"/>
                <w:vMerge w:val="continue"/>
                <w:vAlign w:val="center"/>
              </w:tcPr>
            </w:tcPrChange>
          </w:tcPr>
          <w:p>
            <w:pPr>
              <w:widowControl/>
              <w:jc w:val="left"/>
              <w:textAlignment w:val="center"/>
              <w:rPr>
                <w:rFonts w:hint="eastAsia" w:ascii="宋体" w:hAnsi="宋体" w:eastAsia="宋体" w:cs="宋体"/>
                <w:color w:val="000000"/>
                <w:kern w:val="0"/>
                <w:sz w:val="21"/>
                <w:szCs w:val="21"/>
                <w:lang w:bidi="ar"/>
              </w:rPr>
            </w:pPr>
          </w:p>
        </w:tc>
        <w:tc>
          <w:tcPr>
            <w:tcW w:w="1170" w:type="pct"/>
            <w:vMerge w:val="continue"/>
            <w:vAlign w:val="center"/>
            <w:tcPrChange w:id="791" w:author="王秀子" w:date="2023-07-06T10:28:58Z">
              <w:tcPr>
                <w:tcW w:w="1170" w:type="pct"/>
                <w:vMerge w:val="continue"/>
                <w:vAlign w:val="center"/>
              </w:tcPr>
            </w:tcPrChange>
          </w:tcPr>
          <w:p>
            <w:pPr>
              <w:widowControl/>
              <w:jc w:val="left"/>
              <w:textAlignment w:val="center"/>
              <w:rPr>
                <w:rFonts w:hint="eastAsia" w:ascii="宋体" w:hAnsi="宋体" w:eastAsia="宋体" w:cs="宋体"/>
                <w:color w:val="000000"/>
                <w:kern w:val="0"/>
                <w:sz w:val="21"/>
                <w:szCs w:val="21"/>
                <w:lang w:bidi="ar"/>
              </w:rPr>
            </w:pPr>
          </w:p>
        </w:tc>
        <w:tc>
          <w:tcPr>
            <w:tcW w:w="3298" w:type="pct"/>
            <w:vAlign w:val="center"/>
            <w:tcPrChange w:id="792" w:author="王秀子" w:date="2023-07-06T10:28:58Z">
              <w:tcPr>
                <w:tcW w:w="3297" w:type="pct"/>
                <w:vAlign w:val="center"/>
              </w:tcPr>
            </w:tcPrChange>
          </w:tcPr>
          <w:p>
            <w:pPr>
              <w:widowControl/>
              <w:textAlignment w:val="center"/>
              <w:rPr>
                <w:rFonts w:hint="eastAsia" w:ascii="宋体" w:hAnsi="宋体" w:eastAsia="宋体" w:cs="宋体"/>
                <w:b/>
                <w:bCs/>
                <w:color w:val="FF0000"/>
                <w:kern w:val="0"/>
                <w:sz w:val="21"/>
                <w:szCs w:val="21"/>
                <w:lang w:bidi="ar"/>
              </w:rPr>
            </w:pPr>
            <w:r>
              <w:rPr>
                <w:rFonts w:hint="eastAsia" w:ascii="宋体" w:hAnsi="宋体" w:eastAsia="宋体" w:cs="宋体"/>
                <w:b/>
                <w:bCs/>
                <w:color w:val="FF0000"/>
                <w:kern w:val="0"/>
                <w:sz w:val="21"/>
                <w:szCs w:val="21"/>
                <w:lang w:bidi="ar"/>
              </w:rPr>
              <w:t>▲</w:t>
            </w:r>
            <w:r>
              <w:rPr>
                <w:rFonts w:hint="eastAsia" w:ascii="宋体" w:hAnsi="宋体" w:eastAsia="宋体" w:cs="宋体"/>
                <w:b/>
                <w:bCs/>
                <w:color w:val="FF0000"/>
                <w:kern w:val="0"/>
                <w:sz w:val="21"/>
                <w:szCs w:val="21"/>
                <w:lang w:val="en-US" w:eastAsia="zh-CN" w:bidi="ar"/>
              </w:rPr>
              <w:t>6.</w:t>
            </w:r>
            <w:r>
              <w:rPr>
                <w:rFonts w:hint="eastAsia" w:ascii="宋体" w:hAnsi="宋体" w:eastAsia="宋体" w:cs="宋体"/>
                <w:b/>
                <w:bCs/>
                <w:color w:val="FF0000"/>
                <w:kern w:val="0"/>
                <w:sz w:val="21"/>
                <w:szCs w:val="21"/>
                <w:lang w:bidi="ar"/>
              </w:rPr>
              <w:t>提供符合以下要求的检测报告：</w:t>
            </w:r>
          </w:p>
          <w:p>
            <w:pPr>
              <w:widowControl/>
              <w:textAlignment w:val="center"/>
              <w:rPr>
                <w:rFonts w:hint="eastAsia" w:ascii="宋体" w:hAnsi="宋体" w:eastAsia="宋体" w:cs="宋体"/>
                <w:b/>
                <w:bCs/>
                <w:color w:val="FF0000"/>
                <w:kern w:val="0"/>
                <w:sz w:val="21"/>
                <w:szCs w:val="21"/>
                <w:lang w:val="en-US" w:eastAsia="zh-CN" w:bidi="ar"/>
              </w:rPr>
            </w:pPr>
            <w:r>
              <w:rPr>
                <w:rFonts w:hint="eastAsia" w:ascii="宋体" w:hAnsi="宋体" w:eastAsia="宋体" w:cs="宋体"/>
                <w:b/>
                <w:bCs/>
                <w:color w:val="FF0000"/>
                <w:kern w:val="0"/>
                <w:sz w:val="21"/>
                <w:szCs w:val="21"/>
                <w:highlight w:val="none"/>
                <w:lang w:val="en-US" w:eastAsia="zh-CN" w:bidi="ar"/>
              </w:rPr>
              <w:t>PP材料的</w:t>
            </w:r>
            <w:r>
              <w:rPr>
                <w:rFonts w:hint="eastAsia" w:ascii="宋体" w:hAnsi="宋体" w:eastAsia="宋体" w:cs="宋体"/>
                <w:b/>
                <w:bCs/>
                <w:color w:val="FF0000"/>
                <w:kern w:val="0"/>
                <w:sz w:val="21"/>
                <w:szCs w:val="21"/>
                <w:lang w:bidi="ar"/>
              </w:rPr>
              <w:t>检验依据</w:t>
            </w:r>
            <w:r>
              <w:rPr>
                <w:rFonts w:hint="eastAsia" w:ascii="宋体" w:hAnsi="宋体" w:eastAsia="宋体" w:cs="宋体"/>
                <w:b/>
                <w:bCs/>
                <w:color w:val="FF0000"/>
                <w:kern w:val="0"/>
                <w:sz w:val="21"/>
                <w:szCs w:val="21"/>
                <w:lang w:val="en-US" w:eastAsia="zh-CN" w:bidi="ar"/>
              </w:rPr>
              <w:t>G</w:t>
            </w:r>
            <w:r>
              <w:rPr>
                <w:rFonts w:hint="eastAsia" w:ascii="宋体" w:hAnsi="宋体" w:eastAsia="宋体" w:cs="宋体"/>
                <w:b/>
                <w:bCs/>
                <w:color w:val="FF0000"/>
                <w:kern w:val="0"/>
                <w:sz w:val="21"/>
                <w:szCs w:val="21"/>
                <w:lang w:bidi="ar"/>
              </w:rPr>
              <w:t>B</w:t>
            </w:r>
            <w:r>
              <w:rPr>
                <w:rFonts w:hint="eastAsia" w:ascii="宋体" w:hAnsi="宋体" w:eastAsia="宋体" w:cs="宋体"/>
                <w:b/>
                <w:bCs/>
                <w:color w:val="FF0000"/>
                <w:kern w:val="0"/>
                <w:sz w:val="21"/>
                <w:szCs w:val="21"/>
                <w:lang w:val="en-US" w:eastAsia="zh-CN" w:bidi="ar"/>
              </w:rPr>
              <w:t xml:space="preserve"> 28481-2012，要</w:t>
            </w:r>
            <w:r>
              <w:rPr>
                <w:rFonts w:hint="eastAsia" w:ascii="宋体" w:hAnsi="宋体" w:eastAsia="宋体" w:cs="宋体"/>
                <w:b/>
                <w:bCs/>
                <w:color w:val="FF0000"/>
                <w:kern w:val="0"/>
                <w:sz w:val="21"/>
                <w:szCs w:val="21"/>
                <w:highlight w:val="none"/>
                <w:lang w:val="en-US" w:eastAsia="zh-CN" w:bidi="ar"/>
              </w:rPr>
              <w:t>求PP材料的邻苯二甲酸酯（包括BBP、DNOP、DINP、DIDP）未检出，邻苯二甲酸二丁酯（DBP）检测结果≤0.001%，领苯二甲酸-2-乙</w:t>
            </w:r>
            <w:r>
              <w:rPr>
                <w:rFonts w:hint="eastAsia" w:ascii="宋体" w:hAnsi="宋体" w:eastAsia="宋体" w:cs="宋体"/>
                <w:b/>
                <w:bCs/>
                <w:color w:val="FF0000"/>
                <w:kern w:val="0"/>
                <w:sz w:val="21"/>
                <w:szCs w:val="21"/>
                <w:lang w:val="en-US" w:eastAsia="zh-CN" w:bidi="ar"/>
              </w:rPr>
              <w:t>基己基酯（DEHP）≤0.024%，重金属含量（包括可溶性镉、可溶性铬、可溶性汞）未检出，可溶性铅≤2.3mg/kg，多环芳烃（苯并[a]芘未检出、16种多环芳烃（PAH）总量≤2.9mg/kg），多溴联苯（PBB）和多溴二苯醚（PBDE）均未检出。</w:t>
            </w:r>
          </w:p>
          <w:p>
            <w:pPr>
              <w:widowControl/>
              <w:textAlignment w:val="center"/>
              <w:rPr>
                <w:rFonts w:hint="eastAsia" w:ascii="宋体" w:hAnsi="宋体" w:eastAsia="宋体" w:cs="宋体"/>
                <w:b/>
                <w:bCs/>
                <w:color w:val="FF0000"/>
                <w:kern w:val="0"/>
                <w:sz w:val="21"/>
                <w:szCs w:val="21"/>
                <w:highlight w:val="none"/>
                <w:lang w:val="en-US" w:eastAsia="zh-CN" w:bidi="ar"/>
              </w:rPr>
            </w:pPr>
            <w:r>
              <w:rPr>
                <w:rFonts w:hint="eastAsia" w:ascii="宋体" w:hAnsi="宋体" w:eastAsia="宋体" w:cs="宋体"/>
                <w:b/>
                <w:bCs/>
                <w:color w:val="FF0000"/>
                <w:kern w:val="0"/>
                <w:sz w:val="21"/>
                <w:szCs w:val="21"/>
                <w:highlight w:val="none"/>
                <w:lang w:val="en-US" w:eastAsia="zh-CN" w:bidi="ar"/>
              </w:rPr>
              <w:t>钢管的</w:t>
            </w:r>
            <w:r>
              <w:rPr>
                <w:rFonts w:hint="eastAsia" w:ascii="宋体" w:hAnsi="宋体" w:eastAsia="宋体" w:cs="宋体"/>
                <w:b/>
                <w:bCs/>
                <w:color w:val="FF0000"/>
                <w:kern w:val="0"/>
                <w:sz w:val="21"/>
                <w:szCs w:val="21"/>
                <w:lang w:bidi="ar"/>
              </w:rPr>
              <w:t>检验依据</w:t>
            </w:r>
            <w:r>
              <w:rPr>
                <w:rFonts w:hint="eastAsia" w:ascii="宋体" w:hAnsi="宋体" w:eastAsia="宋体" w:cs="宋体"/>
                <w:b/>
                <w:bCs/>
                <w:color w:val="FF0000"/>
                <w:kern w:val="0"/>
                <w:sz w:val="21"/>
                <w:szCs w:val="21"/>
                <w:lang w:val="en-US" w:eastAsia="zh-CN" w:bidi="ar"/>
              </w:rPr>
              <w:t>G</w:t>
            </w:r>
            <w:r>
              <w:rPr>
                <w:rFonts w:hint="eastAsia" w:ascii="宋体" w:hAnsi="宋体" w:eastAsia="宋体" w:cs="宋体"/>
                <w:b/>
                <w:bCs/>
                <w:color w:val="FF0000"/>
                <w:kern w:val="0"/>
                <w:sz w:val="21"/>
                <w:szCs w:val="21"/>
                <w:lang w:bidi="ar"/>
              </w:rPr>
              <w:t>B/T</w:t>
            </w:r>
            <w:r>
              <w:rPr>
                <w:rFonts w:hint="eastAsia" w:ascii="宋体" w:hAnsi="宋体" w:eastAsia="宋体" w:cs="宋体"/>
                <w:b/>
                <w:bCs/>
                <w:color w:val="FF0000"/>
                <w:kern w:val="0"/>
                <w:sz w:val="21"/>
                <w:szCs w:val="21"/>
                <w:lang w:val="en-US" w:eastAsia="zh-CN" w:bidi="ar"/>
              </w:rPr>
              <w:t xml:space="preserve"> 3325</w:t>
            </w:r>
            <w:r>
              <w:rPr>
                <w:rFonts w:hint="eastAsia" w:ascii="宋体" w:hAnsi="宋体" w:eastAsia="宋体" w:cs="宋体"/>
                <w:b/>
                <w:bCs/>
                <w:color w:val="FF0000"/>
                <w:kern w:val="0"/>
                <w:sz w:val="21"/>
                <w:szCs w:val="21"/>
                <w:lang w:bidi="ar"/>
              </w:rPr>
              <w:t>-201</w:t>
            </w:r>
            <w:r>
              <w:rPr>
                <w:rFonts w:hint="eastAsia" w:ascii="宋体" w:hAnsi="宋体" w:eastAsia="宋体" w:cs="宋体"/>
                <w:b/>
                <w:bCs/>
                <w:color w:val="FF0000"/>
                <w:kern w:val="0"/>
                <w:sz w:val="21"/>
                <w:szCs w:val="21"/>
                <w:highlight w:val="none"/>
                <w:lang w:val="en-US" w:eastAsia="zh-CN" w:bidi="ar"/>
              </w:rPr>
              <w:t>7、QB/T 3832-1999、GB/T 10125-2021、QB/T 3827-1999，要求钢管的金属件喷涂层检测符合标准要求；金属表面耐腐蚀（乙酸盐雾连续喷雾168小时）达到：涂层本身的耐腐蚀等级和涂层对基体的保护等级均为10级（10级最好，0级最差）；盐雾试验（铜加速乙酸盐雾连续喷雾24小时）达到涂层本身的耐腐蚀等级和涂层对基体的保护等级均为10级（10级最好，0级最差）。</w:t>
            </w:r>
          </w:p>
          <w:p>
            <w:pPr>
              <w:widowControl/>
              <w:textAlignment w:val="center"/>
              <w:rPr>
                <w:rFonts w:hint="eastAsia" w:ascii="宋体" w:hAnsi="宋体" w:eastAsia="宋体" w:cs="宋体"/>
                <w:color w:val="000000"/>
                <w:kern w:val="0"/>
                <w:sz w:val="21"/>
                <w:szCs w:val="21"/>
                <w:lang w:bidi="ar"/>
              </w:rPr>
            </w:pPr>
            <w:r>
              <w:rPr>
                <w:rFonts w:hint="eastAsia" w:ascii="宋体" w:hAnsi="宋体" w:eastAsia="宋体" w:cs="宋体"/>
                <w:b/>
                <w:bCs/>
                <w:color w:val="FF0000"/>
                <w:kern w:val="0"/>
                <w:sz w:val="21"/>
                <w:szCs w:val="21"/>
                <w:highlight w:val="none"/>
                <w:lang w:eastAsia="zh-CN" w:bidi="ar"/>
              </w:rPr>
              <w:t>【</w:t>
            </w:r>
            <w:r>
              <w:rPr>
                <w:rFonts w:hint="eastAsia" w:ascii="宋体" w:hAnsi="宋体" w:eastAsia="宋体" w:cs="宋体"/>
                <w:b/>
                <w:bCs/>
                <w:color w:val="FF0000"/>
                <w:kern w:val="0"/>
                <w:sz w:val="21"/>
                <w:szCs w:val="21"/>
                <w:highlight w:val="none"/>
                <w:lang w:bidi="ar"/>
              </w:rPr>
              <w:t>投标人需提供由第三方检测机构出具的具有 CMA或CNAS标识的</w:t>
            </w:r>
            <w:r>
              <w:rPr>
                <w:rFonts w:hint="eastAsia" w:ascii="宋体" w:hAnsi="宋体" w:eastAsia="宋体" w:cs="宋体"/>
                <w:b/>
                <w:bCs/>
                <w:color w:val="FF0000"/>
                <w:kern w:val="0"/>
                <w:sz w:val="21"/>
                <w:szCs w:val="21"/>
                <w:highlight w:val="none"/>
                <w:lang w:val="en-US" w:eastAsia="zh-CN" w:bidi="ar"/>
              </w:rPr>
              <w:t>符合上述检测依据和检测参数要求的</w:t>
            </w:r>
            <w:r>
              <w:rPr>
                <w:rFonts w:hint="eastAsia" w:ascii="宋体" w:hAnsi="宋体" w:eastAsia="宋体" w:cs="宋体"/>
                <w:b/>
                <w:bCs/>
                <w:color w:val="FF0000"/>
                <w:kern w:val="0"/>
                <w:sz w:val="21"/>
                <w:szCs w:val="21"/>
                <w:highlight w:val="none"/>
                <w:lang w:bidi="ar"/>
              </w:rPr>
              <w:t>检测报告扫描件（原件备查）和该检测报告在全国认证认可信息公共服务平台（http://cx.cnca.cn）查询截图（查询截图中的报告编号及检测机构名称应与检测报告一致）</w:t>
            </w:r>
            <w:r>
              <w:rPr>
                <w:rFonts w:hint="eastAsia" w:ascii="宋体" w:hAnsi="宋体" w:eastAsia="宋体" w:cs="宋体"/>
                <w:b/>
                <w:bCs/>
                <w:color w:val="FF0000"/>
                <w:kern w:val="0"/>
                <w:sz w:val="21"/>
                <w:szCs w:val="21"/>
                <w:highlight w:val="none"/>
                <w:lang w:eastAsia="zh-CN" w:bidi="ar"/>
              </w:rPr>
              <w:t>，检测报告需附有检测样品的图片。</w:t>
            </w:r>
            <w:r>
              <w:rPr>
                <w:rFonts w:hint="eastAsia" w:ascii="宋体" w:hAnsi="宋体" w:eastAsia="宋体" w:cs="宋体"/>
                <w:b/>
                <w:bCs/>
                <w:color w:val="FF0000"/>
                <w:kern w:val="0"/>
                <w:sz w:val="21"/>
                <w:szCs w:val="21"/>
                <w:highlight w:val="none"/>
                <w:lang w:bidi="ar"/>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793" w:author="王秀子" w:date="2023-07-06T10:28:58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trHeight w:val="446" w:hRule="atLeast"/>
          <w:trPrChange w:id="793" w:author="王秀子" w:date="2023-07-06T10:28:58Z">
            <w:trPr>
              <w:trHeight w:val="446" w:hRule="atLeast"/>
            </w:trPr>
          </w:trPrChange>
        </w:trPr>
        <w:tc>
          <w:tcPr>
            <w:tcW w:w="531" w:type="pct"/>
            <w:vMerge w:val="restart"/>
            <w:vAlign w:val="center"/>
            <w:tcPrChange w:id="794" w:author="王秀子" w:date="2023-07-06T10:28:58Z">
              <w:tcPr>
                <w:tcW w:w="531" w:type="pct"/>
                <w:vMerge w:val="restart"/>
                <w:vAlign w:val="center"/>
              </w:tcPr>
            </w:tcPrChange>
          </w:tcPr>
          <w:p>
            <w:pPr>
              <w:widowControl/>
              <w:jc w:val="center"/>
              <w:textAlignment w:val="center"/>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55</w:t>
            </w:r>
          </w:p>
        </w:tc>
        <w:tc>
          <w:tcPr>
            <w:tcW w:w="1170" w:type="pct"/>
            <w:vMerge w:val="restart"/>
            <w:vAlign w:val="center"/>
            <w:tcPrChange w:id="795" w:author="王秀子" w:date="2023-07-06T10:28:58Z">
              <w:tcPr>
                <w:tcW w:w="1170" w:type="pct"/>
                <w:vMerge w:val="restart"/>
                <w:vAlign w:val="center"/>
              </w:tcPr>
            </w:tcPrChange>
          </w:tcPr>
          <w:p>
            <w:pPr>
              <w:widowControl/>
              <w:jc w:val="center"/>
              <w:textAlignment w:val="center"/>
              <w:rPr>
                <w:rFonts w:hint="eastAsia" w:ascii="宋体" w:hAnsi="宋体" w:eastAsia="宋体" w:cs="宋体"/>
                <w:sz w:val="21"/>
                <w:szCs w:val="21"/>
              </w:rPr>
            </w:pPr>
            <w:r>
              <w:rPr>
                <w:rFonts w:hint="eastAsia" w:ascii="宋体" w:hAnsi="宋体" w:eastAsia="宋体" w:cs="宋体"/>
                <w:sz w:val="21"/>
                <w:szCs w:val="21"/>
              </w:rPr>
              <w:t>1.5米单人床</w:t>
            </w:r>
          </w:p>
          <w:p>
            <w:pPr>
              <w:widowControl w:val="0"/>
              <w:spacing w:line="360" w:lineRule="auto"/>
              <w:jc w:val="center"/>
              <w:rPr>
                <w:rFonts w:hint="eastAsia" w:ascii="宋体" w:hAnsi="宋体" w:eastAsia="宋体" w:cs="宋体"/>
                <w:b/>
                <w:bCs/>
                <w:kern w:val="2"/>
                <w:sz w:val="21"/>
                <w:szCs w:val="21"/>
                <w:lang w:val="en-US" w:eastAsia="zh-CN" w:bidi="ar-SA"/>
              </w:rPr>
            </w:pPr>
            <w:r>
              <w:rPr>
                <w:rFonts w:hint="eastAsia" w:ascii="宋体" w:hAnsi="宋体" w:eastAsia="宋体" w:cs="宋体"/>
                <w:b/>
                <w:bCs/>
                <w:kern w:val="2"/>
                <w:sz w:val="21"/>
                <w:szCs w:val="21"/>
                <w:lang w:val="en-US" w:eastAsia="zh-CN" w:bidi="ar-SA"/>
              </w:rPr>
              <w:drawing>
                <wp:inline distT="0" distB="0" distL="114300" distR="114300">
                  <wp:extent cx="869950" cy="506095"/>
                  <wp:effectExtent l="0" t="0" r="13970" b="12065"/>
                  <wp:docPr id="9" name="图片 21" descr="1e671c19e09b6e0bb0c7adf54886f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21" descr="1e671c19e09b6e0bb0c7adf54886f07"/>
                          <pic:cNvPicPr>
                            <a:picLocks noChangeAspect="1"/>
                          </pic:cNvPicPr>
                        </pic:nvPicPr>
                        <pic:blipFill>
                          <a:blip r:embed="rId53"/>
                          <a:stretch>
                            <a:fillRect/>
                          </a:stretch>
                        </pic:blipFill>
                        <pic:spPr>
                          <a:xfrm>
                            <a:off x="0" y="0"/>
                            <a:ext cx="869950" cy="506095"/>
                          </a:xfrm>
                          <a:prstGeom prst="rect">
                            <a:avLst/>
                          </a:prstGeom>
                          <a:noFill/>
                          <a:ln w="9525">
                            <a:noFill/>
                          </a:ln>
                        </pic:spPr>
                      </pic:pic>
                    </a:graphicData>
                  </a:graphic>
                </wp:inline>
              </w:drawing>
            </w:r>
          </w:p>
        </w:tc>
        <w:tc>
          <w:tcPr>
            <w:tcW w:w="3298" w:type="pct"/>
            <w:vAlign w:val="center"/>
            <w:tcPrChange w:id="796" w:author="王秀子" w:date="2023-07-06T10:28:58Z">
              <w:tcPr>
                <w:tcW w:w="3297" w:type="pct"/>
                <w:vAlign w:val="center"/>
              </w:tcPr>
            </w:tcPrChange>
          </w:tcPr>
          <w:p>
            <w:pPr>
              <w:widowControl/>
              <w:jc w:val="left"/>
              <w:textAlignment w:val="center"/>
              <w:rPr>
                <w:rFonts w:hint="eastAsia" w:ascii="宋体" w:hAnsi="宋体" w:eastAsia="宋体" w:cs="宋体"/>
                <w:bCs/>
                <w:kern w:val="2"/>
                <w:sz w:val="21"/>
                <w:szCs w:val="21"/>
                <w:lang w:val="en-US" w:eastAsia="zh-CN" w:bidi="ar-SA"/>
              </w:rPr>
            </w:pPr>
            <w:r>
              <w:rPr>
                <w:rFonts w:hint="eastAsia" w:ascii="宋体" w:hAnsi="宋体" w:eastAsia="宋体" w:cs="宋体"/>
                <w:color w:val="000000"/>
                <w:kern w:val="0"/>
                <w:sz w:val="21"/>
                <w:szCs w:val="21"/>
                <w:lang w:bidi="ar"/>
              </w:rPr>
              <w:t>1.规格：（W1500*D2000*H550）mm±10mm；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797" w:author="王秀子" w:date="2023-07-06T10:28:58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trHeight w:val="446" w:hRule="atLeast"/>
          <w:trPrChange w:id="797" w:author="王秀子" w:date="2023-07-06T10:28:58Z">
            <w:trPr>
              <w:trHeight w:val="446" w:hRule="atLeast"/>
            </w:trPr>
          </w:trPrChange>
        </w:trPr>
        <w:tc>
          <w:tcPr>
            <w:tcW w:w="531" w:type="pct"/>
            <w:vMerge w:val="continue"/>
            <w:vAlign w:val="center"/>
            <w:tcPrChange w:id="798" w:author="王秀子" w:date="2023-07-06T10:28:58Z">
              <w:tcPr>
                <w:tcW w:w="531" w:type="pct"/>
                <w:vMerge w:val="continue"/>
                <w:vAlign w:val="center"/>
              </w:tcPr>
            </w:tcPrChange>
          </w:tcPr>
          <w:p>
            <w:pPr>
              <w:widowControl/>
              <w:jc w:val="center"/>
              <w:textAlignment w:val="center"/>
              <w:rPr>
                <w:rFonts w:hint="eastAsia" w:ascii="宋体" w:hAnsi="宋体" w:eastAsia="宋体" w:cs="宋体"/>
                <w:color w:val="000000"/>
                <w:kern w:val="0"/>
                <w:sz w:val="21"/>
                <w:szCs w:val="21"/>
                <w:lang w:bidi="ar"/>
              </w:rPr>
            </w:pPr>
          </w:p>
        </w:tc>
        <w:tc>
          <w:tcPr>
            <w:tcW w:w="1170" w:type="pct"/>
            <w:vMerge w:val="continue"/>
            <w:vAlign w:val="center"/>
            <w:tcPrChange w:id="799" w:author="王秀子" w:date="2023-07-06T10:28:58Z">
              <w:tcPr>
                <w:tcW w:w="1170" w:type="pct"/>
                <w:vMerge w:val="continue"/>
                <w:vAlign w:val="center"/>
              </w:tcPr>
            </w:tcPrChange>
          </w:tcPr>
          <w:p>
            <w:pPr>
              <w:widowControl/>
              <w:jc w:val="center"/>
              <w:textAlignment w:val="center"/>
              <w:rPr>
                <w:rFonts w:hint="eastAsia" w:ascii="宋体" w:hAnsi="宋体" w:eastAsia="宋体" w:cs="宋体"/>
                <w:color w:val="000000"/>
                <w:kern w:val="0"/>
                <w:sz w:val="21"/>
                <w:szCs w:val="21"/>
                <w:lang w:bidi="ar"/>
              </w:rPr>
            </w:pPr>
          </w:p>
        </w:tc>
        <w:tc>
          <w:tcPr>
            <w:tcW w:w="3298" w:type="pct"/>
            <w:vAlign w:val="center"/>
            <w:tcPrChange w:id="800" w:author="王秀子" w:date="2023-07-06T10:28:58Z">
              <w:tcPr>
                <w:tcW w:w="3297" w:type="pct"/>
                <w:vAlign w:val="center"/>
              </w:tcPr>
            </w:tcPrChange>
          </w:tcPr>
          <w:p>
            <w:pPr>
              <w:widowControl/>
              <w:jc w:val="left"/>
              <w:textAlignment w:val="center"/>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bidi="ar"/>
              </w:rPr>
              <w:t>2.床边、床尾、床屏基材采用实木颗粒板（刨花板），面贴三聚氰胺纸，板材厚度16mm；板材应为E0级板材。采用ABS激光封边，厚度2mm。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801" w:author="王秀子" w:date="2023-07-06T10:28:58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trHeight w:val="446" w:hRule="atLeast"/>
          <w:trPrChange w:id="801" w:author="王秀子" w:date="2023-07-06T10:28:58Z">
            <w:trPr>
              <w:trHeight w:val="446" w:hRule="atLeast"/>
            </w:trPr>
          </w:trPrChange>
        </w:trPr>
        <w:tc>
          <w:tcPr>
            <w:tcW w:w="531" w:type="pct"/>
            <w:vMerge w:val="restart"/>
            <w:vAlign w:val="center"/>
            <w:tcPrChange w:id="802" w:author="王秀子" w:date="2023-07-06T10:28:58Z">
              <w:tcPr>
                <w:tcW w:w="531" w:type="pct"/>
                <w:vMerge w:val="restart"/>
                <w:vAlign w:val="center"/>
              </w:tcPr>
            </w:tcPrChange>
          </w:tcPr>
          <w:p>
            <w:pPr>
              <w:widowControl/>
              <w:jc w:val="center"/>
              <w:textAlignment w:val="center"/>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56</w:t>
            </w:r>
          </w:p>
        </w:tc>
        <w:tc>
          <w:tcPr>
            <w:tcW w:w="1170" w:type="pct"/>
            <w:vMerge w:val="restart"/>
            <w:vAlign w:val="center"/>
            <w:tcPrChange w:id="803" w:author="王秀子" w:date="2023-07-06T10:28:58Z">
              <w:tcPr>
                <w:tcW w:w="1170" w:type="pct"/>
                <w:vMerge w:val="restart"/>
                <w:vAlign w:val="center"/>
              </w:tcPr>
            </w:tcPrChange>
          </w:tcPr>
          <w:p>
            <w:pPr>
              <w:widowControl/>
              <w:jc w:val="center"/>
              <w:textAlignment w:val="center"/>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床垫</w:t>
            </w:r>
            <w:r>
              <w:rPr>
                <w:rFonts w:hint="eastAsia" w:ascii="宋体" w:hAnsi="宋体" w:eastAsia="宋体" w:cs="宋体"/>
                <w:sz w:val="21"/>
                <w:szCs w:val="21"/>
              </w:rPr>
              <w:drawing>
                <wp:inline distT="0" distB="0" distL="114300" distR="114300">
                  <wp:extent cx="906145" cy="517525"/>
                  <wp:effectExtent l="0" t="0" r="8255" b="635"/>
                  <wp:docPr id="215052"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052" name="图片 13"/>
                          <pic:cNvPicPr>
                            <a:picLocks noChangeAspect="1"/>
                          </pic:cNvPicPr>
                        </pic:nvPicPr>
                        <pic:blipFill>
                          <a:blip r:embed="rId54"/>
                          <a:stretch>
                            <a:fillRect/>
                          </a:stretch>
                        </pic:blipFill>
                        <pic:spPr>
                          <a:xfrm>
                            <a:off x="0" y="0"/>
                            <a:ext cx="906145" cy="517525"/>
                          </a:xfrm>
                          <a:prstGeom prst="rect">
                            <a:avLst/>
                          </a:prstGeom>
                          <a:noFill/>
                          <a:ln w="9525">
                            <a:noFill/>
                          </a:ln>
                        </pic:spPr>
                      </pic:pic>
                    </a:graphicData>
                  </a:graphic>
                </wp:inline>
              </w:drawing>
            </w:r>
          </w:p>
        </w:tc>
        <w:tc>
          <w:tcPr>
            <w:tcW w:w="3298" w:type="pct"/>
            <w:vAlign w:val="center"/>
            <w:tcPrChange w:id="804" w:author="王秀子" w:date="2023-07-06T10:28:58Z">
              <w:tcPr>
                <w:tcW w:w="3297" w:type="pct"/>
                <w:vAlign w:val="center"/>
              </w:tcPr>
            </w:tcPrChange>
          </w:tcPr>
          <w:p>
            <w:pPr>
              <w:widowControl/>
              <w:jc w:val="left"/>
              <w:textAlignment w:val="center"/>
              <w:rPr>
                <w:rFonts w:hint="eastAsia" w:ascii="宋体" w:hAnsi="宋体" w:eastAsia="宋体" w:cs="宋体"/>
                <w:bCs/>
                <w:kern w:val="2"/>
                <w:sz w:val="21"/>
                <w:szCs w:val="21"/>
                <w:lang w:val="en-US" w:eastAsia="zh-CN" w:bidi="ar-SA"/>
              </w:rPr>
            </w:pPr>
            <w:r>
              <w:rPr>
                <w:rFonts w:hint="eastAsia" w:ascii="宋体" w:hAnsi="宋体" w:eastAsia="宋体" w:cs="宋体"/>
                <w:color w:val="000000"/>
                <w:kern w:val="0"/>
                <w:sz w:val="21"/>
                <w:szCs w:val="21"/>
                <w:lang w:bidi="ar"/>
              </w:rPr>
              <w:t>1.规格：（W1500*D2000*H40）mm±10mm；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805" w:author="王秀子" w:date="2023-07-06T10:28:58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trHeight w:val="446" w:hRule="atLeast"/>
          <w:trPrChange w:id="805" w:author="王秀子" w:date="2023-07-06T10:28:58Z">
            <w:trPr>
              <w:trHeight w:val="446" w:hRule="atLeast"/>
            </w:trPr>
          </w:trPrChange>
        </w:trPr>
        <w:tc>
          <w:tcPr>
            <w:tcW w:w="531" w:type="pct"/>
            <w:vMerge w:val="continue"/>
            <w:vAlign w:val="center"/>
            <w:tcPrChange w:id="806" w:author="王秀子" w:date="2023-07-06T10:28:58Z">
              <w:tcPr>
                <w:tcW w:w="531" w:type="pct"/>
                <w:vMerge w:val="continue"/>
                <w:vAlign w:val="center"/>
              </w:tcPr>
            </w:tcPrChange>
          </w:tcPr>
          <w:p>
            <w:pPr>
              <w:widowControl/>
              <w:jc w:val="center"/>
              <w:textAlignment w:val="center"/>
              <w:rPr>
                <w:rFonts w:hint="eastAsia" w:ascii="宋体" w:hAnsi="宋体" w:eastAsia="宋体" w:cs="宋体"/>
                <w:color w:val="000000"/>
                <w:kern w:val="0"/>
                <w:sz w:val="21"/>
                <w:szCs w:val="21"/>
                <w:lang w:bidi="ar"/>
              </w:rPr>
            </w:pPr>
          </w:p>
        </w:tc>
        <w:tc>
          <w:tcPr>
            <w:tcW w:w="1170" w:type="pct"/>
            <w:vMerge w:val="continue"/>
            <w:vAlign w:val="center"/>
            <w:tcPrChange w:id="807" w:author="王秀子" w:date="2023-07-06T10:28:58Z">
              <w:tcPr>
                <w:tcW w:w="1170" w:type="pct"/>
                <w:vMerge w:val="continue"/>
                <w:vAlign w:val="center"/>
              </w:tcPr>
            </w:tcPrChange>
          </w:tcPr>
          <w:p>
            <w:pPr>
              <w:widowControl/>
              <w:jc w:val="center"/>
              <w:textAlignment w:val="center"/>
              <w:rPr>
                <w:rFonts w:hint="eastAsia" w:ascii="宋体" w:hAnsi="宋体" w:eastAsia="宋体" w:cs="宋体"/>
                <w:color w:val="000000"/>
                <w:kern w:val="0"/>
                <w:sz w:val="21"/>
                <w:szCs w:val="21"/>
                <w:lang w:bidi="ar"/>
              </w:rPr>
            </w:pPr>
          </w:p>
        </w:tc>
        <w:tc>
          <w:tcPr>
            <w:tcW w:w="3298" w:type="pct"/>
            <w:vAlign w:val="center"/>
            <w:tcPrChange w:id="808" w:author="王秀子" w:date="2023-07-06T10:28:58Z">
              <w:tcPr>
                <w:tcW w:w="3297" w:type="pct"/>
                <w:vAlign w:val="center"/>
              </w:tcPr>
            </w:tcPrChange>
          </w:tcPr>
          <w:p>
            <w:pPr>
              <w:widowControl/>
              <w:jc w:val="left"/>
              <w:textAlignment w:val="center"/>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bidi="ar"/>
              </w:rPr>
              <w:t>2.环保椰棕床垫，具有良好的通风透气性和透水性，不变形，防螨、防蛀、抗菌处理。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809" w:author="王秀子" w:date="2023-07-06T10:28:58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trHeight w:val="446" w:hRule="atLeast"/>
          <w:trPrChange w:id="809" w:author="王秀子" w:date="2023-07-06T10:28:58Z">
            <w:trPr>
              <w:trHeight w:val="446" w:hRule="atLeast"/>
            </w:trPr>
          </w:trPrChange>
        </w:trPr>
        <w:tc>
          <w:tcPr>
            <w:tcW w:w="531" w:type="pct"/>
            <w:vMerge w:val="continue"/>
            <w:vAlign w:val="center"/>
            <w:tcPrChange w:id="810" w:author="王秀子" w:date="2023-07-06T10:28:58Z">
              <w:tcPr>
                <w:tcW w:w="531" w:type="pct"/>
                <w:vMerge w:val="continue"/>
                <w:vAlign w:val="center"/>
              </w:tcPr>
            </w:tcPrChange>
          </w:tcPr>
          <w:p>
            <w:pPr>
              <w:widowControl/>
              <w:jc w:val="center"/>
              <w:textAlignment w:val="center"/>
              <w:rPr>
                <w:rFonts w:hint="eastAsia" w:ascii="宋体" w:hAnsi="宋体" w:eastAsia="宋体" w:cs="宋体"/>
                <w:color w:val="000000"/>
                <w:kern w:val="0"/>
                <w:sz w:val="21"/>
                <w:szCs w:val="21"/>
                <w:lang w:bidi="ar"/>
              </w:rPr>
            </w:pPr>
          </w:p>
        </w:tc>
        <w:tc>
          <w:tcPr>
            <w:tcW w:w="1170" w:type="pct"/>
            <w:vMerge w:val="continue"/>
            <w:vAlign w:val="center"/>
            <w:tcPrChange w:id="811" w:author="王秀子" w:date="2023-07-06T10:28:58Z">
              <w:tcPr>
                <w:tcW w:w="1170" w:type="pct"/>
                <w:vMerge w:val="continue"/>
                <w:vAlign w:val="center"/>
              </w:tcPr>
            </w:tcPrChange>
          </w:tcPr>
          <w:p>
            <w:pPr>
              <w:widowControl/>
              <w:jc w:val="center"/>
              <w:textAlignment w:val="center"/>
              <w:rPr>
                <w:rFonts w:hint="eastAsia" w:ascii="宋体" w:hAnsi="宋体" w:eastAsia="宋体" w:cs="宋体"/>
                <w:color w:val="000000"/>
                <w:kern w:val="0"/>
                <w:sz w:val="21"/>
                <w:szCs w:val="21"/>
                <w:lang w:bidi="ar"/>
              </w:rPr>
            </w:pPr>
          </w:p>
        </w:tc>
        <w:tc>
          <w:tcPr>
            <w:tcW w:w="3298" w:type="pct"/>
            <w:vAlign w:val="center"/>
            <w:tcPrChange w:id="812" w:author="王秀子" w:date="2023-07-06T10:28:58Z">
              <w:tcPr>
                <w:tcW w:w="3297" w:type="pct"/>
                <w:vAlign w:val="center"/>
              </w:tcPr>
            </w:tcPrChange>
          </w:tcPr>
          <w:p>
            <w:pPr>
              <w:widowControl/>
              <w:jc w:val="left"/>
              <w:textAlignment w:val="center"/>
              <w:rPr>
                <w:rFonts w:hint="eastAsia" w:ascii="宋体" w:hAnsi="宋体" w:eastAsia="宋体" w:cs="宋体"/>
                <w:b/>
                <w:bCs/>
                <w:color w:val="FF0000"/>
                <w:kern w:val="0"/>
                <w:sz w:val="21"/>
                <w:szCs w:val="21"/>
                <w:highlight w:val="none"/>
                <w:lang w:bidi="ar"/>
              </w:rPr>
            </w:pPr>
            <w:r>
              <w:rPr>
                <w:rFonts w:hint="eastAsia" w:ascii="宋体" w:hAnsi="宋体" w:eastAsia="宋体" w:cs="宋体"/>
                <w:b/>
                <w:bCs/>
                <w:color w:val="FF0000"/>
                <w:kern w:val="0"/>
                <w:sz w:val="21"/>
                <w:szCs w:val="21"/>
                <w:lang w:bidi="ar"/>
              </w:rPr>
              <w:t>▲</w:t>
            </w:r>
            <w:r>
              <w:rPr>
                <w:rFonts w:hint="eastAsia" w:ascii="宋体" w:hAnsi="宋体" w:eastAsia="宋体" w:cs="宋体"/>
                <w:b/>
                <w:bCs/>
                <w:color w:val="FF0000"/>
                <w:kern w:val="0"/>
                <w:sz w:val="21"/>
                <w:szCs w:val="21"/>
                <w:lang w:val="en-US" w:eastAsia="zh-CN" w:bidi="ar"/>
              </w:rPr>
              <w:t>3.</w:t>
            </w:r>
            <w:r>
              <w:rPr>
                <w:rFonts w:hint="eastAsia" w:ascii="宋体" w:hAnsi="宋体" w:eastAsia="宋体" w:cs="宋体"/>
                <w:b/>
                <w:bCs/>
                <w:color w:val="FF0000"/>
                <w:kern w:val="0"/>
                <w:sz w:val="21"/>
                <w:szCs w:val="21"/>
                <w:lang w:bidi="ar"/>
              </w:rPr>
              <w:t>提供符合</w:t>
            </w:r>
            <w:r>
              <w:rPr>
                <w:rFonts w:hint="eastAsia" w:ascii="宋体" w:hAnsi="宋体" w:eastAsia="宋体" w:cs="宋体"/>
                <w:b/>
                <w:bCs/>
                <w:color w:val="FF0000"/>
                <w:kern w:val="0"/>
                <w:sz w:val="21"/>
                <w:szCs w:val="21"/>
                <w:highlight w:val="none"/>
                <w:lang w:bidi="ar"/>
              </w:rPr>
              <w:t>以下要求的检测报告：</w:t>
            </w:r>
          </w:p>
          <w:p>
            <w:pPr>
              <w:widowControl/>
              <w:jc w:val="left"/>
              <w:textAlignment w:val="center"/>
              <w:rPr>
                <w:rFonts w:hint="eastAsia" w:ascii="宋体" w:hAnsi="宋体" w:eastAsia="宋体" w:cs="宋体"/>
                <w:color w:val="000000"/>
                <w:kern w:val="0"/>
                <w:sz w:val="21"/>
                <w:szCs w:val="21"/>
                <w:lang w:val="en-US" w:bidi="ar"/>
              </w:rPr>
            </w:pPr>
            <w:r>
              <w:rPr>
                <w:rFonts w:hint="eastAsia" w:ascii="宋体" w:hAnsi="宋体" w:eastAsia="宋体" w:cs="宋体"/>
                <w:b/>
                <w:bCs/>
                <w:color w:val="FF0000"/>
                <w:kern w:val="0"/>
                <w:sz w:val="21"/>
                <w:szCs w:val="21"/>
                <w:highlight w:val="none"/>
                <w:lang w:bidi="ar"/>
              </w:rPr>
              <w:t>检验依据</w:t>
            </w:r>
            <w:r>
              <w:rPr>
                <w:rFonts w:hint="eastAsia" w:ascii="宋体" w:hAnsi="宋体" w:eastAsia="宋体" w:cs="宋体"/>
                <w:b/>
                <w:bCs/>
                <w:color w:val="FF0000"/>
                <w:kern w:val="0"/>
                <w:sz w:val="21"/>
                <w:szCs w:val="21"/>
                <w:highlight w:val="none"/>
                <w:lang w:val="en-US" w:eastAsia="zh-CN" w:bidi="ar"/>
              </w:rPr>
              <w:t>Q</w:t>
            </w:r>
            <w:r>
              <w:rPr>
                <w:rFonts w:hint="eastAsia" w:ascii="宋体" w:hAnsi="宋体" w:eastAsia="宋体" w:cs="宋体"/>
                <w:b/>
                <w:bCs/>
                <w:color w:val="FF0000"/>
                <w:kern w:val="0"/>
                <w:sz w:val="21"/>
                <w:szCs w:val="21"/>
                <w:highlight w:val="none"/>
                <w:lang w:bidi="ar"/>
              </w:rPr>
              <w:t>B/T</w:t>
            </w:r>
            <w:r>
              <w:rPr>
                <w:rFonts w:hint="eastAsia" w:ascii="宋体" w:hAnsi="宋体" w:eastAsia="宋体" w:cs="宋体"/>
                <w:b/>
                <w:bCs/>
                <w:color w:val="FF0000"/>
                <w:kern w:val="0"/>
                <w:sz w:val="21"/>
                <w:szCs w:val="21"/>
                <w:highlight w:val="none"/>
                <w:lang w:val="en-US" w:eastAsia="zh-CN" w:bidi="ar"/>
              </w:rPr>
              <w:t xml:space="preserve"> 1952.2</w:t>
            </w:r>
            <w:r>
              <w:rPr>
                <w:rFonts w:hint="eastAsia" w:ascii="宋体" w:hAnsi="宋体" w:eastAsia="宋体" w:cs="宋体"/>
                <w:b/>
                <w:bCs/>
                <w:color w:val="FF0000"/>
                <w:kern w:val="0"/>
                <w:sz w:val="21"/>
                <w:szCs w:val="21"/>
                <w:highlight w:val="none"/>
                <w:lang w:bidi="ar"/>
              </w:rPr>
              <w:t>-20</w:t>
            </w:r>
            <w:r>
              <w:rPr>
                <w:rFonts w:hint="eastAsia" w:ascii="宋体" w:hAnsi="宋体" w:eastAsia="宋体" w:cs="宋体"/>
                <w:b/>
                <w:bCs/>
                <w:color w:val="FF0000"/>
                <w:kern w:val="0"/>
                <w:sz w:val="21"/>
                <w:szCs w:val="21"/>
                <w:highlight w:val="none"/>
                <w:lang w:val="en-US" w:eastAsia="zh-CN" w:bidi="ar"/>
              </w:rPr>
              <w:t>11，要求弹簧软床垫的床垫铺面对角线偏差单人≤4mm；面料、铺面边面缝纫、缝边均检测合格；面料物理性能耐干摩擦色牢度≥4级；棕纤维垫、椰丝垫强度≥175.6N/cm；化纤（棉）毡强度≥34.4N/cm；卫生安全、弹簧、耐久性均合格；甲醛释放量未检出。</w:t>
            </w:r>
            <w:r>
              <w:rPr>
                <w:rFonts w:hint="eastAsia" w:ascii="宋体" w:hAnsi="宋体" w:eastAsia="宋体" w:cs="宋体"/>
                <w:b/>
                <w:bCs/>
                <w:color w:val="FF0000"/>
                <w:kern w:val="0"/>
                <w:sz w:val="21"/>
                <w:szCs w:val="21"/>
                <w:highlight w:val="none"/>
                <w:lang w:eastAsia="zh-CN" w:bidi="ar"/>
              </w:rPr>
              <w:t>【</w:t>
            </w:r>
            <w:r>
              <w:rPr>
                <w:rFonts w:hint="eastAsia" w:ascii="宋体" w:hAnsi="宋体" w:eastAsia="宋体" w:cs="宋体"/>
                <w:b/>
                <w:bCs/>
                <w:color w:val="FF0000"/>
                <w:kern w:val="0"/>
                <w:sz w:val="21"/>
                <w:szCs w:val="21"/>
                <w:highlight w:val="none"/>
                <w:lang w:bidi="ar"/>
              </w:rPr>
              <w:t>投标人需提供由第三方检测机构出具的具有 CMA或CNAS标识的</w:t>
            </w:r>
            <w:r>
              <w:rPr>
                <w:rFonts w:hint="eastAsia" w:ascii="宋体" w:hAnsi="宋体" w:eastAsia="宋体" w:cs="宋体"/>
                <w:b/>
                <w:bCs/>
                <w:color w:val="FF0000"/>
                <w:kern w:val="0"/>
                <w:sz w:val="21"/>
                <w:szCs w:val="21"/>
                <w:highlight w:val="none"/>
                <w:lang w:val="en-US" w:eastAsia="zh-CN" w:bidi="ar"/>
              </w:rPr>
              <w:t>符合上述检测依据和检测参数要求的</w:t>
            </w:r>
            <w:r>
              <w:rPr>
                <w:rFonts w:hint="eastAsia" w:ascii="宋体" w:hAnsi="宋体" w:eastAsia="宋体" w:cs="宋体"/>
                <w:b/>
                <w:bCs/>
                <w:color w:val="FF0000"/>
                <w:kern w:val="0"/>
                <w:sz w:val="21"/>
                <w:szCs w:val="21"/>
                <w:highlight w:val="none"/>
                <w:lang w:bidi="ar"/>
              </w:rPr>
              <w:t>检测报告扫描件（原件备查）和该检测报告在全国认证认可信息公共服务平台（http://cx.cnca.cn）查询截图（查询截图中的报告编号及检测机构名称应与检测报告一致）</w:t>
            </w:r>
            <w:r>
              <w:rPr>
                <w:rFonts w:hint="eastAsia" w:ascii="宋体" w:hAnsi="宋体" w:eastAsia="宋体" w:cs="宋体"/>
                <w:b/>
                <w:bCs/>
                <w:color w:val="FF0000"/>
                <w:kern w:val="0"/>
                <w:sz w:val="21"/>
                <w:szCs w:val="21"/>
                <w:highlight w:val="none"/>
                <w:lang w:eastAsia="zh-CN" w:bidi="ar"/>
              </w:rPr>
              <w:t>，检测报告需附有检测样品的图片。</w:t>
            </w:r>
            <w:r>
              <w:rPr>
                <w:rFonts w:hint="eastAsia" w:ascii="宋体" w:hAnsi="宋体" w:eastAsia="宋体" w:cs="宋体"/>
                <w:b/>
                <w:bCs/>
                <w:color w:val="FF0000"/>
                <w:kern w:val="0"/>
                <w:sz w:val="21"/>
                <w:szCs w:val="21"/>
                <w:highlight w:val="none"/>
                <w:lang w:bidi="ar"/>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813" w:author="王秀子" w:date="2023-07-06T10:28:58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trHeight w:val="446" w:hRule="atLeast"/>
          <w:trPrChange w:id="813" w:author="王秀子" w:date="2023-07-06T10:28:58Z">
            <w:trPr>
              <w:trHeight w:val="446" w:hRule="atLeast"/>
            </w:trPr>
          </w:trPrChange>
        </w:trPr>
        <w:tc>
          <w:tcPr>
            <w:tcW w:w="531" w:type="pct"/>
            <w:vMerge w:val="restart"/>
            <w:vAlign w:val="center"/>
            <w:tcPrChange w:id="814" w:author="王秀子" w:date="2023-07-06T10:28:58Z">
              <w:tcPr>
                <w:tcW w:w="531" w:type="pct"/>
                <w:vMerge w:val="restart"/>
                <w:vAlign w:val="center"/>
              </w:tcPr>
            </w:tcPrChange>
          </w:tcPr>
          <w:p>
            <w:pPr>
              <w:widowControl/>
              <w:jc w:val="center"/>
              <w:textAlignment w:val="center"/>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57</w:t>
            </w:r>
          </w:p>
        </w:tc>
        <w:tc>
          <w:tcPr>
            <w:tcW w:w="1170" w:type="pct"/>
            <w:vMerge w:val="restart"/>
            <w:vAlign w:val="center"/>
            <w:tcPrChange w:id="815" w:author="王秀子" w:date="2023-07-06T10:28:58Z">
              <w:tcPr>
                <w:tcW w:w="1170" w:type="pct"/>
                <w:vMerge w:val="restart"/>
                <w:vAlign w:val="center"/>
              </w:tcPr>
            </w:tcPrChange>
          </w:tcPr>
          <w:p>
            <w:pPr>
              <w:widowControl/>
              <w:jc w:val="center"/>
              <w:textAlignment w:val="center"/>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床头柜</w:t>
            </w:r>
            <w:r>
              <w:rPr>
                <w:rFonts w:hint="eastAsia" w:ascii="宋体" w:hAnsi="宋体" w:eastAsia="宋体" w:cs="宋体"/>
                <w:sz w:val="21"/>
                <w:szCs w:val="21"/>
              </w:rPr>
              <w:drawing>
                <wp:inline distT="0" distB="0" distL="114300" distR="114300">
                  <wp:extent cx="699770" cy="725170"/>
                  <wp:effectExtent l="0" t="0" r="1270" b="6350"/>
                  <wp:docPr id="215053"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053" name="图片 15"/>
                          <pic:cNvPicPr>
                            <a:picLocks noChangeAspect="1"/>
                          </pic:cNvPicPr>
                        </pic:nvPicPr>
                        <pic:blipFill>
                          <a:blip r:embed="rId55"/>
                          <a:stretch>
                            <a:fillRect/>
                          </a:stretch>
                        </pic:blipFill>
                        <pic:spPr>
                          <a:xfrm>
                            <a:off x="0" y="0"/>
                            <a:ext cx="699770" cy="725170"/>
                          </a:xfrm>
                          <a:prstGeom prst="rect">
                            <a:avLst/>
                          </a:prstGeom>
                          <a:noFill/>
                          <a:ln w="9525">
                            <a:noFill/>
                          </a:ln>
                        </pic:spPr>
                      </pic:pic>
                    </a:graphicData>
                  </a:graphic>
                </wp:inline>
              </w:drawing>
            </w:r>
          </w:p>
        </w:tc>
        <w:tc>
          <w:tcPr>
            <w:tcW w:w="3298" w:type="pct"/>
            <w:vAlign w:val="center"/>
            <w:tcPrChange w:id="816" w:author="王秀子" w:date="2023-07-06T10:28:58Z">
              <w:tcPr>
                <w:tcW w:w="3297" w:type="pct"/>
                <w:vAlign w:val="center"/>
              </w:tcPr>
            </w:tcPrChange>
          </w:tcPr>
          <w:p>
            <w:pPr>
              <w:widowControl/>
              <w:jc w:val="left"/>
              <w:textAlignment w:val="center"/>
              <w:rPr>
                <w:rFonts w:hint="eastAsia" w:ascii="宋体" w:hAnsi="宋体" w:eastAsia="宋体" w:cs="宋体"/>
                <w:bCs/>
                <w:kern w:val="2"/>
                <w:sz w:val="21"/>
                <w:szCs w:val="21"/>
                <w:lang w:val="en-US" w:eastAsia="zh-CN" w:bidi="ar-SA"/>
              </w:rPr>
            </w:pPr>
            <w:r>
              <w:rPr>
                <w:rFonts w:hint="eastAsia" w:ascii="宋体" w:hAnsi="宋体" w:eastAsia="宋体" w:cs="宋体"/>
                <w:color w:val="000000"/>
                <w:kern w:val="0"/>
                <w:sz w:val="21"/>
                <w:szCs w:val="21"/>
                <w:lang w:bidi="ar"/>
              </w:rPr>
              <w:t>1.规格：（W550*D550*H580）mm±10mm；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817" w:author="王秀子" w:date="2023-07-06T10:28:58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trHeight w:val="446" w:hRule="atLeast"/>
          <w:trPrChange w:id="817" w:author="王秀子" w:date="2023-07-06T10:28:58Z">
            <w:trPr>
              <w:trHeight w:val="446" w:hRule="atLeast"/>
            </w:trPr>
          </w:trPrChange>
        </w:trPr>
        <w:tc>
          <w:tcPr>
            <w:tcW w:w="531" w:type="pct"/>
            <w:vMerge w:val="continue"/>
            <w:vAlign w:val="center"/>
            <w:tcPrChange w:id="818" w:author="王秀子" w:date="2023-07-06T10:28:58Z">
              <w:tcPr>
                <w:tcW w:w="531" w:type="pct"/>
                <w:vMerge w:val="continue"/>
                <w:vAlign w:val="center"/>
              </w:tcPr>
            </w:tcPrChange>
          </w:tcPr>
          <w:p>
            <w:pPr>
              <w:widowControl/>
              <w:jc w:val="center"/>
              <w:textAlignment w:val="center"/>
              <w:rPr>
                <w:rFonts w:hint="eastAsia" w:ascii="宋体" w:hAnsi="宋体" w:eastAsia="宋体" w:cs="宋体"/>
                <w:color w:val="000000"/>
                <w:kern w:val="0"/>
                <w:sz w:val="21"/>
                <w:szCs w:val="21"/>
                <w:lang w:bidi="ar"/>
              </w:rPr>
            </w:pPr>
          </w:p>
        </w:tc>
        <w:tc>
          <w:tcPr>
            <w:tcW w:w="1170" w:type="pct"/>
            <w:vMerge w:val="continue"/>
            <w:vAlign w:val="center"/>
            <w:tcPrChange w:id="819" w:author="王秀子" w:date="2023-07-06T10:28:58Z">
              <w:tcPr>
                <w:tcW w:w="1170" w:type="pct"/>
                <w:vMerge w:val="continue"/>
                <w:vAlign w:val="center"/>
              </w:tcPr>
            </w:tcPrChange>
          </w:tcPr>
          <w:p>
            <w:pPr>
              <w:widowControl/>
              <w:jc w:val="center"/>
              <w:textAlignment w:val="center"/>
              <w:rPr>
                <w:rFonts w:hint="eastAsia" w:ascii="宋体" w:hAnsi="宋体" w:eastAsia="宋体" w:cs="宋体"/>
                <w:color w:val="000000"/>
                <w:kern w:val="0"/>
                <w:sz w:val="21"/>
                <w:szCs w:val="21"/>
                <w:lang w:bidi="ar"/>
              </w:rPr>
            </w:pPr>
          </w:p>
        </w:tc>
        <w:tc>
          <w:tcPr>
            <w:tcW w:w="3298" w:type="pct"/>
            <w:vAlign w:val="center"/>
            <w:tcPrChange w:id="820" w:author="王秀子" w:date="2023-07-06T10:28:58Z">
              <w:tcPr>
                <w:tcW w:w="3297" w:type="pct"/>
                <w:vAlign w:val="center"/>
              </w:tcPr>
            </w:tcPrChange>
          </w:tcPr>
          <w:p>
            <w:pPr>
              <w:widowControl/>
              <w:jc w:val="left"/>
              <w:textAlignment w:val="center"/>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bidi="ar"/>
              </w:rPr>
              <w:t>2.基材采用实木颗粒板（刨花板），板材应为E0级板材，面贴三聚氰胺纸，顶板厚度25mm，其他板材厚度16mm；采用ABS激光封边，厚度2mm。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821" w:author="王秀子" w:date="2023-07-06T10:28:58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trHeight w:val="446" w:hRule="atLeast"/>
          <w:trPrChange w:id="821" w:author="王秀子" w:date="2023-07-06T10:28:58Z">
            <w:trPr>
              <w:trHeight w:val="446" w:hRule="atLeast"/>
            </w:trPr>
          </w:trPrChange>
        </w:trPr>
        <w:tc>
          <w:tcPr>
            <w:tcW w:w="531" w:type="pct"/>
            <w:vMerge w:val="restart"/>
            <w:vAlign w:val="center"/>
            <w:tcPrChange w:id="822" w:author="王秀子" w:date="2023-07-06T10:28:58Z">
              <w:tcPr>
                <w:tcW w:w="531" w:type="pct"/>
                <w:vMerge w:val="restart"/>
                <w:vAlign w:val="center"/>
              </w:tcPr>
            </w:tcPrChange>
          </w:tcPr>
          <w:p>
            <w:pPr>
              <w:widowControl/>
              <w:jc w:val="center"/>
              <w:textAlignment w:val="center"/>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58</w:t>
            </w:r>
          </w:p>
        </w:tc>
        <w:tc>
          <w:tcPr>
            <w:tcW w:w="1170" w:type="pct"/>
            <w:vMerge w:val="restart"/>
            <w:vAlign w:val="center"/>
            <w:tcPrChange w:id="823" w:author="王秀子" w:date="2023-07-06T10:28:58Z">
              <w:tcPr>
                <w:tcW w:w="1170" w:type="pct"/>
                <w:vMerge w:val="restart"/>
                <w:vAlign w:val="center"/>
              </w:tcPr>
            </w:tcPrChange>
          </w:tcPr>
          <w:p>
            <w:pPr>
              <w:widowControl/>
              <w:jc w:val="center"/>
              <w:textAlignment w:val="center"/>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衣柜</w:t>
            </w:r>
          </w:p>
          <w:p>
            <w:pPr>
              <w:widowControl/>
              <w:jc w:val="center"/>
              <w:textAlignment w:val="center"/>
              <w:rPr>
                <w:rFonts w:hint="eastAsia" w:ascii="宋体" w:hAnsi="宋体" w:eastAsia="宋体" w:cs="宋体"/>
                <w:color w:val="000000"/>
                <w:kern w:val="0"/>
                <w:sz w:val="21"/>
                <w:szCs w:val="21"/>
                <w:lang w:bidi="ar"/>
              </w:rPr>
            </w:pPr>
            <w:r>
              <w:rPr>
                <w:rFonts w:hint="eastAsia" w:ascii="宋体" w:hAnsi="宋体" w:eastAsia="宋体" w:cs="宋体"/>
                <w:sz w:val="21"/>
                <w:szCs w:val="21"/>
              </w:rPr>
              <w:drawing>
                <wp:inline distT="0" distB="0" distL="114300" distR="114300">
                  <wp:extent cx="600710" cy="1025525"/>
                  <wp:effectExtent l="0" t="0" r="8890" b="10795"/>
                  <wp:docPr id="21505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054" name="图片 4"/>
                          <pic:cNvPicPr>
                            <a:picLocks noChangeAspect="1"/>
                          </pic:cNvPicPr>
                        </pic:nvPicPr>
                        <pic:blipFill>
                          <a:blip r:embed="rId56"/>
                          <a:stretch>
                            <a:fillRect/>
                          </a:stretch>
                        </pic:blipFill>
                        <pic:spPr>
                          <a:xfrm>
                            <a:off x="0" y="0"/>
                            <a:ext cx="600710" cy="1025525"/>
                          </a:xfrm>
                          <a:prstGeom prst="rect">
                            <a:avLst/>
                          </a:prstGeom>
                          <a:noFill/>
                          <a:ln w="9525">
                            <a:noFill/>
                          </a:ln>
                        </pic:spPr>
                      </pic:pic>
                    </a:graphicData>
                  </a:graphic>
                </wp:inline>
              </w:drawing>
            </w:r>
          </w:p>
        </w:tc>
        <w:tc>
          <w:tcPr>
            <w:tcW w:w="3298" w:type="pct"/>
            <w:vAlign w:val="center"/>
            <w:tcPrChange w:id="824" w:author="王秀子" w:date="2023-07-06T10:28:58Z">
              <w:tcPr>
                <w:tcW w:w="3297" w:type="pct"/>
                <w:vAlign w:val="center"/>
              </w:tcPr>
            </w:tcPrChange>
          </w:tcPr>
          <w:p>
            <w:pPr>
              <w:widowControl/>
              <w:jc w:val="left"/>
              <w:textAlignment w:val="center"/>
              <w:rPr>
                <w:rFonts w:hint="eastAsia" w:ascii="宋体" w:hAnsi="宋体" w:eastAsia="宋体" w:cs="宋体"/>
                <w:bCs/>
                <w:kern w:val="2"/>
                <w:sz w:val="21"/>
                <w:szCs w:val="21"/>
                <w:lang w:val="en-US" w:eastAsia="zh-CN" w:bidi="ar-SA"/>
              </w:rPr>
            </w:pPr>
            <w:r>
              <w:rPr>
                <w:rFonts w:hint="eastAsia" w:ascii="宋体" w:hAnsi="宋体" w:eastAsia="宋体" w:cs="宋体"/>
                <w:color w:val="000000"/>
                <w:kern w:val="0"/>
                <w:sz w:val="21"/>
                <w:szCs w:val="21"/>
                <w:lang w:bidi="ar"/>
              </w:rPr>
              <w:t>1.规格：（W1200*550*1800）mm±10mm；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825" w:author="王秀子" w:date="2023-07-06T10:28:58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trHeight w:val="446" w:hRule="atLeast"/>
          <w:trPrChange w:id="825" w:author="王秀子" w:date="2023-07-06T10:28:58Z">
            <w:trPr>
              <w:trHeight w:val="446" w:hRule="atLeast"/>
            </w:trPr>
          </w:trPrChange>
        </w:trPr>
        <w:tc>
          <w:tcPr>
            <w:tcW w:w="531" w:type="pct"/>
            <w:vMerge w:val="continue"/>
            <w:vAlign w:val="center"/>
            <w:tcPrChange w:id="826" w:author="王秀子" w:date="2023-07-06T10:28:58Z">
              <w:tcPr>
                <w:tcW w:w="531" w:type="pct"/>
                <w:vMerge w:val="continue"/>
                <w:vAlign w:val="center"/>
              </w:tcPr>
            </w:tcPrChange>
          </w:tcPr>
          <w:p>
            <w:pPr>
              <w:widowControl/>
              <w:jc w:val="center"/>
              <w:textAlignment w:val="center"/>
              <w:rPr>
                <w:rFonts w:hint="eastAsia" w:ascii="宋体" w:hAnsi="宋体" w:eastAsia="宋体" w:cs="宋体"/>
                <w:color w:val="000000"/>
                <w:kern w:val="0"/>
                <w:sz w:val="21"/>
                <w:szCs w:val="21"/>
                <w:lang w:bidi="ar"/>
              </w:rPr>
            </w:pPr>
          </w:p>
        </w:tc>
        <w:tc>
          <w:tcPr>
            <w:tcW w:w="1170" w:type="pct"/>
            <w:vMerge w:val="continue"/>
            <w:vAlign w:val="center"/>
            <w:tcPrChange w:id="827" w:author="王秀子" w:date="2023-07-06T10:28:58Z">
              <w:tcPr>
                <w:tcW w:w="1170" w:type="pct"/>
                <w:vMerge w:val="continue"/>
                <w:vAlign w:val="center"/>
              </w:tcPr>
            </w:tcPrChange>
          </w:tcPr>
          <w:p>
            <w:pPr>
              <w:widowControl/>
              <w:jc w:val="center"/>
              <w:textAlignment w:val="center"/>
              <w:rPr>
                <w:rFonts w:hint="eastAsia" w:ascii="宋体" w:hAnsi="宋体" w:eastAsia="宋体" w:cs="宋体"/>
                <w:color w:val="000000"/>
                <w:kern w:val="0"/>
                <w:sz w:val="21"/>
                <w:szCs w:val="21"/>
                <w:lang w:bidi="ar"/>
              </w:rPr>
            </w:pPr>
          </w:p>
        </w:tc>
        <w:tc>
          <w:tcPr>
            <w:tcW w:w="3298" w:type="pct"/>
            <w:vAlign w:val="center"/>
            <w:tcPrChange w:id="828" w:author="王秀子" w:date="2023-07-06T10:28:58Z">
              <w:tcPr>
                <w:tcW w:w="3297" w:type="pct"/>
                <w:vAlign w:val="center"/>
              </w:tcPr>
            </w:tcPrChange>
          </w:tcPr>
          <w:p>
            <w:pPr>
              <w:widowControl/>
              <w:jc w:val="left"/>
              <w:textAlignment w:val="center"/>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bidi="ar"/>
              </w:rPr>
              <w:t>2.基材采用实木颗粒板（刨花板），板材应为E0级板材，面贴三聚氰胺纸，板材厚度16mm；采用ABS激光封边，厚度2mm；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829" w:author="王秀子" w:date="2023-07-06T10:28:58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trHeight w:val="446" w:hRule="atLeast"/>
          <w:trPrChange w:id="829" w:author="王秀子" w:date="2023-07-06T10:28:58Z">
            <w:trPr>
              <w:trHeight w:val="446" w:hRule="atLeast"/>
            </w:trPr>
          </w:trPrChange>
        </w:trPr>
        <w:tc>
          <w:tcPr>
            <w:tcW w:w="531" w:type="pct"/>
            <w:vMerge w:val="continue"/>
            <w:vAlign w:val="center"/>
            <w:tcPrChange w:id="830" w:author="王秀子" w:date="2023-07-06T10:28:58Z">
              <w:tcPr>
                <w:tcW w:w="531" w:type="pct"/>
                <w:vMerge w:val="continue"/>
                <w:vAlign w:val="center"/>
              </w:tcPr>
            </w:tcPrChange>
          </w:tcPr>
          <w:p>
            <w:pPr>
              <w:widowControl/>
              <w:jc w:val="center"/>
              <w:textAlignment w:val="center"/>
              <w:rPr>
                <w:rFonts w:hint="eastAsia" w:ascii="宋体" w:hAnsi="宋体" w:eastAsia="宋体" w:cs="宋体"/>
                <w:color w:val="000000"/>
                <w:kern w:val="0"/>
                <w:sz w:val="21"/>
                <w:szCs w:val="21"/>
                <w:lang w:bidi="ar"/>
              </w:rPr>
            </w:pPr>
          </w:p>
        </w:tc>
        <w:tc>
          <w:tcPr>
            <w:tcW w:w="1170" w:type="pct"/>
            <w:vMerge w:val="continue"/>
            <w:vAlign w:val="center"/>
            <w:tcPrChange w:id="831" w:author="王秀子" w:date="2023-07-06T10:28:58Z">
              <w:tcPr>
                <w:tcW w:w="1170" w:type="pct"/>
                <w:vMerge w:val="continue"/>
                <w:vAlign w:val="center"/>
              </w:tcPr>
            </w:tcPrChange>
          </w:tcPr>
          <w:p>
            <w:pPr>
              <w:widowControl/>
              <w:jc w:val="center"/>
              <w:textAlignment w:val="center"/>
              <w:rPr>
                <w:rFonts w:hint="eastAsia" w:ascii="宋体" w:hAnsi="宋体" w:eastAsia="宋体" w:cs="宋体"/>
                <w:color w:val="000000"/>
                <w:kern w:val="0"/>
                <w:sz w:val="21"/>
                <w:szCs w:val="21"/>
                <w:lang w:bidi="ar"/>
              </w:rPr>
            </w:pPr>
          </w:p>
        </w:tc>
        <w:tc>
          <w:tcPr>
            <w:tcW w:w="3298" w:type="pct"/>
            <w:vAlign w:val="center"/>
            <w:tcPrChange w:id="832" w:author="王秀子" w:date="2023-07-06T10:28:58Z">
              <w:tcPr>
                <w:tcW w:w="3297" w:type="pct"/>
                <w:vAlign w:val="center"/>
              </w:tcPr>
            </w:tcPrChange>
          </w:tcPr>
          <w:p>
            <w:pPr>
              <w:widowControl/>
              <w:jc w:val="left"/>
              <w:textAlignment w:val="center"/>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bidi="ar"/>
              </w:rPr>
              <w:t>3.功能：按黄金比例上下分为四门，门为隐藏式拉手；上柜主要放折叠衣物及挂吊衣物，下柜不设搁板，便于放置行李箱等大件、整件物品；上柜层板采用活动层板设计，便于自主分隔层高；挂衣杆采用铝合金材质；柜体采用木纹色，柜门采用暖白色</w:t>
            </w:r>
            <w:r>
              <w:rPr>
                <w:rFonts w:hint="eastAsia" w:ascii="宋体" w:hAnsi="宋体" w:eastAsia="宋体" w:cs="宋体"/>
                <w:color w:val="000000"/>
                <w:kern w:val="0"/>
                <w:sz w:val="21"/>
                <w:szCs w:val="21"/>
                <w:lang w:eastAsia="zh-CN" w:bidi="ar"/>
              </w:rPr>
              <w:t>，采用二段力缓冲铰链，所有五金配件经过防锈，防腐处理</w:t>
            </w:r>
            <w:r>
              <w:rPr>
                <w:rFonts w:hint="eastAsia" w:ascii="宋体" w:hAnsi="宋体" w:eastAsia="宋体" w:cs="宋体"/>
                <w:color w:val="000000"/>
                <w:kern w:val="0"/>
                <w:sz w:val="21"/>
                <w:szCs w:val="21"/>
                <w:lang w:bidi="ar"/>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833" w:author="王秀子" w:date="2023-07-06T10:28:58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trHeight w:val="446" w:hRule="atLeast"/>
          <w:trPrChange w:id="833" w:author="王秀子" w:date="2023-07-06T10:28:58Z">
            <w:trPr>
              <w:trHeight w:val="446" w:hRule="atLeast"/>
            </w:trPr>
          </w:trPrChange>
        </w:trPr>
        <w:tc>
          <w:tcPr>
            <w:tcW w:w="531" w:type="pct"/>
            <w:vMerge w:val="continue"/>
            <w:vAlign w:val="center"/>
            <w:tcPrChange w:id="834" w:author="王秀子" w:date="2023-07-06T10:28:58Z">
              <w:tcPr>
                <w:tcW w:w="531" w:type="pct"/>
                <w:vMerge w:val="continue"/>
                <w:vAlign w:val="center"/>
              </w:tcPr>
            </w:tcPrChange>
          </w:tcPr>
          <w:p>
            <w:pPr>
              <w:widowControl/>
              <w:jc w:val="center"/>
              <w:textAlignment w:val="center"/>
              <w:rPr>
                <w:rFonts w:hint="eastAsia" w:ascii="宋体" w:hAnsi="宋体" w:eastAsia="宋体" w:cs="宋体"/>
                <w:color w:val="000000"/>
                <w:kern w:val="0"/>
                <w:sz w:val="21"/>
                <w:szCs w:val="21"/>
                <w:lang w:bidi="ar"/>
              </w:rPr>
            </w:pPr>
          </w:p>
        </w:tc>
        <w:tc>
          <w:tcPr>
            <w:tcW w:w="1170" w:type="pct"/>
            <w:vMerge w:val="continue"/>
            <w:vAlign w:val="center"/>
            <w:tcPrChange w:id="835" w:author="王秀子" w:date="2023-07-06T10:28:58Z">
              <w:tcPr>
                <w:tcW w:w="1170" w:type="pct"/>
                <w:vMerge w:val="continue"/>
                <w:vAlign w:val="center"/>
              </w:tcPr>
            </w:tcPrChange>
          </w:tcPr>
          <w:p>
            <w:pPr>
              <w:widowControl/>
              <w:jc w:val="center"/>
              <w:textAlignment w:val="center"/>
              <w:rPr>
                <w:rFonts w:hint="eastAsia" w:ascii="宋体" w:hAnsi="宋体" w:eastAsia="宋体" w:cs="宋体"/>
                <w:color w:val="000000"/>
                <w:kern w:val="0"/>
                <w:sz w:val="21"/>
                <w:szCs w:val="21"/>
                <w:lang w:bidi="ar"/>
              </w:rPr>
            </w:pPr>
          </w:p>
        </w:tc>
        <w:tc>
          <w:tcPr>
            <w:tcW w:w="3298" w:type="pct"/>
            <w:vAlign w:val="center"/>
            <w:tcPrChange w:id="836" w:author="王秀子" w:date="2023-07-06T10:28:58Z">
              <w:tcPr>
                <w:tcW w:w="3297" w:type="pct"/>
                <w:vAlign w:val="center"/>
              </w:tcPr>
            </w:tcPrChange>
          </w:tcPr>
          <w:p>
            <w:pPr>
              <w:widowControl/>
              <w:jc w:val="left"/>
              <w:textAlignment w:val="center"/>
              <w:rPr>
                <w:rFonts w:hint="eastAsia" w:ascii="宋体" w:hAnsi="宋体" w:eastAsia="宋体" w:cs="宋体"/>
                <w:b/>
                <w:bCs/>
                <w:color w:val="FF0000"/>
                <w:kern w:val="0"/>
                <w:sz w:val="21"/>
                <w:szCs w:val="21"/>
                <w:highlight w:val="none"/>
                <w:lang w:bidi="ar"/>
              </w:rPr>
            </w:pPr>
            <w:r>
              <w:rPr>
                <w:rFonts w:hint="eastAsia" w:ascii="宋体" w:hAnsi="宋体" w:eastAsia="宋体" w:cs="宋体"/>
                <w:b/>
                <w:bCs/>
                <w:color w:val="FF0000"/>
                <w:kern w:val="0"/>
                <w:sz w:val="21"/>
                <w:szCs w:val="21"/>
                <w:lang w:bidi="ar"/>
              </w:rPr>
              <w:t>▲</w:t>
            </w:r>
            <w:r>
              <w:rPr>
                <w:rFonts w:hint="eastAsia" w:ascii="宋体" w:hAnsi="宋体" w:eastAsia="宋体" w:cs="宋体"/>
                <w:b/>
                <w:bCs/>
                <w:color w:val="FF0000"/>
                <w:kern w:val="0"/>
                <w:sz w:val="21"/>
                <w:szCs w:val="21"/>
                <w:lang w:val="en-US" w:eastAsia="zh-CN" w:bidi="ar"/>
              </w:rPr>
              <w:t>4.</w:t>
            </w:r>
            <w:r>
              <w:rPr>
                <w:rFonts w:hint="eastAsia" w:ascii="宋体" w:hAnsi="宋体" w:eastAsia="宋体" w:cs="宋体"/>
                <w:b/>
                <w:bCs/>
                <w:color w:val="FF0000"/>
                <w:kern w:val="0"/>
                <w:sz w:val="21"/>
                <w:szCs w:val="21"/>
                <w:lang w:bidi="ar"/>
              </w:rPr>
              <w:t>提</w:t>
            </w:r>
            <w:r>
              <w:rPr>
                <w:rFonts w:hint="eastAsia" w:ascii="宋体" w:hAnsi="宋体" w:eastAsia="宋体" w:cs="宋体"/>
                <w:b/>
                <w:bCs/>
                <w:color w:val="FF0000"/>
                <w:kern w:val="0"/>
                <w:sz w:val="21"/>
                <w:szCs w:val="21"/>
                <w:highlight w:val="none"/>
                <w:lang w:bidi="ar"/>
              </w:rPr>
              <w:t>供符合以下要求的检测报告：</w:t>
            </w:r>
          </w:p>
          <w:p>
            <w:pPr>
              <w:widowControl/>
              <w:jc w:val="left"/>
              <w:textAlignment w:val="center"/>
              <w:rPr>
                <w:rFonts w:hint="eastAsia" w:ascii="宋体" w:hAnsi="宋体" w:eastAsia="宋体" w:cs="宋体"/>
                <w:b/>
                <w:bCs/>
                <w:color w:val="FF0000"/>
                <w:kern w:val="0"/>
                <w:sz w:val="21"/>
                <w:szCs w:val="21"/>
                <w:highlight w:val="none"/>
                <w:lang w:eastAsia="zh-CN" w:bidi="ar"/>
              </w:rPr>
            </w:pPr>
            <w:r>
              <w:rPr>
                <w:rFonts w:hint="eastAsia" w:ascii="宋体" w:hAnsi="宋体" w:eastAsia="宋体" w:cs="宋体"/>
                <w:b/>
                <w:bCs/>
                <w:color w:val="FF0000"/>
                <w:kern w:val="0"/>
                <w:sz w:val="21"/>
                <w:szCs w:val="21"/>
                <w:highlight w:val="none"/>
                <w:lang w:val="en-US" w:eastAsia="zh-CN" w:bidi="ar"/>
              </w:rPr>
              <w:t>铰链的检测依据QB/T 2189-2013、QB/T 3832-1999、QB/T 3827-1999、GB/T 10125-2021，要求铰链的过载要求（包括垂直静载荷（30kg）、水平静载荷（70N））检测合格，功能要求（包括操作力、耐久性(80000次)检测合格；下沉量≤2.6mm；耐腐蚀要求18h，1.5mm以下锈点≤20点/dm²，其中≥1.0mm锈点不超过5点（距离边缘棱角2mm以内不计）；金属表面耐腐蚀（乙酸盐雾连续喷雾168小时）达到：涂层本身的耐腐蚀等级和涂层对基体的保护等级均为10级（10级最好，0级最差）；盐雾试验（铜加速乙酸盐雾连续喷雾24小时）达到涂层本身的耐腐蚀等级和涂层对基体的保护等级均为10级（10级最好，0级最差）</w:t>
            </w:r>
            <w:r>
              <w:rPr>
                <w:rFonts w:hint="eastAsia" w:ascii="宋体" w:hAnsi="宋体" w:eastAsia="宋体" w:cs="宋体"/>
                <w:b/>
                <w:bCs/>
                <w:color w:val="FF0000"/>
                <w:kern w:val="0"/>
                <w:sz w:val="21"/>
                <w:szCs w:val="21"/>
                <w:highlight w:val="none"/>
                <w:lang w:eastAsia="zh-CN" w:bidi="ar"/>
              </w:rPr>
              <w:t>。</w:t>
            </w:r>
          </w:p>
          <w:p>
            <w:pPr>
              <w:widowControl/>
              <w:jc w:val="left"/>
              <w:textAlignment w:val="center"/>
              <w:rPr>
                <w:rFonts w:hint="eastAsia" w:ascii="宋体" w:hAnsi="宋体" w:eastAsia="宋体" w:cs="宋体"/>
                <w:color w:val="000000"/>
                <w:kern w:val="0"/>
                <w:sz w:val="21"/>
                <w:szCs w:val="21"/>
                <w:lang w:val="en-US" w:bidi="ar"/>
              </w:rPr>
            </w:pPr>
            <w:r>
              <w:rPr>
                <w:rFonts w:hint="eastAsia" w:ascii="宋体" w:hAnsi="宋体" w:eastAsia="宋体" w:cs="宋体"/>
                <w:b/>
                <w:bCs/>
                <w:color w:val="FF0000"/>
                <w:kern w:val="0"/>
                <w:sz w:val="21"/>
                <w:szCs w:val="21"/>
                <w:highlight w:val="none"/>
                <w:lang w:val="en-US" w:eastAsia="zh-CN" w:bidi="ar"/>
              </w:rPr>
              <w:t>衣柜的</w:t>
            </w:r>
            <w:r>
              <w:rPr>
                <w:rFonts w:hint="eastAsia" w:ascii="宋体" w:hAnsi="宋体" w:eastAsia="宋体" w:cs="宋体"/>
                <w:b/>
                <w:bCs/>
                <w:color w:val="FF0000"/>
                <w:kern w:val="0"/>
                <w:sz w:val="21"/>
                <w:szCs w:val="21"/>
                <w:highlight w:val="none"/>
                <w:lang w:bidi="ar"/>
              </w:rPr>
              <w:t>检验依据</w:t>
            </w:r>
            <w:r>
              <w:rPr>
                <w:rFonts w:hint="eastAsia" w:ascii="宋体" w:hAnsi="宋体" w:eastAsia="宋体" w:cs="宋体"/>
                <w:b/>
                <w:bCs/>
                <w:color w:val="FF0000"/>
                <w:kern w:val="0"/>
                <w:sz w:val="21"/>
                <w:szCs w:val="21"/>
                <w:highlight w:val="none"/>
                <w:lang w:val="en-US" w:eastAsia="zh-CN" w:bidi="ar"/>
              </w:rPr>
              <w:t>G</w:t>
            </w:r>
            <w:r>
              <w:rPr>
                <w:rFonts w:hint="eastAsia" w:ascii="宋体" w:hAnsi="宋体" w:eastAsia="宋体" w:cs="宋体"/>
                <w:b/>
                <w:bCs/>
                <w:color w:val="FF0000"/>
                <w:kern w:val="0"/>
                <w:sz w:val="21"/>
                <w:szCs w:val="21"/>
                <w:highlight w:val="none"/>
                <w:lang w:bidi="ar"/>
              </w:rPr>
              <w:t>B</w:t>
            </w:r>
            <w:r>
              <w:rPr>
                <w:rFonts w:hint="eastAsia" w:ascii="宋体" w:hAnsi="宋体" w:eastAsia="宋体" w:cs="宋体"/>
                <w:b/>
                <w:bCs/>
                <w:color w:val="FF0000"/>
                <w:kern w:val="0"/>
                <w:sz w:val="21"/>
                <w:szCs w:val="21"/>
                <w:highlight w:val="none"/>
                <w:lang w:val="en-US" w:eastAsia="zh-CN" w:bidi="ar"/>
              </w:rPr>
              <w:t xml:space="preserve"> 18584</w:t>
            </w:r>
            <w:r>
              <w:rPr>
                <w:rFonts w:hint="eastAsia" w:ascii="宋体" w:hAnsi="宋体" w:eastAsia="宋体" w:cs="宋体"/>
                <w:b/>
                <w:bCs/>
                <w:color w:val="FF0000"/>
                <w:kern w:val="0"/>
                <w:sz w:val="21"/>
                <w:szCs w:val="21"/>
                <w:highlight w:val="none"/>
                <w:lang w:bidi="ar"/>
              </w:rPr>
              <w:t>-20</w:t>
            </w:r>
            <w:r>
              <w:rPr>
                <w:rFonts w:hint="eastAsia" w:ascii="宋体" w:hAnsi="宋体" w:eastAsia="宋体" w:cs="宋体"/>
                <w:b/>
                <w:bCs/>
                <w:color w:val="FF0000"/>
                <w:kern w:val="0"/>
                <w:sz w:val="21"/>
                <w:szCs w:val="21"/>
                <w:highlight w:val="none"/>
                <w:lang w:val="en-US" w:eastAsia="zh-CN" w:bidi="ar"/>
              </w:rPr>
              <w:t>01、GB/T 35607-2017、GB/T 3324-2017，要求衣柜的翘曲度合格、平整度≤0.12mm，邻边垂直度合格，位差度≤1.75mm，分缝≤1.87mm，底脚平稳性≤0.11mm，人造板件外观合格，五金件外观（包括电镀件、喷涂件、金属合金件）合格，塑料件外观合格，木工要求合格，软硬质覆面理化性能（包括耐冷热循环、耐干热不低于4级、耐湿热不低于4级、耐划痕、耐污染性能不低于4级、表面耐磨性、抗冲击不低于2级）均符合检测要求，结构安全性合格，</w:t>
            </w:r>
            <w:commentRangeStart w:id="60"/>
            <w:r>
              <w:rPr>
                <w:rFonts w:hint="eastAsia" w:ascii="宋体" w:hAnsi="宋体" w:eastAsia="宋体" w:cs="宋体"/>
                <w:b/>
                <w:bCs/>
                <w:color w:val="FF0000"/>
                <w:kern w:val="0"/>
                <w:sz w:val="21"/>
                <w:szCs w:val="21"/>
                <w:highlight w:val="none"/>
                <w:lang w:val="en-US" w:eastAsia="zh-CN" w:bidi="ar"/>
              </w:rPr>
              <w:t>甲醛释放量≤0.1mg/L</w:t>
            </w:r>
            <w:commentRangeEnd w:id="60"/>
            <w:r>
              <w:commentReference w:id="60"/>
            </w:r>
            <w:r>
              <w:rPr>
                <w:rFonts w:hint="eastAsia" w:ascii="宋体" w:hAnsi="宋体" w:eastAsia="宋体" w:cs="宋体"/>
                <w:b/>
                <w:bCs/>
                <w:color w:val="FF0000"/>
                <w:kern w:val="0"/>
                <w:sz w:val="21"/>
                <w:szCs w:val="21"/>
                <w:highlight w:val="none"/>
                <w:lang w:val="en-US" w:eastAsia="zh-CN" w:bidi="ar"/>
              </w:rPr>
              <w:t>；包装合格，力学性能（包括顶板和底板静载荷试验、结构和底架强度试验、跌落试验、拉门垂直加载试验、拉门水平加载试验、拉门猛关试验、门锁插销的强度试验、拉门耐久性试验、锁具插销装置耐久性试验、活动部件关闭时和打开时的空载稳定性试验、活动部件关闭时和打开时的加载稳定性试验）均合格；</w:t>
            </w:r>
            <w:commentRangeStart w:id="61"/>
            <w:r>
              <w:rPr>
                <w:rFonts w:hint="eastAsia" w:ascii="宋体" w:hAnsi="宋体" w:eastAsia="宋体" w:cs="宋体"/>
                <w:b/>
                <w:bCs/>
                <w:color w:val="FF0000"/>
                <w:kern w:val="0"/>
                <w:sz w:val="21"/>
                <w:szCs w:val="21"/>
                <w:highlight w:val="none"/>
                <w:lang w:val="en-US" w:eastAsia="zh-CN" w:bidi="ar"/>
              </w:rPr>
              <w:t>甲醛释放量（GB/T 35607-2017）≤0.03mg/m³</w:t>
            </w:r>
            <w:commentRangeEnd w:id="61"/>
            <w:r>
              <w:commentReference w:id="61"/>
            </w:r>
            <w:r>
              <w:rPr>
                <w:rFonts w:hint="eastAsia" w:ascii="宋体" w:hAnsi="宋体" w:eastAsia="宋体" w:cs="宋体"/>
                <w:b/>
                <w:bCs/>
                <w:color w:val="FF0000"/>
                <w:kern w:val="0"/>
                <w:sz w:val="21"/>
                <w:szCs w:val="21"/>
                <w:highlight w:val="none"/>
                <w:lang w:val="en-US" w:eastAsia="zh-CN" w:bidi="ar"/>
              </w:rPr>
              <w:t>；挥发性有机化合物苯未检出，甲苯≤0.009mg/m³，二甲苯≤0.013mg/m³，TVOC≤0.059mg/m³。</w:t>
            </w:r>
            <w:r>
              <w:rPr>
                <w:rFonts w:hint="eastAsia" w:ascii="宋体" w:hAnsi="宋体" w:eastAsia="宋体" w:cs="宋体"/>
                <w:b/>
                <w:bCs/>
                <w:color w:val="FF0000"/>
                <w:kern w:val="0"/>
                <w:sz w:val="21"/>
                <w:szCs w:val="21"/>
                <w:highlight w:val="none"/>
                <w:lang w:eastAsia="zh-CN" w:bidi="ar"/>
              </w:rPr>
              <w:t>【</w:t>
            </w:r>
            <w:r>
              <w:rPr>
                <w:rFonts w:hint="eastAsia" w:ascii="宋体" w:hAnsi="宋体" w:eastAsia="宋体" w:cs="宋体"/>
                <w:b/>
                <w:bCs/>
                <w:color w:val="FF0000"/>
                <w:kern w:val="0"/>
                <w:sz w:val="21"/>
                <w:szCs w:val="21"/>
                <w:highlight w:val="none"/>
                <w:lang w:bidi="ar"/>
              </w:rPr>
              <w:t>投标人需提供由第三方检测机构出具的具有 CMA或CNAS标识的</w:t>
            </w:r>
            <w:r>
              <w:rPr>
                <w:rFonts w:hint="eastAsia" w:ascii="宋体" w:hAnsi="宋体" w:eastAsia="宋体" w:cs="宋体"/>
                <w:b/>
                <w:bCs/>
                <w:color w:val="FF0000"/>
                <w:kern w:val="0"/>
                <w:sz w:val="21"/>
                <w:szCs w:val="21"/>
                <w:highlight w:val="none"/>
                <w:lang w:val="en-US" w:eastAsia="zh-CN" w:bidi="ar"/>
              </w:rPr>
              <w:t>符合上述检测依据和检测参数要求的</w:t>
            </w:r>
            <w:r>
              <w:rPr>
                <w:rFonts w:hint="eastAsia" w:ascii="宋体" w:hAnsi="宋体" w:eastAsia="宋体" w:cs="宋体"/>
                <w:b/>
                <w:bCs/>
                <w:color w:val="FF0000"/>
                <w:kern w:val="0"/>
                <w:sz w:val="21"/>
                <w:szCs w:val="21"/>
                <w:highlight w:val="none"/>
                <w:lang w:bidi="ar"/>
              </w:rPr>
              <w:t>检测报告扫描件（原件备查）和该检测报告在全国认证认可信息公共服务平台（http://cx.cnca.cn）查询截图（查询截图中的报告编号及检测机构名称应与检测报告一致）</w:t>
            </w:r>
            <w:r>
              <w:rPr>
                <w:rFonts w:hint="eastAsia" w:ascii="宋体" w:hAnsi="宋体" w:eastAsia="宋体" w:cs="宋体"/>
                <w:b/>
                <w:bCs/>
                <w:color w:val="FF0000"/>
                <w:kern w:val="0"/>
                <w:sz w:val="21"/>
                <w:szCs w:val="21"/>
                <w:highlight w:val="none"/>
                <w:lang w:eastAsia="zh-CN" w:bidi="ar"/>
              </w:rPr>
              <w:t>，检测报告需附有检测样品的图片。</w:t>
            </w:r>
            <w:r>
              <w:rPr>
                <w:rFonts w:hint="eastAsia" w:ascii="宋体" w:hAnsi="宋体" w:eastAsia="宋体" w:cs="宋体"/>
                <w:b/>
                <w:bCs/>
                <w:color w:val="FF0000"/>
                <w:kern w:val="0"/>
                <w:sz w:val="21"/>
                <w:szCs w:val="21"/>
                <w:highlight w:val="none"/>
                <w:lang w:bidi="ar"/>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837" w:author="王秀子" w:date="2023-07-06T10:28:58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trHeight w:val="446" w:hRule="atLeast"/>
          <w:trPrChange w:id="837" w:author="王秀子" w:date="2023-07-06T10:28:58Z">
            <w:trPr>
              <w:trHeight w:val="446" w:hRule="atLeast"/>
            </w:trPr>
          </w:trPrChange>
        </w:trPr>
        <w:tc>
          <w:tcPr>
            <w:tcW w:w="531" w:type="pct"/>
            <w:vMerge w:val="restart"/>
            <w:vAlign w:val="center"/>
            <w:tcPrChange w:id="838" w:author="王秀子" w:date="2023-07-06T10:28:58Z">
              <w:tcPr>
                <w:tcW w:w="531" w:type="pct"/>
                <w:vMerge w:val="restart"/>
                <w:vAlign w:val="center"/>
              </w:tcPr>
            </w:tcPrChange>
          </w:tcPr>
          <w:p>
            <w:pPr>
              <w:widowControl/>
              <w:jc w:val="center"/>
              <w:textAlignment w:val="center"/>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59</w:t>
            </w:r>
          </w:p>
        </w:tc>
        <w:tc>
          <w:tcPr>
            <w:tcW w:w="1170" w:type="pct"/>
            <w:vMerge w:val="restart"/>
            <w:vAlign w:val="center"/>
            <w:tcPrChange w:id="839" w:author="王秀子" w:date="2023-07-06T10:28:58Z">
              <w:tcPr>
                <w:tcW w:w="1170" w:type="pct"/>
                <w:vMerge w:val="restart"/>
                <w:vAlign w:val="center"/>
              </w:tcPr>
            </w:tcPrChange>
          </w:tcPr>
          <w:p>
            <w:pPr>
              <w:widowControl/>
              <w:jc w:val="center"/>
              <w:textAlignment w:val="center"/>
              <w:rPr>
                <w:rFonts w:hint="eastAsia" w:ascii="宋体" w:hAnsi="宋体" w:eastAsia="宋体" w:cs="宋体"/>
                <w:sz w:val="21"/>
                <w:szCs w:val="21"/>
              </w:rPr>
            </w:pPr>
            <w:r>
              <w:rPr>
                <w:rFonts w:hint="eastAsia" w:ascii="宋体" w:hAnsi="宋体" w:eastAsia="宋体" w:cs="宋体"/>
                <w:sz w:val="21"/>
                <w:szCs w:val="21"/>
              </w:rPr>
              <w:t>桌子</w:t>
            </w:r>
          </w:p>
          <w:p>
            <w:pPr>
              <w:widowControl/>
              <w:jc w:val="center"/>
              <w:textAlignment w:val="center"/>
              <w:rPr>
                <w:rFonts w:hint="eastAsia" w:ascii="宋体" w:hAnsi="宋体" w:eastAsia="宋体" w:cs="宋体"/>
                <w:color w:val="000000"/>
                <w:kern w:val="0"/>
                <w:sz w:val="21"/>
                <w:szCs w:val="21"/>
                <w:lang w:bidi="ar"/>
              </w:rPr>
            </w:pPr>
            <w:r>
              <w:rPr>
                <w:rFonts w:hint="eastAsia" w:ascii="宋体" w:hAnsi="宋体" w:eastAsia="宋体" w:cs="宋体"/>
                <w:sz w:val="21"/>
                <w:szCs w:val="21"/>
              </w:rPr>
              <w:drawing>
                <wp:inline distT="0" distB="0" distL="114300" distR="114300">
                  <wp:extent cx="631190" cy="679450"/>
                  <wp:effectExtent l="0" t="0" r="8890" b="6350"/>
                  <wp:docPr id="21505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055" name="图片 5"/>
                          <pic:cNvPicPr>
                            <a:picLocks noChangeAspect="1"/>
                          </pic:cNvPicPr>
                        </pic:nvPicPr>
                        <pic:blipFill>
                          <a:blip r:embed="rId57"/>
                          <a:stretch>
                            <a:fillRect/>
                          </a:stretch>
                        </pic:blipFill>
                        <pic:spPr>
                          <a:xfrm>
                            <a:off x="0" y="0"/>
                            <a:ext cx="631190" cy="679450"/>
                          </a:xfrm>
                          <a:prstGeom prst="rect">
                            <a:avLst/>
                          </a:prstGeom>
                          <a:noFill/>
                          <a:ln w="9525">
                            <a:noFill/>
                          </a:ln>
                        </pic:spPr>
                      </pic:pic>
                    </a:graphicData>
                  </a:graphic>
                </wp:inline>
              </w:drawing>
            </w:r>
          </w:p>
        </w:tc>
        <w:tc>
          <w:tcPr>
            <w:tcW w:w="3298" w:type="pct"/>
            <w:vAlign w:val="center"/>
            <w:tcPrChange w:id="840" w:author="王秀子" w:date="2023-07-06T10:28:58Z">
              <w:tcPr>
                <w:tcW w:w="3297" w:type="pct"/>
                <w:vAlign w:val="center"/>
              </w:tcPr>
            </w:tcPrChange>
          </w:tcPr>
          <w:p>
            <w:pPr>
              <w:widowControl/>
              <w:jc w:val="left"/>
              <w:textAlignment w:val="center"/>
              <w:rPr>
                <w:rFonts w:hint="eastAsia" w:ascii="宋体" w:hAnsi="宋体" w:eastAsia="宋体" w:cs="宋体"/>
                <w:bCs/>
                <w:kern w:val="2"/>
                <w:sz w:val="21"/>
                <w:szCs w:val="21"/>
                <w:lang w:val="en-US" w:eastAsia="zh-CN" w:bidi="ar-SA"/>
              </w:rPr>
            </w:pPr>
            <w:r>
              <w:rPr>
                <w:rFonts w:hint="eastAsia" w:ascii="宋体" w:hAnsi="宋体" w:eastAsia="宋体" w:cs="宋体"/>
                <w:color w:val="000000"/>
                <w:kern w:val="0"/>
                <w:sz w:val="21"/>
                <w:szCs w:val="21"/>
                <w:lang w:bidi="ar"/>
              </w:rPr>
              <w:t>1.规格：（W900*D550*H750）mm±10mm；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841" w:author="王秀子" w:date="2023-07-06T10:28:58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trHeight w:val="446" w:hRule="atLeast"/>
          <w:trPrChange w:id="841" w:author="王秀子" w:date="2023-07-06T10:28:58Z">
            <w:trPr>
              <w:trHeight w:val="446" w:hRule="atLeast"/>
            </w:trPr>
          </w:trPrChange>
        </w:trPr>
        <w:tc>
          <w:tcPr>
            <w:tcW w:w="531" w:type="pct"/>
            <w:vMerge w:val="continue"/>
            <w:vAlign w:val="center"/>
            <w:tcPrChange w:id="842" w:author="王秀子" w:date="2023-07-06T10:28:58Z">
              <w:tcPr>
                <w:tcW w:w="531" w:type="pct"/>
                <w:vMerge w:val="continue"/>
                <w:vAlign w:val="center"/>
              </w:tcPr>
            </w:tcPrChange>
          </w:tcPr>
          <w:p>
            <w:pPr>
              <w:widowControl/>
              <w:jc w:val="center"/>
              <w:textAlignment w:val="center"/>
              <w:rPr>
                <w:rFonts w:hint="eastAsia" w:ascii="宋体" w:hAnsi="宋体" w:eastAsia="宋体" w:cs="宋体"/>
                <w:color w:val="000000"/>
                <w:kern w:val="0"/>
                <w:sz w:val="21"/>
                <w:szCs w:val="21"/>
                <w:lang w:bidi="ar"/>
              </w:rPr>
            </w:pPr>
          </w:p>
        </w:tc>
        <w:tc>
          <w:tcPr>
            <w:tcW w:w="1170" w:type="pct"/>
            <w:vMerge w:val="continue"/>
            <w:vAlign w:val="center"/>
            <w:tcPrChange w:id="843" w:author="王秀子" w:date="2023-07-06T10:28:58Z">
              <w:tcPr>
                <w:tcW w:w="1170" w:type="pct"/>
                <w:vMerge w:val="continue"/>
                <w:vAlign w:val="center"/>
              </w:tcPr>
            </w:tcPrChange>
          </w:tcPr>
          <w:p>
            <w:pPr>
              <w:widowControl/>
              <w:jc w:val="center"/>
              <w:textAlignment w:val="center"/>
              <w:rPr>
                <w:rFonts w:hint="eastAsia" w:ascii="宋体" w:hAnsi="宋体" w:eastAsia="宋体" w:cs="宋体"/>
                <w:color w:val="000000"/>
                <w:kern w:val="0"/>
                <w:sz w:val="21"/>
                <w:szCs w:val="21"/>
                <w:lang w:bidi="ar"/>
              </w:rPr>
            </w:pPr>
          </w:p>
        </w:tc>
        <w:tc>
          <w:tcPr>
            <w:tcW w:w="3298" w:type="pct"/>
            <w:vAlign w:val="center"/>
            <w:tcPrChange w:id="844" w:author="王秀子" w:date="2023-07-06T10:28:58Z">
              <w:tcPr>
                <w:tcW w:w="3297" w:type="pct"/>
                <w:vAlign w:val="center"/>
              </w:tcPr>
            </w:tcPrChange>
          </w:tcPr>
          <w:p>
            <w:pPr>
              <w:widowControl/>
              <w:jc w:val="left"/>
              <w:textAlignment w:val="center"/>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bidi="ar"/>
              </w:rPr>
              <w:t>2.基材采用实木颗粒板（刨花板），板材应为E0级板材，面贴三聚氰胺纸，板材厚度25mm；采用白色钢制脚架，表面经静电粉末喷涂处理，底部带调节脚，脚架带上线功能，台面与侧脚接连牢固，不晃动；采用ABS激光封边，厚度2m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845" w:author="王秀子" w:date="2023-07-06T10:28:58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trHeight w:val="446" w:hRule="atLeast"/>
          <w:trPrChange w:id="845" w:author="王秀子" w:date="2023-07-06T10:28:58Z">
            <w:trPr>
              <w:trHeight w:val="446" w:hRule="atLeast"/>
            </w:trPr>
          </w:trPrChange>
        </w:trPr>
        <w:tc>
          <w:tcPr>
            <w:tcW w:w="531" w:type="pct"/>
            <w:vAlign w:val="center"/>
            <w:tcPrChange w:id="846" w:author="王秀子" w:date="2023-07-06T10:28:58Z">
              <w:tcPr>
                <w:tcW w:w="531" w:type="pct"/>
                <w:vAlign w:val="center"/>
              </w:tcPr>
            </w:tcPrChange>
          </w:tcPr>
          <w:p>
            <w:pPr>
              <w:widowControl/>
              <w:jc w:val="center"/>
              <w:textAlignment w:val="center"/>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60</w:t>
            </w:r>
          </w:p>
        </w:tc>
        <w:tc>
          <w:tcPr>
            <w:tcW w:w="1170" w:type="pct"/>
            <w:vAlign w:val="center"/>
            <w:tcPrChange w:id="847" w:author="王秀子" w:date="2023-07-06T10:28:58Z">
              <w:tcPr>
                <w:tcW w:w="1170" w:type="pct"/>
                <w:vAlign w:val="center"/>
              </w:tcPr>
            </w:tcPrChange>
          </w:tcPr>
          <w:p>
            <w:pPr>
              <w:widowControl/>
              <w:jc w:val="center"/>
              <w:textAlignment w:val="center"/>
              <w:rPr>
                <w:rFonts w:hint="eastAsia" w:ascii="宋体" w:hAnsi="宋体" w:eastAsia="宋体" w:cs="宋体"/>
                <w:sz w:val="21"/>
                <w:szCs w:val="21"/>
              </w:rPr>
            </w:pPr>
            <w:r>
              <w:rPr>
                <w:rFonts w:hint="eastAsia" w:ascii="宋体" w:hAnsi="宋体" w:eastAsia="宋体" w:cs="宋体"/>
                <w:sz w:val="21"/>
                <w:szCs w:val="21"/>
              </w:rPr>
              <w:t>椅子</w:t>
            </w:r>
          </w:p>
          <w:p>
            <w:pPr>
              <w:widowControl/>
              <w:jc w:val="center"/>
              <w:textAlignment w:val="center"/>
              <w:rPr>
                <w:rFonts w:hint="eastAsia" w:ascii="宋体" w:hAnsi="宋体" w:eastAsia="宋体" w:cs="宋体"/>
                <w:color w:val="000000"/>
                <w:kern w:val="0"/>
                <w:sz w:val="21"/>
                <w:szCs w:val="21"/>
                <w:lang w:bidi="ar"/>
              </w:rPr>
            </w:pPr>
            <w:r>
              <w:rPr>
                <w:rFonts w:hint="eastAsia" w:ascii="宋体" w:hAnsi="宋体" w:eastAsia="宋体" w:cs="宋体"/>
                <w:sz w:val="21"/>
                <w:szCs w:val="21"/>
              </w:rPr>
              <w:drawing>
                <wp:inline distT="0" distB="0" distL="114300" distR="114300">
                  <wp:extent cx="574675" cy="721995"/>
                  <wp:effectExtent l="0" t="0" r="4445" b="9525"/>
                  <wp:docPr id="215056"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056" name="图片 12"/>
                          <pic:cNvPicPr>
                            <a:picLocks noChangeAspect="1"/>
                          </pic:cNvPicPr>
                        </pic:nvPicPr>
                        <pic:blipFill>
                          <a:blip r:embed="rId58"/>
                          <a:stretch>
                            <a:fillRect/>
                          </a:stretch>
                        </pic:blipFill>
                        <pic:spPr>
                          <a:xfrm>
                            <a:off x="0" y="0"/>
                            <a:ext cx="574675" cy="721995"/>
                          </a:xfrm>
                          <a:prstGeom prst="rect">
                            <a:avLst/>
                          </a:prstGeom>
                          <a:noFill/>
                          <a:ln w="9525">
                            <a:noFill/>
                          </a:ln>
                        </pic:spPr>
                      </pic:pic>
                    </a:graphicData>
                  </a:graphic>
                </wp:inline>
              </w:drawing>
            </w:r>
          </w:p>
        </w:tc>
        <w:tc>
          <w:tcPr>
            <w:tcW w:w="3298" w:type="pct"/>
            <w:vAlign w:val="center"/>
            <w:tcPrChange w:id="848" w:author="王秀子" w:date="2023-07-06T10:28:58Z">
              <w:tcPr>
                <w:tcW w:w="3297" w:type="pct"/>
                <w:vAlign w:val="center"/>
              </w:tcPr>
            </w:tcPrChange>
          </w:tcPr>
          <w:p>
            <w:pPr>
              <w:widowControl/>
              <w:textAlignment w:val="center"/>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规格（W480*D485*H810）mm±5mm；坐面及靠背用PP+GF材质；采用白色钢制脚架，表面经静电粉末喷涂处理，底部带塑胶垫，钢管直径2.0mm，钢管壁厚1.2mm。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849" w:author="王秀子" w:date="2023-07-06T10:28:58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trHeight w:val="446" w:hRule="atLeast"/>
          <w:trPrChange w:id="849" w:author="王秀子" w:date="2023-07-06T10:28:58Z">
            <w:trPr>
              <w:trHeight w:val="446" w:hRule="atLeast"/>
            </w:trPr>
          </w:trPrChange>
        </w:trPr>
        <w:tc>
          <w:tcPr>
            <w:tcW w:w="531" w:type="pct"/>
            <w:vAlign w:val="center"/>
            <w:tcPrChange w:id="850" w:author="王秀子" w:date="2023-07-06T10:28:58Z">
              <w:tcPr>
                <w:tcW w:w="531" w:type="pct"/>
                <w:vAlign w:val="center"/>
              </w:tcPr>
            </w:tcPrChange>
          </w:tcPr>
          <w:p>
            <w:pPr>
              <w:widowControl/>
              <w:jc w:val="center"/>
              <w:textAlignment w:val="center"/>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61</w:t>
            </w:r>
          </w:p>
        </w:tc>
        <w:tc>
          <w:tcPr>
            <w:tcW w:w="1170" w:type="pct"/>
            <w:vAlign w:val="center"/>
            <w:tcPrChange w:id="851" w:author="王秀子" w:date="2023-07-06T10:28:58Z">
              <w:tcPr>
                <w:tcW w:w="1170" w:type="pct"/>
                <w:vAlign w:val="center"/>
              </w:tcPr>
            </w:tcPrChange>
          </w:tcPr>
          <w:p>
            <w:pPr>
              <w:widowControl/>
              <w:jc w:val="center"/>
              <w:textAlignment w:val="center"/>
              <w:rPr>
                <w:rFonts w:hint="eastAsia" w:ascii="宋体" w:hAnsi="宋体" w:eastAsia="宋体" w:cs="宋体"/>
                <w:sz w:val="21"/>
                <w:szCs w:val="21"/>
              </w:rPr>
            </w:pPr>
            <w:r>
              <w:rPr>
                <w:rFonts w:hint="eastAsia" w:ascii="宋体" w:hAnsi="宋体" w:eastAsia="宋体" w:cs="宋体"/>
                <w:sz w:val="21"/>
                <w:szCs w:val="21"/>
              </w:rPr>
              <w:t>沙发</w:t>
            </w:r>
          </w:p>
          <w:p>
            <w:pPr>
              <w:widowControl w:val="0"/>
              <w:spacing w:line="360" w:lineRule="auto"/>
              <w:jc w:val="center"/>
              <w:rPr>
                <w:rFonts w:hint="eastAsia" w:ascii="宋体" w:hAnsi="宋体" w:eastAsia="宋体" w:cs="宋体"/>
                <w:b/>
                <w:bCs/>
                <w:kern w:val="2"/>
                <w:sz w:val="21"/>
                <w:szCs w:val="21"/>
                <w:lang w:val="en-US" w:eastAsia="zh-CN" w:bidi="ar-SA"/>
              </w:rPr>
            </w:pPr>
            <w:r>
              <w:rPr>
                <w:rFonts w:hint="eastAsia" w:ascii="宋体" w:hAnsi="宋体" w:eastAsia="宋体" w:cs="宋体"/>
                <w:b/>
                <w:bCs/>
                <w:kern w:val="2"/>
                <w:sz w:val="21"/>
                <w:szCs w:val="21"/>
                <w:lang w:val="en-US" w:eastAsia="zh-CN" w:bidi="ar-SA"/>
              </w:rPr>
              <w:drawing>
                <wp:inline distT="0" distB="0" distL="114300" distR="114300">
                  <wp:extent cx="969645" cy="471805"/>
                  <wp:effectExtent l="0" t="0" r="5715" b="635"/>
                  <wp:docPr id="10" name="图片 14" descr="OP-FX80010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4" descr="OP-FX80010 (2)"/>
                          <pic:cNvPicPr>
                            <a:picLocks noChangeAspect="1"/>
                          </pic:cNvPicPr>
                        </pic:nvPicPr>
                        <pic:blipFill>
                          <a:blip r:embed="rId34"/>
                          <a:srcRect l="11395" t="37628" r="8832" b="4219"/>
                          <a:stretch>
                            <a:fillRect/>
                          </a:stretch>
                        </pic:blipFill>
                        <pic:spPr>
                          <a:xfrm>
                            <a:off x="0" y="0"/>
                            <a:ext cx="969645" cy="471805"/>
                          </a:xfrm>
                          <a:prstGeom prst="rect">
                            <a:avLst/>
                          </a:prstGeom>
                          <a:noFill/>
                          <a:ln w="9525">
                            <a:noFill/>
                          </a:ln>
                        </pic:spPr>
                      </pic:pic>
                    </a:graphicData>
                  </a:graphic>
                </wp:inline>
              </w:drawing>
            </w:r>
          </w:p>
        </w:tc>
        <w:tc>
          <w:tcPr>
            <w:tcW w:w="3298" w:type="pct"/>
            <w:vAlign w:val="center"/>
            <w:tcPrChange w:id="852" w:author="王秀子" w:date="2023-07-06T10:28:58Z">
              <w:tcPr>
                <w:tcW w:w="3297" w:type="pct"/>
                <w:vAlign w:val="center"/>
              </w:tcPr>
            </w:tcPrChange>
          </w:tcPr>
          <w:p>
            <w:pPr>
              <w:widowControl/>
              <w:jc w:val="left"/>
              <w:textAlignment w:val="center"/>
              <w:rPr>
                <w:rFonts w:hint="eastAsia" w:ascii="宋体" w:hAnsi="宋体" w:eastAsia="宋体" w:cs="宋体"/>
                <w:bCs/>
                <w:kern w:val="2"/>
                <w:sz w:val="21"/>
                <w:szCs w:val="21"/>
                <w:lang w:val="en-US" w:eastAsia="zh-CN" w:bidi="ar-SA"/>
              </w:rPr>
            </w:pPr>
            <w:r>
              <w:rPr>
                <w:rFonts w:hint="eastAsia" w:ascii="宋体" w:hAnsi="宋体" w:eastAsia="宋体" w:cs="宋体"/>
                <w:color w:val="000000"/>
                <w:kern w:val="0"/>
                <w:sz w:val="21"/>
                <w:szCs w:val="21"/>
                <w:lang w:val="en-US" w:eastAsia="zh-CN" w:bidi="ar"/>
              </w:rPr>
              <w:t>1.</w:t>
            </w:r>
            <w:r>
              <w:rPr>
                <w:rFonts w:hint="eastAsia" w:ascii="宋体" w:hAnsi="宋体" w:eastAsia="宋体" w:cs="宋体"/>
                <w:color w:val="000000"/>
                <w:kern w:val="0"/>
                <w:sz w:val="21"/>
                <w:szCs w:val="21"/>
                <w:lang w:bidi="ar"/>
              </w:rPr>
              <w:t>采用超纤皮，30/40密度切割新绵；框架：四面刨光、烘干实木架结合多层夹板； 承重结构：标准间距蛇形簧+平衡钢线+平衡网；脚架：不锈钢五金脚。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853" w:author="王秀子" w:date="2023-07-06T10:28:58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trHeight w:val="446" w:hRule="atLeast"/>
          <w:trPrChange w:id="853" w:author="王秀子" w:date="2023-07-06T10:28:58Z">
            <w:trPr>
              <w:trHeight w:val="446" w:hRule="atLeast"/>
            </w:trPr>
          </w:trPrChange>
        </w:trPr>
        <w:tc>
          <w:tcPr>
            <w:tcW w:w="531" w:type="pct"/>
            <w:vMerge w:val="restart"/>
            <w:vAlign w:val="center"/>
            <w:tcPrChange w:id="854" w:author="王秀子" w:date="2023-07-06T10:28:58Z">
              <w:tcPr>
                <w:tcW w:w="531" w:type="pct"/>
                <w:vMerge w:val="restart"/>
                <w:vAlign w:val="center"/>
              </w:tcPr>
            </w:tcPrChange>
          </w:tcPr>
          <w:p>
            <w:pPr>
              <w:widowControl/>
              <w:jc w:val="center"/>
              <w:textAlignment w:val="center"/>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62</w:t>
            </w:r>
          </w:p>
        </w:tc>
        <w:tc>
          <w:tcPr>
            <w:tcW w:w="1170" w:type="pct"/>
            <w:vMerge w:val="restart"/>
            <w:vAlign w:val="center"/>
            <w:tcPrChange w:id="855" w:author="王秀子" w:date="2023-07-06T10:28:58Z">
              <w:tcPr>
                <w:tcW w:w="1170" w:type="pct"/>
                <w:vMerge w:val="restart"/>
                <w:vAlign w:val="center"/>
              </w:tcPr>
            </w:tcPrChange>
          </w:tcPr>
          <w:p>
            <w:pPr>
              <w:widowControl/>
              <w:jc w:val="center"/>
              <w:textAlignment w:val="center"/>
              <w:rPr>
                <w:rFonts w:hint="eastAsia" w:ascii="宋体" w:hAnsi="宋体" w:eastAsia="宋体" w:cs="宋体"/>
                <w:sz w:val="21"/>
                <w:szCs w:val="21"/>
              </w:rPr>
            </w:pPr>
            <w:r>
              <w:rPr>
                <w:rFonts w:hint="eastAsia" w:ascii="宋体" w:hAnsi="宋体" w:eastAsia="宋体" w:cs="宋体"/>
                <w:sz w:val="21"/>
                <w:szCs w:val="21"/>
              </w:rPr>
              <w:t>茶几</w:t>
            </w:r>
          </w:p>
          <w:p>
            <w:pPr>
              <w:widowControl w:val="0"/>
              <w:spacing w:line="360" w:lineRule="auto"/>
              <w:jc w:val="center"/>
              <w:rPr>
                <w:rFonts w:hint="eastAsia" w:ascii="宋体" w:hAnsi="宋体" w:eastAsia="宋体" w:cs="宋体"/>
                <w:b/>
                <w:bCs/>
                <w:kern w:val="2"/>
                <w:sz w:val="21"/>
                <w:szCs w:val="21"/>
                <w:lang w:val="en-US" w:eastAsia="zh-CN" w:bidi="ar-SA"/>
              </w:rPr>
            </w:pPr>
            <w:r>
              <w:rPr>
                <w:rFonts w:hint="eastAsia" w:ascii="宋体" w:hAnsi="宋体" w:eastAsia="宋体" w:cs="宋体"/>
                <w:b/>
                <w:bCs/>
                <w:kern w:val="2"/>
                <w:sz w:val="21"/>
                <w:szCs w:val="21"/>
                <w:lang w:val="en-US" w:eastAsia="zh-CN" w:bidi="ar-SA"/>
              </w:rPr>
              <w:drawing>
                <wp:inline distT="0" distB="0" distL="114300" distR="114300">
                  <wp:extent cx="880745" cy="552450"/>
                  <wp:effectExtent l="0" t="0" r="3175" b="11430"/>
                  <wp:docPr id="11" name="图片 16" descr="OP-T10036长几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6" descr="OP-T10036长几 (2)"/>
                          <pic:cNvPicPr>
                            <a:picLocks noChangeAspect="1"/>
                          </pic:cNvPicPr>
                        </pic:nvPicPr>
                        <pic:blipFill>
                          <a:blip r:embed="rId59">
                            <a:lum bright="-6000"/>
                          </a:blip>
                          <a:srcRect l="13109" t="25975" r="13390" b="4913"/>
                          <a:stretch>
                            <a:fillRect/>
                          </a:stretch>
                        </pic:blipFill>
                        <pic:spPr>
                          <a:xfrm>
                            <a:off x="0" y="0"/>
                            <a:ext cx="880745" cy="552450"/>
                          </a:xfrm>
                          <a:prstGeom prst="rect">
                            <a:avLst/>
                          </a:prstGeom>
                          <a:noFill/>
                          <a:ln w="9525">
                            <a:noFill/>
                          </a:ln>
                        </pic:spPr>
                      </pic:pic>
                    </a:graphicData>
                  </a:graphic>
                </wp:inline>
              </w:drawing>
            </w:r>
          </w:p>
          <w:p>
            <w:pPr>
              <w:widowControl/>
              <w:jc w:val="center"/>
              <w:textAlignment w:val="center"/>
              <w:rPr>
                <w:rFonts w:hint="eastAsia" w:ascii="宋体" w:hAnsi="宋体" w:eastAsia="宋体" w:cs="宋体"/>
                <w:color w:val="000000"/>
                <w:kern w:val="0"/>
                <w:sz w:val="21"/>
                <w:szCs w:val="21"/>
                <w:lang w:bidi="ar"/>
              </w:rPr>
            </w:pPr>
          </w:p>
        </w:tc>
        <w:tc>
          <w:tcPr>
            <w:tcW w:w="3298" w:type="pct"/>
            <w:vAlign w:val="center"/>
            <w:tcPrChange w:id="856" w:author="王秀子" w:date="2023-07-06T10:28:58Z">
              <w:tcPr>
                <w:tcW w:w="3297" w:type="pct"/>
                <w:vAlign w:val="center"/>
              </w:tcPr>
            </w:tcPrChange>
          </w:tcPr>
          <w:p>
            <w:pPr>
              <w:widowControl/>
              <w:jc w:val="left"/>
              <w:textAlignment w:val="center"/>
              <w:rPr>
                <w:rFonts w:hint="eastAsia" w:ascii="宋体" w:hAnsi="宋体" w:eastAsia="宋体" w:cs="宋体"/>
                <w:bCs/>
                <w:kern w:val="2"/>
                <w:sz w:val="21"/>
                <w:szCs w:val="21"/>
                <w:lang w:val="en-US" w:eastAsia="zh-CN" w:bidi="ar-SA"/>
              </w:rPr>
            </w:pPr>
            <w:r>
              <w:rPr>
                <w:rFonts w:hint="eastAsia" w:ascii="宋体" w:hAnsi="宋体" w:eastAsia="宋体" w:cs="宋体"/>
                <w:color w:val="000000"/>
                <w:kern w:val="0"/>
                <w:sz w:val="21"/>
                <w:szCs w:val="21"/>
                <w:lang w:bidi="ar"/>
              </w:rPr>
              <w:t>1.规格：（W1200*D600*H450）mm±10mm；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857" w:author="王秀子" w:date="2023-07-06T10:28:58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trHeight w:val="446" w:hRule="atLeast"/>
          <w:trPrChange w:id="857" w:author="王秀子" w:date="2023-07-06T10:28:58Z">
            <w:trPr>
              <w:trHeight w:val="446" w:hRule="atLeast"/>
            </w:trPr>
          </w:trPrChange>
        </w:trPr>
        <w:tc>
          <w:tcPr>
            <w:tcW w:w="531" w:type="pct"/>
            <w:vMerge w:val="continue"/>
            <w:vAlign w:val="center"/>
            <w:tcPrChange w:id="858" w:author="王秀子" w:date="2023-07-06T10:28:58Z">
              <w:tcPr>
                <w:tcW w:w="531" w:type="pct"/>
                <w:vMerge w:val="continue"/>
                <w:vAlign w:val="center"/>
              </w:tcPr>
            </w:tcPrChange>
          </w:tcPr>
          <w:p>
            <w:pPr>
              <w:widowControl/>
              <w:jc w:val="center"/>
              <w:textAlignment w:val="center"/>
              <w:rPr>
                <w:rFonts w:hint="eastAsia" w:ascii="宋体" w:hAnsi="宋体" w:eastAsia="宋体" w:cs="宋体"/>
                <w:color w:val="000000"/>
                <w:kern w:val="0"/>
                <w:sz w:val="21"/>
                <w:szCs w:val="21"/>
                <w:lang w:bidi="ar"/>
              </w:rPr>
            </w:pPr>
          </w:p>
        </w:tc>
        <w:tc>
          <w:tcPr>
            <w:tcW w:w="1170" w:type="pct"/>
            <w:vMerge w:val="continue"/>
            <w:vAlign w:val="center"/>
            <w:tcPrChange w:id="859" w:author="王秀子" w:date="2023-07-06T10:28:58Z">
              <w:tcPr>
                <w:tcW w:w="1170" w:type="pct"/>
                <w:vMerge w:val="continue"/>
                <w:vAlign w:val="center"/>
              </w:tcPr>
            </w:tcPrChange>
          </w:tcPr>
          <w:p>
            <w:pPr>
              <w:widowControl/>
              <w:jc w:val="center"/>
              <w:textAlignment w:val="center"/>
              <w:rPr>
                <w:rFonts w:hint="eastAsia" w:ascii="宋体" w:hAnsi="宋体" w:eastAsia="宋体" w:cs="宋体"/>
                <w:color w:val="000000"/>
                <w:kern w:val="0"/>
                <w:sz w:val="21"/>
                <w:szCs w:val="21"/>
                <w:lang w:bidi="ar"/>
              </w:rPr>
            </w:pPr>
          </w:p>
        </w:tc>
        <w:tc>
          <w:tcPr>
            <w:tcW w:w="3298" w:type="pct"/>
            <w:vAlign w:val="center"/>
            <w:tcPrChange w:id="860" w:author="王秀子" w:date="2023-07-06T10:28:58Z">
              <w:tcPr>
                <w:tcW w:w="3297" w:type="pct"/>
                <w:vAlign w:val="center"/>
              </w:tcPr>
            </w:tcPrChange>
          </w:tcPr>
          <w:p>
            <w:pPr>
              <w:widowControl/>
              <w:jc w:val="left"/>
              <w:textAlignment w:val="center"/>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bidi="ar"/>
              </w:rPr>
              <w:t>2.台面采用岩板材质，采用钢制脚架，带防滑软垫。</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861" w:author="王秀子" w:date="2023-07-06T10:28:58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trHeight w:val="446" w:hRule="atLeast"/>
          <w:trPrChange w:id="861" w:author="王秀子" w:date="2023-07-06T10:28:58Z">
            <w:trPr>
              <w:trHeight w:val="446" w:hRule="atLeast"/>
            </w:trPr>
          </w:trPrChange>
        </w:trPr>
        <w:tc>
          <w:tcPr>
            <w:tcW w:w="531" w:type="pct"/>
            <w:vMerge w:val="restart"/>
            <w:vAlign w:val="center"/>
            <w:tcPrChange w:id="862" w:author="王秀子" w:date="2023-07-06T10:28:58Z">
              <w:tcPr>
                <w:tcW w:w="531" w:type="pct"/>
                <w:vMerge w:val="restart"/>
                <w:vAlign w:val="center"/>
              </w:tcPr>
            </w:tcPrChange>
          </w:tcPr>
          <w:p>
            <w:pPr>
              <w:widowControl/>
              <w:jc w:val="center"/>
              <w:textAlignment w:val="center"/>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63</w:t>
            </w:r>
          </w:p>
        </w:tc>
        <w:tc>
          <w:tcPr>
            <w:tcW w:w="1170" w:type="pct"/>
            <w:vMerge w:val="restart"/>
            <w:vAlign w:val="center"/>
            <w:tcPrChange w:id="863" w:author="王秀子" w:date="2023-07-06T10:28:58Z">
              <w:tcPr>
                <w:tcW w:w="1170" w:type="pct"/>
                <w:vMerge w:val="restart"/>
                <w:vAlign w:val="center"/>
              </w:tcPr>
            </w:tcPrChange>
          </w:tcPr>
          <w:p>
            <w:pPr>
              <w:widowControl/>
              <w:jc w:val="center"/>
              <w:textAlignment w:val="center"/>
              <w:rPr>
                <w:rFonts w:hint="eastAsia" w:ascii="宋体" w:hAnsi="宋体" w:eastAsia="宋体" w:cs="宋体"/>
                <w:sz w:val="21"/>
                <w:szCs w:val="21"/>
              </w:rPr>
            </w:pPr>
            <w:r>
              <w:rPr>
                <w:rFonts w:hint="eastAsia" w:ascii="宋体" w:hAnsi="宋体" w:eastAsia="宋体" w:cs="宋体"/>
                <w:sz w:val="21"/>
                <w:szCs w:val="21"/>
              </w:rPr>
              <w:t>电视柜</w:t>
            </w:r>
          </w:p>
          <w:p>
            <w:pPr>
              <w:widowControl w:val="0"/>
              <w:spacing w:line="360" w:lineRule="auto"/>
              <w:jc w:val="center"/>
              <w:rPr>
                <w:rFonts w:hint="eastAsia" w:ascii="宋体" w:hAnsi="宋体" w:eastAsia="宋体" w:cs="宋体"/>
                <w:b/>
                <w:bCs/>
                <w:kern w:val="2"/>
                <w:sz w:val="21"/>
                <w:szCs w:val="21"/>
                <w:lang w:val="en-US" w:eastAsia="zh-CN" w:bidi="ar-SA"/>
              </w:rPr>
            </w:pPr>
            <w:r>
              <w:rPr>
                <w:rFonts w:hint="eastAsia" w:ascii="宋体" w:hAnsi="宋体" w:eastAsia="宋体" w:cs="宋体"/>
                <w:b/>
                <w:bCs/>
                <w:kern w:val="2"/>
                <w:sz w:val="21"/>
                <w:szCs w:val="21"/>
                <w:lang w:val="en-US" w:eastAsia="zh-CN" w:bidi="ar-SA"/>
              </w:rPr>
              <w:drawing>
                <wp:inline distT="0" distB="0" distL="114300" distR="114300">
                  <wp:extent cx="879475" cy="458470"/>
                  <wp:effectExtent l="0" t="0" r="4445" b="13970"/>
                  <wp:docPr id="1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22"/>
                          <pic:cNvPicPr>
                            <a:picLocks noChangeAspect="1"/>
                          </pic:cNvPicPr>
                        </pic:nvPicPr>
                        <pic:blipFill>
                          <a:blip r:embed="rId60"/>
                          <a:stretch>
                            <a:fillRect/>
                          </a:stretch>
                        </pic:blipFill>
                        <pic:spPr>
                          <a:xfrm>
                            <a:off x="0" y="0"/>
                            <a:ext cx="879475" cy="458470"/>
                          </a:xfrm>
                          <a:prstGeom prst="rect">
                            <a:avLst/>
                          </a:prstGeom>
                          <a:noFill/>
                          <a:ln w="9525">
                            <a:noFill/>
                          </a:ln>
                        </pic:spPr>
                      </pic:pic>
                    </a:graphicData>
                  </a:graphic>
                </wp:inline>
              </w:drawing>
            </w:r>
          </w:p>
          <w:p>
            <w:pPr>
              <w:widowControl/>
              <w:jc w:val="center"/>
              <w:textAlignment w:val="center"/>
              <w:rPr>
                <w:rFonts w:hint="eastAsia" w:ascii="宋体" w:hAnsi="宋体" w:eastAsia="宋体" w:cs="宋体"/>
                <w:color w:val="000000"/>
                <w:kern w:val="0"/>
                <w:sz w:val="21"/>
                <w:szCs w:val="21"/>
                <w:lang w:bidi="ar"/>
              </w:rPr>
            </w:pPr>
          </w:p>
        </w:tc>
        <w:tc>
          <w:tcPr>
            <w:tcW w:w="3298" w:type="pct"/>
            <w:vAlign w:val="center"/>
            <w:tcPrChange w:id="864" w:author="王秀子" w:date="2023-07-06T10:28:58Z">
              <w:tcPr>
                <w:tcW w:w="3297" w:type="pct"/>
                <w:vAlign w:val="center"/>
              </w:tcPr>
            </w:tcPrChange>
          </w:tcPr>
          <w:p>
            <w:pPr>
              <w:widowControl/>
              <w:jc w:val="left"/>
              <w:textAlignment w:val="center"/>
              <w:rPr>
                <w:rFonts w:hint="eastAsia" w:ascii="宋体" w:hAnsi="宋体" w:eastAsia="宋体" w:cs="宋体"/>
                <w:bCs/>
                <w:kern w:val="2"/>
                <w:sz w:val="21"/>
                <w:szCs w:val="21"/>
                <w:lang w:val="en-US" w:eastAsia="zh-CN" w:bidi="ar-SA"/>
              </w:rPr>
            </w:pPr>
            <w:r>
              <w:rPr>
                <w:rFonts w:hint="eastAsia" w:ascii="宋体" w:hAnsi="宋体" w:eastAsia="宋体" w:cs="宋体"/>
                <w:color w:val="000000"/>
                <w:kern w:val="0"/>
                <w:sz w:val="21"/>
                <w:szCs w:val="21"/>
                <w:lang w:bidi="ar"/>
              </w:rPr>
              <w:t>1.规格：（W2300*D400*H400）mm±10mm；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865" w:author="王秀子" w:date="2023-07-06T10:28:58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trHeight w:val="446" w:hRule="atLeast"/>
          <w:trPrChange w:id="865" w:author="王秀子" w:date="2023-07-06T10:28:58Z">
            <w:trPr>
              <w:trHeight w:val="446" w:hRule="atLeast"/>
            </w:trPr>
          </w:trPrChange>
        </w:trPr>
        <w:tc>
          <w:tcPr>
            <w:tcW w:w="531" w:type="pct"/>
            <w:vMerge w:val="continue"/>
            <w:vAlign w:val="center"/>
            <w:tcPrChange w:id="866" w:author="王秀子" w:date="2023-07-06T10:28:58Z">
              <w:tcPr>
                <w:tcW w:w="531" w:type="pct"/>
                <w:vMerge w:val="continue"/>
                <w:vAlign w:val="center"/>
              </w:tcPr>
            </w:tcPrChange>
          </w:tcPr>
          <w:p>
            <w:pPr>
              <w:widowControl/>
              <w:jc w:val="center"/>
              <w:textAlignment w:val="center"/>
              <w:rPr>
                <w:rFonts w:hint="eastAsia" w:ascii="宋体" w:hAnsi="宋体" w:eastAsia="宋体" w:cs="宋体"/>
                <w:color w:val="000000"/>
                <w:kern w:val="0"/>
                <w:sz w:val="21"/>
                <w:szCs w:val="21"/>
                <w:lang w:bidi="ar"/>
              </w:rPr>
            </w:pPr>
          </w:p>
        </w:tc>
        <w:tc>
          <w:tcPr>
            <w:tcW w:w="1170" w:type="pct"/>
            <w:vMerge w:val="continue"/>
            <w:vAlign w:val="center"/>
            <w:tcPrChange w:id="867" w:author="王秀子" w:date="2023-07-06T10:28:58Z">
              <w:tcPr>
                <w:tcW w:w="1170" w:type="pct"/>
                <w:vMerge w:val="continue"/>
                <w:vAlign w:val="center"/>
              </w:tcPr>
            </w:tcPrChange>
          </w:tcPr>
          <w:p>
            <w:pPr>
              <w:widowControl/>
              <w:jc w:val="center"/>
              <w:textAlignment w:val="center"/>
              <w:rPr>
                <w:rFonts w:hint="eastAsia" w:ascii="宋体" w:hAnsi="宋体" w:eastAsia="宋体" w:cs="宋体"/>
                <w:color w:val="000000"/>
                <w:kern w:val="0"/>
                <w:sz w:val="21"/>
                <w:szCs w:val="21"/>
                <w:lang w:bidi="ar"/>
              </w:rPr>
            </w:pPr>
          </w:p>
        </w:tc>
        <w:tc>
          <w:tcPr>
            <w:tcW w:w="3298" w:type="pct"/>
            <w:vAlign w:val="center"/>
            <w:tcPrChange w:id="868" w:author="王秀子" w:date="2023-07-06T10:28:58Z">
              <w:tcPr>
                <w:tcW w:w="3297" w:type="pct"/>
                <w:vAlign w:val="center"/>
              </w:tcPr>
            </w:tcPrChange>
          </w:tcPr>
          <w:p>
            <w:pPr>
              <w:widowControl/>
              <w:jc w:val="left"/>
              <w:textAlignment w:val="center"/>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bidi="ar"/>
              </w:rPr>
              <w:t>2.采用E1级板材,环保实木颗粒板；ABS激光封边制作,结构严谨,做工细腻。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869" w:author="王秀子" w:date="2023-07-06T10:28:58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trHeight w:val="446" w:hRule="atLeast"/>
          <w:trPrChange w:id="869" w:author="王秀子" w:date="2023-07-06T10:28:58Z">
            <w:trPr>
              <w:trHeight w:val="446" w:hRule="atLeast"/>
            </w:trPr>
          </w:trPrChange>
        </w:trPr>
        <w:tc>
          <w:tcPr>
            <w:tcW w:w="531" w:type="pct"/>
            <w:vMerge w:val="continue"/>
            <w:vAlign w:val="center"/>
            <w:tcPrChange w:id="870" w:author="王秀子" w:date="2023-07-06T10:28:58Z">
              <w:tcPr>
                <w:tcW w:w="531" w:type="pct"/>
                <w:vMerge w:val="continue"/>
                <w:vAlign w:val="center"/>
              </w:tcPr>
            </w:tcPrChange>
          </w:tcPr>
          <w:p>
            <w:pPr>
              <w:widowControl/>
              <w:jc w:val="center"/>
              <w:textAlignment w:val="center"/>
              <w:rPr>
                <w:rFonts w:hint="eastAsia" w:ascii="宋体" w:hAnsi="宋体" w:eastAsia="宋体" w:cs="宋体"/>
                <w:color w:val="000000"/>
                <w:kern w:val="0"/>
                <w:sz w:val="21"/>
                <w:szCs w:val="21"/>
                <w:lang w:bidi="ar"/>
              </w:rPr>
            </w:pPr>
          </w:p>
        </w:tc>
        <w:tc>
          <w:tcPr>
            <w:tcW w:w="1170" w:type="pct"/>
            <w:vMerge w:val="continue"/>
            <w:vAlign w:val="center"/>
            <w:tcPrChange w:id="871" w:author="王秀子" w:date="2023-07-06T10:28:58Z">
              <w:tcPr>
                <w:tcW w:w="1170" w:type="pct"/>
                <w:vMerge w:val="continue"/>
                <w:vAlign w:val="center"/>
              </w:tcPr>
            </w:tcPrChange>
          </w:tcPr>
          <w:p>
            <w:pPr>
              <w:widowControl/>
              <w:jc w:val="center"/>
              <w:textAlignment w:val="center"/>
              <w:rPr>
                <w:rFonts w:hint="eastAsia" w:ascii="宋体" w:hAnsi="宋体" w:eastAsia="宋体" w:cs="宋体"/>
                <w:color w:val="000000"/>
                <w:kern w:val="0"/>
                <w:sz w:val="21"/>
                <w:szCs w:val="21"/>
                <w:lang w:bidi="ar"/>
              </w:rPr>
            </w:pPr>
          </w:p>
        </w:tc>
        <w:tc>
          <w:tcPr>
            <w:tcW w:w="3298" w:type="pct"/>
            <w:vAlign w:val="center"/>
            <w:tcPrChange w:id="872" w:author="王秀子" w:date="2023-07-06T10:28:58Z">
              <w:tcPr>
                <w:tcW w:w="3297" w:type="pct"/>
                <w:vAlign w:val="center"/>
              </w:tcPr>
            </w:tcPrChange>
          </w:tcPr>
          <w:p>
            <w:pPr>
              <w:widowControl/>
              <w:jc w:val="left"/>
              <w:textAlignment w:val="center"/>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bidi="ar"/>
              </w:rPr>
              <w:t>3.钢制脚架。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873" w:author="王秀子" w:date="2023-07-06T10:28:58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trHeight w:val="446" w:hRule="atLeast"/>
          <w:trPrChange w:id="873" w:author="王秀子" w:date="2023-07-06T10:28:58Z">
            <w:trPr>
              <w:trHeight w:val="446" w:hRule="atLeast"/>
            </w:trPr>
          </w:trPrChange>
        </w:trPr>
        <w:tc>
          <w:tcPr>
            <w:tcW w:w="531" w:type="pct"/>
            <w:vMerge w:val="restart"/>
            <w:vAlign w:val="center"/>
            <w:tcPrChange w:id="874" w:author="王秀子" w:date="2023-07-06T10:28:58Z">
              <w:tcPr>
                <w:tcW w:w="531" w:type="pct"/>
                <w:vMerge w:val="restart"/>
                <w:vAlign w:val="center"/>
              </w:tcPr>
            </w:tcPrChange>
          </w:tcPr>
          <w:p>
            <w:pPr>
              <w:widowControl/>
              <w:jc w:val="center"/>
              <w:textAlignment w:val="center"/>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64</w:t>
            </w:r>
          </w:p>
        </w:tc>
        <w:tc>
          <w:tcPr>
            <w:tcW w:w="1170" w:type="pct"/>
            <w:vMerge w:val="restart"/>
            <w:vAlign w:val="center"/>
            <w:tcPrChange w:id="875" w:author="王秀子" w:date="2023-07-06T10:28:58Z">
              <w:tcPr>
                <w:tcW w:w="1170" w:type="pct"/>
                <w:vMerge w:val="restart"/>
                <w:vAlign w:val="center"/>
              </w:tcPr>
            </w:tcPrChange>
          </w:tcPr>
          <w:p>
            <w:pPr>
              <w:widowControl/>
              <w:jc w:val="center"/>
              <w:textAlignment w:val="center"/>
              <w:rPr>
                <w:rFonts w:hint="eastAsia" w:ascii="宋体" w:hAnsi="宋体" w:eastAsia="宋体" w:cs="宋体"/>
                <w:sz w:val="21"/>
                <w:szCs w:val="21"/>
              </w:rPr>
            </w:pPr>
            <w:r>
              <w:rPr>
                <w:rFonts w:hint="eastAsia" w:ascii="宋体" w:hAnsi="宋体" w:eastAsia="宋体" w:cs="宋体"/>
                <w:sz w:val="21"/>
                <w:szCs w:val="21"/>
              </w:rPr>
              <w:t>鞋柜</w:t>
            </w:r>
          </w:p>
          <w:p>
            <w:pPr>
              <w:widowControl/>
              <w:jc w:val="center"/>
              <w:textAlignment w:val="center"/>
              <w:rPr>
                <w:rFonts w:hint="eastAsia" w:ascii="宋体" w:hAnsi="宋体" w:eastAsia="宋体" w:cs="宋体"/>
                <w:color w:val="000000"/>
                <w:kern w:val="0"/>
                <w:sz w:val="21"/>
                <w:szCs w:val="21"/>
                <w:lang w:bidi="ar"/>
              </w:rPr>
            </w:pPr>
            <w:r>
              <w:rPr>
                <w:rFonts w:hint="eastAsia" w:ascii="宋体" w:hAnsi="宋体" w:eastAsia="宋体" w:cs="宋体"/>
                <w:sz w:val="21"/>
                <w:szCs w:val="21"/>
              </w:rPr>
              <w:drawing>
                <wp:inline distT="0" distB="0" distL="114300" distR="114300">
                  <wp:extent cx="695325" cy="701675"/>
                  <wp:effectExtent l="0" t="0" r="5715" b="14605"/>
                  <wp:docPr id="215059"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059" name="图片 21"/>
                          <pic:cNvPicPr>
                            <a:picLocks noChangeAspect="1"/>
                          </pic:cNvPicPr>
                        </pic:nvPicPr>
                        <pic:blipFill>
                          <a:blip r:embed="rId61"/>
                          <a:stretch>
                            <a:fillRect/>
                          </a:stretch>
                        </pic:blipFill>
                        <pic:spPr>
                          <a:xfrm>
                            <a:off x="0" y="0"/>
                            <a:ext cx="695325" cy="701675"/>
                          </a:xfrm>
                          <a:prstGeom prst="rect">
                            <a:avLst/>
                          </a:prstGeom>
                          <a:noFill/>
                          <a:ln w="9525">
                            <a:noFill/>
                          </a:ln>
                        </pic:spPr>
                      </pic:pic>
                    </a:graphicData>
                  </a:graphic>
                </wp:inline>
              </w:drawing>
            </w:r>
          </w:p>
        </w:tc>
        <w:tc>
          <w:tcPr>
            <w:tcW w:w="3298" w:type="pct"/>
            <w:vAlign w:val="center"/>
            <w:tcPrChange w:id="876" w:author="王秀子" w:date="2023-07-06T10:28:58Z">
              <w:tcPr>
                <w:tcW w:w="3297" w:type="pct"/>
                <w:vAlign w:val="center"/>
              </w:tcPr>
            </w:tcPrChange>
          </w:tcPr>
          <w:p>
            <w:pPr>
              <w:widowControl/>
              <w:jc w:val="left"/>
              <w:textAlignment w:val="center"/>
              <w:rPr>
                <w:rFonts w:hint="eastAsia" w:ascii="宋体" w:hAnsi="宋体" w:eastAsia="宋体" w:cs="宋体"/>
                <w:bCs/>
                <w:kern w:val="2"/>
                <w:sz w:val="21"/>
                <w:szCs w:val="21"/>
                <w:lang w:val="en-US" w:eastAsia="zh-CN" w:bidi="ar-SA"/>
              </w:rPr>
            </w:pPr>
            <w:r>
              <w:rPr>
                <w:rFonts w:hint="eastAsia" w:ascii="宋体" w:hAnsi="宋体" w:eastAsia="宋体" w:cs="宋体"/>
                <w:color w:val="000000"/>
                <w:kern w:val="0"/>
                <w:sz w:val="21"/>
                <w:szCs w:val="21"/>
                <w:lang w:bidi="ar"/>
              </w:rPr>
              <w:t>1.规格：（W800*D320*H1100）mm±10mm；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877" w:author="王秀子" w:date="2023-07-06T10:28:58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trHeight w:val="446" w:hRule="atLeast"/>
          <w:trPrChange w:id="877" w:author="王秀子" w:date="2023-07-06T10:28:58Z">
            <w:trPr>
              <w:trHeight w:val="446" w:hRule="atLeast"/>
            </w:trPr>
          </w:trPrChange>
        </w:trPr>
        <w:tc>
          <w:tcPr>
            <w:tcW w:w="531" w:type="pct"/>
            <w:vMerge w:val="continue"/>
            <w:vAlign w:val="center"/>
            <w:tcPrChange w:id="878" w:author="王秀子" w:date="2023-07-06T10:28:58Z">
              <w:tcPr>
                <w:tcW w:w="531" w:type="pct"/>
                <w:vMerge w:val="continue"/>
                <w:vAlign w:val="center"/>
              </w:tcPr>
            </w:tcPrChange>
          </w:tcPr>
          <w:p>
            <w:pPr>
              <w:widowControl/>
              <w:jc w:val="center"/>
              <w:textAlignment w:val="center"/>
              <w:rPr>
                <w:rFonts w:hint="eastAsia" w:ascii="宋体" w:hAnsi="宋体" w:eastAsia="宋体" w:cs="宋体"/>
                <w:color w:val="000000"/>
                <w:kern w:val="0"/>
                <w:sz w:val="21"/>
                <w:szCs w:val="21"/>
                <w:lang w:bidi="ar"/>
              </w:rPr>
            </w:pPr>
          </w:p>
        </w:tc>
        <w:tc>
          <w:tcPr>
            <w:tcW w:w="1170" w:type="pct"/>
            <w:vMerge w:val="continue"/>
            <w:vAlign w:val="center"/>
            <w:tcPrChange w:id="879" w:author="王秀子" w:date="2023-07-06T10:28:58Z">
              <w:tcPr>
                <w:tcW w:w="1170" w:type="pct"/>
                <w:vMerge w:val="continue"/>
                <w:vAlign w:val="center"/>
              </w:tcPr>
            </w:tcPrChange>
          </w:tcPr>
          <w:p>
            <w:pPr>
              <w:widowControl/>
              <w:jc w:val="center"/>
              <w:textAlignment w:val="center"/>
              <w:rPr>
                <w:rFonts w:hint="eastAsia" w:ascii="宋体" w:hAnsi="宋体" w:eastAsia="宋体" w:cs="宋体"/>
                <w:color w:val="000000"/>
                <w:kern w:val="0"/>
                <w:sz w:val="21"/>
                <w:szCs w:val="21"/>
                <w:lang w:bidi="ar"/>
              </w:rPr>
            </w:pPr>
          </w:p>
        </w:tc>
        <w:tc>
          <w:tcPr>
            <w:tcW w:w="3298" w:type="pct"/>
            <w:vAlign w:val="center"/>
            <w:tcPrChange w:id="880" w:author="王秀子" w:date="2023-07-06T10:28:58Z">
              <w:tcPr>
                <w:tcW w:w="3297" w:type="pct"/>
                <w:vAlign w:val="center"/>
              </w:tcPr>
            </w:tcPrChange>
          </w:tcPr>
          <w:p>
            <w:pPr>
              <w:widowControl/>
              <w:jc w:val="left"/>
              <w:textAlignment w:val="center"/>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bidi="ar"/>
              </w:rPr>
              <w:t>2.采用E1级板材,环保实木颗粒板；ABS激光封边制作,结构严谨,做工细腻。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881" w:author="王秀子" w:date="2023-07-06T10:28:58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trHeight w:val="446" w:hRule="atLeast"/>
          <w:trPrChange w:id="881" w:author="王秀子" w:date="2023-07-06T10:28:58Z">
            <w:trPr>
              <w:trHeight w:val="446" w:hRule="atLeast"/>
            </w:trPr>
          </w:trPrChange>
        </w:trPr>
        <w:tc>
          <w:tcPr>
            <w:tcW w:w="531" w:type="pct"/>
            <w:vMerge w:val="continue"/>
            <w:vAlign w:val="center"/>
            <w:tcPrChange w:id="882" w:author="王秀子" w:date="2023-07-06T10:28:58Z">
              <w:tcPr>
                <w:tcW w:w="531" w:type="pct"/>
                <w:vMerge w:val="continue"/>
                <w:vAlign w:val="center"/>
              </w:tcPr>
            </w:tcPrChange>
          </w:tcPr>
          <w:p>
            <w:pPr>
              <w:widowControl/>
              <w:jc w:val="center"/>
              <w:textAlignment w:val="center"/>
              <w:rPr>
                <w:rFonts w:hint="eastAsia" w:ascii="宋体" w:hAnsi="宋体" w:eastAsia="宋体" w:cs="宋体"/>
                <w:color w:val="000000"/>
                <w:kern w:val="0"/>
                <w:sz w:val="21"/>
                <w:szCs w:val="21"/>
                <w:lang w:bidi="ar"/>
              </w:rPr>
            </w:pPr>
          </w:p>
        </w:tc>
        <w:tc>
          <w:tcPr>
            <w:tcW w:w="1170" w:type="pct"/>
            <w:vMerge w:val="continue"/>
            <w:vAlign w:val="center"/>
            <w:tcPrChange w:id="883" w:author="王秀子" w:date="2023-07-06T10:28:58Z">
              <w:tcPr>
                <w:tcW w:w="1170" w:type="pct"/>
                <w:vMerge w:val="continue"/>
                <w:vAlign w:val="center"/>
              </w:tcPr>
            </w:tcPrChange>
          </w:tcPr>
          <w:p>
            <w:pPr>
              <w:widowControl/>
              <w:jc w:val="center"/>
              <w:textAlignment w:val="center"/>
              <w:rPr>
                <w:rFonts w:hint="eastAsia" w:ascii="宋体" w:hAnsi="宋体" w:eastAsia="宋体" w:cs="宋体"/>
                <w:color w:val="000000"/>
                <w:kern w:val="0"/>
                <w:sz w:val="21"/>
                <w:szCs w:val="21"/>
                <w:lang w:bidi="ar"/>
              </w:rPr>
            </w:pPr>
          </w:p>
        </w:tc>
        <w:tc>
          <w:tcPr>
            <w:tcW w:w="3298" w:type="pct"/>
            <w:vAlign w:val="center"/>
            <w:tcPrChange w:id="884" w:author="王秀子" w:date="2023-07-06T10:28:58Z">
              <w:tcPr>
                <w:tcW w:w="3297" w:type="pct"/>
                <w:vAlign w:val="center"/>
              </w:tcPr>
            </w:tcPrChange>
          </w:tcPr>
          <w:p>
            <w:pPr>
              <w:widowControl/>
              <w:jc w:val="left"/>
              <w:textAlignment w:val="center"/>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bidi="ar"/>
              </w:rPr>
              <w:t>3.钢制脚架。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885" w:author="王秀子" w:date="2023-07-06T10:28:58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trHeight w:val="446" w:hRule="atLeast"/>
          <w:trPrChange w:id="885" w:author="王秀子" w:date="2023-07-06T10:28:58Z">
            <w:trPr>
              <w:trHeight w:val="446" w:hRule="atLeast"/>
            </w:trPr>
          </w:trPrChange>
        </w:trPr>
        <w:tc>
          <w:tcPr>
            <w:tcW w:w="531" w:type="pct"/>
            <w:vMerge w:val="restart"/>
            <w:vAlign w:val="center"/>
            <w:tcPrChange w:id="886" w:author="王秀子" w:date="2023-07-06T10:28:58Z">
              <w:tcPr>
                <w:tcW w:w="531" w:type="pct"/>
                <w:vMerge w:val="restart"/>
                <w:vAlign w:val="center"/>
              </w:tcPr>
            </w:tcPrChange>
          </w:tcPr>
          <w:p>
            <w:pPr>
              <w:widowControl/>
              <w:jc w:val="center"/>
              <w:textAlignment w:val="center"/>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65</w:t>
            </w:r>
          </w:p>
        </w:tc>
        <w:tc>
          <w:tcPr>
            <w:tcW w:w="1170" w:type="pct"/>
            <w:vMerge w:val="restart"/>
            <w:vAlign w:val="center"/>
            <w:tcPrChange w:id="887" w:author="王秀子" w:date="2023-07-06T10:28:58Z">
              <w:tcPr>
                <w:tcW w:w="1170" w:type="pct"/>
                <w:vMerge w:val="restart"/>
                <w:vAlign w:val="center"/>
              </w:tcPr>
            </w:tcPrChange>
          </w:tcPr>
          <w:p>
            <w:pPr>
              <w:widowControl/>
              <w:jc w:val="center"/>
              <w:textAlignment w:val="center"/>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定制橱柜</w:t>
            </w:r>
          </w:p>
        </w:tc>
        <w:tc>
          <w:tcPr>
            <w:tcW w:w="3298" w:type="pct"/>
            <w:vAlign w:val="center"/>
            <w:tcPrChange w:id="888" w:author="王秀子" w:date="2023-07-06T10:28:58Z">
              <w:tcPr>
                <w:tcW w:w="3297" w:type="pct"/>
                <w:vAlign w:val="center"/>
              </w:tcPr>
            </w:tcPrChange>
          </w:tcPr>
          <w:p>
            <w:pPr>
              <w:widowControl/>
              <w:jc w:val="left"/>
              <w:textAlignment w:val="center"/>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bidi="ar"/>
              </w:rPr>
              <w:t>1.橱柜规格：（W3100*D600*H750）mm±10mm，橱柜包含1大1小不锈钢水盆和水龙头，下柜做收纳，台面人造石材；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889" w:author="王秀子" w:date="2023-07-06T10:28:58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trHeight w:val="446" w:hRule="atLeast"/>
          <w:trPrChange w:id="889" w:author="王秀子" w:date="2023-07-06T10:28:58Z">
            <w:trPr>
              <w:trHeight w:val="446" w:hRule="atLeast"/>
            </w:trPr>
          </w:trPrChange>
        </w:trPr>
        <w:tc>
          <w:tcPr>
            <w:tcW w:w="531" w:type="pct"/>
            <w:vMerge w:val="continue"/>
            <w:vAlign w:val="center"/>
            <w:tcPrChange w:id="890" w:author="王秀子" w:date="2023-07-06T10:28:58Z">
              <w:tcPr>
                <w:tcW w:w="531" w:type="pct"/>
                <w:vMerge w:val="continue"/>
                <w:vAlign w:val="center"/>
              </w:tcPr>
            </w:tcPrChange>
          </w:tcPr>
          <w:p>
            <w:pPr>
              <w:widowControl/>
              <w:jc w:val="center"/>
              <w:textAlignment w:val="center"/>
              <w:rPr>
                <w:rFonts w:hint="eastAsia" w:ascii="宋体" w:hAnsi="宋体" w:eastAsia="宋体" w:cs="宋体"/>
                <w:color w:val="000000"/>
                <w:kern w:val="0"/>
                <w:sz w:val="21"/>
                <w:szCs w:val="21"/>
                <w:lang w:bidi="ar"/>
              </w:rPr>
            </w:pPr>
          </w:p>
        </w:tc>
        <w:tc>
          <w:tcPr>
            <w:tcW w:w="1170" w:type="pct"/>
            <w:vMerge w:val="continue"/>
            <w:vAlign w:val="center"/>
            <w:tcPrChange w:id="891" w:author="王秀子" w:date="2023-07-06T10:28:58Z">
              <w:tcPr>
                <w:tcW w:w="1170" w:type="pct"/>
                <w:vMerge w:val="continue"/>
                <w:vAlign w:val="center"/>
              </w:tcPr>
            </w:tcPrChange>
          </w:tcPr>
          <w:p>
            <w:pPr>
              <w:widowControl/>
              <w:jc w:val="center"/>
              <w:textAlignment w:val="center"/>
              <w:rPr>
                <w:rFonts w:hint="eastAsia" w:ascii="宋体" w:hAnsi="宋体" w:eastAsia="宋体" w:cs="宋体"/>
                <w:color w:val="000000"/>
                <w:kern w:val="0"/>
                <w:sz w:val="21"/>
                <w:szCs w:val="21"/>
                <w:lang w:bidi="ar"/>
              </w:rPr>
            </w:pPr>
          </w:p>
        </w:tc>
        <w:tc>
          <w:tcPr>
            <w:tcW w:w="3298" w:type="pct"/>
            <w:vAlign w:val="center"/>
            <w:tcPrChange w:id="892" w:author="王秀子" w:date="2023-07-06T10:28:58Z">
              <w:tcPr>
                <w:tcW w:w="3297" w:type="pct"/>
                <w:vAlign w:val="center"/>
              </w:tcPr>
            </w:tcPrChange>
          </w:tcPr>
          <w:p>
            <w:pPr>
              <w:widowControl/>
              <w:jc w:val="left"/>
              <w:textAlignment w:val="center"/>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bidi="ar"/>
              </w:rPr>
              <w:t>2.橱柜台规格（W1800*D500*H750）mm±10mm，台面人造石，台脚金属材质</w:t>
            </w:r>
          </w:p>
        </w:tc>
      </w:tr>
    </w:tbl>
    <w:p>
      <w:pPr>
        <w:rPr>
          <w:b/>
          <w:szCs w:val="21"/>
        </w:rPr>
      </w:pPr>
    </w:p>
    <w:p>
      <w:pPr>
        <w:pStyle w:val="7"/>
        <w:spacing w:before="120" w:beforeLines="50" w:after="120" w:afterLines="50"/>
        <w:rPr>
          <w:sz w:val="28"/>
          <w:szCs w:val="28"/>
        </w:rPr>
      </w:pPr>
      <w:r>
        <w:rPr>
          <w:rFonts w:hint="eastAsia"/>
          <w:sz w:val="28"/>
          <w:szCs w:val="28"/>
        </w:rPr>
        <w:t>五、商务要求</w:t>
      </w:r>
    </w:p>
    <w:p>
      <w:pPr>
        <w:ind w:firstLine="422" w:firstLineChars="200"/>
        <w:rPr>
          <w:b/>
        </w:rPr>
      </w:pPr>
      <w:r>
        <w:rPr>
          <w:rFonts w:hint="eastAsia"/>
          <w:b/>
          <w:szCs w:val="21"/>
        </w:rPr>
        <w:t>说明：</w:t>
      </w:r>
      <w:r>
        <w:rPr>
          <w:b/>
        </w:rPr>
        <w:t>1</w:t>
      </w:r>
      <w:r>
        <w:rPr>
          <w:rFonts w:hint="eastAsia"/>
          <w:b/>
        </w:rPr>
        <w:t>、评分时，如对一项招标商务要求（以划分框为准）中的内容存在两处（或以上）负偏离的，在评分时只作一项负偏离扣分。</w:t>
      </w:r>
    </w:p>
    <w:p>
      <w:pPr>
        <w:ind w:firstLine="422" w:firstLineChars="200"/>
        <w:rPr>
          <w:rFonts w:ascii="宋体" w:hAnsi="宋体"/>
          <w:szCs w:val="21"/>
        </w:rPr>
      </w:pPr>
      <w:r>
        <w:rPr>
          <w:b/>
          <w:szCs w:val="21"/>
        </w:rPr>
        <w:t>2</w:t>
      </w:r>
      <w:r>
        <w:rPr>
          <w:rFonts w:hint="eastAsia"/>
          <w:b/>
          <w:szCs w:val="21"/>
        </w:rPr>
        <w:t>、带“</w:t>
      </w:r>
      <w:r>
        <w:rPr>
          <w:rFonts w:hint="eastAsia" w:ascii="宋体" w:hAnsi="宋体" w:cs="宋体"/>
          <w:b/>
          <w:szCs w:val="21"/>
        </w:rPr>
        <w:t>★</w:t>
      </w:r>
      <w:r>
        <w:rPr>
          <w:rFonts w:hint="eastAsia"/>
          <w:b/>
          <w:szCs w:val="21"/>
        </w:rPr>
        <w:t>”指标项为实质性条款，如出现负偏离，将被视为未实质性满足招标文件要求作投标无效处理；带“</w:t>
      </w:r>
      <w:r>
        <w:t>▲</w:t>
      </w:r>
      <w:r>
        <w:rPr>
          <w:rFonts w:hint="eastAsia"/>
          <w:b/>
          <w:szCs w:val="21"/>
        </w:rPr>
        <w:t>”指标项为重要参数，负偏离时依相关评分准则内容作重点扣分处理。</w:t>
      </w:r>
    </w:p>
    <w:tbl>
      <w:tblPr>
        <w:tblStyle w:val="43"/>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77"/>
        <w:gridCol w:w="1804"/>
        <w:gridCol w:w="574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573" w:type="pct"/>
            <w:tcBorders>
              <w:top w:val="single" w:color="auto" w:sz="4" w:space="0"/>
              <w:left w:val="single" w:color="auto" w:sz="4" w:space="0"/>
              <w:bottom w:val="single" w:color="auto" w:sz="4" w:space="0"/>
              <w:right w:val="single" w:color="auto" w:sz="4" w:space="0"/>
            </w:tcBorders>
            <w:vAlign w:val="center"/>
          </w:tcPr>
          <w:p>
            <w:pPr>
              <w:jc w:val="center"/>
              <w:rPr>
                <w:rFonts w:ascii="宋体" w:hAnsi="宋体" w:eastAsia="宋体" w:cs="Times New Roman"/>
                <w:b/>
                <w:szCs w:val="21"/>
              </w:rPr>
            </w:pPr>
            <w:r>
              <w:rPr>
                <w:rFonts w:hint="eastAsia" w:ascii="宋体" w:hAnsi="宋体" w:eastAsia="宋体" w:cs="Times New Roman"/>
                <w:b/>
                <w:szCs w:val="21"/>
              </w:rPr>
              <w:t>序号</w:t>
            </w:r>
          </w:p>
        </w:tc>
        <w:tc>
          <w:tcPr>
            <w:tcW w:w="1058" w:type="pct"/>
            <w:tcBorders>
              <w:top w:val="single" w:color="auto" w:sz="4" w:space="0"/>
              <w:left w:val="single" w:color="auto" w:sz="4" w:space="0"/>
              <w:bottom w:val="single" w:color="auto" w:sz="4" w:space="0"/>
              <w:right w:val="single" w:color="auto" w:sz="4" w:space="0"/>
            </w:tcBorders>
            <w:vAlign w:val="center"/>
          </w:tcPr>
          <w:p>
            <w:pPr>
              <w:jc w:val="center"/>
              <w:rPr>
                <w:rFonts w:ascii="宋体" w:hAnsi="宋体" w:eastAsia="宋体" w:cs="Times New Roman"/>
                <w:b/>
                <w:szCs w:val="21"/>
              </w:rPr>
            </w:pPr>
            <w:r>
              <w:rPr>
                <w:rFonts w:hint="eastAsia" w:ascii="宋体" w:hAnsi="宋体" w:eastAsia="宋体" w:cs="Times New Roman"/>
                <w:b/>
                <w:szCs w:val="21"/>
              </w:rPr>
              <w:t>目录</w:t>
            </w:r>
          </w:p>
        </w:tc>
        <w:tc>
          <w:tcPr>
            <w:tcW w:w="3368" w:type="pct"/>
            <w:tcBorders>
              <w:top w:val="single" w:color="auto" w:sz="4" w:space="0"/>
              <w:left w:val="single" w:color="auto" w:sz="4" w:space="0"/>
              <w:bottom w:val="single" w:color="auto" w:sz="4" w:space="0"/>
              <w:right w:val="single" w:color="auto" w:sz="4" w:space="0"/>
            </w:tcBorders>
            <w:vAlign w:val="center"/>
          </w:tcPr>
          <w:p>
            <w:pPr>
              <w:jc w:val="center"/>
              <w:rPr>
                <w:rFonts w:ascii="宋体" w:hAnsi="宋体" w:eastAsia="宋体" w:cs="Times New Roman"/>
                <w:b/>
                <w:szCs w:val="21"/>
              </w:rPr>
            </w:pPr>
            <w:r>
              <w:rPr>
                <w:rFonts w:hint="eastAsia" w:ascii="宋体" w:hAnsi="宋体" w:eastAsia="宋体" w:cs="Times New Roman"/>
                <w:b/>
                <w:szCs w:val="21"/>
              </w:rPr>
              <w:t>招标商务要求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5000" w:type="pct"/>
            <w:gridSpan w:val="3"/>
            <w:tcBorders>
              <w:top w:val="single" w:color="auto" w:sz="4" w:space="0"/>
              <w:left w:val="single" w:color="auto" w:sz="4" w:space="0"/>
              <w:bottom w:val="single" w:color="auto" w:sz="4" w:space="0"/>
              <w:right w:val="single" w:color="auto" w:sz="4" w:space="0"/>
            </w:tcBorders>
          </w:tcPr>
          <w:p>
            <w:pPr>
              <w:rPr>
                <w:rFonts w:ascii="宋体" w:hAnsi="宋体" w:eastAsia="宋体" w:cs="Times New Roman"/>
                <w:b/>
                <w:szCs w:val="21"/>
              </w:rPr>
            </w:pPr>
            <w:r>
              <w:rPr>
                <w:rFonts w:hint="eastAsia" w:ascii="宋体" w:hAnsi="宋体" w:eastAsia="宋体" w:cs="Times New Roman"/>
                <w:b/>
                <w:szCs w:val="21"/>
              </w:rPr>
              <w:t>（一）免费保修期内售后服务要求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573" w:type="pct"/>
            <w:tcBorders>
              <w:top w:val="single" w:color="auto" w:sz="4" w:space="0"/>
              <w:left w:val="single" w:color="auto" w:sz="4" w:space="0"/>
              <w:bottom w:val="single" w:color="auto" w:sz="4" w:space="0"/>
              <w:right w:val="single" w:color="auto" w:sz="4" w:space="0"/>
            </w:tcBorders>
            <w:vAlign w:val="center"/>
          </w:tcPr>
          <w:p>
            <w:pPr>
              <w:jc w:val="center"/>
              <w:rPr>
                <w:rFonts w:ascii="宋体" w:hAnsi="宋体" w:eastAsia="宋体" w:cs="Times New Roman"/>
                <w:bCs/>
                <w:szCs w:val="21"/>
              </w:rPr>
            </w:pPr>
            <w:r>
              <w:rPr>
                <w:rFonts w:hint="eastAsia" w:ascii="宋体" w:hAnsi="宋体" w:eastAsia="宋体" w:cs="Calibri"/>
                <w:bCs/>
                <w:szCs w:val="21"/>
              </w:rPr>
              <w:t>1</w:t>
            </w:r>
          </w:p>
        </w:tc>
        <w:tc>
          <w:tcPr>
            <w:tcW w:w="1058" w:type="pct"/>
            <w:tcBorders>
              <w:top w:val="single" w:color="auto" w:sz="4" w:space="0"/>
              <w:left w:val="single" w:color="auto" w:sz="4" w:space="0"/>
              <w:bottom w:val="single" w:color="auto" w:sz="4" w:space="0"/>
              <w:right w:val="single" w:color="auto" w:sz="4" w:space="0"/>
            </w:tcBorders>
            <w:vAlign w:val="center"/>
          </w:tcPr>
          <w:p>
            <w:pPr>
              <w:jc w:val="center"/>
              <w:rPr>
                <w:rFonts w:ascii="宋体" w:hAnsi="宋体" w:eastAsia="宋体" w:cs="Times New Roman"/>
                <w:szCs w:val="21"/>
              </w:rPr>
            </w:pPr>
            <w:r>
              <w:rPr>
                <w:rFonts w:hint="eastAsia" w:ascii="宋体" w:hAnsi="宋体" w:eastAsia="宋体" w:cs="Times New Roman"/>
                <w:szCs w:val="21"/>
              </w:rPr>
              <w:t>维修响应及故障解决时间</w:t>
            </w:r>
          </w:p>
        </w:tc>
        <w:tc>
          <w:tcPr>
            <w:tcW w:w="3368" w:type="pct"/>
            <w:tcBorders>
              <w:top w:val="single" w:color="auto" w:sz="4" w:space="0"/>
              <w:left w:val="single" w:color="auto" w:sz="4" w:space="0"/>
              <w:bottom w:val="single" w:color="auto" w:sz="4" w:space="0"/>
              <w:right w:val="single" w:color="auto" w:sz="4" w:space="0"/>
            </w:tcBorders>
          </w:tcPr>
          <w:p>
            <w:pPr>
              <w:rPr>
                <w:rFonts w:ascii="宋体" w:hAnsi="宋体" w:eastAsia="宋体" w:cs="Times New Roman"/>
                <w:b/>
                <w:szCs w:val="21"/>
              </w:rPr>
            </w:pPr>
            <w:r>
              <w:rPr>
                <w:rFonts w:hint="eastAsia" w:ascii="宋体" w:hAnsi="宋体" w:eastAsia="宋体" w:cs="Times New Roman"/>
                <w:bCs/>
                <w:szCs w:val="21"/>
              </w:rPr>
              <w:t>在保修期内，一旦发生质量问题，投标人保证在接到通知</w:t>
            </w:r>
            <w:r>
              <w:rPr>
                <w:rFonts w:hint="eastAsia" w:ascii="宋体" w:hAnsi="宋体" w:eastAsia="宋体" w:cs="Calibri"/>
                <w:bCs/>
                <w:szCs w:val="21"/>
              </w:rPr>
              <w:t>24</w:t>
            </w:r>
            <w:r>
              <w:rPr>
                <w:rFonts w:hint="eastAsia" w:ascii="宋体" w:hAnsi="宋体" w:eastAsia="宋体" w:cs="Times New Roman"/>
                <w:bCs/>
                <w:szCs w:val="21"/>
              </w:rPr>
              <w:t>小时内赶到现场进行修理或更换。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573" w:type="pct"/>
            <w:vMerge w:val="restart"/>
            <w:tcBorders>
              <w:top w:val="single" w:color="auto" w:sz="4" w:space="0"/>
              <w:left w:val="single" w:color="auto" w:sz="4" w:space="0"/>
              <w:right w:val="single" w:color="auto" w:sz="4" w:space="0"/>
            </w:tcBorders>
            <w:vAlign w:val="center"/>
          </w:tcPr>
          <w:p>
            <w:pPr>
              <w:jc w:val="center"/>
              <w:rPr>
                <w:rFonts w:ascii="宋体" w:hAnsi="宋体" w:eastAsia="宋体" w:cs="Times New Roman"/>
                <w:szCs w:val="21"/>
              </w:rPr>
            </w:pPr>
            <w:r>
              <w:rPr>
                <w:rFonts w:hint="eastAsia" w:ascii="宋体" w:hAnsi="宋体" w:eastAsia="宋体" w:cs="Calibri"/>
                <w:szCs w:val="21"/>
              </w:rPr>
              <w:t>2</w:t>
            </w:r>
          </w:p>
        </w:tc>
        <w:tc>
          <w:tcPr>
            <w:tcW w:w="1058" w:type="pct"/>
            <w:vMerge w:val="restart"/>
            <w:tcBorders>
              <w:top w:val="single" w:color="auto" w:sz="4" w:space="0"/>
              <w:left w:val="single" w:color="auto" w:sz="4" w:space="0"/>
              <w:right w:val="single" w:color="auto" w:sz="4" w:space="0"/>
            </w:tcBorders>
            <w:vAlign w:val="center"/>
          </w:tcPr>
          <w:p>
            <w:pPr>
              <w:jc w:val="center"/>
              <w:rPr>
                <w:rFonts w:ascii="宋体" w:hAnsi="宋体" w:eastAsia="宋体" w:cs="Times New Roman"/>
                <w:szCs w:val="21"/>
              </w:rPr>
            </w:pPr>
            <w:r>
              <w:rPr>
                <w:rFonts w:hint="eastAsia" w:ascii="宋体" w:hAnsi="宋体" w:eastAsia="宋体" w:cs="Times New Roman"/>
                <w:szCs w:val="21"/>
              </w:rPr>
              <w:t>关于免费保修期</w:t>
            </w:r>
          </w:p>
        </w:tc>
        <w:tc>
          <w:tcPr>
            <w:tcW w:w="3368" w:type="pct"/>
            <w:tcBorders>
              <w:top w:val="single" w:color="auto" w:sz="4" w:space="0"/>
              <w:left w:val="single" w:color="auto" w:sz="4" w:space="0"/>
              <w:bottom w:val="single" w:color="auto" w:sz="4" w:space="0"/>
              <w:right w:val="single" w:color="auto" w:sz="4" w:space="0"/>
            </w:tcBorders>
          </w:tcPr>
          <w:p>
            <w:pPr>
              <w:rPr>
                <w:rFonts w:ascii="宋体" w:hAnsi="宋体" w:eastAsia="宋体" w:cs="Times New Roman"/>
                <w:b/>
                <w:szCs w:val="21"/>
              </w:rPr>
            </w:pPr>
            <w:r>
              <w:rPr>
                <w:rFonts w:hint="eastAsia" w:ascii="宋体" w:hAnsi="宋体" w:eastAsia="宋体" w:cs="Times New Roman"/>
                <w:bCs/>
                <w:szCs w:val="21"/>
              </w:rPr>
              <w:t>★2</w:t>
            </w:r>
            <w:r>
              <w:rPr>
                <w:rFonts w:ascii="宋体" w:hAnsi="宋体" w:eastAsia="宋体" w:cs="Times New Roman"/>
                <w:bCs/>
                <w:szCs w:val="21"/>
              </w:rPr>
              <w:t>.1</w:t>
            </w:r>
            <w:r>
              <w:rPr>
                <w:rFonts w:hint="eastAsia" w:ascii="宋体" w:hAnsi="宋体" w:eastAsia="宋体" w:cs="Times New Roman"/>
                <w:bCs/>
                <w:szCs w:val="21"/>
              </w:rPr>
              <w:t>、货物免费保修期</w:t>
            </w:r>
            <w:r>
              <w:rPr>
                <w:rFonts w:ascii="宋体" w:hAnsi="宋体" w:eastAsia="宋体" w:cs="Calibri"/>
                <w:bCs/>
                <w:szCs w:val="21"/>
                <w:u w:val="single"/>
              </w:rPr>
              <w:t xml:space="preserve">  3  </w:t>
            </w:r>
            <w:r>
              <w:rPr>
                <w:rFonts w:hint="eastAsia" w:ascii="宋体" w:hAnsi="宋体" w:eastAsia="宋体" w:cs="Times New Roman"/>
                <w:bCs/>
                <w:szCs w:val="21"/>
              </w:rPr>
              <w:t>年，时间自最终验收合格并交付使用之日起计算。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3" w:hRule="atLeast"/>
        </w:trPr>
        <w:tc>
          <w:tcPr>
            <w:tcW w:w="573" w:type="pct"/>
            <w:vMerge w:val="continue"/>
            <w:tcBorders>
              <w:left w:val="single" w:color="auto" w:sz="4" w:space="0"/>
              <w:bottom w:val="single" w:color="auto" w:sz="4" w:space="0"/>
              <w:right w:val="single" w:color="auto" w:sz="4" w:space="0"/>
            </w:tcBorders>
            <w:vAlign w:val="center"/>
          </w:tcPr>
          <w:p>
            <w:pPr>
              <w:jc w:val="center"/>
              <w:rPr>
                <w:rFonts w:ascii="宋体" w:hAnsi="宋体" w:eastAsia="宋体" w:cs="Times New Roman"/>
                <w:b/>
                <w:szCs w:val="21"/>
              </w:rPr>
            </w:pPr>
          </w:p>
        </w:tc>
        <w:tc>
          <w:tcPr>
            <w:tcW w:w="1058" w:type="pct"/>
            <w:vMerge w:val="continue"/>
            <w:tcBorders>
              <w:left w:val="single" w:color="auto" w:sz="4" w:space="0"/>
              <w:bottom w:val="single" w:color="auto" w:sz="4" w:space="0"/>
              <w:right w:val="single" w:color="auto" w:sz="4" w:space="0"/>
            </w:tcBorders>
            <w:vAlign w:val="center"/>
          </w:tcPr>
          <w:p>
            <w:pPr>
              <w:jc w:val="center"/>
              <w:rPr>
                <w:rFonts w:ascii="宋体" w:hAnsi="宋体" w:eastAsia="宋体" w:cs="Times New Roman"/>
                <w:szCs w:val="21"/>
              </w:rPr>
            </w:pPr>
          </w:p>
        </w:tc>
        <w:tc>
          <w:tcPr>
            <w:tcW w:w="3368" w:type="pct"/>
            <w:tcBorders>
              <w:top w:val="single" w:color="auto" w:sz="4" w:space="0"/>
              <w:left w:val="single" w:color="auto" w:sz="4" w:space="0"/>
              <w:bottom w:val="single" w:color="auto" w:sz="4" w:space="0"/>
              <w:right w:val="single" w:color="auto" w:sz="4" w:space="0"/>
            </w:tcBorders>
            <w:vAlign w:val="center"/>
          </w:tcPr>
          <w:p>
            <w:pPr>
              <w:rPr>
                <w:rFonts w:ascii="宋体" w:hAnsi="宋体" w:eastAsia="宋体" w:cs="Times New Roman"/>
                <w:bCs/>
                <w:szCs w:val="21"/>
              </w:rPr>
            </w:pPr>
            <w:r>
              <w:rPr>
                <w:rFonts w:ascii="宋体" w:hAnsi="宋体" w:eastAsia="宋体" w:cs="Times New Roman"/>
                <w:bCs/>
                <w:szCs w:val="21"/>
              </w:rPr>
              <w:t>2.2</w:t>
            </w:r>
            <w:r>
              <w:rPr>
                <w:rFonts w:hint="eastAsia" w:ascii="宋体" w:hAnsi="宋体" w:eastAsia="宋体" w:cs="Times New Roman"/>
                <w:bCs/>
                <w:szCs w:val="21"/>
              </w:rPr>
              <w:t>、在</w:t>
            </w:r>
            <w:r>
              <w:rPr>
                <w:rFonts w:hint="eastAsia" w:ascii="宋体" w:hAnsi="宋体" w:eastAsia="宋体" w:cs="Times New Roman"/>
                <w:szCs w:val="21"/>
              </w:rPr>
              <w:t>免费保修期</w:t>
            </w:r>
            <w:r>
              <w:rPr>
                <w:rFonts w:hint="eastAsia" w:ascii="宋体" w:hAnsi="宋体" w:eastAsia="宋体" w:cs="Times New Roman"/>
                <w:bCs/>
                <w:szCs w:val="21"/>
              </w:rPr>
              <w:t>内，一旦发生质量问题，投标人保证在接到通知</w:t>
            </w:r>
            <w:r>
              <w:rPr>
                <w:rFonts w:ascii="宋体" w:hAnsi="宋体" w:eastAsia="宋体" w:cs="Times New Roman"/>
                <w:bCs/>
                <w:szCs w:val="21"/>
              </w:rPr>
              <w:t>24</w:t>
            </w:r>
            <w:r>
              <w:rPr>
                <w:rFonts w:hint="eastAsia" w:ascii="宋体" w:hAnsi="宋体" w:eastAsia="宋体" w:cs="Times New Roman"/>
                <w:bCs/>
                <w:szCs w:val="21"/>
              </w:rPr>
              <w:t>小时内赶到现场进行修理或更换，</w:t>
            </w:r>
            <w:r>
              <w:rPr>
                <w:rFonts w:hint="eastAsia" w:ascii="宋体" w:hAnsi="宋体" w:eastAsia="宋体" w:cs="Times New Roman"/>
                <w:szCs w:val="21"/>
              </w:rPr>
              <w:t>免费保修期</w:t>
            </w:r>
            <w:r>
              <w:rPr>
                <w:rFonts w:hint="eastAsia" w:ascii="宋体" w:hAnsi="宋体" w:eastAsia="宋体" w:cs="Times New Roman"/>
                <w:bCs/>
                <w:szCs w:val="21"/>
              </w:rPr>
              <w:t>内中标供应商</w:t>
            </w:r>
            <w:commentRangeStart w:id="62"/>
            <w:r>
              <w:rPr>
                <w:rFonts w:hint="eastAsia" w:ascii="宋体" w:hAnsi="宋体" w:eastAsia="宋体" w:cs="Times New Roman"/>
                <w:bCs/>
                <w:szCs w:val="21"/>
              </w:rPr>
              <w:t>必须</w:t>
            </w:r>
            <w:commentRangeEnd w:id="62"/>
            <w:r>
              <w:commentReference w:id="62"/>
            </w:r>
            <w:r>
              <w:rPr>
                <w:rFonts w:hint="eastAsia" w:ascii="宋体" w:hAnsi="宋体" w:eastAsia="宋体" w:cs="Times New Roman"/>
                <w:bCs/>
                <w:szCs w:val="21"/>
              </w:rPr>
              <w:t>负责免费维修及更换配件。</w:t>
            </w:r>
          </w:p>
          <w:p>
            <w:pPr>
              <w:rPr>
                <w:rFonts w:ascii="宋体" w:hAnsi="宋体" w:eastAsia="宋体" w:cs="Times New Roman"/>
                <w:bCs/>
                <w:szCs w:val="21"/>
              </w:rPr>
            </w:pPr>
            <w:r>
              <w:rPr>
                <w:rFonts w:hint="eastAsia" w:ascii="宋体" w:hAnsi="宋体" w:eastAsia="宋体" w:cs="Times New Roman"/>
                <w:szCs w:val="21"/>
              </w:rPr>
              <w:t>免费保修期</w:t>
            </w:r>
            <w:r>
              <w:rPr>
                <w:rFonts w:hint="eastAsia" w:ascii="宋体" w:hAnsi="宋体" w:eastAsia="宋体" w:cs="Times New Roman"/>
                <w:bCs/>
                <w:szCs w:val="21"/>
              </w:rPr>
              <w:t>内，非采购人的人为原因而出现产品质量及安装问题，由中标供应商负责包修、包换或包退，并承担因此而产生的一切费用。</w:t>
            </w:r>
          </w:p>
          <w:p>
            <w:pPr>
              <w:rPr>
                <w:rFonts w:ascii="宋体" w:hAnsi="宋体" w:eastAsia="宋体" w:cs="Times New Roman"/>
                <w:bCs/>
                <w:szCs w:val="21"/>
              </w:rPr>
            </w:pPr>
            <w:r>
              <w:rPr>
                <w:rFonts w:hint="eastAsia" w:ascii="宋体" w:hAnsi="宋体" w:eastAsia="宋体" w:cs="Times New Roman"/>
                <w:bCs/>
                <w:szCs w:val="21"/>
              </w:rPr>
              <w:t>所有货物质保服务方式均为中标供应商上门服务，即由中标供应商派员到货物使用现场维修，由此产生的一切费用均由中标供应商承担。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3" w:hRule="atLeast"/>
        </w:trPr>
        <w:tc>
          <w:tcPr>
            <w:tcW w:w="573" w:type="pct"/>
            <w:tcBorders>
              <w:top w:val="single" w:color="auto" w:sz="4" w:space="0"/>
              <w:left w:val="single" w:color="auto" w:sz="4" w:space="0"/>
              <w:bottom w:val="single" w:color="auto" w:sz="4" w:space="0"/>
              <w:right w:val="single" w:color="auto" w:sz="4" w:space="0"/>
            </w:tcBorders>
            <w:vAlign w:val="center"/>
          </w:tcPr>
          <w:p>
            <w:pPr>
              <w:jc w:val="center"/>
              <w:rPr>
                <w:rFonts w:ascii="宋体" w:hAnsi="宋体" w:eastAsia="宋体" w:cs="Times New Roman"/>
                <w:b/>
                <w:szCs w:val="21"/>
              </w:rPr>
            </w:pPr>
            <w:r>
              <w:rPr>
                <w:rFonts w:hint="eastAsia" w:ascii="宋体" w:hAnsi="宋体" w:eastAsia="宋体" w:cs="Times New Roman"/>
                <w:b/>
                <w:szCs w:val="21"/>
              </w:rPr>
              <w:t>3</w:t>
            </w:r>
          </w:p>
        </w:tc>
        <w:tc>
          <w:tcPr>
            <w:tcW w:w="1058" w:type="pct"/>
            <w:tcBorders>
              <w:top w:val="single" w:color="auto" w:sz="4" w:space="0"/>
              <w:left w:val="single" w:color="auto" w:sz="4" w:space="0"/>
              <w:bottom w:val="single" w:color="auto" w:sz="4" w:space="0"/>
              <w:right w:val="single" w:color="auto" w:sz="4" w:space="0"/>
            </w:tcBorders>
            <w:vAlign w:val="center"/>
          </w:tcPr>
          <w:p>
            <w:pPr>
              <w:jc w:val="center"/>
              <w:rPr>
                <w:rFonts w:ascii="宋体" w:hAnsi="宋体" w:eastAsia="宋体" w:cs="Times New Roman"/>
                <w:b/>
                <w:szCs w:val="21"/>
              </w:rPr>
            </w:pPr>
            <w:r>
              <w:rPr>
                <w:rFonts w:hint="eastAsia" w:ascii="宋体" w:hAnsi="宋体" w:eastAsia="宋体" w:cs="Times New Roman"/>
                <w:szCs w:val="21"/>
              </w:rPr>
              <w:t>其他</w:t>
            </w:r>
          </w:p>
        </w:tc>
        <w:tc>
          <w:tcPr>
            <w:tcW w:w="3368" w:type="pct"/>
            <w:tcBorders>
              <w:top w:val="single" w:color="auto" w:sz="4" w:space="0"/>
              <w:left w:val="single" w:color="auto" w:sz="4" w:space="0"/>
              <w:bottom w:val="single" w:color="auto" w:sz="4" w:space="0"/>
              <w:right w:val="single" w:color="auto" w:sz="4" w:space="0"/>
            </w:tcBorders>
            <w:vAlign w:val="center"/>
          </w:tcPr>
          <w:p>
            <w:pPr>
              <w:rPr>
                <w:rFonts w:ascii="宋体" w:hAnsi="宋体" w:eastAsia="宋体" w:cs="Times New Roman"/>
                <w:b/>
                <w:szCs w:val="21"/>
              </w:rPr>
            </w:pPr>
            <w:r>
              <w:rPr>
                <w:rFonts w:hint="eastAsia" w:ascii="宋体" w:hAnsi="宋体" w:eastAsia="宋体" w:cs="Times New Roman"/>
                <w:bCs/>
                <w:szCs w:val="21"/>
              </w:rPr>
              <w:t>投标人应按其投标文件中的承诺，进行其他售后服务工作。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5000" w:type="pct"/>
            <w:gridSpan w:val="3"/>
            <w:tcBorders>
              <w:top w:val="single" w:color="auto" w:sz="4" w:space="0"/>
              <w:left w:val="single" w:color="auto" w:sz="4" w:space="0"/>
              <w:bottom w:val="single" w:color="auto" w:sz="4" w:space="0"/>
              <w:right w:val="single" w:color="auto" w:sz="4" w:space="0"/>
            </w:tcBorders>
          </w:tcPr>
          <w:p>
            <w:pPr>
              <w:rPr>
                <w:rFonts w:ascii="宋体" w:hAnsi="宋体" w:eastAsia="宋体" w:cs="Times New Roman"/>
                <w:b/>
                <w:szCs w:val="21"/>
              </w:rPr>
            </w:pPr>
            <w:r>
              <w:rPr>
                <w:rFonts w:hint="eastAsia" w:ascii="宋体" w:hAnsi="宋体" w:eastAsia="宋体" w:cs="Times New Roman"/>
                <w:b/>
                <w:szCs w:val="21"/>
              </w:rPr>
              <w:t>（二）免费保修期外售后服务要求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0" w:hRule="atLeast"/>
        </w:trPr>
        <w:tc>
          <w:tcPr>
            <w:tcW w:w="573" w:type="pct"/>
            <w:tcBorders>
              <w:top w:val="single" w:color="auto" w:sz="4" w:space="0"/>
              <w:left w:val="single" w:color="auto" w:sz="4" w:space="0"/>
              <w:bottom w:val="single" w:color="auto" w:sz="4" w:space="0"/>
              <w:right w:val="single" w:color="auto" w:sz="4" w:space="0"/>
            </w:tcBorders>
            <w:vAlign w:val="center"/>
          </w:tcPr>
          <w:p>
            <w:pPr>
              <w:jc w:val="center"/>
              <w:rPr>
                <w:rFonts w:ascii="宋体" w:hAnsi="宋体" w:eastAsia="宋体" w:cs="Times New Roman"/>
                <w:bCs/>
                <w:szCs w:val="21"/>
              </w:rPr>
            </w:pPr>
            <w:r>
              <w:rPr>
                <w:rFonts w:hint="eastAsia" w:ascii="宋体" w:hAnsi="宋体" w:eastAsia="宋体" w:cs="Calibri"/>
                <w:bCs/>
                <w:szCs w:val="21"/>
              </w:rPr>
              <w:t>1</w:t>
            </w:r>
          </w:p>
        </w:tc>
        <w:tc>
          <w:tcPr>
            <w:tcW w:w="1058" w:type="pct"/>
            <w:tcBorders>
              <w:top w:val="single" w:color="auto" w:sz="4" w:space="0"/>
              <w:left w:val="single" w:color="auto" w:sz="4" w:space="0"/>
              <w:bottom w:val="single" w:color="auto" w:sz="4" w:space="0"/>
              <w:right w:val="single" w:color="auto" w:sz="4" w:space="0"/>
            </w:tcBorders>
            <w:vAlign w:val="center"/>
          </w:tcPr>
          <w:p>
            <w:pPr>
              <w:rPr>
                <w:rFonts w:ascii="宋体" w:hAnsi="宋体" w:eastAsia="宋体" w:cs="Times New Roman"/>
                <w:b/>
                <w:szCs w:val="21"/>
              </w:rPr>
            </w:pPr>
            <w:r>
              <w:rPr>
                <w:rFonts w:hint="eastAsia" w:ascii="宋体" w:hAnsi="宋体" w:eastAsia="宋体" w:cs="Times New Roman"/>
                <w:szCs w:val="22"/>
              </w:rPr>
              <w:t>维修响应及故障解决时间</w:t>
            </w:r>
          </w:p>
        </w:tc>
        <w:tc>
          <w:tcPr>
            <w:tcW w:w="3368" w:type="pct"/>
            <w:tcBorders>
              <w:top w:val="single" w:color="auto" w:sz="4" w:space="0"/>
              <w:left w:val="single" w:color="auto" w:sz="4" w:space="0"/>
              <w:bottom w:val="single" w:color="auto" w:sz="4" w:space="0"/>
              <w:right w:val="single" w:color="auto" w:sz="4" w:space="0"/>
            </w:tcBorders>
            <w:vAlign w:val="center"/>
          </w:tcPr>
          <w:p>
            <w:pPr>
              <w:rPr>
                <w:rFonts w:ascii="宋体" w:hAnsi="宋体" w:eastAsia="宋体" w:cs="Times New Roman"/>
                <w:b/>
                <w:szCs w:val="21"/>
              </w:rPr>
            </w:pPr>
            <w:r>
              <w:rPr>
                <w:rFonts w:hint="eastAsia" w:ascii="宋体" w:hAnsi="宋体" w:eastAsia="宋体" w:cs="Times New Roman"/>
                <w:bCs/>
                <w:szCs w:val="21"/>
              </w:rPr>
              <w:t>一旦发生质量问题，投标人保证在接到通知24小时内赶到现场进行修理或更换。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0" w:hRule="atLeast"/>
        </w:trPr>
        <w:tc>
          <w:tcPr>
            <w:tcW w:w="573" w:type="pct"/>
            <w:tcBorders>
              <w:top w:val="single" w:color="auto" w:sz="4" w:space="0"/>
              <w:left w:val="single" w:color="auto" w:sz="4" w:space="0"/>
              <w:bottom w:val="single" w:color="auto" w:sz="4" w:space="0"/>
              <w:right w:val="single" w:color="auto" w:sz="4" w:space="0"/>
            </w:tcBorders>
            <w:vAlign w:val="center"/>
          </w:tcPr>
          <w:p>
            <w:pPr>
              <w:jc w:val="center"/>
              <w:rPr>
                <w:rFonts w:ascii="宋体" w:hAnsi="宋体" w:eastAsia="宋体" w:cs="Times New Roman"/>
                <w:bCs/>
                <w:szCs w:val="21"/>
              </w:rPr>
            </w:pPr>
            <w:r>
              <w:rPr>
                <w:rFonts w:hint="eastAsia" w:ascii="宋体" w:hAnsi="宋体" w:eastAsia="宋体" w:cs="Calibri"/>
                <w:bCs/>
                <w:szCs w:val="21"/>
              </w:rPr>
              <w:t>2</w:t>
            </w:r>
          </w:p>
        </w:tc>
        <w:tc>
          <w:tcPr>
            <w:tcW w:w="1058" w:type="pct"/>
            <w:tcBorders>
              <w:top w:val="single" w:color="auto" w:sz="4" w:space="0"/>
              <w:left w:val="single" w:color="auto" w:sz="4" w:space="0"/>
              <w:bottom w:val="single" w:color="auto" w:sz="4" w:space="0"/>
              <w:right w:val="single" w:color="auto" w:sz="4" w:space="0"/>
            </w:tcBorders>
            <w:vAlign w:val="center"/>
          </w:tcPr>
          <w:p>
            <w:pPr>
              <w:rPr>
                <w:rFonts w:ascii="宋体" w:hAnsi="宋体" w:eastAsia="宋体" w:cs="Times New Roman"/>
                <w:b/>
                <w:szCs w:val="21"/>
              </w:rPr>
            </w:pPr>
            <w:r>
              <w:rPr>
                <w:rFonts w:hint="eastAsia" w:ascii="宋体" w:hAnsi="宋体" w:eastAsia="宋体" w:cs="Times New Roman"/>
                <w:szCs w:val="21"/>
              </w:rPr>
              <w:t>免费保修期外维修费用</w:t>
            </w:r>
          </w:p>
        </w:tc>
        <w:tc>
          <w:tcPr>
            <w:tcW w:w="3368" w:type="pct"/>
            <w:tcBorders>
              <w:top w:val="single" w:color="auto" w:sz="4" w:space="0"/>
              <w:left w:val="single" w:color="auto" w:sz="4" w:space="0"/>
              <w:bottom w:val="single" w:color="auto" w:sz="4" w:space="0"/>
              <w:right w:val="single" w:color="auto" w:sz="4" w:space="0"/>
            </w:tcBorders>
            <w:vAlign w:val="center"/>
          </w:tcPr>
          <w:p>
            <w:pPr>
              <w:rPr>
                <w:rFonts w:ascii="宋体" w:hAnsi="宋体" w:eastAsia="宋体" w:cs="Times New Roman"/>
                <w:b/>
                <w:szCs w:val="21"/>
              </w:rPr>
            </w:pPr>
            <w:r>
              <w:rPr>
                <w:rFonts w:hint="eastAsia" w:ascii="宋体" w:hAnsi="宋体" w:eastAsia="宋体" w:cs="Times New Roman"/>
                <w:bCs/>
                <w:szCs w:val="21"/>
              </w:rPr>
              <w:t>维修免人工费、上门费，仅收取配件费。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0" w:hRule="atLeast"/>
        </w:trPr>
        <w:tc>
          <w:tcPr>
            <w:tcW w:w="5000" w:type="pct"/>
            <w:gridSpan w:val="3"/>
            <w:tcBorders>
              <w:top w:val="single" w:color="auto" w:sz="4" w:space="0"/>
              <w:left w:val="single" w:color="auto" w:sz="4" w:space="0"/>
              <w:bottom w:val="single" w:color="auto" w:sz="4" w:space="0"/>
              <w:right w:val="single" w:color="auto" w:sz="4" w:space="0"/>
            </w:tcBorders>
          </w:tcPr>
          <w:p>
            <w:pPr>
              <w:rPr>
                <w:rFonts w:ascii="宋体" w:hAnsi="宋体" w:eastAsia="宋体" w:cs="Times New Roman"/>
                <w:b/>
                <w:szCs w:val="21"/>
              </w:rPr>
            </w:pPr>
            <w:r>
              <w:rPr>
                <w:rFonts w:hint="eastAsia" w:ascii="宋体" w:hAnsi="宋体" w:eastAsia="宋体" w:cs="Times New Roman"/>
                <w:b/>
                <w:szCs w:val="21"/>
              </w:rPr>
              <w:t>（三）其他商务要求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trPr>
        <w:tc>
          <w:tcPr>
            <w:tcW w:w="573" w:type="pct"/>
            <w:vMerge w:val="restart"/>
            <w:tcBorders>
              <w:top w:val="nil"/>
              <w:left w:val="single" w:color="auto" w:sz="4" w:space="0"/>
              <w:bottom w:val="single" w:color="auto" w:sz="4" w:space="0"/>
              <w:right w:val="single" w:color="auto" w:sz="4" w:space="0"/>
            </w:tcBorders>
            <w:vAlign w:val="center"/>
          </w:tcPr>
          <w:p>
            <w:pPr>
              <w:jc w:val="center"/>
              <w:rPr>
                <w:rFonts w:ascii="宋体" w:hAnsi="宋体" w:eastAsia="宋体" w:cs="Times New Roman"/>
                <w:bCs/>
                <w:szCs w:val="21"/>
              </w:rPr>
            </w:pPr>
            <w:r>
              <w:rPr>
                <w:rFonts w:hint="eastAsia" w:ascii="宋体" w:hAnsi="宋体" w:eastAsia="宋体" w:cs="Calibri"/>
                <w:bCs/>
                <w:szCs w:val="21"/>
              </w:rPr>
              <w:t>1</w:t>
            </w:r>
          </w:p>
        </w:tc>
        <w:tc>
          <w:tcPr>
            <w:tcW w:w="1058" w:type="pct"/>
            <w:vMerge w:val="restart"/>
            <w:tcBorders>
              <w:top w:val="single" w:color="auto" w:sz="4" w:space="0"/>
              <w:left w:val="single" w:color="auto" w:sz="4" w:space="0"/>
              <w:bottom w:val="single" w:color="auto" w:sz="4" w:space="0"/>
              <w:right w:val="single" w:color="auto" w:sz="4" w:space="0"/>
            </w:tcBorders>
            <w:vAlign w:val="center"/>
          </w:tcPr>
          <w:p>
            <w:pPr>
              <w:rPr>
                <w:rFonts w:ascii="宋体" w:hAnsi="宋体" w:eastAsia="宋体" w:cs="Times New Roman"/>
                <w:szCs w:val="21"/>
              </w:rPr>
            </w:pPr>
            <w:r>
              <w:rPr>
                <w:rFonts w:hint="eastAsia" w:ascii="宋体" w:hAnsi="宋体" w:eastAsia="宋体" w:cs="Times New Roman"/>
                <w:szCs w:val="21"/>
              </w:rPr>
              <w:t>关于交货</w:t>
            </w:r>
          </w:p>
        </w:tc>
        <w:tc>
          <w:tcPr>
            <w:tcW w:w="3368" w:type="pct"/>
            <w:tcBorders>
              <w:top w:val="single" w:color="auto" w:sz="4" w:space="0"/>
              <w:left w:val="single" w:color="auto" w:sz="4" w:space="0"/>
              <w:bottom w:val="single" w:color="auto" w:sz="4" w:space="0"/>
              <w:right w:val="single" w:color="auto" w:sz="4" w:space="0"/>
            </w:tcBorders>
          </w:tcPr>
          <w:p>
            <w:pPr>
              <w:rPr>
                <w:rFonts w:ascii="宋体" w:hAnsi="宋体" w:eastAsia="宋体" w:cs="Times New Roman"/>
                <w:bCs/>
                <w:szCs w:val="21"/>
              </w:rPr>
            </w:pPr>
            <w:r>
              <w:rPr>
                <w:rFonts w:hint="eastAsia" w:ascii="宋体" w:hAnsi="宋体" w:eastAsia="宋体" w:cs="Calibri"/>
                <w:bCs/>
                <w:szCs w:val="21"/>
              </w:rPr>
              <w:t>1.1</w:t>
            </w:r>
            <w:r>
              <w:rPr>
                <w:rFonts w:hint="eastAsia" w:ascii="宋体" w:hAnsi="宋体" w:eastAsia="宋体" w:cs="Times New Roman"/>
                <w:bCs/>
                <w:szCs w:val="21"/>
              </w:rPr>
              <w:t>交货地点：深圳市第二实验学校明远高中</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6" w:hRule="atLeast"/>
        </w:trPr>
        <w:tc>
          <w:tcPr>
            <w:tcW w:w="573"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eastAsia="宋体" w:cs="Times New Roman"/>
                <w:bCs/>
                <w:szCs w:val="21"/>
              </w:rPr>
            </w:pPr>
          </w:p>
        </w:tc>
        <w:tc>
          <w:tcPr>
            <w:tcW w:w="1058" w:type="pct"/>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宋体" w:hAnsi="宋体" w:eastAsia="宋体" w:cs="Times New Roman"/>
                <w:szCs w:val="21"/>
              </w:rPr>
            </w:pPr>
          </w:p>
        </w:tc>
        <w:tc>
          <w:tcPr>
            <w:tcW w:w="3368" w:type="pct"/>
            <w:tcBorders>
              <w:top w:val="single" w:color="auto" w:sz="4" w:space="0"/>
              <w:left w:val="single" w:color="auto" w:sz="4" w:space="0"/>
              <w:bottom w:val="single" w:color="auto" w:sz="4" w:space="0"/>
              <w:right w:val="single" w:color="auto" w:sz="4" w:space="0"/>
            </w:tcBorders>
          </w:tcPr>
          <w:p>
            <w:pPr>
              <w:rPr>
                <w:rFonts w:ascii="宋体" w:hAnsi="宋体" w:eastAsia="宋体" w:cs="Times New Roman"/>
                <w:bCs/>
                <w:szCs w:val="21"/>
              </w:rPr>
            </w:pPr>
            <w:r>
              <w:rPr>
                <w:rFonts w:hint="eastAsia" w:ascii="宋体" w:hAnsi="宋体" w:eastAsia="宋体" w:cs="Calibri"/>
                <w:bCs/>
                <w:szCs w:val="21"/>
              </w:rPr>
              <w:t>1.2</w:t>
            </w:r>
            <w:r>
              <w:rPr>
                <w:rFonts w:hint="eastAsia" w:ascii="宋体" w:hAnsi="宋体" w:eastAsia="宋体" w:cs="Times New Roman"/>
                <w:bCs/>
                <w:szCs w:val="21"/>
              </w:rPr>
              <w:t>投标人承担的设备运输、安装调试、验收检测和提供设备操作说明书、图纸等其他类似的义务。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6" w:hRule="atLeast"/>
        </w:trPr>
        <w:tc>
          <w:tcPr>
            <w:tcW w:w="573"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eastAsia="宋体" w:cs="Times New Roman"/>
                <w:bCs/>
                <w:szCs w:val="21"/>
              </w:rPr>
            </w:pPr>
          </w:p>
        </w:tc>
        <w:tc>
          <w:tcPr>
            <w:tcW w:w="1058" w:type="pct"/>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宋体" w:hAnsi="宋体" w:eastAsia="宋体" w:cs="Times New Roman"/>
                <w:szCs w:val="21"/>
              </w:rPr>
            </w:pPr>
          </w:p>
        </w:tc>
        <w:tc>
          <w:tcPr>
            <w:tcW w:w="3368" w:type="pct"/>
            <w:tcBorders>
              <w:top w:val="single" w:color="auto" w:sz="4" w:space="0"/>
              <w:left w:val="single" w:color="auto" w:sz="4" w:space="0"/>
              <w:bottom w:val="single" w:color="auto" w:sz="4" w:space="0"/>
              <w:right w:val="single" w:color="auto" w:sz="4" w:space="0"/>
            </w:tcBorders>
          </w:tcPr>
          <w:p>
            <w:pPr>
              <w:rPr>
                <w:rFonts w:ascii="宋体" w:hAnsi="宋体" w:eastAsia="宋体" w:cs="Times New Roman"/>
                <w:bCs/>
                <w:szCs w:val="21"/>
              </w:rPr>
            </w:pPr>
            <w:r>
              <w:rPr>
                <w:rFonts w:hint="eastAsia" w:ascii="宋体" w:hAnsi="宋体" w:eastAsia="宋体" w:cs="Times New Roman"/>
                <w:bCs/>
                <w:szCs w:val="21"/>
              </w:rPr>
              <w:t>★</w:t>
            </w:r>
            <w:r>
              <w:rPr>
                <w:rFonts w:hint="eastAsia" w:ascii="宋体" w:hAnsi="宋体" w:eastAsia="宋体" w:cs="Calibri"/>
                <w:bCs/>
                <w:szCs w:val="21"/>
              </w:rPr>
              <w:t>1.3</w:t>
            </w:r>
            <w:r>
              <w:rPr>
                <w:rFonts w:hint="eastAsia" w:ascii="宋体" w:hAnsi="宋体" w:eastAsia="宋体" w:cs="Times New Roman"/>
                <w:bCs/>
                <w:szCs w:val="21"/>
              </w:rPr>
              <w:t>签订合同后</w:t>
            </w:r>
            <w:r>
              <w:rPr>
                <w:rFonts w:ascii="宋体" w:hAnsi="宋体" w:eastAsia="宋体" w:cs="Calibri"/>
                <w:bCs/>
                <w:szCs w:val="21"/>
                <w:u w:val="single"/>
              </w:rPr>
              <w:t xml:space="preserve">  30  </w:t>
            </w:r>
            <w:r>
              <w:rPr>
                <w:rFonts w:hint="eastAsia" w:ascii="宋体" w:hAnsi="宋体" w:eastAsia="宋体" w:cs="Times New Roman"/>
                <w:bCs/>
                <w:szCs w:val="21"/>
              </w:rPr>
              <w:t>天（日历日）内交货。如因楼宇交付使用延期，则交货时间顺延，货物暂存中标方仓库，确保楼宇交付时能如期交货并完成安装。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0" w:hRule="atLeast"/>
        </w:trPr>
        <w:tc>
          <w:tcPr>
            <w:tcW w:w="573" w:type="pct"/>
            <w:vMerge w:val="restart"/>
            <w:tcBorders>
              <w:top w:val="nil"/>
              <w:left w:val="single" w:color="auto" w:sz="4" w:space="0"/>
              <w:bottom w:val="single" w:color="auto" w:sz="4" w:space="0"/>
              <w:right w:val="single" w:color="auto" w:sz="4" w:space="0"/>
            </w:tcBorders>
            <w:vAlign w:val="center"/>
          </w:tcPr>
          <w:p>
            <w:pPr>
              <w:jc w:val="center"/>
              <w:rPr>
                <w:rFonts w:ascii="宋体" w:hAnsi="宋体" w:eastAsia="宋体" w:cs="Times New Roman"/>
                <w:bCs/>
                <w:szCs w:val="21"/>
              </w:rPr>
            </w:pPr>
            <w:r>
              <w:rPr>
                <w:rFonts w:hint="eastAsia" w:ascii="宋体" w:hAnsi="宋体" w:eastAsia="宋体" w:cs="Calibri"/>
                <w:bCs/>
                <w:szCs w:val="21"/>
              </w:rPr>
              <w:t>2</w:t>
            </w:r>
          </w:p>
        </w:tc>
        <w:tc>
          <w:tcPr>
            <w:tcW w:w="1058" w:type="pct"/>
            <w:vMerge w:val="restart"/>
            <w:tcBorders>
              <w:top w:val="nil"/>
              <w:left w:val="single" w:color="auto" w:sz="4" w:space="0"/>
              <w:bottom w:val="single" w:color="auto" w:sz="4" w:space="0"/>
              <w:right w:val="single" w:color="auto" w:sz="4" w:space="0"/>
            </w:tcBorders>
            <w:vAlign w:val="center"/>
          </w:tcPr>
          <w:p>
            <w:pPr>
              <w:rPr>
                <w:rFonts w:ascii="宋体" w:hAnsi="宋体" w:eastAsia="宋体" w:cs="Times New Roman"/>
                <w:szCs w:val="21"/>
              </w:rPr>
            </w:pPr>
            <w:r>
              <w:rPr>
                <w:rFonts w:hint="eastAsia" w:ascii="宋体" w:hAnsi="宋体" w:eastAsia="宋体" w:cs="Times New Roman"/>
                <w:szCs w:val="21"/>
              </w:rPr>
              <w:t>安装调试及验收</w:t>
            </w:r>
          </w:p>
        </w:tc>
        <w:tc>
          <w:tcPr>
            <w:tcW w:w="3368" w:type="pct"/>
            <w:tcBorders>
              <w:top w:val="single" w:color="auto" w:sz="4" w:space="0"/>
              <w:left w:val="single" w:color="auto" w:sz="4" w:space="0"/>
              <w:bottom w:val="single" w:color="auto" w:sz="4" w:space="0"/>
              <w:right w:val="single" w:color="auto" w:sz="4" w:space="0"/>
            </w:tcBorders>
          </w:tcPr>
          <w:p>
            <w:pPr>
              <w:spacing w:line="340" w:lineRule="exact"/>
              <w:rPr>
                <w:rFonts w:ascii="宋体" w:hAnsi="宋体" w:eastAsia="宋体" w:cs="Times New Roman"/>
                <w:bCs/>
                <w:szCs w:val="21"/>
              </w:rPr>
            </w:pPr>
            <w:r>
              <w:rPr>
                <w:rFonts w:hint="eastAsia" w:ascii="宋体" w:hAnsi="宋体" w:eastAsia="宋体" w:cs="Calibri"/>
                <w:bCs/>
                <w:szCs w:val="21"/>
              </w:rPr>
              <w:t>2</w:t>
            </w:r>
            <w:r>
              <w:rPr>
                <w:rFonts w:ascii="宋体" w:hAnsi="宋体" w:eastAsia="宋体" w:cs="Times New Roman"/>
                <w:bCs/>
                <w:szCs w:val="21"/>
              </w:rPr>
              <w:t>.1</w:t>
            </w:r>
            <w:r>
              <w:rPr>
                <w:rFonts w:hint="eastAsia" w:ascii="宋体" w:hAnsi="宋体" w:eastAsia="宋体" w:cs="Times New Roman"/>
                <w:bCs/>
                <w:szCs w:val="21"/>
              </w:rPr>
              <w:t>投标人应派有经验的技术人员到现场进行安装、调试，直到设备正常使用。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0" w:hRule="atLeast"/>
        </w:trPr>
        <w:tc>
          <w:tcPr>
            <w:tcW w:w="573"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eastAsia="宋体" w:cs="Times New Roman"/>
                <w:bCs/>
                <w:szCs w:val="21"/>
              </w:rPr>
            </w:pPr>
          </w:p>
        </w:tc>
        <w:tc>
          <w:tcPr>
            <w:tcW w:w="1058"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eastAsia="宋体" w:cs="Times New Roman"/>
                <w:szCs w:val="21"/>
              </w:rPr>
            </w:pPr>
          </w:p>
        </w:tc>
        <w:tc>
          <w:tcPr>
            <w:tcW w:w="3368" w:type="pct"/>
            <w:tcBorders>
              <w:top w:val="single" w:color="auto" w:sz="4" w:space="0"/>
              <w:left w:val="single" w:color="auto" w:sz="4" w:space="0"/>
              <w:bottom w:val="single" w:color="auto" w:sz="4" w:space="0"/>
              <w:right w:val="single" w:color="auto" w:sz="4" w:space="0"/>
            </w:tcBorders>
          </w:tcPr>
          <w:p>
            <w:pPr>
              <w:spacing w:line="340" w:lineRule="exact"/>
              <w:rPr>
                <w:rFonts w:ascii="宋体" w:hAnsi="宋体" w:eastAsia="宋体" w:cs="Times New Roman"/>
                <w:bCs/>
                <w:szCs w:val="21"/>
              </w:rPr>
            </w:pPr>
            <w:r>
              <w:rPr>
                <w:rFonts w:hint="eastAsia" w:ascii="宋体" w:hAnsi="宋体" w:eastAsia="宋体" w:cs="Calibri"/>
                <w:bCs/>
                <w:szCs w:val="21"/>
              </w:rPr>
              <w:t>2</w:t>
            </w:r>
            <w:r>
              <w:rPr>
                <w:rFonts w:ascii="宋体" w:hAnsi="宋体" w:eastAsia="宋体" w:cs="Times New Roman"/>
                <w:bCs/>
                <w:szCs w:val="21"/>
              </w:rPr>
              <w:t>.2</w:t>
            </w:r>
            <w:r>
              <w:rPr>
                <w:rFonts w:hint="eastAsia" w:ascii="宋体" w:hAnsi="宋体" w:eastAsia="宋体" w:cs="Times New Roman"/>
                <w:bCs/>
                <w:szCs w:val="21"/>
              </w:rPr>
              <w:t>由采购人按合同和招标、投标文件约定的要求和标准及中华人民共和国现行的验收规范和评定标准进行交货验收。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0" w:hRule="atLeast"/>
        </w:trPr>
        <w:tc>
          <w:tcPr>
            <w:tcW w:w="573"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eastAsia="宋体" w:cs="Times New Roman"/>
                <w:bCs/>
                <w:szCs w:val="21"/>
              </w:rPr>
            </w:pPr>
          </w:p>
        </w:tc>
        <w:tc>
          <w:tcPr>
            <w:tcW w:w="1058"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eastAsia="宋体" w:cs="Times New Roman"/>
                <w:szCs w:val="21"/>
              </w:rPr>
            </w:pPr>
          </w:p>
        </w:tc>
        <w:tc>
          <w:tcPr>
            <w:tcW w:w="3368" w:type="pct"/>
            <w:tcBorders>
              <w:top w:val="single" w:color="auto" w:sz="4" w:space="0"/>
              <w:left w:val="single" w:color="auto" w:sz="4" w:space="0"/>
              <w:bottom w:val="single" w:color="auto" w:sz="4" w:space="0"/>
              <w:right w:val="single" w:color="auto" w:sz="4" w:space="0"/>
            </w:tcBorders>
          </w:tcPr>
          <w:p>
            <w:pPr>
              <w:spacing w:line="340" w:lineRule="exact"/>
              <w:rPr>
                <w:rFonts w:ascii="宋体" w:hAnsi="宋体" w:eastAsia="宋体" w:cs="Times New Roman"/>
                <w:bCs/>
                <w:szCs w:val="21"/>
              </w:rPr>
            </w:pPr>
            <w:r>
              <w:rPr>
                <w:rFonts w:hint="eastAsia" w:ascii="宋体" w:hAnsi="宋体" w:eastAsia="宋体" w:cs="Calibri"/>
                <w:bCs/>
                <w:szCs w:val="21"/>
              </w:rPr>
              <w:t>2.</w:t>
            </w:r>
            <w:r>
              <w:rPr>
                <w:rFonts w:ascii="宋体" w:hAnsi="宋体" w:eastAsia="宋体" w:cs="Times New Roman"/>
                <w:bCs/>
                <w:szCs w:val="21"/>
              </w:rPr>
              <w:t xml:space="preserve">3 </w:t>
            </w:r>
            <w:r>
              <w:rPr>
                <w:rFonts w:hint="eastAsia" w:ascii="宋体" w:hAnsi="宋体" w:eastAsia="宋体" w:cs="Times New Roman"/>
                <w:bCs/>
                <w:szCs w:val="21"/>
              </w:rPr>
              <w:t>投标人货物经过双方检验认可后，签署验收报告，产品保修期自验收合格之日起算，由投标人提供产品保修文件。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0" w:hRule="atLeast"/>
        </w:trPr>
        <w:tc>
          <w:tcPr>
            <w:tcW w:w="573"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eastAsia="宋体" w:cs="Times New Roman"/>
                <w:bCs/>
                <w:szCs w:val="21"/>
              </w:rPr>
            </w:pPr>
          </w:p>
        </w:tc>
        <w:tc>
          <w:tcPr>
            <w:tcW w:w="1058"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eastAsia="宋体" w:cs="Times New Roman"/>
                <w:szCs w:val="21"/>
              </w:rPr>
            </w:pPr>
          </w:p>
        </w:tc>
        <w:tc>
          <w:tcPr>
            <w:tcW w:w="3368" w:type="pct"/>
            <w:tcBorders>
              <w:top w:val="single" w:color="auto" w:sz="4" w:space="0"/>
              <w:left w:val="single" w:color="auto" w:sz="4" w:space="0"/>
              <w:bottom w:val="single" w:color="auto" w:sz="4" w:space="0"/>
              <w:right w:val="single" w:color="auto" w:sz="4" w:space="0"/>
            </w:tcBorders>
          </w:tcPr>
          <w:p>
            <w:pPr>
              <w:spacing w:line="340" w:lineRule="exact"/>
              <w:rPr>
                <w:rFonts w:ascii="宋体" w:hAnsi="宋体" w:eastAsia="宋体" w:cs="Times New Roman"/>
                <w:bCs/>
                <w:szCs w:val="21"/>
              </w:rPr>
            </w:pPr>
            <w:r>
              <w:rPr>
                <w:rFonts w:hint="eastAsia" w:ascii="宋体" w:hAnsi="宋体" w:eastAsia="宋体" w:cs="Calibri"/>
                <w:bCs/>
                <w:szCs w:val="21"/>
              </w:rPr>
              <w:t>2.</w:t>
            </w:r>
            <w:r>
              <w:rPr>
                <w:rFonts w:ascii="宋体" w:hAnsi="宋体" w:eastAsia="宋体" w:cs="Times New Roman"/>
                <w:bCs/>
                <w:szCs w:val="21"/>
              </w:rPr>
              <w:t>4</w:t>
            </w:r>
            <w:r>
              <w:rPr>
                <w:rFonts w:hint="eastAsia" w:ascii="宋体" w:hAnsi="宋体" w:eastAsia="宋体" w:cs="Times New Roman"/>
                <w:bCs/>
                <w:szCs w:val="21"/>
              </w:rPr>
              <w:t>当满足以下条件时，采购人才向中标人签发货物验收报告：</w:t>
            </w:r>
          </w:p>
          <w:p>
            <w:pPr>
              <w:rPr>
                <w:rFonts w:ascii="宋体" w:hAnsi="宋体" w:eastAsia="宋体" w:cs="Times New Roman"/>
                <w:bCs/>
                <w:szCs w:val="21"/>
              </w:rPr>
            </w:pPr>
            <w:r>
              <w:rPr>
                <w:rFonts w:hint="eastAsia" w:ascii="宋体" w:hAnsi="宋体" w:eastAsia="宋体" w:cs="Times New Roman"/>
                <w:bCs/>
                <w:szCs w:val="21"/>
              </w:rPr>
              <w:t>（</w:t>
            </w:r>
            <w:r>
              <w:rPr>
                <w:rFonts w:hint="eastAsia" w:ascii="宋体" w:hAnsi="宋体" w:eastAsia="宋体" w:cs="Calibri"/>
                <w:bCs/>
                <w:szCs w:val="21"/>
              </w:rPr>
              <w:t>1</w:t>
            </w:r>
            <w:r>
              <w:rPr>
                <w:rFonts w:hint="eastAsia" w:ascii="宋体" w:hAnsi="宋体" w:eastAsia="宋体" w:cs="Times New Roman"/>
                <w:bCs/>
                <w:szCs w:val="21"/>
              </w:rPr>
              <w:t>）</w:t>
            </w:r>
            <w:commentRangeStart w:id="63"/>
            <w:r>
              <w:rPr>
                <w:rFonts w:hint="eastAsia" w:ascii="宋体" w:hAnsi="宋体" w:eastAsia="宋体" w:cs="Times New Roman"/>
                <w:bCs/>
                <w:szCs w:val="21"/>
              </w:rPr>
              <w:t>设备</w:t>
            </w:r>
            <w:commentRangeEnd w:id="63"/>
            <w:r>
              <w:commentReference w:id="63"/>
            </w:r>
            <w:r>
              <w:rPr>
                <w:rFonts w:hint="eastAsia" w:ascii="宋体" w:hAnsi="宋体" w:eastAsia="宋体" w:cs="Times New Roman"/>
                <w:bCs/>
                <w:szCs w:val="21"/>
              </w:rPr>
              <w:t>全新</w:t>
            </w:r>
            <w:r>
              <w:rPr>
                <w:rFonts w:hint="eastAsia" w:ascii="宋体" w:hAnsi="宋体" w:eastAsia="宋体" w:cs="Calibri"/>
                <w:bCs/>
                <w:szCs w:val="21"/>
              </w:rPr>
              <w:t>,</w:t>
            </w:r>
            <w:r>
              <w:rPr>
                <w:rFonts w:hint="eastAsia" w:ascii="宋体" w:hAnsi="宋体" w:eastAsia="宋体" w:cs="Times New Roman"/>
                <w:bCs/>
                <w:szCs w:val="21"/>
              </w:rPr>
              <w:t>外观无伤痕变形或明显修饰痕迹。</w:t>
            </w:r>
          </w:p>
          <w:p>
            <w:pPr>
              <w:rPr>
                <w:rFonts w:ascii="宋体" w:hAnsi="宋体" w:eastAsia="宋体" w:cs="Times New Roman"/>
                <w:bCs/>
                <w:szCs w:val="21"/>
              </w:rPr>
            </w:pPr>
            <w:r>
              <w:rPr>
                <w:rFonts w:hint="eastAsia" w:ascii="宋体" w:hAnsi="宋体" w:eastAsia="宋体" w:cs="Times New Roman"/>
                <w:bCs/>
                <w:szCs w:val="21"/>
              </w:rPr>
              <w:t>（</w:t>
            </w:r>
            <w:r>
              <w:rPr>
                <w:rFonts w:hint="eastAsia" w:ascii="宋体" w:hAnsi="宋体" w:eastAsia="宋体" w:cs="Calibri"/>
                <w:bCs/>
                <w:szCs w:val="21"/>
              </w:rPr>
              <w:t>2</w:t>
            </w:r>
            <w:r>
              <w:rPr>
                <w:rFonts w:hint="eastAsia" w:ascii="宋体" w:hAnsi="宋体" w:eastAsia="宋体" w:cs="Times New Roman"/>
                <w:bCs/>
                <w:szCs w:val="21"/>
              </w:rPr>
              <w:t>）如有国标，需符合有关规定；如无国标，则按照行业标准；如无国标及行业标准，则按双方约定执行。投标文件提供的技术数据经实测证实是真实的。检验及免费保修期内达到的性能指标与要求一致，达到或优于相应标准。</w:t>
            </w:r>
          </w:p>
          <w:p>
            <w:pPr>
              <w:rPr>
                <w:rFonts w:ascii="宋体" w:hAnsi="宋体" w:eastAsia="宋体" w:cs="Times New Roman"/>
                <w:bCs/>
                <w:szCs w:val="21"/>
              </w:rPr>
            </w:pPr>
            <w:r>
              <w:rPr>
                <w:rFonts w:hint="eastAsia" w:ascii="宋体" w:hAnsi="宋体" w:eastAsia="宋体" w:cs="Times New Roman"/>
                <w:bCs/>
                <w:szCs w:val="21"/>
              </w:rPr>
              <w:t>（</w:t>
            </w:r>
            <w:r>
              <w:rPr>
                <w:rFonts w:hint="eastAsia" w:ascii="宋体" w:hAnsi="宋体" w:eastAsia="宋体" w:cs="Calibri"/>
                <w:bCs/>
                <w:szCs w:val="21"/>
              </w:rPr>
              <w:t>3</w:t>
            </w:r>
            <w:r>
              <w:rPr>
                <w:rFonts w:hint="eastAsia" w:ascii="宋体" w:hAnsi="宋体" w:eastAsia="宋体" w:cs="Times New Roman"/>
                <w:bCs/>
                <w:szCs w:val="21"/>
              </w:rPr>
              <w:t>）技术文件资料、备件等已按规定数量移交完毕。</w:t>
            </w:r>
          </w:p>
          <w:p>
            <w:pPr>
              <w:rPr>
                <w:rFonts w:ascii="宋体" w:hAnsi="宋体" w:eastAsia="宋体" w:cs="Times New Roman"/>
                <w:bCs/>
                <w:szCs w:val="21"/>
              </w:rPr>
            </w:pPr>
            <w:r>
              <w:rPr>
                <w:rFonts w:hint="eastAsia" w:ascii="宋体" w:hAnsi="宋体" w:eastAsia="宋体" w:cs="Times New Roman"/>
                <w:bCs/>
                <w:szCs w:val="21"/>
              </w:rPr>
              <w:t>（</w:t>
            </w:r>
            <w:r>
              <w:rPr>
                <w:rFonts w:hint="eastAsia" w:ascii="宋体" w:hAnsi="宋体" w:eastAsia="宋体" w:cs="Calibri"/>
                <w:bCs/>
                <w:szCs w:val="21"/>
              </w:rPr>
              <w:t>4</w:t>
            </w:r>
            <w:r>
              <w:rPr>
                <w:rFonts w:hint="eastAsia" w:ascii="宋体" w:hAnsi="宋体" w:eastAsia="宋体" w:cs="Times New Roman"/>
                <w:bCs/>
                <w:szCs w:val="21"/>
              </w:rPr>
              <w:t>）按照招标书要求及投标文件提供的技术要求验收合格。</w:t>
            </w:r>
          </w:p>
          <w:p>
            <w:pPr>
              <w:spacing w:line="340" w:lineRule="exact"/>
              <w:rPr>
                <w:rFonts w:ascii="宋体" w:hAnsi="宋体" w:eastAsia="宋体" w:cs="Times New Roman"/>
                <w:bCs/>
                <w:szCs w:val="21"/>
              </w:rPr>
            </w:pPr>
            <w:r>
              <w:rPr>
                <w:rFonts w:hint="eastAsia" w:ascii="宋体" w:hAnsi="宋体" w:eastAsia="宋体" w:cs="Times New Roman"/>
                <w:bCs/>
                <w:szCs w:val="21"/>
              </w:rPr>
              <w:t>（</w:t>
            </w:r>
            <w:r>
              <w:rPr>
                <w:rFonts w:hint="eastAsia" w:ascii="宋体" w:hAnsi="宋体" w:eastAsia="宋体" w:cs="Calibri"/>
                <w:bCs/>
                <w:szCs w:val="21"/>
              </w:rPr>
              <w:t>5</w:t>
            </w:r>
            <w:r>
              <w:rPr>
                <w:rFonts w:hint="eastAsia" w:ascii="宋体" w:hAnsi="宋体" w:eastAsia="宋体" w:cs="Times New Roman"/>
                <w:bCs/>
                <w:szCs w:val="21"/>
              </w:rPr>
              <w:t>）投标人提供的各种文件载明的内容应保证真实，其技术数据采购人有权要求投标人提供采购人认可的第三方按照双方同意的试验方法进行检测。检测结果需证明投标人提供的技术数据是真实的，否则视为不合格。</w:t>
            </w:r>
          </w:p>
          <w:p>
            <w:pPr>
              <w:spacing w:line="340" w:lineRule="exact"/>
              <w:rPr>
                <w:rFonts w:ascii="宋体" w:hAnsi="宋体" w:eastAsia="宋体" w:cs="Times New Roman"/>
                <w:bCs/>
                <w:szCs w:val="21"/>
              </w:rPr>
            </w:pPr>
            <w:r>
              <w:rPr>
                <w:rFonts w:hint="eastAsia" w:ascii="宋体" w:hAnsi="宋体" w:eastAsia="宋体" w:cs="Times New Roman"/>
                <w:bCs/>
                <w:szCs w:val="21"/>
              </w:rPr>
              <w:t>（</w:t>
            </w:r>
            <w:r>
              <w:rPr>
                <w:rFonts w:hint="eastAsia" w:ascii="宋体" w:hAnsi="宋体" w:eastAsia="宋体" w:cs="Calibri"/>
                <w:bCs/>
                <w:szCs w:val="21"/>
              </w:rPr>
              <w:t>6</w:t>
            </w:r>
            <w:r>
              <w:rPr>
                <w:rFonts w:hint="eastAsia" w:ascii="宋体" w:hAnsi="宋体" w:eastAsia="宋体" w:cs="Times New Roman"/>
                <w:bCs/>
                <w:szCs w:val="21"/>
              </w:rPr>
              <w:t>）货物具备产品合格证。</w:t>
            </w:r>
          </w:p>
          <w:p>
            <w:pPr>
              <w:spacing w:line="340" w:lineRule="exact"/>
              <w:rPr>
                <w:rFonts w:ascii="宋体" w:hAnsi="宋体" w:eastAsia="宋体" w:cs="Times New Roman"/>
                <w:bCs/>
                <w:szCs w:val="21"/>
              </w:rPr>
            </w:pPr>
            <w:r>
              <w:rPr>
                <w:rFonts w:hint="eastAsia" w:ascii="宋体" w:hAnsi="宋体" w:eastAsia="宋体" w:cs="Times New Roman"/>
                <w:bCs/>
                <w:szCs w:val="21"/>
              </w:rPr>
              <w:t>（</w:t>
            </w:r>
            <w:r>
              <w:rPr>
                <w:rFonts w:hint="eastAsia" w:ascii="宋体" w:hAnsi="宋体" w:eastAsia="宋体" w:cs="Calibri"/>
                <w:bCs/>
                <w:szCs w:val="21"/>
              </w:rPr>
              <w:t>7</w:t>
            </w:r>
            <w:r>
              <w:rPr>
                <w:rFonts w:hint="eastAsia" w:ascii="宋体" w:hAnsi="宋体" w:eastAsia="宋体" w:cs="Times New Roman"/>
                <w:bCs/>
                <w:szCs w:val="21"/>
              </w:rPr>
              <w:t>）在货物安装调试合格后，所有技术指标达到技术规范书要求，经验收合格后，双方共同签署验收报告。</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0" w:hRule="atLeast"/>
        </w:trPr>
        <w:tc>
          <w:tcPr>
            <w:tcW w:w="573" w:type="pct"/>
            <w:vMerge w:val="restart"/>
            <w:tcBorders>
              <w:top w:val="nil"/>
              <w:left w:val="single" w:color="auto" w:sz="4" w:space="0"/>
              <w:bottom w:val="single" w:color="auto" w:sz="4" w:space="0"/>
              <w:right w:val="single" w:color="auto" w:sz="4" w:space="0"/>
            </w:tcBorders>
            <w:vAlign w:val="center"/>
          </w:tcPr>
          <w:p>
            <w:pPr>
              <w:jc w:val="center"/>
              <w:rPr>
                <w:rFonts w:ascii="宋体" w:hAnsi="宋体" w:eastAsia="宋体" w:cs="Times New Roman"/>
                <w:bCs/>
                <w:szCs w:val="21"/>
              </w:rPr>
            </w:pPr>
            <w:r>
              <w:rPr>
                <w:rFonts w:hint="eastAsia" w:ascii="宋体" w:hAnsi="宋体" w:eastAsia="宋体" w:cs="Calibri"/>
                <w:bCs/>
                <w:szCs w:val="21"/>
              </w:rPr>
              <w:t>3</w:t>
            </w:r>
          </w:p>
        </w:tc>
        <w:tc>
          <w:tcPr>
            <w:tcW w:w="1058" w:type="pct"/>
            <w:vMerge w:val="restart"/>
            <w:tcBorders>
              <w:top w:val="nil"/>
              <w:left w:val="single" w:color="auto" w:sz="4" w:space="0"/>
              <w:bottom w:val="single" w:color="auto" w:sz="4" w:space="0"/>
              <w:right w:val="single" w:color="auto" w:sz="4" w:space="0"/>
            </w:tcBorders>
            <w:vAlign w:val="center"/>
          </w:tcPr>
          <w:p>
            <w:pPr>
              <w:jc w:val="center"/>
              <w:rPr>
                <w:rFonts w:ascii="宋体" w:hAnsi="宋体" w:eastAsia="宋体" w:cs="Times New Roman"/>
                <w:szCs w:val="21"/>
              </w:rPr>
            </w:pPr>
            <w:r>
              <w:rPr>
                <w:rFonts w:hint="eastAsia" w:ascii="宋体" w:hAnsi="宋体" w:eastAsia="宋体" w:cs="Times New Roman"/>
                <w:szCs w:val="21"/>
              </w:rPr>
              <w:t>关于违约</w:t>
            </w:r>
          </w:p>
        </w:tc>
        <w:tc>
          <w:tcPr>
            <w:tcW w:w="3368" w:type="pct"/>
            <w:tcBorders>
              <w:top w:val="single" w:color="auto" w:sz="4" w:space="0"/>
              <w:left w:val="single" w:color="auto" w:sz="4" w:space="0"/>
              <w:bottom w:val="single" w:color="auto" w:sz="4" w:space="0"/>
              <w:right w:val="single" w:color="auto" w:sz="4" w:space="0"/>
            </w:tcBorders>
          </w:tcPr>
          <w:p>
            <w:pPr>
              <w:spacing w:line="340" w:lineRule="exact"/>
              <w:rPr>
                <w:rFonts w:ascii="宋体" w:hAnsi="宋体" w:eastAsia="宋体" w:cs="Times New Roman"/>
                <w:bCs/>
                <w:szCs w:val="21"/>
              </w:rPr>
            </w:pPr>
            <w:r>
              <w:rPr>
                <w:rFonts w:hint="eastAsia" w:ascii="宋体" w:hAnsi="宋体" w:eastAsia="宋体" w:cs="Calibri"/>
                <w:bCs/>
                <w:szCs w:val="21"/>
              </w:rPr>
              <w:t>3.1</w:t>
            </w:r>
            <w:r>
              <w:rPr>
                <w:rFonts w:hint="eastAsia" w:ascii="宋体" w:hAnsi="宋体" w:eastAsia="宋体" w:cs="Times New Roman"/>
                <w:bCs/>
                <w:szCs w:val="21"/>
              </w:rPr>
              <w:t>中标人不能交货的，需偿付不能交货部分货款的1</w:t>
            </w:r>
            <w:r>
              <w:rPr>
                <w:rFonts w:ascii="宋体" w:hAnsi="宋体" w:eastAsia="宋体" w:cs="Times New Roman"/>
                <w:bCs/>
                <w:szCs w:val="21"/>
              </w:rPr>
              <w:t>0</w:t>
            </w:r>
            <w:r>
              <w:rPr>
                <w:rFonts w:ascii="宋体" w:hAnsi="宋体" w:eastAsia="宋体" w:cs="Calibri"/>
                <w:bCs/>
                <w:szCs w:val="21"/>
              </w:rPr>
              <w:t xml:space="preserve"> </w:t>
            </w:r>
            <w:r>
              <w:rPr>
                <w:rFonts w:hint="eastAsia" w:ascii="宋体" w:hAnsi="宋体" w:eastAsia="宋体" w:cs="Calibri"/>
                <w:bCs/>
                <w:szCs w:val="21"/>
              </w:rPr>
              <w:t>%</w:t>
            </w:r>
            <w:r>
              <w:rPr>
                <w:rFonts w:hint="eastAsia" w:ascii="宋体" w:hAnsi="宋体" w:eastAsia="宋体" w:cs="Times New Roman"/>
                <w:bCs/>
                <w:szCs w:val="21"/>
              </w:rPr>
              <w:t>的违约金并按主管部门相关规定处理。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0" w:hRule="atLeast"/>
        </w:trPr>
        <w:tc>
          <w:tcPr>
            <w:tcW w:w="573"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eastAsia="宋体" w:cs="Times New Roman"/>
                <w:bCs/>
                <w:szCs w:val="21"/>
              </w:rPr>
            </w:pPr>
          </w:p>
        </w:tc>
        <w:tc>
          <w:tcPr>
            <w:tcW w:w="1058"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eastAsia="宋体" w:cs="Times New Roman"/>
                <w:szCs w:val="21"/>
              </w:rPr>
            </w:pPr>
          </w:p>
        </w:tc>
        <w:tc>
          <w:tcPr>
            <w:tcW w:w="3368" w:type="pct"/>
            <w:tcBorders>
              <w:top w:val="single" w:color="auto" w:sz="4" w:space="0"/>
              <w:left w:val="single" w:color="auto" w:sz="4" w:space="0"/>
              <w:bottom w:val="single" w:color="auto" w:sz="4" w:space="0"/>
              <w:right w:val="single" w:color="auto" w:sz="4" w:space="0"/>
            </w:tcBorders>
          </w:tcPr>
          <w:p>
            <w:pPr>
              <w:spacing w:line="340" w:lineRule="exact"/>
              <w:rPr>
                <w:rFonts w:ascii="宋体" w:hAnsi="宋体" w:eastAsia="宋体" w:cs="Times New Roman"/>
                <w:bCs/>
                <w:szCs w:val="21"/>
              </w:rPr>
            </w:pPr>
            <w:r>
              <w:rPr>
                <w:rFonts w:hint="eastAsia" w:ascii="宋体" w:hAnsi="宋体" w:eastAsia="宋体" w:cs="Calibri"/>
                <w:bCs/>
                <w:szCs w:val="21"/>
              </w:rPr>
              <w:t>3.2</w:t>
            </w:r>
            <w:r>
              <w:rPr>
                <w:rFonts w:hint="eastAsia" w:ascii="宋体" w:hAnsi="宋体" w:eastAsia="宋体" w:cs="Times New Roman"/>
                <w:bCs/>
                <w:szCs w:val="21"/>
              </w:rPr>
              <w:t>中标人逾期交货的，将</w:t>
            </w:r>
            <w:commentRangeStart w:id="64"/>
            <w:r>
              <w:rPr>
                <w:rFonts w:hint="eastAsia" w:ascii="宋体" w:hAnsi="宋体" w:eastAsia="宋体" w:cs="Times New Roman"/>
                <w:bCs/>
                <w:szCs w:val="21"/>
              </w:rPr>
              <w:t>被没收履约保证金</w:t>
            </w:r>
            <w:commentRangeEnd w:id="64"/>
            <w:r>
              <w:commentReference w:id="64"/>
            </w:r>
            <w:r>
              <w:rPr>
                <w:rFonts w:hint="eastAsia" w:ascii="宋体" w:hAnsi="宋体" w:eastAsia="宋体" w:cs="Times New Roman"/>
                <w:bCs/>
                <w:szCs w:val="21"/>
              </w:rPr>
              <w:t>并按主管部门相关规定处理。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0" w:hRule="atLeast"/>
        </w:trPr>
        <w:tc>
          <w:tcPr>
            <w:tcW w:w="573"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eastAsia="宋体" w:cs="Times New Roman"/>
                <w:bCs/>
                <w:szCs w:val="21"/>
              </w:rPr>
            </w:pPr>
          </w:p>
        </w:tc>
        <w:tc>
          <w:tcPr>
            <w:tcW w:w="1058"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eastAsia="宋体" w:cs="Times New Roman"/>
                <w:szCs w:val="21"/>
              </w:rPr>
            </w:pPr>
          </w:p>
        </w:tc>
        <w:tc>
          <w:tcPr>
            <w:tcW w:w="3368" w:type="pct"/>
            <w:tcBorders>
              <w:top w:val="single" w:color="auto" w:sz="4" w:space="0"/>
              <w:left w:val="single" w:color="auto" w:sz="4" w:space="0"/>
              <w:bottom w:val="single" w:color="auto" w:sz="4" w:space="0"/>
              <w:right w:val="single" w:color="auto" w:sz="4" w:space="0"/>
            </w:tcBorders>
          </w:tcPr>
          <w:p>
            <w:pPr>
              <w:spacing w:line="340" w:lineRule="exact"/>
              <w:rPr>
                <w:rFonts w:ascii="宋体" w:hAnsi="宋体" w:eastAsia="宋体" w:cs="Times New Roman"/>
                <w:bCs/>
                <w:szCs w:val="21"/>
              </w:rPr>
            </w:pPr>
            <w:r>
              <w:rPr>
                <w:rFonts w:hint="eastAsia" w:ascii="宋体" w:hAnsi="宋体" w:eastAsia="宋体" w:cs="Calibri"/>
                <w:bCs/>
                <w:szCs w:val="21"/>
              </w:rPr>
              <w:t>3.3</w:t>
            </w:r>
            <w:r>
              <w:rPr>
                <w:rFonts w:hint="eastAsia" w:ascii="宋体" w:hAnsi="宋体" w:eastAsia="宋体" w:cs="Times New Roman"/>
                <w:bCs/>
                <w:szCs w:val="21"/>
              </w:rPr>
              <w:t>中标人所交付产品、工程或服务不符合其投标承诺的，或在投标阶段为了中标而盲目虚假承诺、低价恶性竞争，在履约阶段则通过偷工减料、以次充好而获取利润的，将被没收履约保证金，并被履约评价工作实施机构评为履约等级“差”并按主管部门相关规定处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0" w:hRule="atLeast"/>
        </w:trPr>
        <w:tc>
          <w:tcPr>
            <w:tcW w:w="573" w:type="pct"/>
            <w:tcBorders>
              <w:top w:val="single" w:color="auto" w:sz="4" w:space="0"/>
              <w:left w:val="single" w:color="auto" w:sz="4" w:space="0"/>
              <w:bottom w:val="single" w:color="auto" w:sz="4" w:space="0"/>
              <w:right w:val="single" w:color="auto" w:sz="4" w:space="0"/>
            </w:tcBorders>
            <w:vAlign w:val="center"/>
          </w:tcPr>
          <w:p>
            <w:pPr>
              <w:jc w:val="center"/>
              <w:rPr>
                <w:rFonts w:ascii="宋体" w:hAnsi="宋体" w:eastAsia="宋体" w:cs="Times New Roman"/>
                <w:bCs/>
                <w:szCs w:val="21"/>
              </w:rPr>
            </w:pPr>
            <w:r>
              <w:rPr>
                <w:rFonts w:hint="eastAsia" w:ascii="宋体" w:hAnsi="宋体" w:eastAsia="宋体" w:cs="Calibri"/>
                <w:bCs/>
                <w:szCs w:val="21"/>
              </w:rPr>
              <w:t>4</w:t>
            </w:r>
          </w:p>
        </w:tc>
        <w:tc>
          <w:tcPr>
            <w:tcW w:w="1058" w:type="pct"/>
            <w:tcBorders>
              <w:top w:val="single" w:color="auto" w:sz="4" w:space="0"/>
              <w:left w:val="single" w:color="auto" w:sz="4" w:space="0"/>
              <w:bottom w:val="single" w:color="auto" w:sz="4" w:space="0"/>
              <w:right w:val="single" w:color="auto" w:sz="4" w:space="0"/>
            </w:tcBorders>
            <w:vAlign w:val="center"/>
          </w:tcPr>
          <w:p>
            <w:pPr>
              <w:jc w:val="center"/>
              <w:rPr>
                <w:rFonts w:ascii="宋体" w:hAnsi="宋体" w:eastAsia="宋体" w:cs="Times New Roman"/>
                <w:szCs w:val="21"/>
              </w:rPr>
            </w:pPr>
            <w:r>
              <w:rPr>
                <w:rFonts w:hint="eastAsia" w:ascii="宋体" w:hAnsi="宋体" w:eastAsia="宋体" w:cs="Times New Roman"/>
                <w:szCs w:val="21"/>
              </w:rPr>
              <w:t>关于付款</w:t>
            </w:r>
          </w:p>
        </w:tc>
        <w:tc>
          <w:tcPr>
            <w:tcW w:w="3368" w:type="pct"/>
            <w:tcBorders>
              <w:top w:val="single" w:color="auto" w:sz="4" w:space="0"/>
              <w:left w:val="single" w:color="auto" w:sz="4" w:space="0"/>
              <w:bottom w:val="single" w:color="auto" w:sz="4" w:space="0"/>
              <w:right w:val="single" w:color="auto" w:sz="4" w:space="0"/>
            </w:tcBorders>
            <w:vAlign w:val="center"/>
          </w:tcPr>
          <w:p>
            <w:pPr>
              <w:rPr>
                <w:rFonts w:ascii="宋体" w:hAnsi="宋体" w:eastAsia="宋体" w:cs="Times New Roman"/>
                <w:b/>
                <w:szCs w:val="21"/>
              </w:rPr>
            </w:pPr>
            <w:r>
              <w:rPr>
                <w:rFonts w:hint="eastAsia" w:ascii="宋体" w:hAnsi="宋体" w:eastAsia="宋体" w:cs="Times New Roman"/>
                <w:szCs w:val="22"/>
              </w:rPr>
              <w:t>合同签订后</w:t>
            </w:r>
            <w:commentRangeStart w:id="65"/>
            <w:r>
              <w:rPr>
                <w:rFonts w:hint="eastAsia" w:ascii="宋体" w:hAnsi="宋体" w:eastAsia="宋体" w:cs="Times New Roman"/>
                <w:szCs w:val="22"/>
              </w:rPr>
              <w:t>30个工作日内</w:t>
            </w:r>
            <w:commentRangeEnd w:id="65"/>
            <w:r>
              <w:commentReference w:id="65"/>
            </w:r>
            <w:r>
              <w:rPr>
                <w:rFonts w:hint="eastAsia" w:ascii="宋体" w:hAnsi="宋体" w:eastAsia="宋体" w:cs="Times New Roman"/>
                <w:szCs w:val="22"/>
              </w:rPr>
              <w:t>采购人向中标人支付合同金额的</w:t>
            </w:r>
            <w:r>
              <w:rPr>
                <w:rFonts w:ascii="宋体" w:hAnsi="宋体" w:eastAsia="宋体" w:cs="Times New Roman"/>
                <w:szCs w:val="22"/>
              </w:rPr>
              <w:t>5</w:t>
            </w:r>
            <w:r>
              <w:rPr>
                <w:rFonts w:hint="eastAsia" w:ascii="宋体" w:hAnsi="宋体" w:eastAsia="宋体" w:cs="Times New Roman"/>
                <w:szCs w:val="22"/>
              </w:rPr>
              <w:t>0%，项目验收合格后</w:t>
            </w:r>
            <w:commentRangeStart w:id="66"/>
            <w:r>
              <w:rPr>
                <w:rFonts w:hint="eastAsia" w:ascii="宋体" w:hAnsi="宋体" w:eastAsia="宋体" w:cs="Times New Roman"/>
                <w:szCs w:val="22"/>
              </w:rPr>
              <w:t>30个工作日内</w:t>
            </w:r>
            <w:commentRangeEnd w:id="66"/>
            <w:r>
              <w:commentReference w:id="66"/>
            </w:r>
            <w:r>
              <w:rPr>
                <w:rFonts w:hint="eastAsia" w:ascii="宋体" w:hAnsi="宋体" w:eastAsia="宋体" w:cs="Times New Roman"/>
                <w:szCs w:val="22"/>
              </w:rPr>
              <w:t>，采购人向中标人支付合同金额的</w:t>
            </w:r>
            <w:r>
              <w:rPr>
                <w:rFonts w:ascii="宋体" w:hAnsi="宋体" w:eastAsia="宋体" w:cs="Times New Roman"/>
                <w:szCs w:val="22"/>
              </w:rPr>
              <w:t>5</w:t>
            </w:r>
            <w:r>
              <w:rPr>
                <w:rFonts w:hint="eastAsia" w:ascii="宋体" w:hAnsi="宋体" w:eastAsia="宋体" w:cs="Times New Roman"/>
                <w:szCs w:val="22"/>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0" w:hRule="atLeast"/>
        </w:trPr>
        <w:tc>
          <w:tcPr>
            <w:tcW w:w="573" w:type="pct"/>
            <w:tcBorders>
              <w:top w:val="single" w:color="auto" w:sz="4" w:space="0"/>
              <w:left w:val="single" w:color="auto" w:sz="4" w:space="0"/>
              <w:bottom w:val="single" w:color="auto" w:sz="4" w:space="0"/>
              <w:right w:val="single" w:color="auto" w:sz="4" w:space="0"/>
            </w:tcBorders>
            <w:vAlign w:val="center"/>
          </w:tcPr>
          <w:p>
            <w:pPr>
              <w:jc w:val="center"/>
              <w:rPr>
                <w:rFonts w:ascii="宋体" w:hAnsi="宋体" w:eastAsia="宋体" w:cs="Times New Roman"/>
                <w:bCs/>
                <w:szCs w:val="21"/>
              </w:rPr>
            </w:pPr>
            <w:r>
              <w:rPr>
                <w:rFonts w:hint="eastAsia" w:ascii="宋体" w:hAnsi="宋体" w:eastAsia="宋体" w:cs="Calibri"/>
                <w:bCs/>
                <w:szCs w:val="21"/>
              </w:rPr>
              <w:t>5</w:t>
            </w:r>
          </w:p>
        </w:tc>
        <w:tc>
          <w:tcPr>
            <w:tcW w:w="1058" w:type="pct"/>
            <w:tcBorders>
              <w:top w:val="single" w:color="auto" w:sz="4" w:space="0"/>
              <w:left w:val="single" w:color="auto" w:sz="4" w:space="0"/>
              <w:bottom w:val="single" w:color="auto" w:sz="4" w:space="0"/>
              <w:right w:val="single" w:color="auto" w:sz="4" w:space="0"/>
            </w:tcBorders>
            <w:vAlign w:val="center"/>
          </w:tcPr>
          <w:p>
            <w:pPr>
              <w:jc w:val="center"/>
              <w:rPr>
                <w:rFonts w:ascii="宋体" w:hAnsi="宋体" w:eastAsia="宋体" w:cs="Times New Roman"/>
                <w:szCs w:val="21"/>
              </w:rPr>
            </w:pPr>
            <w:r>
              <w:rPr>
                <w:rFonts w:hint="eastAsia" w:ascii="宋体" w:hAnsi="宋体" w:eastAsia="宋体" w:cs="Times New Roman"/>
                <w:szCs w:val="21"/>
              </w:rPr>
              <w:t>报价要求</w:t>
            </w:r>
          </w:p>
        </w:tc>
        <w:tc>
          <w:tcPr>
            <w:tcW w:w="3368" w:type="pct"/>
            <w:tcBorders>
              <w:top w:val="single" w:color="auto" w:sz="4" w:space="0"/>
              <w:left w:val="single" w:color="auto" w:sz="4" w:space="0"/>
              <w:bottom w:val="single" w:color="auto" w:sz="4" w:space="0"/>
              <w:right w:val="single" w:color="auto" w:sz="4" w:space="0"/>
            </w:tcBorders>
          </w:tcPr>
          <w:p>
            <w:pPr>
              <w:ind w:firstLine="420" w:firstLineChars="200"/>
              <w:rPr>
                <w:rFonts w:ascii="宋体" w:hAnsi="宋体" w:eastAsia="宋体" w:cs="Times New Roman"/>
                <w:bCs/>
                <w:szCs w:val="21"/>
              </w:rPr>
            </w:pPr>
            <w:r>
              <w:rPr>
                <w:rFonts w:hint="eastAsia" w:ascii="宋体" w:hAnsi="宋体" w:eastAsia="宋体" w:cs="Times New Roman"/>
                <w:bCs/>
                <w:szCs w:val="21"/>
              </w:rPr>
              <w:t xml:space="preserve">投标总价是完成该项目的一切费用总和，包括设备费、运输费、装卸费、保险费、技术培训费、设备安装费、调试费、售后服务费、国家规定的各项税费等全部费用。 </w:t>
            </w:r>
          </w:p>
        </w:tc>
      </w:tr>
    </w:tbl>
    <w:p>
      <w:pPr>
        <w:pStyle w:val="9"/>
        <w:spacing w:before="60" w:beforeLines="25" w:after="60" w:afterLines="25"/>
        <w:ind w:firstLine="392" w:firstLineChars="187"/>
        <w:rPr>
          <w:rFonts w:ascii="宋体" w:hAnsi="宋体"/>
          <w:szCs w:val="21"/>
        </w:rPr>
      </w:pPr>
    </w:p>
    <w:p>
      <w:pPr>
        <w:numPr>
          <w:numId w:val="0"/>
        </w:numPr>
        <w:ind w:leftChars="0"/>
        <w:jc w:val="center"/>
        <w:outlineLvl w:val="0"/>
        <w:rPr>
          <w:rFonts w:hint="eastAsia" w:ascii="宋体" w:hAnsi="宋体" w:eastAsia="宋体" w:cs="Times New Roman"/>
          <w:b/>
          <w:bCs/>
          <w:kern w:val="0"/>
          <w:sz w:val="28"/>
          <w:szCs w:val="28"/>
          <w:lang w:val="en-US" w:eastAsia="zh-CN" w:bidi="ar-SA"/>
        </w:rPr>
      </w:pPr>
      <w:r>
        <w:rPr>
          <w:rFonts w:hint="eastAsia" w:ascii="宋体" w:hAnsi="宋体" w:eastAsia="宋体" w:cs="Times New Roman"/>
          <w:b/>
          <w:bCs/>
          <w:kern w:val="0"/>
          <w:sz w:val="28"/>
          <w:szCs w:val="28"/>
          <w:lang w:val="en-US" w:eastAsia="zh-CN" w:bidi="ar-SA"/>
        </w:rPr>
        <w:t>六、项目平面图纸</w:t>
      </w:r>
    </w:p>
    <w:p>
      <w:pPr>
        <w:rPr>
          <w:rFonts w:hint="default" w:ascii="宋体" w:hAnsi="宋体" w:eastAsia="宋体" w:cs="宋体"/>
          <w:szCs w:val="22"/>
          <w:lang w:val="en-US" w:eastAsia="zh-CN"/>
        </w:rPr>
      </w:pPr>
      <w:r>
        <w:rPr>
          <w:rFonts w:hint="eastAsia" w:ascii="宋体" w:hAnsi="宋体" w:eastAsia="宋体" w:cs="宋体"/>
          <w:szCs w:val="22"/>
          <w:lang w:val="en-US" w:eastAsia="zh-CN"/>
        </w:rPr>
        <w:t>1、教师办公室</w:t>
      </w:r>
    </w:p>
    <w:p>
      <w:pPr>
        <w:jc w:val="center"/>
        <w:rPr>
          <w:rFonts w:hint="eastAsia" w:ascii="宋体" w:hAnsi="宋体" w:eastAsia="宋体" w:cs="宋体"/>
          <w:szCs w:val="22"/>
          <w:lang w:val="en-US" w:eastAsia="zh-CN"/>
        </w:rPr>
      </w:pPr>
      <w:r>
        <w:rPr>
          <w:rFonts w:ascii="等线" w:hAnsi="等线" w:eastAsia="等线" w:cs="Times New Roman"/>
          <w:szCs w:val="22"/>
        </w:rPr>
        <w:drawing>
          <wp:inline distT="0" distB="0" distL="114300" distR="114300">
            <wp:extent cx="5882640" cy="4289425"/>
            <wp:effectExtent l="0" t="0" r="0" b="8255"/>
            <wp:docPr id="2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
                    <pic:cNvPicPr>
                      <a:picLocks noChangeAspect="1"/>
                    </pic:cNvPicPr>
                  </pic:nvPicPr>
                  <pic:blipFill>
                    <a:blip r:embed="rId62"/>
                    <a:stretch>
                      <a:fillRect/>
                    </a:stretch>
                  </pic:blipFill>
                  <pic:spPr>
                    <a:xfrm>
                      <a:off x="0" y="0"/>
                      <a:ext cx="5882640" cy="4289425"/>
                    </a:xfrm>
                    <a:prstGeom prst="rect">
                      <a:avLst/>
                    </a:prstGeom>
                    <a:noFill/>
                    <a:ln>
                      <a:noFill/>
                    </a:ln>
                  </pic:spPr>
                </pic:pic>
              </a:graphicData>
            </a:graphic>
          </wp:inline>
        </w:drawing>
      </w:r>
    </w:p>
    <w:p>
      <w:pPr>
        <w:rPr>
          <w:rFonts w:hint="eastAsia" w:ascii="宋体" w:hAnsi="宋体" w:eastAsia="宋体" w:cs="宋体"/>
          <w:szCs w:val="22"/>
          <w:lang w:val="en-US" w:eastAsia="zh-CN"/>
        </w:rPr>
      </w:pPr>
      <w:r>
        <w:rPr>
          <w:rFonts w:hint="eastAsia" w:ascii="宋体" w:hAnsi="宋体" w:eastAsia="宋体" w:cs="宋体"/>
          <w:szCs w:val="22"/>
          <w:lang w:val="en-US" w:eastAsia="zh-CN"/>
        </w:rPr>
        <w:br w:type="page"/>
      </w:r>
    </w:p>
    <w:p>
      <w:pPr>
        <w:rPr>
          <w:rFonts w:hint="eastAsia" w:ascii="宋体" w:hAnsi="宋体" w:eastAsia="宋体" w:cs="宋体"/>
          <w:szCs w:val="22"/>
          <w:lang w:val="en-US" w:eastAsia="zh-CN"/>
        </w:rPr>
      </w:pPr>
      <w:r>
        <w:rPr>
          <w:rFonts w:hint="eastAsia" w:ascii="宋体" w:hAnsi="宋体" w:eastAsia="宋体" w:cs="宋体"/>
          <w:szCs w:val="22"/>
          <w:lang w:val="en-US" w:eastAsia="zh-CN"/>
        </w:rPr>
        <w:t>2、考务室</w:t>
      </w:r>
    </w:p>
    <w:p>
      <w:pPr>
        <w:jc w:val="center"/>
        <w:rPr>
          <w:rFonts w:ascii="等线" w:hAnsi="等线" w:eastAsia="等线" w:cs="Times New Roman"/>
          <w:szCs w:val="22"/>
        </w:rPr>
      </w:pPr>
      <w:r>
        <w:rPr>
          <w:rFonts w:ascii="等线" w:hAnsi="等线" w:eastAsia="等线" w:cs="Times New Roman"/>
          <w:szCs w:val="22"/>
        </w:rPr>
        <w:drawing>
          <wp:inline distT="0" distB="0" distL="114300" distR="114300">
            <wp:extent cx="8580120" cy="3482975"/>
            <wp:effectExtent l="0" t="0" r="6985" b="0"/>
            <wp:docPr id="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1"/>
                    <pic:cNvPicPr>
                      <a:picLocks noChangeAspect="1"/>
                    </pic:cNvPicPr>
                  </pic:nvPicPr>
                  <pic:blipFill>
                    <a:blip r:embed="rId63"/>
                    <a:stretch>
                      <a:fillRect/>
                    </a:stretch>
                  </pic:blipFill>
                  <pic:spPr>
                    <a:xfrm rot="16200000">
                      <a:off x="0" y="0"/>
                      <a:ext cx="8580120" cy="3482975"/>
                    </a:xfrm>
                    <a:prstGeom prst="rect">
                      <a:avLst/>
                    </a:prstGeom>
                    <a:noFill/>
                    <a:ln>
                      <a:noFill/>
                    </a:ln>
                  </pic:spPr>
                </pic:pic>
              </a:graphicData>
            </a:graphic>
          </wp:inline>
        </w:drawing>
      </w:r>
    </w:p>
    <w:p>
      <w:pPr>
        <w:rPr>
          <w:rFonts w:hint="eastAsia" w:ascii="宋体" w:hAnsi="宋体" w:eastAsia="宋体" w:cs="宋体"/>
          <w:szCs w:val="22"/>
          <w:lang w:val="en-US" w:eastAsia="zh-CN"/>
        </w:rPr>
      </w:pPr>
      <w:r>
        <w:rPr>
          <w:rFonts w:hint="eastAsia" w:ascii="宋体" w:hAnsi="宋体" w:eastAsia="宋体" w:cs="宋体"/>
          <w:szCs w:val="22"/>
          <w:lang w:val="en-US" w:eastAsia="zh-CN"/>
        </w:rPr>
        <w:t>3、团委活动室</w:t>
      </w:r>
    </w:p>
    <w:p>
      <w:pPr>
        <w:jc w:val="center"/>
        <w:rPr>
          <w:rFonts w:ascii="等线" w:hAnsi="等线" w:eastAsia="等线" w:cs="Times New Roman"/>
          <w:szCs w:val="22"/>
        </w:rPr>
      </w:pPr>
      <w:r>
        <w:rPr>
          <w:rFonts w:ascii="等线" w:hAnsi="等线" w:eastAsia="等线" w:cs="Times New Roman"/>
          <w:szCs w:val="22"/>
        </w:rPr>
        <w:drawing>
          <wp:inline distT="0" distB="0" distL="114300" distR="114300">
            <wp:extent cx="5822315" cy="4203065"/>
            <wp:effectExtent l="0" t="0" r="14605" b="3175"/>
            <wp:docPr id="3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4"/>
                    <pic:cNvPicPr>
                      <a:picLocks noChangeAspect="1"/>
                    </pic:cNvPicPr>
                  </pic:nvPicPr>
                  <pic:blipFill>
                    <a:blip r:embed="rId64"/>
                    <a:stretch>
                      <a:fillRect/>
                    </a:stretch>
                  </pic:blipFill>
                  <pic:spPr>
                    <a:xfrm>
                      <a:off x="0" y="0"/>
                      <a:ext cx="5822315" cy="4203065"/>
                    </a:xfrm>
                    <a:prstGeom prst="rect">
                      <a:avLst/>
                    </a:prstGeom>
                    <a:noFill/>
                    <a:ln>
                      <a:noFill/>
                    </a:ln>
                  </pic:spPr>
                </pic:pic>
              </a:graphicData>
            </a:graphic>
          </wp:inline>
        </w:drawing>
      </w:r>
    </w:p>
    <w:p>
      <w:pPr>
        <w:rPr>
          <w:rFonts w:hint="eastAsia" w:ascii="宋体" w:hAnsi="宋体" w:eastAsia="宋体" w:cs="宋体"/>
          <w:szCs w:val="22"/>
          <w:lang w:val="en-US" w:eastAsia="zh-CN"/>
        </w:rPr>
      </w:pPr>
      <w:r>
        <w:rPr>
          <w:rFonts w:hint="eastAsia" w:ascii="宋体" w:hAnsi="宋体" w:eastAsia="宋体" w:cs="宋体"/>
          <w:szCs w:val="22"/>
          <w:lang w:val="en-US" w:eastAsia="zh-CN"/>
        </w:rPr>
        <w:br w:type="page"/>
      </w:r>
    </w:p>
    <w:p>
      <w:pPr>
        <w:rPr>
          <w:rFonts w:hint="eastAsia" w:ascii="宋体" w:hAnsi="宋体" w:eastAsia="宋体" w:cs="宋体"/>
          <w:szCs w:val="22"/>
          <w:lang w:val="en-US" w:eastAsia="zh-CN"/>
        </w:rPr>
      </w:pPr>
      <w:r>
        <w:rPr>
          <w:rFonts w:hint="eastAsia" w:ascii="宋体" w:hAnsi="宋体" w:eastAsia="宋体" w:cs="宋体"/>
          <w:szCs w:val="22"/>
          <w:lang w:val="en-US" w:eastAsia="zh-CN"/>
        </w:rPr>
        <w:t>4、教职工宿舍</w:t>
      </w:r>
    </w:p>
    <w:p>
      <w:pPr>
        <w:pStyle w:val="7"/>
        <w:spacing w:before="120" w:beforeLines="50" w:after="120" w:afterLines="50"/>
        <w:rPr>
          <w:rFonts w:ascii="Calibri" w:hAnsi="Calibri" w:eastAsia="宋体" w:cs="Calibri"/>
          <w:i/>
          <w:iCs/>
          <w:color w:val="000000"/>
          <w:kern w:val="2"/>
          <w:sz w:val="22"/>
          <w:szCs w:val="22"/>
          <w:lang w:val="en-US" w:eastAsia="zh-CN" w:bidi="ar-SA"/>
        </w:rPr>
      </w:pPr>
      <w:r>
        <w:rPr>
          <w:rFonts w:ascii="Calibri" w:hAnsi="Calibri" w:eastAsia="宋体" w:cs="Calibri"/>
          <w:i/>
          <w:iCs/>
          <w:color w:val="000000"/>
          <w:kern w:val="2"/>
          <w:sz w:val="22"/>
          <w:szCs w:val="22"/>
          <w:lang w:val="en-US" w:eastAsia="zh-CN" w:bidi="ar-SA"/>
        </w:rPr>
        <w:drawing>
          <wp:inline distT="0" distB="0" distL="114300" distR="114300">
            <wp:extent cx="3848100" cy="7315200"/>
            <wp:effectExtent l="0" t="0" r="7620" b="0"/>
            <wp:docPr id="1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5"/>
                    <pic:cNvPicPr>
                      <a:picLocks noChangeAspect="1"/>
                    </pic:cNvPicPr>
                  </pic:nvPicPr>
                  <pic:blipFill>
                    <a:blip r:embed="rId65"/>
                    <a:stretch>
                      <a:fillRect/>
                    </a:stretch>
                  </pic:blipFill>
                  <pic:spPr>
                    <a:xfrm>
                      <a:off x="0" y="0"/>
                      <a:ext cx="3848100" cy="7315200"/>
                    </a:xfrm>
                    <a:prstGeom prst="rect">
                      <a:avLst/>
                    </a:prstGeom>
                    <a:noFill/>
                    <a:ln>
                      <a:noFill/>
                    </a:ln>
                  </pic:spPr>
                </pic:pic>
              </a:graphicData>
            </a:graphic>
          </wp:inline>
        </w:drawing>
      </w:r>
    </w:p>
    <w:p>
      <w:pPr>
        <w:pStyle w:val="7"/>
        <w:spacing w:before="120" w:beforeLines="50" w:after="120" w:afterLines="50"/>
        <w:rPr>
          <w:sz w:val="28"/>
          <w:szCs w:val="28"/>
        </w:rPr>
      </w:pPr>
      <w:r>
        <w:rPr>
          <w:rFonts w:hint="eastAsia"/>
          <w:sz w:val="28"/>
          <w:szCs w:val="28"/>
          <w:lang w:val="en-US" w:eastAsia="zh-CN"/>
        </w:rPr>
        <w:t>七</w:t>
      </w:r>
      <w:r>
        <w:rPr>
          <w:rFonts w:hint="eastAsia"/>
          <w:sz w:val="28"/>
          <w:szCs w:val="28"/>
        </w:rPr>
        <w:t>、其他重要条款</w:t>
      </w:r>
    </w:p>
    <w:p>
      <w:pPr>
        <w:ind w:firstLine="420" w:firstLineChars="200"/>
        <w:rPr>
          <w:bCs/>
          <w:szCs w:val="21"/>
        </w:rPr>
      </w:pPr>
      <w:r>
        <w:rPr>
          <w:rFonts w:hint="eastAsia"/>
          <w:bCs/>
          <w:szCs w:val="21"/>
        </w:rPr>
        <w:t>1、本项目投标报价采用包干制，应包括成本、法定税费和相应的利润，应涵盖本项目招标范围和招标文件所列的各项内容中所述的全部。由投标人根据招标需求自行测算投标报价；一经中标，投标报价即作为中标单位与采购人签订的合同金额。</w:t>
      </w:r>
    </w:p>
    <w:p>
      <w:pPr>
        <w:pStyle w:val="9"/>
        <w:spacing w:before="60" w:beforeLines="25" w:after="60" w:afterLines="25"/>
        <w:ind w:firstLine="392" w:firstLineChars="187"/>
        <w:rPr>
          <w:rFonts w:ascii="宋体" w:hAnsi="宋体"/>
          <w:szCs w:val="21"/>
        </w:rPr>
      </w:pPr>
      <w:r>
        <w:rPr>
          <w:bCs/>
          <w:szCs w:val="21"/>
        </w:rPr>
        <w:t>2</w:t>
      </w:r>
      <w:r>
        <w:rPr>
          <w:rFonts w:hint="eastAsia"/>
          <w:bCs/>
          <w:szCs w:val="21"/>
        </w:rPr>
        <w:t>、投标人应充分了解项目的位置、情况、道路及任何其它足以影响投标报价的情况，任何因忽视或误解项目情况而导致的索赔或服务期限延长申请将不获批准。</w:t>
      </w:r>
    </w:p>
    <w:p>
      <w:pPr>
        <w:ind w:firstLine="420" w:firstLineChars="200"/>
        <w:rPr>
          <w:bCs/>
          <w:szCs w:val="21"/>
        </w:rPr>
      </w:pPr>
      <w:r>
        <w:rPr>
          <w:bCs/>
          <w:szCs w:val="21"/>
        </w:rPr>
        <w:t>3</w:t>
      </w:r>
      <w:r>
        <w:rPr>
          <w:rFonts w:hint="eastAsia"/>
          <w:bCs/>
          <w:szCs w:val="21"/>
        </w:rPr>
        <w:t>、投标人不得期望通过索赔等方式获取补偿，否则，除可能遭到拒绝外，还可能将被作为不良行为记录在案，并可能影响其以后参加政府采购的项目投标。各投标人在投标报价时，应充分考虑投标报价的风险。</w:t>
      </w:r>
    </w:p>
    <w:p>
      <w:pPr>
        <w:ind w:firstLine="420" w:firstLineChars="200"/>
        <w:rPr>
          <w:bCs/>
          <w:szCs w:val="21"/>
        </w:rPr>
      </w:pPr>
      <w:r>
        <w:rPr>
          <w:bCs/>
          <w:szCs w:val="21"/>
        </w:rPr>
        <w:t>4</w:t>
      </w:r>
      <w:r>
        <w:rPr>
          <w:rFonts w:hint="eastAsia"/>
          <w:bCs/>
          <w:szCs w:val="21"/>
        </w:rPr>
        <w:t>、鼓励采购人积极运用公共信用信息，明确对信用记录良好的供应商（特别是中小微企业）免收履约保证金，确需收取履约保证金的，列明通过保函等非现金方式收取。在采购合同中明确对上述企业加大首付款或预付款比例，具体由采购人根据项目实际情况确定。</w:t>
      </w:r>
    </w:p>
    <w:p>
      <w:pPr>
        <w:ind w:firstLine="420" w:firstLineChars="200"/>
        <w:rPr>
          <w:bCs/>
          <w:szCs w:val="21"/>
        </w:rPr>
      </w:pPr>
      <w:r>
        <w:rPr>
          <w:bCs/>
          <w:szCs w:val="21"/>
        </w:rPr>
        <w:t>5</w:t>
      </w:r>
      <w:r>
        <w:rPr>
          <w:rFonts w:hint="eastAsia"/>
          <w:bCs/>
          <w:szCs w:val="21"/>
        </w:rPr>
        <w:t>、除政府采购合同继续履行将损害国家利益和社会公共利益外，双方当事人不得擅自变更、中止或者终止合同。</w:t>
      </w:r>
    </w:p>
    <w:p>
      <w:pPr>
        <w:ind w:firstLine="420" w:firstLineChars="200"/>
        <w:rPr>
          <w:bCs/>
          <w:szCs w:val="21"/>
        </w:rPr>
      </w:pPr>
    </w:p>
    <w:p>
      <w:pPr>
        <w:pStyle w:val="7"/>
        <w:spacing w:before="120" w:beforeLines="50" w:after="120" w:afterLines="50"/>
        <w:ind w:firstLine="420"/>
        <w:rPr>
          <w:sz w:val="28"/>
          <w:szCs w:val="28"/>
        </w:rPr>
      </w:pPr>
      <w:r>
        <w:rPr>
          <w:rFonts w:hint="eastAsia"/>
          <w:b/>
          <w:bCs/>
          <w:kern w:val="0"/>
          <w:sz w:val="28"/>
          <w:szCs w:val="28"/>
          <w:lang w:val="en-US" w:eastAsia="zh-CN"/>
        </w:rPr>
        <w:t>八</w:t>
      </w:r>
      <w:r>
        <w:rPr>
          <w:rFonts w:hint="eastAsia" w:ascii="宋体" w:hAnsi="宋体"/>
          <w:b/>
          <w:bCs/>
          <w:kern w:val="0"/>
          <w:sz w:val="28"/>
          <w:szCs w:val="28"/>
        </w:rPr>
        <w:t>、</w:t>
      </w:r>
      <w:r>
        <w:rPr>
          <w:rFonts w:hint="eastAsia"/>
          <w:sz w:val="28"/>
          <w:szCs w:val="28"/>
        </w:rPr>
        <w:t>样品要求</w:t>
      </w:r>
    </w:p>
    <w:p>
      <w:pPr>
        <w:ind w:firstLine="420" w:firstLineChars="200"/>
        <w:rPr>
          <w:rFonts w:ascii="宋体" w:hAnsi="宋体" w:cs="宋体"/>
          <w:kern w:val="0"/>
          <w:szCs w:val="18"/>
        </w:rPr>
      </w:pPr>
      <w:r>
        <w:rPr>
          <w:rFonts w:hint="eastAsia" w:ascii="宋体" w:hAnsi="宋体" w:cs="宋体"/>
          <w:kern w:val="0"/>
          <w:szCs w:val="18"/>
        </w:rPr>
        <w:t>（一）一般性规定和要求</w:t>
      </w:r>
    </w:p>
    <w:p>
      <w:pPr>
        <w:ind w:firstLine="420" w:firstLineChars="200"/>
        <w:rPr>
          <w:rFonts w:ascii="宋体" w:hAnsi="宋体" w:cs="宋体"/>
          <w:kern w:val="0"/>
          <w:szCs w:val="18"/>
        </w:rPr>
      </w:pPr>
      <w:r>
        <w:rPr>
          <w:rFonts w:hint="eastAsia" w:ascii="宋体" w:hAnsi="宋体" w:cs="宋体"/>
          <w:kern w:val="0"/>
          <w:szCs w:val="18"/>
        </w:rPr>
        <w:t>1、投标样品上需标注“项目名称及项目编号、样品编号、样品名称”等信息，但</w:t>
      </w:r>
      <w:r>
        <w:rPr>
          <w:rFonts w:ascii="宋体" w:hAnsi="宋体" w:cs="宋体"/>
          <w:kern w:val="0"/>
          <w:szCs w:val="18"/>
        </w:rPr>
        <w:t>不</w:t>
      </w:r>
      <w:r>
        <w:rPr>
          <w:rFonts w:hint="eastAsia" w:ascii="宋体" w:hAnsi="宋体" w:cs="宋体"/>
          <w:kern w:val="0"/>
          <w:szCs w:val="18"/>
        </w:rPr>
        <w:t>得显示指向</w:t>
      </w:r>
      <w:r>
        <w:rPr>
          <w:rFonts w:ascii="宋体" w:hAnsi="宋体" w:cs="宋体"/>
          <w:kern w:val="0"/>
          <w:szCs w:val="18"/>
        </w:rPr>
        <w:t>任何</w:t>
      </w:r>
      <w:r>
        <w:rPr>
          <w:rFonts w:hint="eastAsia" w:ascii="宋体" w:hAnsi="宋体" w:cs="宋体"/>
          <w:kern w:val="0"/>
          <w:szCs w:val="18"/>
        </w:rPr>
        <w:t>投标供应商的信息、</w:t>
      </w:r>
      <w:r>
        <w:rPr>
          <w:rFonts w:ascii="宋体" w:hAnsi="宋体" w:cs="宋体"/>
          <w:kern w:val="0"/>
          <w:szCs w:val="18"/>
        </w:rPr>
        <w:t>生产厂家</w:t>
      </w:r>
      <w:r>
        <w:rPr>
          <w:rFonts w:hint="eastAsia" w:ascii="宋体" w:hAnsi="宋体" w:cs="宋体"/>
          <w:kern w:val="0"/>
          <w:szCs w:val="18"/>
        </w:rPr>
        <w:t>的</w:t>
      </w:r>
      <w:r>
        <w:rPr>
          <w:rFonts w:ascii="宋体" w:hAnsi="宋体" w:cs="宋体"/>
          <w:kern w:val="0"/>
          <w:szCs w:val="18"/>
        </w:rPr>
        <w:t>商标，或者</w:t>
      </w:r>
      <w:r>
        <w:rPr>
          <w:rFonts w:hint="eastAsia" w:ascii="宋体" w:hAnsi="宋体" w:cs="宋体"/>
          <w:kern w:val="0"/>
          <w:szCs w:val="18"/>
        </w:rPr>
        <w:t>其他</w:t>
      </w:r>
      <w:r>
        <w:rPr>
          <w:rFonts w:ascii="宋体" w:hAnsi="宋体" w:cs="宋体"/>
          <w:kern w:val="0"/>
          <w:szCs w:val="18"/>
        </w:rPr>
        <w:t>的标记标识</w:t>
      </w:r>
      <w:r>
        <w:rPr>
          <w:rFonts w:hint="eastAsia" w:ascii="宋体" w:hAnsi="宋体" w:cs="宋体"/>
          <w:kern w:val="0"/>
          <w:szCs w:val="18"/>
        </w:rPr>
        <w:t>。需要安装的投标样品需为安装完整的成品，由投标供应商自行组织安装。</w:t>
      </w:r>
    </w:p>
    <w:p>
      <w:pPr>
        <w:ind w:firstLine="420" w:firstLineChars="200"/>
        <w:rPr>
          <w:rFonts w:ascii="宋体" w:hAnsi="宋体" w:cs="宋体"/>
          <w:kern w:val="0"/>
          <w:szCs w:val="18"/>
        </w:rPr>
      </w:pPr>
      <w:r>
        <w:rPr>
          <w:rFonts w:hint="eastAsia" w:ascii="宋体" w:hAnsi="宋体" w:cs="宋体"/>
          <w:kern w:val="0"/>
          <w:szCs w:val="18"/>
        </w:rPr>
        <w:t>2、样品递交签到：</w:t>
      </w:r>
    </w:p>
    <w:p>
      <w:pPr>
        <w:ind w:firstLine="420" w:firstLineChars="200"/>
        <w:rPr>
          <w:b/>
          <w:bCs/>
          <w:color w:val="FF0000"/>
        </w:rPr>
      </w:pPr>
      <w:r>
        <w:rPr>
          <w:rFonts w:hint="eastAsia"/>
          <w:bCs/>
          <w:szCs w:val="21"/>
        </w:rPr>
        <w:t>投标供应商授权人需在</w:t>
      </w:r>
      <w:r>
        <w:rPr>
          <w:rFonts w:ascii="宋体" w:hAnsi="宋体" w:cs="宋体"/>
          <w:b/>
          <w:bCs/>
          <w:color w:val="FF0000"/>
          <w:szCs w:val="21"/>
        </w:rPr>
        <w:t>本项目开标当日9:00-9:30（投标截止时间为上午时适用）,14:00-14:30（投标截止时间为下午时适用）到签到地点（</w:t>
      </w:r>
      <w:r>
        <w:rPr>
          <w:rFonts w:hint="eastAsia" w:ascii="宋体" w:hAnsi="宋体" w:cs="宋体"/>
          <w:b/>
          <w:bCs/>
          <w:color w:val="FF0000"/>
          <w:szCs w:val="21"/>
        </w:rPr>
        <w:t>深圳市南山区西丽街道沙河西路3185号智谷产业园A座深圳交易集团总部大楼3楼</w:t>
      </w:r>
      <w:r>
        <w:rPr>
          <w:rFonts w:ascii="宋体" w:hAnsi="宋体" w:cs="宋体"/>
          <w:b/>
          <w:bCs/>
          <w:color w:val="FF0000"/>
          <w:szCs w:val="21"/>
        </w:rPr>
        <w:t>）</w:t>
      </w:r>
      <w:r>
        <w:rPr>
          <w:rFonts w:hint="eastAsia"/>
          <w:bCs/>
          <w:szCs w:val="21"/>
        </w:rPr>
        <w:t>，提供</w:t>
      </w:r>
      <w:r>
        <w:rPr>
          <w:rFonts w:hint="eastAsia" w:ascii="宋体" w:hAnsi="宋体" w:cs="仿宋_GB2312"/>
          <w:szCs w:val="21"/>
        </w:rPr>
        <w:t>样品放置授权委托书</w:t>
      </w:r>
      <w:r>
        <w:rPr>
          <w:rFonts w:hint="eastAsia"/>
          <w:bCs/>
          <w:szCs w:val="21"/>
        </w:rPr>
        <w:t>（盖公章）</w:t>
      </w:r>
      <w:r>
        <w:rPr>
          <w:rFonts w:hint="eastAsia"/>
        </w:rPr>
        <w:t>（授权委托书模板详见附件：</w:t>
      </w:r>
      <w:r>
        <w:rPr>
          <w:rFonts w:hint="eastAsia" w:ascii="宋体" w:hAnsi="宋体" w:cs="仿宋_GB2312"/>
          <w:szCs w:val="21"/>
        </w:rPr>
        <w:t>样品放置授权委托书</w:t>
      </w:r>
      <w:r>
        <w:rPr>
          <w:rFonts w:hint="eastAsia"/>
        </w:rPr>
        <w:t>）</w:t>
      </w:r>
      <w:r>
        <w:rPr>
          <w:rFonts w:hint="eastAsia"/>
          <w:bCs/>
          <w:szCs w:val="21"/>
        </w:rPr>
        <w:t>、授权委托人身份证原件和复印件、样品清单（加盖公章），按深圳公共资源交易中心（深圳交易集团有限公司政府采购业务分公司）工作人员指引进行样品递交签到。</w:t>
      </w:r>
    </w:p>
    <w:p>
      <w:pPr>
        <w:ind w:firstLine="420" w:firstLineChars="200"/>
        <w:rPr>
          <w:rFonts w:ascii="宋体" w:hAnsi="宋体" w:cs="宋体"/>
          <w:kern w:val="0"/>
          <w:szCs w:val="18"/>
        </w:rPr>
      </w:pPr>
      <w:r>
        <w:rPr>
          <w:rFonts w:hint="eastAsia"/>
          <w:bCs/>
          <w:szCs w:val="21"/>
        </w:rPr>
        <w:t>特别注意事项：（1）上述资料提供不齐全，不予签到；（2）签到时间截止后，不再受理签到；（3）未进行签到的，样品不予接收。</w:t>
      </w:r>
    </w:p>
    <w:p>
      <w:pPr>
        <w:ind w:firstLine="420" w:firstLineChars="200"/>
        <w:rPr>
          <w:rFonts w:ascii="宋体" w:hAnsi="宋体" w:cs="宋体"/>
          <w:kern w:val="0"/>
          <w:szCs w:val="18"/>
        </w:rPr>
      </w:pPr>
      <w:r>
        <w:rPr>
          <w:rFonts w:hint="eastAsia" w:ascii="宋体" w:hAnsi="宋体" w:cs="宋体"/>
          <w:kern w:val="0"/>
          <w:szCs w:val="18"/>
        </w:rPr>
        <w:t xml:space="preserve">3、本项目投标截止时间后进行投标样品接收。投标样品接收需进行身份核对、样品核对、登记确认、顺序编号。 </w:t>
      </w:r>
    </w:p>
    <w:p>
      <w:pPr>
        <w:ind w:firstLine="420" w:firstLineChars="200"/>
        <w:rPr>
          <w:rFonts w:ascii="宋体" w:hAnsi="宋体" w:cs="宋体"/>
          <w:kern w:val="0"/>
          <w:szCs w:val="18"/>
        </w:rPr>
      </w:pPr>
      <w:r>
        <w:rPr>
          <w:rFonts w:hint="eastAsia" w:ascii="宋体" w:hAnsi="宋体" w:cs="宋体"/>
          <w:kern w:val="0"/>
          <w:szCs w:val="18"/>
        </w:rPr>
        <w:t>（1）身份核对。深圳公共资源交易中心（深圳交易集团有限公司政府采购业务分公司）工作人员核对投标供应商授权委托人提供的“</w:t>
      </w:r>
      <w:r>
        <w:rPr>
          <w:rFonts w:hint="eastAsia" w:ascii="宋体" w:hAnsi="宋体" w:cs="仿宋_GB2312"/>
          <w:szCs w:val="21"/>
        </w:rPr>
        <w:t>样品放置授权委托书</w:t>
      </w:r>
      <w:r>
        <w:rPr>
          <w:rFonts w:hint="eastAsia" w:ascii="宋体" w:hAnsi="宋体" w:cs="宋体"/>
          <w:kern w:val="0"/>
          <w:szCs w:val="18"/>
        </w:rPr>
        <w:t>（盖公章）、授权委托人身份证原件和复印件”。资料不齐全的，不得接收投标样品。</w:t>
      </w:r>
    </w:p>
    <w:p>
      <w:pPr>
        <w:ind w:firstLine="420" w:firstLineChars="200"/>
        <w:rPr>
          <w:rFonts w:ascii="宋体" w:hAnsi="宋体" w:cs="宋体"/>
          <w:kern w:val="0"/>
          <w:szCs w:val="18"/>
        </w:rPr>
      </w:pPr>
      <w:r>
        <w:rPr>
          <w:rFonts w:hint="eastAsia" w:ascii="宋体" w:hAnsi="宋体" w:cs="宋体"/>
          <w:kern w:val="0"/>
          <w:szCs w:val="18"/>
        </w:rPr>
        <w:t>（2）样品核对。深圳公共资源交易中心（深圳交易集团有限公司政府采购业务分公司）工作人员将投标样品与投标供应商提供的《样品清单》（盖公章）进行一一核对。有不一致的或损坏情况的，将要求供应商授权委托人在《样品清单》上注明。</w:t>
      </w:r>
    </w:p>
    <w:p>
      <w:pPr>
        <w:ind w:firstLine="420" w:firstLineChars="200"/>
        <w:rPr>
          <w:rFonts w:ascii="宋体" w:hAnsi="宋体" w:cs="宋体"/>
          <w:kern w:val="0"/>
          <w:szCs w:val="18"/>
        </w:rPr>
      </w:pPr>
      <w:r>
        <w:rPr>
          <w:rFonts w:hint="eastAsia" w:ascii="宋体" w:hAnsi="宋体" w:cs="宋体"/>
          <w:kern w:val="0"/>
          <w:szCs w:val="18"/>
        </w:rPr>
        <w:t>（3）登记确认。在完成身份核对及样品核对后，投标供应商授权委托人需在《样品接收登记表》上登记确认。</w:t>
      </w:r>
    </w:p>
    <w:p>
      <w:pPr>
        <w:ind w:firstLine="420" w:firstLineChars="200"/>
        <w:rPr>
          <w:rFonts w:ascii="宋体" w:hAnsi="宋体" w:cs="宋体"/>
          <w:kern w:val="0"/>
          <w:szCs w:val="18"/>
        </w:rPr>
      </w:pPr>
      <w:r>
        <w:rPr>
          <w:rFonts w:hint="eastAsia" w:ascii="宋体" w:hAnsi="宋体" w:cs="宋体"/>
          <w:kern w:val="0"/>
          <w:szCs w:val="18"/>
        </w:rPr>
        <w:t>（4）顺序编号。深圳公共资源交易中心（深圳交易集团有限公司政府采购业务分公司）工作人员按投标样品接收的先后顺序进行编号。</w:t>
      </w:r>
    </w:p>
    <w:p>
      <w:pPr>
        <w:ind w:firstLine="420" w:firstLineChars="200"/>
        <w:rPr>
          <w:rFonts w:ascii="宋体" w:hAnsi="宋体" w:cs="宋体"/>
          <w:kern w:val="0"/>
          <w:szCs w:val="18"/>
        </w:rPr>
      </w:pPr>
      <w:r>
        <w:rPr>
          <w:rFonts w:hint="eastAsia" w:ascii="宋体" w:hAnsi="宋体" w:cs="宋体"/>
          <w:kern w:val="0"/>
          <w:szCs w:val="18"/>
        </w:rPr>
        <w:t>4、深圳公共资源交易中心（深圳交易集团有限公司政府采购业务分公司）工作人员负责组织投标样品摆样，指引供应商授权委托人将投标样品搬运到指定地点摆放、拆除包装，按要求摆放整齐。完成样品摆样后，供应商授权委托人应及时立场，不得在摆样现场滞留。</w:t>
      </w:r>
    </w:p>
    <w:p>
      <w:pPr>
        <w:ind w:firstLine="420" w:firstLineChars="200"/>
        <w:rPr>
          <w:rFonts w:ascii="宋体" w:hAnsi="宋体" w:cs="宋体"/>
          <w:kern w:val="0"/>
          <w:szCs w:val="18"/>
        </w:rPr>
      </w:pPr>
      <w:r>
        <w:rPr>
          <w:rFonts w:hint="eastAsia" w:ascii="宋体" w:hAnsi="宋体" w:cs="宋体"/>
          <w:kern w:val="0"/>
          <w:szCs w:val="18"/>
        </w:rPr>
        <w:t>5、样品的退回：（1）未中标的供应商投标样品，</w:t>
      </w:r>
      <w:r>
        <w:rPr>
          <w:rFonts w:hint="eastAsia"/>
        </w:rPr>
        <w:t>由</w:t>
      </w:r>
      <w:r>
        <w:rPr>
          <w:rFonts w:hint="eastAsia" w:ascii="宋体" w:hAnsi="宋体" w:cs="宋体"/>
          <w:kern w:val="0"/>
          <w:szCs w:val="18"/>
        </w:rPr>
        <w:t>供应商出具授权委托书及被授权人身份证在项目结果公告发布后的三个工作日内办理退回手续。（2）中标的供应商投标样品，要求采购人代表凭中标通知书复印件及身份证在中标通知书发放后三个工作日内办理领取手续。</w:t>
      </w:r>
    </w:p>
    <w:p>
      <w:pPr>
        <w:ind w:firstLine="420" w:firstLineChars="200"/>
        <w:rPr>
          <w:rFonts w:ascii="宋体" w:hAnsi="宋体" w:cs="宋体"/>
          <w:kern w:val="0"/>
          <w:szCs w:val="18"/>
        </w:rPr>
      </w:pPr>
      <w:r>
        <w:rPr>
          <w:rFonts w:hint="eastAsia" w:ascii="宋体" w:hAnsi="宋体" w:cs="宋体"/>
          <w:kern w:val="0"/>
          <w:szCs w:val="18"/>
        </w:rPr>
        <w:t>投标样品移交时，深圳公共资源交易中心（深圳交易集团有限公司政府采购业务分公司）工作人员将再次核对供应商授权委托人或采购人代表身份、核对《样品清单》，签字确认后并取走样品。</w:t>
      </w:r>
    </w:p>
    <w:p>
      <w:pPr>
        <w:ind w:firstLine="420" w:firstLineChars="200"/>
        <w:rPr>
          <w:rFonts w:ascii="宋体" w:hAnsi="宋体" w:cs="宋体"/>
          <w:kern w:val="0"/>
          <w:szCs w:val="18"/>
        </w:rPr>
      </w:pPr>
      <w:r>
        <w:rPr>
          <w:rFonts w:hint="eastAsia" w:ascii="宋体" w:hAnsi="宋体" w:cs="宋体"/>
          <w:kern w:val="0"/>
          <w:szCs w:val="18"/>
        </w:rPr>
        <w:t>6、未能及时退回的样品的处理：</w:t>
      </w:r>
    </w:p>
    <w:p>
      <w:pPr>
        <w:ind w:firstLine="420" w:firstLineChars="200"/>
        <w:rPr>
          <w:rFonts w:ascii="宋体" w:hAnsi="宋体" w:cs="宋体"/>
          <w:kern w:val="0"/>
          <w:szCs w:val="18"/>
        </w:rPr>
      </w:pPr>
      <w:r>
        <w:rPr>
          <w:rFonts w:hint="eastAsia" w:ascii="宋体" w:hAnsi="宋体" w:cs="宋体"/>
          <w:kern w:val="0"/>
          <w:szCs w:val="18"/>
        </w:rPr>
        <w:t>（1）未中标供应商未在规定时间内（项目结果公告发布后的三个工作日内）内取回投标样品的，视为放弃取回，深圳公共资源交易中心（深圳交易集团有限公司政府采购业务分公司）将定期清理。</w:t>
      </w:r>
    </w:p>
    <w:p>
      <w:pPr>
        <w:ind w:firstLine="420" w:firstLineChars="200"/>
        <w:rPr>
          <w:rFonts w:ascii="宋体" w:hAnsi="宋体" w:cs="宋体"/>
          <w:kern w:val="0"/>
          <w:szCs w:val="18"/>
        </w:rPr>
      </w:pPr>
      <w:r>
        <w:rPr>
          <w:rFonts w:hint="eastAsia" w:ascii="宋体" w:hAnsi="宋体" w:cs="宋体"/>
          <w:kern w:val="0"/>
          <w:szCs w:val="18"/>
        </w:rPr>
        <w:t>（2）采购人未在规定时间内（中标通知书发放后三个工作日内）内领取中标供应商投标样品的，视同采购人主动放弃取回，深圳公共资源交易中心（深圳交易集团有限公司政府采购业务分公司）将定期清理。</w:t>
      </w:r>
    </w:p>
    <w:p>
      <w:pPr>
        <w:ind w:firstLine="420" w:firstLineChars="200"/>
        <w:rPr>
          <w:rFonts w:ascii="宋体" w:hAnsi="宋体" w:cs="宋体"/>
          <w:kern w:val="0"/>
          <w:szCs w:val="18"/>
        </w:rPr>
      </w:pPr>
      <w:r>
        <w:rPr>
          <w:rFonts w:hint="eastAsia" w:ascii="宋体" w:hAnsi="宋体" w:cs="宋体"/>
          <w:kern w:val="0"/>
          <w:szCs w:val="18"/>
        </w:rPr>
        <w:t>（二）样品清单：</w:t>
      </w:r>
    </w:p>
    <w:tbl>
      <w:tblPr>
        <w:tblStyle w:val="43"/>
        <w:tblW w:w="853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18"/>
        <w:gridCol w:w="1590"/>
        <w:gridCol w:w="765"/>
        <w:gridCol w:w="795"/>
        <w:gridCol w:w="477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18" w:type="dxa"/>
            <w:vAlign w:val="center"/>
          </w:tcPr>
          <w:p>
            <w:pPr>
              <w:keepNext w:val="0"/>
              <w:keepLines w:val="0"/>
              <w:suppressLineNumbers w:val="0"/>
              <w:spacing w:before="0" w:beforeAutospacing="0" w:after="0" w:afterAutospacing="0"/>
              <w:ind w:left="0" w:right="0"/>
              <w:jc w:val="center"/>
              <w:rPr>
                <w:rFonts w:hint="default" w:ascii="宋体" w:hAnsi="宋体" w:eastAsia="等线" w:cs="Times New Roman"/>
                <w:b/>
                <w:bCs w:val="0"/>
                <w:snapToGrid w:val="0"/>
                <w:color w:val="000000"/>
                <w:kern w:val="0"/>
                <w:szCs w:val="21"/>
                <w:highlight w:val="none"/>
              </w:rPr>
            </w:pPr>
            <w:r>
              <w:rPr>
                <w:rFonts w:hint="eastAsia" w:ascii="宋体" w:hAnsi="宋体" w:eastAsia="等线" w:cs="Times New Roman"/>
                <w:b/>
                <w:bCs w:val="0"/>
                <w:snapToGrid w:val="0"/>
                <w:color w:val="000000"/>
                <w:kern w:val="0"/>
                <w:szCs w:val="21"/>
                <w:highlight w:val="none"/>
              </w:rPr>
              <w:t>序号</w:t>
            </w:r>
          </w:p>
        </w:tc>
        <w:tc>
          <w:tcPr>
            <w:tcW w:w="1590" w:type="dxa"/>
            <w:vAlign w:val="center"/>
          </w:tcPr>
          <w:p>
            <w:pPr>
              <w:keepNext w:val="0"/>
              <w:keepLines w:val="0"/>
              <w:suppressLineNumbers w:val="0"/>
              <w:spacing w:before="0" w:beforeAutospacing="0" w:after="0" w:afterAutospacing="0"/>
              <w:ind w:left="0" w:right="0"/>
              <w:jc w:val="center"/>
              <w:rPr>
                <w:rFonts w:hint="default" w:ascii="宋体" w:hAnsi="宋体" w:eastAsia="等线" w:cs="Times New Roman"/>
                <w:b/>
                <w:bCs w:val="0"/>
                <w:snapToGrid w:val="0"/>
                <w:color w:val="000000"/>
                <w:kern w:val="0"/>
                <w:szCs w:val="21"/>
                <w:highlight w:val="none"/>
              </w:rPr>
            </w:pPr>
            <w:r>
              <w:rPr>
                <w:rFonts w:hint="eastAsia" w:ascii="宋体" w:hAnsi="宋体" w:eastAsia="等线" w:cs="Times New Roman"/>
                <w:b/>
                <w:bCs w:val="0"/>
                <w:snapToGrid w:val="0"/>
                <w:color w:val="000000"/>
                <w:kern w:val="0"/>
                <w:szCs w:val="21"/>
                <w:highlight w:val="none"/>
                <w:lang w:val="en-US" w:eastAsia="zh-CN"/>
              </w:rPr>
              <w:t>样品</w:t>
            </w:r>
            <w:r>
              <w:rPr>
                <w:rFonts w:hint="eastAsia" w:ascii="宋体" w:hAnsi="宋体" w:eastAsia="等线" w:cs="Times New Roman"/>
                <w:b/>
                <w:bCs w:val="0"/>
                <w:snapToGrid w:val="0"/>
                <w:color w:val="000000"/>
                <w:kern w:val="0"/>
                <w:szCs w:val="21"/>
                <w:highlight w:val="none"/>
              </w:rPr>
              <w:t>名称</w:t>
            </w:r>
          </w:p>
        </w:tc>
        <w:tc>
          <w:tcPr>
            <w:tcW w:w="765" w:type="dxa"/>
            <w:vAlign w:val="center"/>
          </w:tcPr>
          <w:p>
            <w:pPr>
              <w:keepNext w:val="0"/>
              <w:keepLines w:val="0"/>
              <w:suppressLineNumbers w:val="0"/>
              <w:spacing w:before="0" w:beforeAutospacing="0" w:after="0" w:afterAutospacing="0"/>
              <w:ind w:left="0" w:right="0"/>
              <w:jc w:val="center"/>
              <w:rPr>
                <w:rFonts w:hint="default" w:ascii="宋体" w:hAnsi="宋体" w:eastAsia="等线" w:cs="Times New Roman"/>
                <w:b/>
                <w:bCs w:val="0"/>
                <w:snapToGrid w:val="0"/>
                <w:color w:val="000000"/>
                <w:kern w:val="0"/>
                <w:szCs w:val="21"/>
                <w:highlight w:val="none"/>
              </w:rPr>
            </w:pPr>
            <w:r>
              <w:rPr>
                <w:rFonts w:hint="eastAsia" w:ascii="宋体" w:hAnsi="宋体" w:eastAsia="等线" w:cs="Times New Roman"/>
                <w:b/>
                <w:bCs w:val="0"/>
                <w:snapToGrid w:val="0"/>
                <w:color w:val="000000"/>
                <w:kern w:val="0"/>
                <w:szCs w:val="21"/>
                <w:highlight w:val="none"/>
              </w:rPr>
              <w:t>数量</w:t>
            </w:r>
          </w:p>
        </w:tc>
        <w:tc>
          <w:tcPr>
            <w:tcW w:w="795" w:type="dxa"/>
            <w:vAlign w:val="center"/>
          </w:tcPr>
          <w:p>
            <w:pPr>
              <w:keepNext w:val="0"/>
              <w:keepLines w:val="0"/>
              <w:suppressLineNumbers w:val="0"/>
              <w:spacing w:before="0" w:beforeAutospacing="0" w:after="0" w:afterAutospacing="0"/>
              <w:ind w:left="0" w:right="0"/>
              <w:jc w:val="center"/>
              <w:rPr>
                <w:rFonts w:hint="default" w:ascii="宋体" w:hAnsi="宋体" w:eastAsia="等线" w:cs="Times New Roman"/>
                <w:b/>
                <w:bCs w:val="0"/>
                <w:snapToGrid w:val="0"/>
                <w:color w:val="000000"/>
                <w:kern w:val="0"/>
                <w:szCs w:val="21"/>
                <w:highlight w:val="none"/>
              </w:rPr>
            </w:pPr>
            <w:r>
              <w:rPr>
                <w:rFonts w:hint="eastAsia" w:ascii="宋体" w:hAnsi="宋体" w:eastAsia="等线" w:cs="Times New Roman"/>
                <w:b/>
                <w:bCs w:val="0"/>
                <w:snapToGrid w:val="0"/>
                <w:color w:val="000000"/>
                <w:kern w:val="0"/>
                <w:szCs w:val="21"/>
                <w:highlight w:val="none"/>
              </w:rPr>
              <w:t>单位</w:t>
            </w:r>
          </w:p>
        </w:tc>
        <w:tc>
          <w:tcPr>
            <w:tcW w:w="4770" w:type="dxa"/>
            <w:vAlign w:val="center"/>
          </w:tcPr>
          <w:p>
            <w:pPr>
              <w:keepNext w:val="0"/>
              <w:keepLines w:val="0"/>
              <w:suppressLineNumbers w:val="0"/>
              <w:spacing w:before="0" w:beforeAutospacing="0" w:after="0" w:afterAutospacing="0"/>
              <w:ind w:left="0" w:right="0"/>
              <w:jc w:val="center"/>
              <w:rPr>
                <w:rFonts w:hint="eastAsia" w:ascii="宋体" w:hAnsi="宋体" w:eastAsia="等线" w:cs="Times New Roman"/>
                <w:b/>
                <w:bCs w:val="0"/>
                <w:snapToGrid w:val="0"/>
                <w:color w:val="000000"/>
                <w:kern w:val="0"/>
                <w:szCs w:val="21"/>
                <w:highlight w:val="none"/>
                <w:lang w:val="en-US" w:eastAsia="zh-CN"/>
              </w:rPr>
            </w:pPr>
            <w:commentRangeStart w:id="67"/>
            <w:r>
              <w:rPr>
                <w:rFonts w:hint="eastAsia" w:ascii="宋体" w:hAnsi="宋体" w:eastAsia="等线" w:cs="Times New Roman"/>
                <w:b/>
                <w:bCs w:val="0"/>
                <w:snapToGrid w:val="0"/>
                <w:color w:val="000000"/>
                <w:kern w:val="0"/>
                <w:szCs w:val="21"/>
                <w:highlight w:val="none"/>
              </w:rPr>
              <w:t>规格</w:t>
            </w:r>
            <w:r>
              <w:rPr>
                <w:rFonts w:hint="eastAsia" w:ascii="宋体" w:hAnsi="宋体" w:eastAsia="等线" w:cs="Times New Roman"/>
                <w:b/>
                <w:bCs w:val="0"/>
                <w:snapToGrid w:val="0"/>
                <w:color w:val="000000"/>
                <w:kern w:val="0"/>
                <w:szCs w:val="21"/>
                <w:highlight w:val="none"/>
                <w:lang w:val="en-US" w:eastAsia="zh-CN"/>
              </w:rPr>
              <w:t>要求</w:t>
            </w:r>
            <w:commentRangeEnd w:id="67"/>
            <w:r>
              <w:commentReference w:id="67"/>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10" w:hRule="atLeast"/>
          <w:jc w:val="center"/>
        </w:trPr>
        <w:tc>
          <w:tcPr>
            <w:tcW w:w="618" w:type="dxa"/>
            <w:vAlign w:val="center"/>
          </w:tcPr>
          <w:p>
            <w:pPr>
              <w:keepNext w:val="0"/>
              <w:keepLines w:val="0"/>
              <w:suppressLineNumbers w:val="0"/>
              <w:spacing w:before="0" w:beforeAutospacing="0" w:after="0" w:afterAutospacing="0"/>
              <w:ind w:left="0" w:right="0"/>
              <w:jc w:val="center"/>
              <w:rPr>
                <w:rFonts w:hint="default" w:ascii="宋体" w:hAnsi="宋体" w:eastAsia="等线" w:cs="Times New Roman"/>
                <w:bCs/>
                <w:snapToGrid w:val="0"/>
                <w:color w:val="000000"/>
                <w:kern w:val="0"/>
                <w:szCs w:val="21"/>
                <w:highlight w:val="none"/>
              </w:rPr>
            </w:pPr>
            <w:r>
              <w:rPr>
                <w:rFonts w:hint="eastAsia" w:ascii="宋体" w:hAnsi="宋体" w:eastAsia="等线" w:cs="Times New Roman"/>
                <w:bCs/>
                <w:snapToGrid w:val="0"/>
                <w:color w:val="000000"/>
                <w:kern w:val="0"/>
                <w:szCs w:val="21"/>
                <w:highlight w:val="none"/>
              </w:rPr>
              <w:t>1</w:t>
            </w:r>
          </w:p>
        </w:tc>
        <w:tc>
          <w:tcPr>
            <w:tcW w:w="1590" w:type="dxa"/>
            <w:vAlign w:val="center"/>
          </w:tcPr>
          <w:p>
            <w:pPr>
              <w:keepNext w:val="0"/>
              <w:keepLines w:val="0"/>
              <w:widowControl w:val="0"/>
              <w:suppressLineNumbers w:val="0"/>
              <w:autoSpaceDE w:val="0"/>
              <w:autoSpaceDN w:val="0"/>
              <w:spacing w:before="0" w:beforeAutospacing="0" w:after="0" w:afterAutospacing="0"/>
              <w:ind w:left="0" w:right="0"/>
              <w:jc w:val="center"/>
              <w:rPr>
                <w:rFonts w:hint="eastAsia" w:ascii="宋体" w:hAnsi="宋体" w:eastAsia="宋体" w:cs="Noto Sans CJK JP Black"/>
                <w:bCs/>
                <w:snapToGrid w:val="0"/>
                <w:color w:val="000000"/>
                <w:kern w:val="0"/>
                <w:sz w:val="22"/>
                <w:szCs w:val="21"/>
                <w:highlight w:val="none"/>
                <w:lang w:val="en-US" w:eastAsia="zh-CN" w:bidi="ar-SA"/>
              </w:rPr>
            </w:pPr>
            <w:r>
              <w:rPr>
                <w:rFonts w:hint="eastAsia" w:ascii="宋体" w:hAnsi="宋体" w:eastAsia="宋体" w:cs="宋体"/>
                <w:kern w:val="2"/>
                <w:sz w:val="22"/>
                <w:szCs w:val="21"/>
                <w:highlight w:val="none"/>
                <w:lang w:val="en-US" w:eastAsia="zh-CN" w:bidi="ar-SA"/>
              </w:rPr>
              <w:t>课椅</w:t>
            </w:r>
          </w:p>
        </w:tc>
        <w:tc>
          <w:tcPr>
            <w:tcW w:w="765" w:type="dxa"/>
            <w:vAlign w:val="center"/>
          </w:tcPr>
          <w:p>
            <w:pPr>
              <w:keepNext w:val="0"/>
              <w:keepLines w:val="0"/>
              <w:suppressLineNumbers w:val="0"/>
              <w:spacing w:before="0" w:beforeAutospacing="0" w:after="0" w:afterAutospacing="0"/>
              <w:ind w:left="0" w:right="0"/>
              <w:jc w:val="center"/>
              <w:rPr>
                <w:rFonts w:hint="default" w:ascii="宋体" w:hAnsi="宋体" w:eastAsia="等线" w:cs="Times New Roman"/>
                <w:bCs/>
                <w:snapToGrid w:val="0"/>
                <w:color w:val="000000"/>
                <w:kern w:val="0"/>
                <w:szCs w:val="21"/>
                <w:highlight w:val="none"/>
              </w:rPr>
            </w:pPr>
            <w:r>
              <w:rPr>
                <w:rFonts w:hint="eastAsia" w:ascii="宋体" w:hAnsi="宋体" w:eastAsia="等线" w:cs="Times New Roman"/>
                <w:bCs/>
                <w:snapToGrid w:val="0"/>
                <w:color w:val="000000"/>
                <w:kern w:val="0"/>
                <w:szCs w:val="21"/>
                <w:highlight w:val="none"/>
              </w:rPr>
              <w:t>1</w:t>
            </w:r>
          </w:p>
        </w:tc>
        <w:tc>
          <w:tcPr>
            <w:tcW w:w="795" w:type="dxa"/>
            <w:vAlign w:val="center"/>
          </w:tcPr>
          <w:p>
            <w:pPr>
              <w:keepNext w:val="0"/>
              <w:keepLines w:val="0"/>
              <w:suppressLineNumbers w:val="0"/>
              <w:spacing w:before="0" w:beforeAutospacing="0" w:after="0" w:afterAutospacing="0"/>
              <w:ind w:left="0" w:right="0"/>
              <w:jc w:val="center"/>
              <w:rPr>
                <w:rFonts w:hint="eastAsia" w:ascii="宋体" w:hAnsi="宋体" w:eastAsia="等线" w:cs="Times New Roman"/>
                <w:bCs/>
                <w:snapToGrid w:val="0"/>
                <w:color w:val="000000"/>
                <w:kern w:val="0"/>
                <w:szCs w:val="21"/>
                <w:highlight w:val="none"/>
                <w:lang w:eastAsia="zh-CN"/>
              </w:rPr>
            </w:pPr>
            <w:r>
              <w:rPr>
                <w:rFonts w:hint="eastAsia" w:ascii="宋体" w:hAnsi="宋体" w:eastAsia="宋体" w:cs="宋体"/>
                <w:bCs/>
                <w:snapToGrid w:val="0"/>
                <w:kern w:val="0"/>
                <w:szCs w:val="21"/>
                <w:highlight w:val="none"/>
                <w:lang w:val="en-US" w:eastAsia="zh-CN"/>
              </w:rPr>
              <w:t>张</w:t>
            </w:r>
          </w:p>
        </w:tc>
        <w:tc>
          <w:tcPr>
            <w:tcW w:w="4770" w:type="dxa"/>
          </w:tcPr>
          <w:p>
            <w:pPr>
              <w:rPr>
                <w:rFonts w:hint="eastAsia" w:ascii="宋体" w:hAnsi="宋体" w:eastAsia="宋体" w:cs="宋体"/>
                <w:sz w:val="21"/>
                <w:szCs w:val="21"/>
                <w:lang w:val="en-US" w:eastAsia="zh-CN"/>
              </w:rPr>
            </w:pPr>
            <w:r>
              <w:rPr>
                <w:rFonts w:hint="eastAsia" w:ascii="宋体" w:hAnsi="宋体" w:eastAsia="宋体" w:cs="宋体"/>
                <w:szCs w:val="21"/>
              </w:rPr>
              <w:t>①成品需满足</w:t>
            </w:r>
            <w:r>
              <w:rPr>
                <w:rFonts w:hint="eastAsia" w:ascii="宋体" w:hAnsi="宋体" w:eastAsia="宋体" w:cs="宋体"/>
                <w:szCs w:val="21"/>
                <w:lang w:val="en-US" w:eastAsia="zh-CN"/>
              </w:rPr>
              <w:t>以下</w:t>
            </w:r>
            <w:r>
              <w:rPr>
                <w:rFonts w:hint="eastAsia" w:ascii="宋体" w:hAnsi="宋体" w:eastAsia="宋体" w:cs="宋体"/>
                <w:szCs w:val="21"/>
              </w:rPr>
              <w:t>技术参数响应</w:t>
            </w:r>
            <w:r>
              <w:rPr>
                <w:rFonts w:hint="eastAsia" w:ascii="宋体" w:hAnsi="宋体" w:eastAsia="宋体" w:cs="宋体"/>
                <w:szCs w:val="22"/>
                <w:lang w:eastAsia="zh-CN"/>
              </w:rPr>
              <w:t>：</w:t>
            </w:r>
          </w:p>
          <w:p>
            <w:pPr>
              <w:numPr>
                <w:ilvl w:val="0"/>
                <w:numId w:val="0"/>
              </w:numPr>
              <w:rPr>
                <w:rFonts w:hint="eastAsia" w:ascii="宋体" w:hAnsi="宋体" w:eastAsia="宋体" w:cs="宋体"/>
                <w:sz w:val="21"/>
                <w:szCs w:val="21"/>
                <w:lang w:val="en-US" w:eastAsia="zh-CN"/>
              </w:rPr>
            </w:pPr>
            <w:r>
              <w:rPr>
                <w:rFonts w:hint="eastAsia" w:ascii="宋体" w:hAnsi="宋体" w:eastAsia="宋体" w:cs="宋体"/>
                <w:color w:val="000000"/>
                <w:kern w:val="0"/>
                <w:sz w:val="21"/>
                <w:szCs w:val="21"/>
                <w:lang w:bidi="ar"/>
              </w:rPr>
              <w:t>靠背尺寸(W403mm×D215mm)±10mm，PP环保塑料一体注塑成型。靠背呈弯弧曲面，设有放射性大小透气散热圆孔不少于190个</w:t>
            </w:r>
            <w:r>
              <w:rPr>
                <w:rFonts w:hint="eastAsia" w:ascii="宋体" w:hAnsi="宋体" w:eastAsia="宋体" w:cs="宋体"/>
                <w:kern w:val="0"/>
                <w:sz w:val="21"/>
                <w:szCs w:val="21"/>
              </w:rPr>
              <w:t>，</w:t>
            </w:r>
            <w:r>
              <w:rPr>
                <w:rFonts w:hint="eastAsia" w:ascii="宋体" w:hAnsi="宋体" w:eastAsia="宋体" w:cs="宋体"/>
                <w:color w:val="000000"/>
                <w:kern w:val="0"/>
                <w:sz w:val="21"/>
                <w:szCs w:val="21"/>
                <w:lang w:bidi="ar"/>
              </w:rPr>
              <w:t>圆孔直径不得超过5mm</w:t>
            </w:r>
            <w:r>
              <w:rPr>
                <w:rFonts w:hint="eastAsia" w:ascii="宋体" w:hAnsi="宋体" w:eastAsia="宋体" w:cs="宋体"/>
                <w:kern w:val="0"/>
                <w:sz w:val="21"/>
                <w:szCs w:val="21"/>
                <w:lang w:eastAsia="zh-CN"/>
              </w:rPr>
              <w:t>；</w:t>
            </w:r>
          </w:p>
          <w:p>
            <w:pPr>
              <w:numPr>
                <w:ilvl w:val="0"/>
                <w:numId w:val="0"/>
              </w:numPr>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②坐垫</w:t>
            </w:r>
            <w:r>
              <w:rPr>
                <w:rFonts w:hint="eastAsia" w:ascii="宋体" w:hAnsi="宋体" w:eastAsia="宋体" w:cs="宋体"/>
                <w:color w:val="000000"/>
                <w:kern w:val="0"/>
                <w:sz w:val="21"/>
                <w:szCs w:val="21"/>
                <w:lang w:bidi="ar"/>
              </w:rPr>
              <w:t>尺寸：(W402mm×D400mm)±10mm，PP环保塑料全新料一体注塑成型。垫前端有下凹、中间内凹，设有放射性大小透气散热圆孔不少于350个，圆孔直径不得超过5mm</w:t>
            </w:r>
            <w:r>
              <w:rPr>
                <w:rFonts w:hint="eastAsia" w:ascii="宋体" w:hAnsi="宋体" w:eastAsia="宋体" w:cs="宋体"/>
                <w:color w:val="000000"/>
                <w:kern w:val="0"/>
                <w:sz w:val="21"/>
                <w:szCs w:val="21"/>
                <w:lang w:eastAsia="zh-CN" w:bidi="ar"/>
              </w:rPr>
              <w:t>；</w:t>
            </w:r>
          </w:p>
          <w:p>
            <w:pPr>
              <w:numPr>
                <w:ilvl w:val="0"/>
                <w:numId w:val="0"/>
              </w:numPr>
              <w:rPr>
                <w:rFonts w:hint="eastAsia" w:ascii="宋体" w:hAnsi="宋体" w:eastAsia="宋体" w:cs="宋体"/>
                <w:color w:val="000000"/>
                <w:kern w:val="0"/>
                <w:sz w:val="21"/>
                <w:szCs w:val="21"/>
                <w:lang w:val="en-US" w:eastAsia="zh-CN" w:bidi="ar"/>
              </w:rPr>
            </w:pPr>
            <w:r>
              <w:rPr>
                <w:rFonts w:hint="eastAsia" w:ascii="宋体" w:hAnsi="宋体" w:eastAsia="宋体" w:cs="宋体"/>
                <w:sz w:val="21"/>
                <w:szCs w:val="21"/>
                <w:lang w:val="en-US" w:eastAsia="zh-CN"/>
              </w:rPr>
              <w:t>③课椅脚架：</w:t>
            </w:r>
            <w:r>
              <w:rPr>
                <w:rFonts w:hint="eastAsia" w:ascii="宋体" w:hAnsi="宋体" w:eastAsia="宋体" w:cs="宋体"/>
                <w:sz w:val="21"/>
                <w:szCs w:val="21"/>
              </w:rPr>
              <w:t>材质及形状：水滴管、圆管</w:t>
            </w:r>
            <w:r>
              <w:rPr>
                <w:rFonts w:hint="eastAsia" w:ascii="宋体" w:hAnsi="宋体" w:eastAsia="宋体" w:cs="宋体"/>
                <w:sz w:val="21"/>
                <w:szCs w:val="21"/>
                <w:lang w:eastAsia="zh-CN"/>
              </w:rPr>
              <w:t>，</w:t>
            </w:r>
            <w:r>
              <w:rPr>
                <w:rFonts w:hint="eastAsia" w:ascii="宋体" w:hAnsi="宋体" w:eastAsia="宋体" w:cs="宋体"/>
                <w:sz w:val="21"/>
                <w:szCs w:val="21"/>
                <w:lang w:val="en-US" w:eastAsia="zh-CN"/>
              </w:rPr>
              <w:t>尺寸：圆管φ38mm±2mm，</w:t>
            </w:r>
            <w:r>
              <w:rPr>
                <w:rFonts w:hint="eastAsia" w:ascii="宋体" w:hAnsi="宋体" w:eastAsia="宋体" w:cs="宋体"/>
                <w:sz w:val="21"/>
                <w:szCs w:val="21"/>
              </w:rPr>
              <w:t>水滴造型钢管（大）：（</w:t>
            </w:r>
            <w:r>
              <w:rPr>
                <w:rFonts w:hint="eastAsia" w:ascii="宋体" w:hAnsi="宋体" w:eastAsia="宋体" w:cs="宋体"/>
                <w:sz w:val="21"/>
                <w:szCs w:val="21"/>
                <w:lang w:val="en-US" w:eastAsia="zh-CN"/>
              </w:rPr>
              <w:t>口径长</w:t>
            </w:r>
            <w:r>
              <w:rPr>
                <w:rFonts w:hint="eastAsia" w:ascii="宋体" w:hAnsi="宋体" w:eastAsia="宋体" w:cs="宋体"/>
                <w:sz w:val="21"/>
                <w:szCs w:val="21"/>
              </w:rPr>
              <w:t>57mm×</w:t>
            </w:r>
            <w:r>
              <w:rPr>
                <w:rFonts w:hint="eastAsia" w:ascii="宋体" w:hAnsi="宋体" w:eastAsia="宋体" w:cs="宋体"/>
                <w:sz w:val="21"/>
                <w:szCs w:val="21"/>
                <w:lang w:val="en-US" w:eastAsia="zh-CN"/>
              </w:rPr>
              <w:t>宽</w:t>
            </w:r>
            <w:r>
              <w:rPr>
                <w:rFonts w:hint="eastAsia" w:ascii="宋体" w:hAnsi="宋体" w:eastAsia="宋体" w:cs="宋体"/>
                <w:sz w:val="21"/>
                <w:szCs w:val="21"/>
              </w:rPr>
              <w:t>32mm）±2mm</w:t>
            </w:r>
            <w:r>
              <w:rPr>
                <w:rFonts w:hint="eastAsia" w:ascii="宋体" w:hAnsi="宋体" w:eastAsia="宋体" w:cs="宋体"/>
                <w:color w:val="000000"/>
                <w:kern w:val="0"/>
                <w:sz w:val="21"/>
                <w:szCs w:val="21"/>
                <w:lang w:bidi="ar"/>
              </w:rPr>
              <w:t>(周长约147mm)</w:t>
            </w:r>
            <w:r>
              <w:rPr>
                <w:rFonts w:hint="eastAsia" w:ascii="宋体" w:hAnsi="宋体" w:eastAsia="宋体" w:cs="宋体"/>
                <w:sz w:val="21"/>
                <w:szCs w:val="21"/>
              </w:rPr>
              <w:t>，水滴造型钢管（小）：（</w:t>
            </w:r>
            <w:r>
              <w:rPr>
                <w:rFonts w:hint="eastAsia" w:ascii="宋体" w:hAnsi="宋体" w:eastAsia="宋体" w:cs="宋体"/>
                <w:sz w:val="21"/>
                <w:szCs w:val="21"/>
                <w:lang w:val="en-US" w:eastAsia="zh-CN"/>
              </w:rPr>
              <w:t>口径长</w:t>
            </w:r>
            <w:r>
              <w:rPr>
                <w:rFonts w:hint="eastAsia" w:ascii="宋体" w:hAnsi="宋体" w:eastAsia="宋体" w:cs="宋体"/>
                <w:sz w:val="21"/>
                <w:szCs w:val="21"/>
              </w:rPr>
              <w:t>48mm×</w:t>
            </w:r>
            <w:r>
              <w:rPr>
                <w:rFonts w:hint="eastAsia" w:ascii="宋体" w:hAnsi="宋体" w:eastAsia="宋体" w:cs="宋体"/>
                <w:sz w:val="21"/>
                <w:szCs w:val="21"/>
                <w:lang w:val="en-US" w:eastAsia="zh-CN"/>
              </w:rPr>
              <w:t>宽</w:t>
            </w:r>
            <w:r>
              <w:rPr>
                <w:rFonts w:hint="eastAsia" w:ascii="宋体" w:hAnsi="宋体" w:eastAsia="宋体" w:cs="宋体"/>
                <w:sz w:val="21"/>
                <w:szCs w:val="21"/>
              </w:rPr>
              <w:t>25mm）±2mm</w:t>
            </w:r>
            <w:r>
              <w:rPr>
                <w:rFonts w:hint="eastAsia" w:ascii="宋体" w:hAnsi="宋体" w:eastAsia="宋体" w:cs="宋体"/>
                <w:color w:val="000000"/>
                <w:kern w:val="0"/>
                <w:sz w:val="21"/>
                <w:szCs w:val="21"/>
                <w:lang w:bidi="ar"/>
              </w:rPr>
              <w:t>(周长约120mm)</w:t>
            </w:r>
            <w:r>
              <w:rPr>
                <w:rFonts w:hint="eastAsia" w:ascii="宋体" w:hAnsi="宋体" w:eastAsia="宋体" w:cs="宋体"/>
                <w:sz w:val="21"/>
                <w:szCs w:val="21"/>
              </w:rPr>
              <w:t>。</w:t>
            </w:r>
          </w:p>
          <w:p>
            <w:pPr>
              <w:numPr>
                <w:ilvl w:val="0"/>
                <w:numId w:val="0"/>
              </w:numP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④课椅结构：</w:t>
            </w:r>
            <w:r>
              <w:rPr>
                <w:rFonts w:hint="eastAsia" w:ascii="宋体" w:hAnsi="宋体" w:eastAsia="宋体" w:cs="宋体"/>
                <w:kern w:val="0"/>
                <w:sz w:val="21"/>
                <w:szCs w:val="21"/>
              </w:rPr>
              <w:t>配备手摇承载式上下安全升降结构</w:t>
            </w:r>
            <w:r>
              <w:rPr>
                <w:rFonts w:hint="eastAsia" w:ascii="宋体" w:hAnsi="宋体" w:eastAsia="宋体" w:cs="宋体"/>
                <w:kern w:val="0"/>
                <w:sz w:val="21"/>
                <w:szCs w:val="21"/>
                <w:lang w:eastAsia="zh-CN"/>
              </w:rPr>
              <w:t>；</w:t>
            </w:r>
          </w:p>
          <w:p>
            <w:pPr>
              <w:rPr>
                <w:rFonts w:hint="eastAsia" w:ascii="宋体" w:hAnsi="宋体" w:eastAsia="宋体" w:cs="宋体"/>
                <w:szCs w:val="21"/>
              </w:rPr>
            </w:pPr>
            <w:r>
              <w:rPr>
                <w:rFonts w:hint="eastAsia" w:ascii="宋体" w:hAnsi="宋体" w:eastAsia="宋体" w:cs="宋体"/>
                <w:szCs w:val="22"/>
                <w:lang w:val="en-US" w:eastAsia="zh-CN"/>
              </w:rPr>
              <w:t>⑤</w:t>
            </w:r>
            <w:r>
              <w:rPr>
                <w:rFonts w:hint="eastAsia" w:ascii="宋体" w:hAnsi="宋体" w:eastAsia="宋体" w:cs="宋体"/>
                <w:szCs w:val="21"/>
              </w:rPr>
              <w:t>表面不能喷涂喷漆、不可采用3D打印，塑料件必须为一体成型，不能采用粘贴拼接等方式；</w:t>
            </w:r>
          </w:p>
          <w:p>
            <w:pPr>
              <w:keepNext w:val="0"/>
              <w:keepLines w:val="0"/>
              <w:suppressLineNumbers w:val="0"/>
              <w:spacing w:before="0" w:beforeAutospacing="0" w:after="0" w:afterAutospacing="0"/>
              <w:ind w:left="0" w:right="0"/>
              <w:rPr>
                <w:rFonts w:hint="default" w:ascii="宋体" w:hAnsi="宋体" w:eastAsia="等线" w:cs="Times New Roman"/>
                <w:bCs/>
                <w:snapToGrid w:val="0"/>
                <w:color w:val="000000"/>
                <w:kern w:val="0"/>
                <w:szCs w:val="21"/>
                <w:highlight w:val="none"/>
              </w:rPr>
            </w:pPr>
            <w:r>
              <w:rPr>
                <w:rFonts w:hint="eastAsia" w:ascii="宋体" w:hAnsi="宋体" w:eastAsia="宋体" w:cs="宋体"/>
                <w:szCs w:val="21"/>
                <w:highlight w:val="yellow"/>
                <w:lang w:val="en-US" w:eastAsia="zh-CN"/>
              </w:rPr>
              <w:t>⑥</w:t>
            </w:r>
            <w:r>
              <w:rPr>
                <w:rFonts w:hint="eastAsia" w:ascii="宋体" w:hAnsi="宋体" w:eastAsia="宋体" w:cs="宋体"/>
                <w:szCs w:val="21"/>
                <w:highlight w:val="yellow"/>
              </w:rPr>
              <w:t>课桌椅至少可调节为0号~4号（对应标准GB/T3976-2014《学校课桌椅功能尺寸及技术要求》</w:t>
            </w:r>
            <w:r>
              <w:rPr>
                <w:rFonts w:hint="eastAsia" w:ascii="宋体" w:hAnsi="宋体" w:eastAsia="宋体" w:cs="宋体"/>
                <w:szCs w:val="21"/>
                <w:highlight w:val="yellow"/>
                <w:lang w:val="en-US" w:eastAsia="zh-CN"/>
              </w:rPr>
              <w:t>附表后《</w:t>
            </w:r>
            <w:r>
              <w:rPr>
                <w:rFonts w:hint="eastAsia" w:ascii="宋体" w:hAnsi="宋体" w:eastAsia="宋体" w:cs="宋体"/>
                <w:b/>
                <w:bCs/>
                <w:szCs w:val="28"/>
                <w:highlight w:val="yellow"/>
              </w:rPr>
              <w:t>课椅成品尺寸和标准尺寸对照表</w:t>
            </w:r>
            <w:r>
              <w:rPr>
                <w:rFonts w:hint="eastAsia" w:ascii="宋体" w:hAnsi="宋体" w:eastAsia="宋体" w:cs="宋体"/>
                <w:szCs w:val="21"/>
                <w:highlight w:val="yellow"/>
                <w:lang w:val="en-US" w:eastAsia="zh-CN"/>
              </w:rPr>
              <w:t>》</w:t>
            </w:r>
            <w:r>
              <w:rPr>
                <w:rFonts w:hint="eastAsia" w:ascii="宋体" w:hAnsi="宋体" w:eastAsia="宋体" w:cs="宋体"/>
                <w:szCs w:val="21"/>
                <w:highlight w:val="yellow"/>
              </w:rPr>
              <w:t>），课椅每调节一个高度必须有对应高度号数的永久性刻度标识，高度尺寸必须完全符合国标和招标技术要求。</w:t>
            </w:r>
          </w:p>
        </w:tc>
      </w:tr>
    </w:tbl>
    <w:p>
      <w:pPr>
        <w:widowControl/>
        <w:spacing w:line="360" w:lineRule="exact"/>
        <w:jc w:val="center"/>
        <w:rPr>
          <w:rFonts w:ascii="等线" w:hAnsi="等线" w:eastAsia="等线" w:cs="Times New Roman"/>
          <w:b/>
          <w:bCs/>
          <w:szCs w:val="28"/>
        </w:rPr>
      </w:pPr>
      <w:r>
        <w:rPr>
          <w:rFonts w:ascii="等线" w:hAnsi="等线" w:eastAsia="等线" w:cs="Times New Roman"/>
          <w:b/>
          <w:bCs/>
          <w:szCs w:val="28"/>
        </w:rPr>
        <w:t>课椅成品尺寸和标准尺寸对照表</w:t>
      </w:r>
    </w:p>
    <w:p>
      <w:pPr>
        <w:widowControl w:val="0"/>
        <w:spacing w:line="360" w:lineRule="auto"/>
        <w:jc w:val="right"/>
        <w:rPr>
          <w:rFonts w:hint="eastAsia" w:ascii="等线" w:hAnsi="等线" w:eastAsia="等线" w:cs="Times New Roman"/>
          <w:b/>
          <w:bCs/>
          <w:kern w:val="2"/>
          <w:sz w:val="21"/>
          <w:szCs w:val="21"/>
          <w:lang w:val="en-US" w:eastAsia="zh-CN" w:bidi="ar-SA"/>
        </w:rPr>
      </w:pPr>
      <w:r>
        <w:rPr>
          <w:rFonts w:hint="eastAsia" w:ascii="等线" w:hAnsi="等线" w:eastAsia="等线" w:cs="Times New Roman"/>
          <w:b w:val="0"/>
          <w:bCs w:val="0"/>
          <w:kern w:val="2"/>
          <w:sz w:val="21"/>
          <w:szCs w:val="21"/>
          <w:lang w:val="en-US" w:eastAsia="zh-CN" w:bidi="ar-SA"/>
        </w:rPr>
        <w:t>单位：毫米</w:t>
      </w:r>
    </w:p>
    <w:tbl>
      <w:tblPr>
        <w:tblStyle w:val="4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06"/>
        <w:gridCol w:w="1075"/>
        <w:gridCol w:w="1075"/>
        <w:gridCol w:w="1075"/>
        <w:gridCol w:w="1075"/>
        <w:gridCol w:w="107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06" w:type="dxa"/>
            <w:noWrap w:val="0"/>
            <w:vAlign w:val="top"/>
          </w:tcPr>
          <w:p>
            <w:pPr>
              <w:jc w:val="center"/>
              <w:rPr>
                <w:rFonts w:hint="eastAsia" w:ascii="宋体" w:hAnsi="宋体" w:eastAsia="宋体" w:cs="宋体"/>
                <w:sz w:val="21"/>
                <w:szCs w:val="21"/>
              </w:rPr>
            </w:pPr>
            <w:r>
              <w:rPr>
                <w:rFonts w:hint="eastAsia" w:ascii="宋体" w:hAnsi="宋体" w:eastAsia="宋体" w:cs="宋体"/>
                <w:sz w:val="21"/>
                <w:szCs w:val="21"/>
              </w:rPr>
              <w:t>指   标</w:t>
            </w:r>
          </w:p>
        </w:tc>
        <w:tc>
          <w:tcPr>
            <w:tcW w:w="1075" w:type="dxa"/>
            <w:noWrap w:val="0"/>
            <w:vAlign w:val="top"/>
          </w:tcPr>
          <w:p>
            <w:pPr>
              <w:jc w:val="center"/>
              <w:rPr>
                <w:rFonts w:hint="eastAsia" w:ascii="宋体" w:hAnsi="宋体" w:eastAsia="宋体" w:cs="宋体"/>
                <w:sz w:val="21"/>
                <w:szCs w:val="21"/>
              </w:rPr>
            </w:pPr>
            <w:r>
              <w:rPr>
                <w:rFonts w:hint="eastAsia" w:ascii="宋体" w:hAnsi="宋体" w:eastAsia="宋体" w:cs="宋体"/>
                <w:sz w:val="21"/>
                <w:szCs w:val="21"/>
              </w:rPr>
              <w:t>0号</w:t>
            </w:r>
          </w:p>
        </w:tc>
        <w:tc>
          <w:tcPr>
            <w:tcW w:w="1075" w:type="dxa"/>
            <w:noWrap w:val="0"/>
            <w:vAlign w:val="top"/>
          </w:tcPr>
          <w:p>
            <w:pPr>
              <w:jc w:val="center"/>
              <w:rPr>
                <w:rFonts w:hint="eastAsia" w:ascii="宋体" w:hAnsi="宋体" w:eastAsia="宋体" w:cs="宋体"/>
                <w:sz w:val="21"/>
                <w:szCs w:val="21"/>
              </w:rPr>
            </w:pPr>
            <w:r>
              <w:rPr>
                <w:rFonts w:hint="eastAsia" w:ascii="宋体" w:hAnsi="宋体" w:eastAsia="宋体" w:cs="宋体"/>
                <w:sz w:val="21"/>
                <w:szCs w:val="21"/>
              </w:rPr>
              <w:t>1号</w:t>
            </w:r>
          </w:p>
        </w:tc>
        <w:tc>
          <w:tcPr>
            <w:tcW w:w="1075" w:type="dxa"/>
            <w:noWrap w:val="0"/>
            <w:vAlign w:val="top"/>
          </w:tcPr>
          <w:p>
            <w:pPr>
              <w:jc w:val="center"/>
              <w:rPr>
                <w:rFonts w:hint="eastAsia" w:ascii="宋体" w:hAnsi="宋体" w:eastAsia="宋体" w:cs="宋体"/>
                <w:sz w:val="21"/>
                <w:szCs w:val="21"/>
              </w:rPr>
            </w:pPr>
            <w:r>
              <w:rPr>
                <w:rFonts w:hint="eastAsia" w:ascii="宋体" w:hAnsi="宋体" w:eastAsia="宋体" w:cs="宋体"/>
                <w:sz w:val="21"/>
                <w:szCs w:val="21"/>
              </w:rPr>
              <w:t>2号</w:t>
            </w:r>
          </w:p>
        </w:tc>
        <w:tc>
          <w:tcPr>
            <w:tcW w:w="1075" w:type="dxa"/>
            <w:noWrap w:val="0"/>
            <w:vAlign w:val="top"/>
          </w:tcPr>
          <w:p>
            <w:pPr>
              <w:jc w:val="center"/>
              <w:rPr>
                <w:rFonts w:hint="eastAsia" w:ascii="宋体" w:hAnsi="宋体" w:eastAsia="宋体" w:cs="宋体"/>
                <w:sz w:val="21"/>
                <w:szCs w:val="21"/>
              </w:rPr>
            </w:pPr>
            <w:r>
              <w:rPr>
                <w:rFonts w:hint="eastAsia" w:ascii="宋体" w:hAnsi="宋体" w:eastAsia="宋体" w:cs="宋体"/>
                <w:sz w:val="21"/>
                <w:szCs w:val="21"/>
              </w:rPr>
              <w:t>3号</w:t>
            </w:r>
          </w:p>
        </w:tc>
        <w:tc>
          <w:tcPr>
            <w:tcW w:w="1075" w:type="dxa"/>
            <w:noWrap w:val="0"/>
            <w:vAlign w:val="top"/>
          </w:tcPr>
          <w:p>
            <w:pPr>
              <w:jc w:val="center"/>
              <w:rPr>
                <w:rFonts w:hint="eastAsia" w:ascii="宋体" w:hAnsi="宋体" w:eastAsia="宋体" w:cs="宋体"/>
                <w:sz w:val="21"/>
                <w:szCs w:val="21"/>
              </w:rPr>
            </w:pPr>
            <w:r>
              <w:rPr>
                <w:rFonts w:hint="eastAsia" w:ascii="宋体" w:hAnsi="宋体" w:eastAsia="宋体" w:cs="宋体"/>
                <w:sz w:val="21"/>
                <w:szCs w:val="21"/>
              </w:rPr>
              <w:t>4号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06" w:type="dxa"/>
            <w:noWrap w:val="0"/>
            <w:vAlign w:val="top"/>
          </w:tcPr>
          <w:p>
            <w:pPr>
              <w:rPr>
                <w:rFonts w:hint="eastAsia" w:ascii="宋体" w:hAnsi="宋体" w:eastAsia="宋体" w:cs="宋体"/>
                <w:sz w:val="21"/>
                <w:szCs w:val="21"/>
              </w:rPr>
            </w:pPr>
            <w:r>
              <w:rPr>
                <w:rFonts w:hint="eastAsia" w:ascii="宋体" w:hAnsi="宋体" w:eastAsia="宋体" w:cs="宋体"/>
                <w:sz w:val="21"/>
                <w:szCs w:val="21"/>
              </w:rPr>
              <w:t>椅座面高（标准要求）</w:t>
            </w:r>
          </w:p>
        </w:tc>
        <w:tc>
          <w:tcPr>
            <w:tcW w:w="1075" w:type="dxa"/>
            <w:noWrap w:val="0"/>
            <w:vAlign w:val="top"/>
          </w:tcPr>
          <w:p>
            <w:pPr>
              <w:jc w:val="center"/>
              <w:rPr>
                <w:rFonts w:hint="eastAsia" w:ascii="宋体" w:hAnsi="宋体" w:eastAsia="宋体" w:cs="宋体"/>
                <w:sz w:val="21"/>
                <w:szCs w:val="21"/>
              </w:rPr>
            </w:pPr>
            <w:r>
              <w:rPr>
                <w:rFonts w:hint="eastAsia" w:ascii="宋体" w:hAnsi="宋体" w:eastAsia="宋体" w:cs="宋体"/>
                <w:sz w:val="21"/>
                <w:szCs w:val="21"/>
              </w:rPr>
              <w:t>460</w:t>
            </w:r>
          </w:p>
        </w:tc>
        <w:tc>
          <w:tcPr>
            <w:tcW w:w="1075" w:type="dxa"/>
            <w:noWrap w:val="0"/>
            <w:vAlign w:val="top"/>
          </w:tcPr>
          <w:p>
            <w:pPr>
              <w:jc w:val="center"/>
              <w:rPr>
                <w:rFonts w:hint="eastAsia" w:ascii="宋体" w:hAnsi="宋体" w:eastAsia="宋体" w:cs="宋体"/>
                <w:sz w:val="21"/>
                <w:szCs w:val="21"/>
              </w:rPr>
            </w:pPr>
            <w:r>
              <w:rPr>
                <w:rFonts w:hint="eastAsia" w:ascii="宋体" w:hAnsi="宋体" w:eastAsia="宋体" w:cs="宋体"/>
                <w:sz w:val="21"/>
                <w:szCs w:val="21"/>
              </w:rPr>
              <w:t>440</w:t>
            </w:r>
          </w:p>
        </w:tc>
        <w:tc>
          <w:tcPr>
            <w:tcW w:w="1075" w:type="dxa"/>
            <w:noWrap w:val="0"/>
            <w:vAlign w:val="top"/>
          </w:tcPr>
          <w:p>
            <w:pPr>
              <w:jc w:val="center"/>
              <w:rPr>
                <w:rFonts w:hint="eastAsia" w:ascii="宋体" w:hAnsi="宋体" w:eastAsia="宋体" w:cs="宋体"/>
                <w:sz w:val="21"/>
                <w:szCs w:val="21"/>
              </w:rPr>
            </w:pPr>
            <w:r>
              <w:rPr>
                <w:rFonts w:hint="eastAsia" w:ascii="宋体" w:hAnsi="宋体" w:eastAsia="宋体" w:cs="宋体"/>
                <w:sz w:val="21"/>
                <w:szCs w:val="21"/>
              </w:rPr>
              <w:t>420</w:t>
            </w:r>
          </w:p>
        </w:tc>
        <w:tc>
          <w:tcPr>
            <w:tcW w:w="1075" w:type="dxa"/>
            <w:noWrap w:val="0"/>
            <w:vAlign w:val="top"/>
          </w:tcPr>
          <w:p>
            <w:pPr>
              <w:jc w:val="center"/>
              <w:rPr>
                <w:rFonts w:hint="eastAsia" w:ascii="宋体" w:hAnsi="宋体" w:eastAsia="宋体" w:cs="宋体"/>
                <w:sz w:val="21"/>
                <w:szCs w:val="21"/>
              </w:rPr>
            </w:pPr>
            <w:r>
              <w:rPr>
                <w:rFonts w:hint="eastAsia" w:ascii="宋体" w:hAnsi="宋体" w:eastAsia="宋体" w:cs="宋体"/>
                <w:sz w:val="21"/>
                <w:szCs w:val="21"/>
              </w:rPr>
              <w:t>400</w:t>
            </w:r>
          </w:p>
        </w:tc>
        <w:tc>
          <w:tcPr>
            <w:tcW w:w="1075" w:type="dxa"/>
            <w:noWrap w:val="0"/>
            <w:vAlign w:val="top"/>
          </w:tcPr>
          <w:p>
            <w:pPr>
              <w:jc w:val="center"/>
              <w:rPr>
                <w:rFonts w:hint="eastAsia" w:ascii="宋体" w:hAnsi="宋体" w:eastAsia="宋体" w:cs="宋体"/>
                <w:sz w:val="21"/>
                <w:szCs w:val="21"/>
              </w:rPr>
            </w:pPr>
            <w:r>
              <w:rPr>
                <w:rFonts w:hint="eastAsia" w:ascii="宋体" w:hAnsi="宋体" w:eastAsia="宋体" w:cs="宋体"/>
                <w:sz w:val="21"/>
                <w:szCs w:val="21"/>
              </w:rPr>
              <w:t>380</w:t>
            </w:r>
          </w:p>
        </w:tc>
      </w:tr>
    </w:tbl>
    <w:p>
      <w:pPr>
        <w:rPr>
          <w:color w:val="FF0000"/>
          <w:szCs w:val="21"/>
        </w:rPr>
      </w:pPr>
      <w:r>
        <w:rPr>
          <w:rFonts w:hint="eastAsia"/>
          <w:color w:val="FF0000"/>
          <w:szCs w:val="21"/>
        </w:rPr>
        <w:t>备注：投标样品将作为履约验收的参考。</w:t>
      </w:r>
    </w:p>
    <w:p>
      <w:pPr>
        <w:rPr>
          <w:rFonts w:ascii="宋体" w:hAnsi="宋体" w:cs="仿宋_GB2312"/>
          <w:szCs w:val="21"/>
        </w:rPr>
      </w:pPr>
      <w:bookmarkStart w:id="43" w:name="_Hlk72167863"/>
      <w:bookmarkStart w:id="44" w:name="_Hlk106183334"/>
    </w:p>
    <w:p>
      <w:pPr>
        <w:pStyle w:val="3"/>
      </w:pPr>
    </w:p>
    <w:p>
      <w:pPr>
        <w:ind w:firstLine="420" w:firstLineChars="200"/>
        <w:rPr>
          <w:rFonts w:ascii="微软雅黑" w:hAnsi="微软雅黑" w:eastAsia="微软雅黑" w:cs="微软雅黑"/>
          <w:b/>
          <w:bCs/>
        </w:rPr>
      </w:pPr>
      <w:r>
        <w:rPr>
          <w:rFonts w:hint="eastAsia" w:ascii="宋体" w:hAnsi="宋体" w:cs="仿宋_GB2312"/>
          <w:szCs w:val="21"/>
        </w:rPr>
        <w:t>（三）</w:t>
      </w:r>
      <w:bookmarkEnd w:id="43"/>
      <w:r>
        <w:rPr>
          <w:rFonts w:hint="eastAsia" w:ascii="宋体" w:hAnsi="宋体" w:cs="仿宋_GB2312"/>
          <w:szCs w:val="21"/>
        </w:rPr>
        <w:t>附件：样品放置授权委托书</w:t>
      </w:r>
    </w:p>
    <w:p>
      <w:pPr>
        <w:jc w:val="center"/>
        <w:rPr>
          <w:rFonts w:ascii="宋体" w:hAnsi="宋体" w:cs="微软雅黑"/>
          <w:sz w:val="32"/>
          <w:szCs w:val="40"/>
        </w:rPr>
      </w:pPr>
      <w:bookmarkStart w:id="45" w:name="_Hlk106183283"/>
      <w:bookmarkStart w:id="46" w:name="_Hlk106278670"/>
      <w:r>
        <w:rPr>
          <w:rFonts w:hint="eastAsia" w:ascii="宋体" w:hAnsi="宋体" w:cs="微软雅黑"/>
          <w:sz w:val="32"/>
          <w:szCs w:val="40"/>
        </w:rPr>
        <w:t>样品放置授权委托书</w:t>
      </w:r>
    </w:p>
    <w:bookmarkEnd w:id="45"/>
    <w:p>
      <w:pPr>
        <w:spacing w:line="360" w:lineRule="auto"/>
        <w:ind w:firstLine="440" w:firstLineChars="200"/>
        <w:rPr>
          <w:sz w:val="22"/>
          <w:szCs w:val="22"/>
        </w:rPr>
      </w:pPr>
      <w:r>
        <w:rPr>
          <w:rFonts w:hint="eastAsia"/>
          <w:sz w:val="22"/>
          <w:szCs w:val="22"/>
        </w:rPr>
        <w:t>本授权委托书声明：我</w:t>
      </w:r>
      <w:r>
        <w:rPr>
          <w:rFonts w:hint="eastAsia"/>
          <w:sz w:val="22"/>
          <w:szCs w:val="22"/>
          <w:u w:val="single"/>
        </w:rPr>
        <w:t xml:space="preserve">           </w:t>
      </w:r>
      <w:r>
        <w:rPr>
          <w:rFonts w:hint="eastAsia"/>
          <w:sz w:val="22"/>
          <w:szCs w:val="22"/>
        </w:rPr>
        <w:t>（姓名）系</w:t>
      </w:r>
      <w:r>
        <w:rPr>
          <w:rFonts w:hint="eastAsia"/>
          <w:sz w:val="22"/>
          <w:szCs w:val="22"/>
          <w:u w:val="single"/>
        </w:rPr>
        <w:t xml:space="preserve">             </w:t>
      </w:r>
      <w:r>
        <w:rPr>
          <w:rFonts w:hint="eastAsia"/>
          <w:sz w:val="22"/>
          <w:szCs w:val="22"/>
        </w:rPr>
        <w:t>（投标人名称）的法定代表人（负责人），现授权委托</w:t>
      </w:r>
      <w:r>
        <w:rPr>
          <w:rFonts w:hint="eastAsia"/>
          <w:sz w:val="22"/>
          <w:szCs w:val="22"/>
          <w:u w:val="single"/>
        </w:rPr>
        <w:t xml:space="preserve">            </w:t>
      </w:r>
      <w:r>
        <w:rPr>
          <w:rFonts w:hint="eastAsia"/>
          <w:sz w:val="22"/>
          <w:szCs w:val="22"/>
        </w:rPr>
        <w:t>（姓名）为我单位参与</w:t>
      </w:r>
      <w:r>
        <w:rPr>
          <w:rFonts w:hint="eastAsia"/>
          <w:sz w:val="22"/>
          <w:szCs w:val="22"/>
          <w:u w:val="single"/>
        </w:rPr>
        <w:t>（此处填写项目名称）</w:t>
      </w:r>
      <w:r>
        <w:rPr>
          <w:rFonts w:hint="eastAsia"/>
          <w:sz w:val="22"/>
          <w:szCs w:val="22"/>
        </w:rPr>
        <w:t>项目，项目编号：</w:t>
      </w:r>
      <w:r>
        <w:rPr>
          <w:sz w:val="22"/>
          <w:szCs w:val="22"/>
          <w:u w:val="single"/>
        </w:rPr>
        <w:t xml:space="preserve">   </w:t>
      </w:r>
      <w:r>
        <w:rPr>
          <w:rFonts w:hint="eastAsia"/>
          <w:sz w:val="22"/>
          <w:szCs w:val="22"/>
          <w:u w:val="single"/>
        </w:rPr>
        <w:t xml:space="preserve">      （此处填写项目编号）</w:t>
      </w:r>
      <w:r>
        <w:rPr>
          <w:rFonts w:hint="eastAsia"/>
          <w:sz w:val="22"/>
          <w:szCs w:val="22"/>
        </w:rPr>
        <w:t>样品放置工作的授权委托代理人，代理人全权代表我参与项目样品放置，样品放置的内容我均承认。</w:t>
      </w:r>
    </w:p>
    <w:p>
      <w:pPr>
        <w:spacing w:line="360" w:lineRule="auto"/>
        <w:ind w:firstLine="420"/>
        <w:rPr>
          <w:sz w:val="22"/>
          <w:szCs w:val="22"/>
        </w:rPr>
      </w:pPr>
      <w:r>
        <w:rPr>
          <w:rFonts w:hint="eastAsia"/>
          <w:sz w:val="22"/>
          <w:szCs w:val="22"/>
        </w:rPr>
        <w:t>代理人无转委托权，特此委托。</w:t>
      </w:r>
    </w:p>
    <w:p>
      <w:pPr>
        <w:spacing w:line="360" w:lineRule="auto"/>
        <w:ind w:firstLine="420"/>
        <w:rPr>
          <w:sz w:val="22"/>
          <w:szCs w:val="22"/>
        </w:rPr>
      </w:pPr>
    </w:p>
    <w:p>
      <w:pPr>
        <w:spacing w:line="360" w:lineRule="auto"/>
        <w:ind w:left="540" w:leftChars="257"/>
        <w:rPr>
          <w:sz w:val="22"/>
          <w:szCs w:val="22"/>
          <w:u w:val="single"/>
        </w:rPr>
      </w:pPr>
      <w:r>
        <w:rPr>
          <w:rFonts w:hint="eastAsia"/>
          <w:sz w:val="22"/>
          <w:szCs w:val="22"/>
        </w:rPr>
        <w:t>代理人：</w:t>
      </w:r>
      <w:r>
        <w:rPr>
          <w:rFonts w:hint="eastAsia"/>
          <w:sz w:val="22"/>
          <w:szCs w:val="22"/>
          <w:u w:val="single"/>
        </w:rPr>
        <w:t xml:space="preserve">             </w:t>
      </w:r>
    </w:p>
    <w:p>
      <w:pPr>
        <w:spacing w:line="360" w:lineRule="auto"/>
        <w:ind w:left="540" w:leftChars="257"/>
        <w:rPr>
          <w:sz w:val="22"/>
          <w:szCs w:val="22"/>
        </w:rPr>
      </w:pPr>
      <w:r>
        <w:rPr>
          <w:rFonts w:hint="eastAsia"/>
          <w:sz w:val="22"/>
          <w:szCs w:val="22"/>
        </w:rPr>
        <w:t>联系电话：</w:t>
      </w:r>
      <w:r>
        <w:rPr>
          <w:rFonts w:hint="eastAsia"/>
          <w:sz w:val="22"/>
          <w:szCs w:val="22"/>
          <w:u w:val="single"/>
        </w:rPr>
        <w:t xml:space="preserve">            </w:t>
      </w:r>
      <w:r>
        <w:rPr>
          <w:rFonts w:hint="eastAsia"/>
          <w:sz w:val="22"/>
          <w:szCs w:val="22"/>
        </w:rPr>
        <w:t xml:space="preserve">  手机：</w:t>
      </w:r>
      <w:r>
        <w:rPr>
          <w:rFonts w:hint="eastAsia"/>
          <w:sz w:val="22"/>
          <w:szCs w:val="22"/>
          <w:u w:val="single"/>
        </w:rPr>
        <w:t xml:space="preserve">                   </w:t>
      </w:r>
    </w:p>
    <w:p>
      <w:pPr>
        <w:spacing w:line="360" w:lineRule="auto"/>
        <w:ind w:left="540" w:leftChars="257"/>
        <w:rPr>
          <w:sz w:val="22"/>
          <w:szCs w:val="22"/>
          <w:u w:val="single"/>
        </w:rPr>
      </w:pPr>
      <w:r>
        <w:rPr>
          <w:rFonts w:hint="eastAsia"/>
          <w:sz w:val="22"/>
          <w:szCs w:val="22"/>
        </w:rPr>
        <w:t>身份证号码：</w:t>
      </w:r>
      <w:r>
        <w:rPr>
          <w:rFonts w:hint="eastAsia"/>
          <w:sz w:val="22"/>
          <w:szCs w:val="22"/>
          <w:u w:val="single"/>
        </w:rPr>
        <w:t xml:space="preserve">                        </w:t>
      </w:r>
      <w:r>
        <w:rPr>
          <w:rFonts w:hint="eastAsia"/>
          <w:sz w:val="22"/>
          <w:szCs w:val="22"/>
        </w:rPr>
        <w:t>职务：</w:t>
      </w:r>
      <w:r>
        <w:rPr>
          <w:rFonts w:hint="eastAsia"/>
          <w:sz w:val="22"/>
          <w:szCs w:val="22"/>
          <w:u w:val="single"/>
        </w:rPr>
        <w:t xml:space="preserve">       </w:t>
      </w:r>
    </w:p>
    <w:p>
      <w:pPr>
        <w:spacing w:line="360" w:lineRule="auto"/>
        <w:ind w:left="540" w:leftChars="257"/>
        <w:rPr>
          <w:sz w:val="22"/>
          <w:szCs w:val="22"/>
        </w:rPr>
      </w:pPr>
      <w:r>
        <w:rPr>
          <w:rFonts w:hint="eastAsia"/>
          <w:sz w:val="22"/>
          <w:szCs w:val="22"/>
        </w:rPr>
        <w:t>授权委托日期：</w:t>
      </w:r>
      <w:r>
        <w:rPr>
          <w:rFonts w:hint="eastAsia"/>
          <w:sz w:val="22"/>
          <w:szCs w:val="22"/>
          <w:u w:val="single"/>
        </w:rPr>
        <w:t xml:space="preserve">         </w:t>
      </w:r>
      <w:r>
        <w:rPr>
          <w:rFonts w:hint="eastAsia"/>
          <w:sz w:val="22"/>
          <w:szCs w:val="22"/>
        </w:rPr>
        <w:t>年</w:t>
      </w:r>
      <w:r>
        <w:rPr>
          <w:rFonts w:hint="eastAsia"/>
          <w:sz w:val="22"/>
          <w:szCs w:val="22"/>
          <w:u w:val="single"/>
        </w:rPr>
        <w:t xml:space="preserve">     </w:t>
      </w:r>
      <w:r>
        <w:rPr>
          <w:rFonts w:hint="eastAsia"/>
          <w:sz w:val="22"/>
          <w:szCs w:val="22"/>
        </w:rPr>
        <w:t xml:space="preserve">月 </w:t>
      </w:r>
      <w:r>
        <w:rPr>
          <w:rFonts w:hint="eastAsia"/>
          <w:sz w:val="22"/>
          <w:szCs w:val="22"/>
          <w:u w:val="single"/>
        </w:rPr>
        <w:t xml:space="preserve">      </w:t>
      </w:r>
      <w:r>
        <w:rPr>
          <w:rFonts w:hint="eastAsia"/>
          <w:sz w:val="22"/>
          <w:szCs w:val="22"/>
        </w:rPr>
        <w:t>日</w:t>
      </w:r>
    </w:p>
    <w:p>
      <w:pPr>
        <w:rPr>
          <w:sz w:val="22"/>
          <w:szCs w:val="28"/>
        </w:rPr>
      </w:pPr>
    </w:p>
    <w:p>
      <w:pPr>
        <w:spacing w:line="360" w:lineRule="auto"/>
        <w:ind w:firstLine="442" w:firstLineChars="200"/>
        <w:rPr>
          <w:b/>
          <w:color w:val="FF0000"/>
          <w:sz w:val="22"/>
          <w:szCs w:val="22"/>
        </w:rPr>
      </w:pPr>
      <w:r>
        <w:rPr>
          <w:rFonts w:hint="eastAsia"/>
          <w:b/>
          <w:color w:val="FF0000"/>
          <w:sz w:val="22"/>
          <w:szCs w:val="22"/>
        </w:rPr>
        <w:t>附： 请提供授权委托代理人身份证扫描件（正反两面）（非中国国籍管辖范围人员，可提供公安部门认可的身份证明材料）扫描件。</w:t>
      </w:r>
    </w:p>
    <w:p>
      <w:pPr>
        <w:spacing w:line="360" w:lineRule="auto"/>
        <w:ind w:firstLine="420"/>
        <w:jc w:val="right"/>
        <w:rPr>
          <w:sz w:val="22"/>
          <w:szCs w:val="22"/>
        </w:rPr>
      </w:pPr>
    </w:p>
    <w:p>
      <w:pPr>
        <w:spacing w:line="360" w:lineRule="auto"/>
        <w:ind w:firstLine="420"/>
        <w:jc w:val="right"/>
        <w:rPr>
          <w:sz w:val="22"/>
          <w:szCs w:val="22"/>
        </w:rPr>
      </w:pPr>
      <w:r>
        <w:rPr>
          <w:rFonts w:hint="eastAsia"/>
          <w:sz w:val="22"/>
          <w:szCs w:val="22"/>
        </w:rPr>
        <w:t>（此处填写投标人名称）公司（加盖投标人公章）</w:t>
      </w:r>
    </w:p>
    <w:p>
      <w:pPr>
        <w:spacing w:line="360" w:lineRule="auto"/>
        <w:ind w:firstLine="420"/>
        <w:jc w:val="right"/>
        <w:rPr>
          <w:sz w:val="22"/>
          <w:szCs w:val="22"/>
        </w:rPr>
      </w:pPr>
      <w:r>
        <w:rPr>
          <w:rFonts w:hint="eastAsia"/>
          <w:sz w:val="22"/>
          <w:szCs w:val="22"/>
        </w:rPr>
        <w:t>XX年XX月XX日</w:t>
      </w:r>
      <w:bookmarkEnd w:id="44"/>
      <w:bookmarkEnd w:id="46"/>
    </w:p>
    <w:p>
      <w:pPr>
        <w:rPr>
          <w:rFonts w:ascii="宋体" w:hAnsi="宋体"/>
          <w:bCs/>
          <w:color w:val="000000"/>
          <w:szCs w:val="21"/>
        </w:rPr>
      </w:pPr>
    </w:p>
    <w:p>
      <w:pPr>
        <w:widowControl/>
        <w:jc w:val="left"/>
        <w:rPr>
          <w:szCs w:val="20"/>
        </w:rPr>
      </w:pPr>
      <w:r>
        <w:br w:type="page"/>
      </w:r>
    </w:p>
    <w:p>
      <w:pPr>
        <w:pStyle w:val="7"/>
        <w:rPr>
          <w:kern w:val="2"/>
        </w:rPr>
      </w:pPr>
      <w:bookmarkStart w:id="47" w:name="_Hlk86246764"/>
      <w:r>
        <w:rPr>
          <w:rFonts w:hint="eastAsia"/>
          <w:kern w:val="2"/>
        </w:rPr>
        <w:t>第四章 投标文件组成要求及格式</w:t>
      </w:r>
    </w:p>
    <w:p>
      <w:pPr>
        <w:rPr>
          <w:rStyle w:val="58"/>
          <w:sz w:val="24"/>
        </w:rPr>
      </w:pPr>
      <w:r>
        <w:rPr>
          <w:rStyle w:val="58"/>
          <w:rFonts w:hint="eastAsia"/>
          <w:sz w:val="24"/>
        </w:rPr>
        <w:t>特别提醒：</w:t>
      </w:r>
    </w:p>
    <w:p>
      <w:pPr>
        <w:ind w:firstLine="480" w:firstLineChars="200"/>
        <w:rPr>
          <w:rFonts w:ascii="仿宋_GB2312" w:eastAsia="仿宋_GB2312"/>
          <w:sz w:val="24"/>
        </w:rPr>
      </w:pPr>
      <w:r>
        <w:rPr>
          <w:rFonts w:hint="eastAsia" w:ascii="仿宋_GB2312" w:eastAsia="仿宋_GB2312"/>
          <w:sz w:val="24"/>
        </w:rPr>
        <w:t>投标文件正文将对外公开，投标文件附件不公开。投标人在编辑投标文件时，在投标文件目录中属于本节点内容的必须在本节点中填写，填写到其他节点或附件的将可能导致投标无效，一切后果由供应商自行承担。</w:t>
      </w:r>
    </w:p>
    <w:p>
      <w:pPr>
        <w:rPr>
          <w:rFonts w:ascii="仿宋_GB2312" w:eastAsia="仿宋_GB2312"/>
          <w:sz w:val="24"/>
        </w:rPr>
      </w:pPr>
      <w:r>
        <w:rPr>
          <w:rFonts w:hint="eastAsia" w:ascii="仿宋_GB2312" w:eastAsia="仿宋_GB2312"/>
          <w:sz w:val="24"/>
        </w:rPr>
        <w:t xml:space="preserve">    投标文件正文（信息公开部分）必须编制于“投标书目录”部分，投标文件附件（非信息公开部分）必须编制于“投标书附件”部分，如下图所示。</w:t>
      </w:r>
    </w:p>
    <w:p>
      <w:pPr>
        <w:widowControl/>
        <w:jc w:val="left"/>
        <w:rPr>
          <w:rFonts w:ascii="宋体" w:hAnsi="宋体" w:cs="宋体"/>
          <w:kern w:val="0"/>
          <w:sz w:val="24"/>
        </w:rPr>
      </w:pPr>
      <w:r>
        <w:rPr>
          <w:rFonts w:ascii="仿宋_GB2312" w:eastAsia="仿宋_GB2312"/>
          <w:sz w:val="24"/>
        </w:rPr>
        <w:drawing>
          <wp:inline distT="0" distB="0" distL="0" distR="0">
            <wp:extent cx="5278755" cy="4126230"/>
            <wp:effectExtent l="0" t="0" r="0" b="0"/>
            <wp:docPr id="3" name="图片 3"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图形用户界面, 应用程序&#10;&#10;描述已自动生成"/>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a:xfrm>
                      <a:off x="0" y="0"/>
                      <a:ext cx="5278755" cy="4126230"/>
                    </a:xfrm>
                    <a:prstGeom prst="rect">
                      <a:avLst/>
                    </a:prstGeom>
                    <a:noFill/>
                    <a:ln>
                      <a:noFill/>
                    </a:ln>
                  </pic:spPr>
                </pic:pic>
              </a:graphicData>
            </a:graphic>
          </wp:inline>
        </w:drawing>
      </w:r>
    </w:p>
    <w:p>
      <w:pPr>
        <w:rPr>
          <w:rFonts w:ascii="仿宋_GB2312" w:eastAsia="仿宋_GB2312"/>
          <w:sz w:val="24"/>
        </w:rPr>
      </w:pPr>
    </w:p>
    <w:p>
      <w:pPr>
        <w:jc w:val="center"/>
        <w:rPr>
          <w:rFonts w:ascii="仿宋_GB2312" w:eastAsia="仿宋_GB2312"/>
          <w:sz w:val="24"/>
        </w:rPr>
      </w:pPr>
    </w:p>
    <w:p>
      <w:pPr>
        <w:ind w:firstLine="480" w:firstLineChars="200"/>
        <w:rPr>
          <w:rFonts w:ascii="仿宋_GB2312" w:eastAsia="仿宋_GB2312"/>
          <w:sz w:val="24"/>
        </w:rPr>
      </w:pPr>
      <w:bookmarkStart w:id="48" w:name="_Hlk72257167"/>
      <w:r>
        <w:rPr>
          <w:rFonts w:hint="eastAsia" w:ascii="仿宋_GB2312" w:eastAsia="仿宋_GB2312"/>
          <w:sz w:val="24"/>
        </w:rPr>
        <w:t>政府集中采购机构公布投标文件正文（信息公开部分）时为计算机截取信息自动公布，</w:t>
      </w:r>
      <w:r>
        <w:rPr>
          <w:rFonts w:hint="eastAsia" w:ascii="仿宋_GB2312" w:eastAsia="仿宋_GB2312"/>
          <w:b/>
          <w:bCs/>
          <w:sz w:val="24"/>
        </w:rPr>
        <w:t>如投标人误将涉及个人隐私的信息放入投标文件正文，相关后果由投标人自负；</w:t>
      </w:r>
      <w:r>
        <w:rPr>
          <w:rFonts w:hint="eastAsia" w:ascii="仿宋_GB2312" w:eastAsia="仿宋_GB2312"/>
          <w:sz w:val="24"/>
        </w:rPr>
        <w:t>如投标人将必须放于投标文件正文（信息公开部分）的内容放入投标文件附件（非信息公开部分），将作投标无效处理。</w:t>
      </w:r>
    </w:p>
    <w:bookmarkEnd w:id="47"/>
    <w:bookmarkEnd w:id="48"/>
    <w:p>
      <w:pPr>
        <w:widowControl/>
        <w:jc w:val="left"/>
        <w:rPr>
          <w:rFonts w:ascii="仿宋_GB2312" w:eastAsia="仿宋_GB2312"/>
          <w:sz w:val="24"/>
        </w:rPr>
      </w:pPr>
      <w:r>
        <w:rPr>
          <w:rFonts w:ascii="仿宋_GB2312" w:eastAsia="仿宋_GB2312"/>
          <w:sz w:val="24"/>
        </w:rPr>
        <w:br w:type="page"/>
      </w:r>
    </w:p>
    <w:p>
      <w:pPr>
        <w:outlineLvl w:val="0"/>
        <w:rPr>
          <w:rStyle w:val="58"/>
          <w:sz w:val="28"/>
          <w:szCs w:val="28"/>
        </w:rPr>
      </w:pPr>
      <w:r>
        <w:rPr>
          <w:rStyle w:val="58"/>
          <w:rFonts w:hint="eastAsia"/>
          <w:sz w:val="28"/>
          <w:szCs w:val="28"/>
        </w:rPr>
        <w:t>投标文件组成：</w:t>
      </w:r>
    </w:p>
    <w:p>
      <w:pPr>
        <w:ind w:firstLine="1200" w:firstLineChars="500"/>
        <w:outlineLvl w:val="0"/>
        <w:rPr>
          <w:rFonts w:ascii="宋体" w:hAnsi="宋体"/>
          <w:sz w:val="24"/>
        </w:rPr>
      </w:pPr>
      <w:bookmarkStart w:id="49" w:name="_Hlk72257253"/>
      <w:r>
        <w:rPr>
          <w:rFonts w:hint="eastAsia" w:ascii="宋体" w:hAnsi="宋体"/>
          <w:sz w:val="24"/>
        </w:rPr>
        <w:t>1.投标文件正文</w:t>
      </w:r>
      <w:r>
        <w:rPr>
          <w:rFonts w:hint="eastAsia" w:ascii="宋体" w:hAnsi="宋体"/>
          <w:b/>
          <w:color w:val="FF0000"/>
          <w:sz w:val="24"/>
        </w:rPr>
        <w:t>（信息公开部分）</w:t>
      </w:r>
      <w:r>
        <w:rPr>
          <w:rFonts w:hint="eastAsia" w:ascii="宋体" w:hAnsi="宋体"/>
          <w:sz w:val="24"/>
        </w:rPr>
        <w:t>，主要包括以下内容：</w:t>
      </w:r>
    </w:p>
    <w:p>
      <w:pPr>
        <w:ind w:left="718" w:leftChars="342" w:firstLine="1417" w:firstLineChars="675"/>
        <w:rPr>
          <w:szCs w:val="21"/>
        </w:rPr>
      </w:pPr>
      <w:r>
        <w:rPr>
          <w:rFonts w:hint="eastAsia"/>
          <w:szCs w:val="21"/>
        </w:rPr>
        <w:t>（1）</w:t>
      </w:r>
      <w:bookmarkStart w:id="50" w:name="_Hlk72070784"/>
      <w:r>
        <w:rPr>
          <w:rFonts w:hint="eastAsia"/>
          <w:szCs w:val="21"/>
        </w:rPr>
        <w:t>投标函</w:t>
      </w:r>
      <w:bookmarkEnd w:id="50"/>
    </w:p>
    <w:p>
      <w:pPr>
        <w:ind w:left="718" w:leftChars="342" w:firstLine="1417" w:firstLineChars="675"/>
        <w:rPr>
          <w:szCs w:val="21"/>
        </w:rPr>
      </w:pPr>
      <w:r>
        <w:rPr>
          <w:rFonts w:hint="eastAsia"/>
          <w:szCs w:val="21"/>
        </w:rPr>
        <w:t>（2）</w:t>
      </w:r>
      <w:bookmarkStart w:id="51" w:name="_Hlk72062521"/>
      <w:r>
        <w:rPr>
          <w:rFonts w:hint="eastAsia"/>
          <w:szCs w:val="21"/>
        </w:rPr>
        <w:t>政府采购投标及履约承诺函</w:t>
      </w:r>
      <w:bookmarkEnd w:id="51"/>
    </w:p>
    <w:p>
      <w:pPr>
        <w:ind w:left="718" w:leftChars="342" w:firstLine="1417" w:firstLineChars="675"/>
        <w:rPr>
          <w:szCs w:val="21"/>
        </w:rPr>
      </w:pPr>
      <w:r>
        <w:rPr>
          <w:rFonts w:hint="eastAsia"/>
          <w:szCs w:val="21"/>
        </w:rPr>
        <w:t>（</w:t>
      </w:r>
      <w:r>
        <w:rPr>
          <w:szCs w:val="21"/>
        </w:rPr>
        <w:t>3</w:t>
      </w:r>
      <w:r>
        <w:rPr>
          <w:rFonts w:hint="eastAsia"/>
          <w:szCs w:val="21"/>
        </w:rPr>
        <w:t>）投标人情况及资格证明文件</w:t>
      </w:r>
    </w:p>
    <w:p>
      <w:pPr>
        <w:ind w:left="718" w:leftChars="342" w:firstLine="1417" w:firstLineChars="675"/>
        <w:rPr>
          <w:szCs w:val="21"/>
        </w:rPr>
      </w:pPr>
      <w:bookmarkStart w:id="52" w:name="_Hlk72257201"/>
      <w:r>
        <w:rPr>
          <w:rFonts w:hint="eastAsia"/>
          <w:szCs w:val="21"/>
        </w:rPr>
        <w:t>（</w:t>
      </w:r>
      <w:r>
        <w:rPr>
          <w:szCs w:val="21"/>
        </w:rPr>
        <w:t>4</w:t>
      </w:r>
      <w:r>
        <w:rPr>
          <w:rFonts w:hint="eastAsia"/>
          <w:szCs w:val="21"/>
        </w:rPr>
        <w:t>）项目详细报价</w:t>
      </w:r>
    </w:p>
    <w:p>
      <w:pPr>
        <w:ind w:left="718" w:leftChars="342" w:firstLine="1417" w:firstLineChars="675"/>
        <w:rPr>
          <w:szCs w:val="21"/>
        </w:rPr>
      </w:pPr>
      <w:r>
        <w:rPr>
          <w:rFonts w:hint="eastAsia"/>
          <w:szCs w:val="21"/>
        </w:rPr>
        <w:t>（5）投标人认证情况</w:t>
      </w:r>
    </w:p>
    <w:p>
      <w:pPr>
        <w:ind w:left="718" w:leftChars="342" w:firstLine="1417" w:firstLineChars="675"/>
        <w:rPr>
          <w:szCs w:val="21"/>
        </w:rPr>
      </w:pPr>
      <w:r>
        <w:rPr>
          <w:rFonts w:hint="eastAsia"/>
          <w:szCs w:val="21"/>
        </w:rPr>
        <w:t>（6）奖项</w:t>
      </w:r>
    </w:p>
    <w:p>
      <w:pPr>
        <w:ind w:left="718" w:leftChars="342" w:firstLine="1417" w:firstLineChars="675"/>
        <w:jc w:val="left"/>
      </w:pPr>
      <w:r>
        <w:rPr>
          <w:rFonts w:hint="eastAsia"/>
          <w:szCs w:val="21"/>
        </w:rPr>
        <w:t>（7）投标人同类业绩</w:t>
      </w:r>
    </w:p>
    <w:p>
      <w:pPr>
        <w:ind w:left="718" w:leftChars="342" w:firstLine="1417" w:firstLineChars="675"/>
        <w:jc w:val="left"/>
      </w:pPr>
      <w:r>
        <w:rPr>
          <w:rFonts w:hint="eastAsia"/>
        </w:rPr>
        <w:t>（8）节能、环保情况</w:t>
      </w:r>
    </w:p>
    <w:p>
      <w:pPr>
        <w:ind w:left="718" w:leftChars="342" w:firstLine="1417" w:firstLineChars="675"/>
        <w:rPr>
          <w:szCs w:val="21"/>
        </w:rPr>
      </w:pPr>
    </w:p>
    <w:bookmarkEnd w:id="52"/>
    <w:p>
      <w:pPr>
        <w:ind w:firstLine="1200" w:firstLineChars="500"/>
        <w:outlineLvl w:val="0"/>
        <w:rPr>
          <w:rFonts w:ascii="宋体" w:hAnsi="宋体"/>
          <w:sz w:val="24"/>
        </w:rPr>
      </w:pPr>
      <w:r>
        <w:rPr>
          <w:rFonts w:hint="eastAsia" w:ascii="宋体" w:hAnsi="宋体"/>
          <w:sz w:val="24"/>
        </w:rPr>
        <w:t>2.投标文件附件</w:t>
      </w:r>
      <w:r>
        <w:rPr>
          <w:rFonts w:hint="eastAsia" w:ascii="宋体" w:hAnsi="宋体"/>
          <w:b/>
          <w:color w:val="FF0000"/>
          <w:sz w:val="24"/>
        </w:rPr>
        <w:t>（信息不公开部分）</w:t>
      </w:r>
      <w:r>
        <w:rPr>
          <w:rFonts w:hint="eastAsia" w:ascii="宋体" w:hAnsi="宋体"/>
          <w:sz w:val="24"/>
        </w:rPr>
        <w:t>：主要包括以下内容：</w:t>
      </w:r>
    </w:p>
    <w:p>
      <w:pPr>
        <w:ind w:firstLine="2100" w:firstLineChars="1000"/>
        <w:rPr>
          <w:szCs w:val="21"/>
        </w:rPr>
      </w:pPr>
      <w:r>
        <w:rPr>
          <w:rFonts w:hint="eastAsia"/>
          <w:szCs w:val="21"/>
        </w:rPr>
        <w:t>（1）法定代表人（负责人）证明书</w:t>
      </w:r>
    </w:p>
    <w:p>
      <w:pPr>
        <w:ind w:left="718" w:leftChars="342" w:firstLine="1417" w:firstLineChars="675"/>
        <w:rPr>
          <w:szCs w:val="21"/>
        </w:rPr>
      </w:pPr>
      <w:r>
        <w:rPr>
          <w:rFonts w:hint="eastAsia"/>
          <w:szCs w:val="21"/>
        </w:rPr>
        <w:t>（2）投标文件签署授权委托书</w:t>
      </w:r>
    </w:p>
    <w:p>
      <w:pPr>
        <w:ind w:left="718" w:leftChars="342" w:firstLine="1417" w:firstLineChars="675"/>
        <w:rPr>
          <w:szCs w:val="21"/>
        </w:rPr>
      </w:pPr>
      <w:r>
        <w:rPr>
          <w:rFonts w:hint="eastAsia"/>
          <w:szCs w:val="21"/>
        </w:rPr>
        <w:t>（3）实质性条款响应情况表</w:t>
      </w:r>
    </w:p>
    <w:p>
      <w:pPr>
        <w:ind w:left="718" w:leftChars="342" w:firstLine="1417" w:firstLineChars="675"/>
        <w:rPr>
          <w:szCs w:val="21"/>
        </w:rPr>
      </w:pPr>
      <w:r>
        <w:rPr>
          <w:rFonts w:hint="eastAsia"/>
          <w:szCs w:val="21"/>
        </w:rPr>
        <w:t>（</w:t>
      </w:r>
      <w:r>
        <w:rPr>
          <w:szCs w:val="21"/>
        </w:rPr>
        <w:t>4</w:t>
      </w:r>
      <w:r>
        <w:rPr>
          <w:rFonts w:hint="eastAsia"/>
          <w:szCs w:val="21"/>
        </w:rPr>
        <w:t>）技术要求偏离表</w:t>
      </w:r>
    </w:p>
    <w:p>
      <w:pPr>
        <w:ind w:left="718" w:leftChars="342" w:firstLine="1417" w:firstLineChars="675"/>
        <w:rPr>
          <w:szCs w:val="21"/>
        </w:rPr>
      </w:pPr>
      <w:r>
        <w:rPr>
          <w:rFonts w:hint="eastAsia"/>
          <w:szCs w:val="21"/>
        </w:rPr>
        <w:t>（</w:t>
      </w:r>
      <w:r>
        <w:rPr>
          <w:szCs w:val="21"/>
        </w:rPr>
        <w:t>5</w:t>
      </w:r>
      <w:r>
        <w:rPr>
          <w:rFonts w:hint="eastAsia"/>
          <w:szCs w:val="21"/>
        </w:rPr>
        <w:t>）商务要求偏离表</w:t>
      </w:r>
    </w:p>
    <w:p>
      <w:pPr>
        <w:ind w:left="718" w:leftChars="342" w:firstLine="1417" w:firstLineChars="675"/>
        <w:rPr>
          <w:szCs w:val="21"/>
        </w:rPr>
      </w:pPr>
      <w:r>
        <w:rPr>
          <w:rFonts w:hint="eastAsia"/>
          <w:szCs w:val="21"/>
        </w:rPr>
        <w:t>（</w:t>
      </w:r>
      <w:r>
        <w:rPr>
          <w:szCs w:val="21"/>
        </w:rPr>
        <w:t>6</w:t>
      </w:r>
      <w:r>
        <w:rPr>
          <w:rFonts w:hint="eastAsia"/>
          <w:szCs w:val="21"/>
        </w:rPr>
        <w:t>）</w:t>
      </w:r>
      <w:bookmarkEnd w:id="49"/>
      <w:r>
        <w:rPr>
          <w:rFonts w:hint="eastAsia"/>
          <w:szCs w:val="21"/>
        </w:rPr>
        <w:t>技术保障措施</w:t>
      </w:r>
    </w:p>
    <w:p>
      <w:pPr>
        <w:ind w:left="718" w:leftChars="342" w:firstLine="1417" w:firstLineChars="675"/>
        <w:rPr>
          <w:szCs w:val="21"/>
        </w:rPr>
      </w:pPr>
      <w:r>
        <w:rPr>
          <w:rFonts w:hint="eastAsia"/>
          <w:szCs w:val="21"/>
        </w:rPr>
        <w:t>（7）施工安全保障措施</w:t>
      </w:r>
    </w:p>
    <w:p>
      <w:pPr>
        <w:ind w:left="718" w:leftChars="342" w:firstLine="1417" w:firstLineChars="675"/>
        <w:rPr>
          <w:szCs w:val="21"/>
        </w:rPr>
      </w:pPr>
      <w:r>
        <w:rPr>
          <w:rFonts w:hint="eastAsia"/>
          <w:szCs w:val="21"/>
        </w:rPr>
        <w:t>（8）检测报告</w:t>
      </w:r>
    </w:p>
    <w:p>
      <w:pPr>
        <w:ind w:left="718" w:leftChars="342" w:firstLine="1417" w:firstLineChars="675"/>
        <w:rPr>
          <w:szCs w:val="21"/>
        </w:rPr>
      </w:pPr>
      <w:r>
        <w:rPr>
          <w:rFonts w:hint="eastAsia"/>
          <w:szCs w:val="21"/>
        </w:rPr>
        <w:t>（9）投标人认为需要加以说明的其他内容（格式自定）</w:t>
      </w:r>
    </w:p>
    <w:p>
      <w:pPr>
        <w:ind w:firstLine="426" w:firstLineChars="202"/>
        <w:rPr>
          <w:rFonts w:ascii="宋体" w:hAnsi="宋体"/>
          <w:b/>
          <w:szCs w:val="21"/>
        </w:rPr>
      </w:pPr>
      <w:bookmarkStart w:id="53" w:name="_Hlk72257771"/>
      <w:r>
        <w:rPr>
          <w:rFonts w:hint="eastAsia" w:ascii="宋体" w:hAnsi="宋体"/>
          <w:b/>
          <w:szCs w:val="21"/>
        </w:rPr>
        <w:t>备注：</w:t>
      </w:r>
    </w:p>
    <w:p>
      <w:pPr>
        <w:ind w:firstLine="426" w:firstLineChars="202"/>
        <w:rPr>
          <w:rFonts w:ascii="宋体" w:hAnsi="宋体"/>
          <w:b/>
          <w:szCs w:val="21"/>
        </w:rPr>
      </w:pPr>
      <w:r>
        <w:rPr>
          <w:rFonts w:hint="eastAsia" w:ascii="宋体" w:hAnsi="宋体"/>
          <w:b/>
          <w:szCs w:val="21"/>
        </w:rPr>
        <w:t>1.本项目为网上电子投标项目，投标文件不需法人或授权委托人另行签字，无需加盖单位公章，招标文件专用条款另有规定的除外。</w:t>
      </w:r>
    </w:p>
    <w:p>
      <w:pPr>
        <w:ind w:firstLine="422" w:firstLineChars="200"/>
        <w:rPr>
          <w:rFonts w:ascii="宋体" w:hAnsi="宋体"/>
          <w:color w:val="FF0000"/>
          <w:sz w:val="24"/>
        </w:rPr>
      </w:pPr>
      <w:bookmarkStart w:id="54" w:name="_Hlk72263559"/>
      <w:r>
        <w:rPr>
          <w:rFonts w:hint="eastAsia" w:ascii="宋体" w:hAnsi="宋体"/>
          <w:b/>
          <w:szCs w:val="21"/>
        </w:rPr>
        <w:t>2.关于填写“开标一览表”的说明：“开标一览表”中除“投标总价”外，其他信息不作评审依据。</w:t>
      </w:r>
      <w:bookmarkEnd w:id="53"/>
      <w:bookmarkEnd w:id="54"/>
    </w:p>
    <w:p>
      <w:pPr>
        <w:rPr>
          <w:rFonts w:ascii="宋体" w:hAnsi="宋体"/>
          <w:color w:val="FF0000"/>
          <w:sz w:val="24"/>
        </w:rPr>
      </w:pPr>
    </w:p>
    <w:p>
      <w:pPr>
        <w:widowControl/>
        <w:jc w:val="left"/>
        <w:rPr>
          <w:rFonts w:ascii="宋体" w:hAnsi="宋体"/>
          <w:color w:val="FF0000"/>
          <w:sz w:val="24"/>
        </w:rPr>
      </w:pPr>
      <w:r>
        <w:rPr>
          <w:rFonts w:ascii="宋体" w:hAnsi="宋体"/>
          <w:color w:val="FF0000"/>
          <w:sz w:val="24"/>
        </w:rPr>
        <w:br w:type="page"/>
      </w:r>
    </w:p>
    <w:p>
      <w:pPr>
        <w:rPr>
          <w:rFonts w:ascii="宋体" w:hAnsi="宋体"/>
          <w:color w:val="FF0000"/>
          <w:sz w:val="24"/>
        </w:rPr>
      </w:pPr>
    </w:p>
    <w:p>
      <w:pPr>
        <w:outlineLvl w:val="1"/>
        <w:rPr>
          <w:rFonts w:ascii="宋体" w:hAnsi="宋体"/>
          <w:b/>
          <w:color w:val="FF0000"/>
          <w:sz w:val="28"/>
          <w:szCs w:val="28"/>
        </w:rPr>
      </w:pPr>
      <w:r>
        <w:rPr>
          <w:rFonts w:hint="eastAsia" w:ascii="宋体" w:hAnsi="宋体"/>
          <w:b/>
          <w:color w:val="FF0000"/>
          <w:sz w:val="28"/>
          <w:szCs w:val="28"/>
        </w:rPr>
        <w:t>投标文件正文（信息公开部分）</w:t>
      </w:r>
    </w:p>
    <w:p>
      <w:pPr>
        <w:pStyle w:val="5"/>
        <w:jc w:val="center"/>
        <w:rPr>
          <w:rFonts w:ascii="黑体" w:eastAsia="黑体"/>
          <w:b w:val="0"/>
          <w:sz w:val="24"/>
        </w:rPr>
      </w:pPr>
      <w:r>
        <w:rPr>
          <w:rFonts w:hint="eastAsia" w:ascii="黑体" w:eastAsia="黑体"/>
          <w:b w:val="0"/>
          <w:sz w:val="24"/>
        </w:rPr>
        <w:t>一、投标函</w:t>
      </w:r>
    </w:p>
    <w:p>
      <w:pPr>
        <w:spacing w:line="360" w:lineRule="auto"/>
        <w:rPr>
          <w:rFonts w:ascii="宋体" w:hAnsi="宋体"/>
          <w:szCs w:val="21"/>
        </w:rPr>
      </w:pPr>
      <w:bookmarkStart w:id="55" w:name="_Hlk72257506"/>
      <w:r>
        <w:rPr>
          <w:rFonts w:hint="eastAsia" w:ascii="宋体" w:hAnsi="宋体"/>
          <w:szCs w:val="21"/>
        </w:rPr>
        <w:t>致：</w:t>
      </w:r>
      <w:r>
        <w:rPr>
          <w:rFonts w:hint="eastAsia" w:ascii="宋体" w:hAnsi="宋体"/>
          <w:color w:val="FF0000"/>
          <w:szCs w:val="21"/>
          <w:u w:val="single"/>
        </w:rPr>
        <w:t>深圳公共资源交易中心</w:t>
      </w:r>
    </w:p>
    <w:p>
      <w:pPr>
        <w:ind w:firstLine="420" w:firstLineChars="200"/>
        <w:rPr>
          <w:rFonts w:ascii="宋体" w:hAnsi="宋体"/>
          <w:szCs w:val="21"/>
        </w:rPr>
      </w:pPr>
      <w:bookmarkStart w:id="56" w:name="_Hlk73818812"/>
      <w:r>
        <w:rPr>
          <w:rFonts w:hint="eastAsia"/>
          <w:szCs w:val="21"/>
        </w:rPr>
        <w:t>1、根据已收到贵单位的项目编号为</w:t>
      </w:r>
      <w:r>
        <w:rPr>
          <w:rFonts w:hint="eastAsia"/>
          <w:szCs w:val="21"/>
          <w:u w:val="single"/>
        </w:rPr>
        <w:tab/>
      </w:r>
      <w:r>
        <w:rPr>
          <w:rFonts w:hint="eastAsia"/>
          <w:szCs w:val="21"/>
          <w:u w:val="single"/>
        </w:rPr>
        <w:tab/>
      </w:r>
      <w:r>
        <w:rPr>
          <w:rFonts w:hint="eastAsia"/>
          <w:szCs w:val="21"/>
          <w:u w:val="single"/>
        </w:rPr>
        <w:tab/>
      </w:r>
      <w:r>
        <w:rPr>
          <w:rFonts w:hint="eastAsia"/>
          <w:szCs w:val="21"/>
          <w:u w:val="single"/>
        </w:rPr>
        <w:tab/>
      </w:r>
      <w:r>
        <w:rPr>
          <w:rFonts w:hint="eastAsia"/>
          <w:szCs w:val="21"/>
        </w:rPr>
        <w:t>的</w:t>
      </w:r>
      <w:r>
        <w:rPr>
          <w:rFonts w:hint="eastAsia"/>
          <w:szCs w:val="21"/>
          <w:u w:val="single"/>
        </w:rPr>
        <w:tab/>
      </w:r>
      <w:r>
        <w:rPr>
          <w:rFonts w:hint="eastAsia"/>
          <w:szCs w:val="21"/>
          <w:u w:val="single"/>
        </w:rPr>
        <w:tab/>
      </w:r>
      <w:r>
        <w:rPr>
          <w:rFonts w:hint="eastAsia"/>
          <w:szCs w:val="21"/>
          <w:u w:val="single"/>
        </w:rPr>
        <w:tab/>
      </w:r>
      <w:r>
        <w:rPr>
          <w:rFonts w:hint="eastAsia"/>
          <w:szCs w:val="21"/>
          <w:u w:val="single"/>
        </w:rPr>
        <w:tab/>
      </w:r>
      <w:r>
        <w:rPr>
          <w:rFonts w:hint="eastAsia"/>
          <w:szCs w:val="21"/>
        </w:rPr>
        <w:t>项目的招标文件，遵照《深圳经济特区政府采购条例》和《深圳网上政府采购管理暂行办法》等有关规定，我单位经研究上述招标文件的专用条款及通用条款后，</w:t>
      </w:r>
      <w:bookmarkStart w:id="57" w:name="_Hlk72263588"/>
      <w:r>
        <w:rPr>
          <w:rFonts w:hint="eastAsia"/>
          <w:szCs w:val="21"/>
        </w:rPr>
        <w:t>愿意按照招标文件要求承包上述项目并修补其任何缺陷。</w:t>
      </w:r>
      <w:bookmarkEnd w:id="57"/>
    </w:p>
    <w:p>
      <w:pPr>
        <w:ind w:firstLine="420" w:firstLineChars="200"/>
        <w:rPr>
          <w:rFonts w:ascii="宋体" w:hAnsi="宋体"/>
          <w:szCs w:val="21"/>
        </w:rPr>
      </w:pPr>
      <w:r>
        <w:rPr>
          <w:rFonts w:ascii="宋体" w:hAnsi="宋体"/>
          <w:szCs w:val="21"/>
        </w:rPr>
        <w:t>2</w:t>
      </w:r>
      <w:r>
        <w:rPr>
          <w:rFonts w:hint="eastAsia" w:ascii="宋体" w:hAnsi="宋体"/>
          <w:szCs w:val="21"/>
        </w:rPr>
        <w:t>、</w:t>
      </w:r>
      <w:bookmarkStart w:id="58" w:name="_Hlk73819847"/>
      <w:r>
        <w:rPr>
          <w:rFonts w:hint="eastAsia" w:ascii="宋体" w:hAnsi="宋体"/>
          <w:szCs w:val="21"/>
        </w:rPr>
        <w:t>投标价格见投标书编制软件中《开标一览表》中填写的投标报价</w:t>
      </w:r>
      <w:r>
        <w:rPr>
          <w:rFonts w:hint="eastAsia"/>
          <w:szCs w:val="21"/>
        </w:rPr>
        <w:t>。</w:t>
      </w:r>
      <w:bookmarkEnd w:id="58"/>
    </w:p>
    <w:p>
      <w:pPr>
        <w:ind w:firstLine="420" w:firstLineChars="200"/>
        <w:rPr>
          <w:rFonts w:ascii="宋体" w:hAnsi="宋体"/>
          <w:szCs w:val="21"/>
        </w:rPr>
      </w:pPr>
      <w:r>
        <w:rPr>
          <w:rFonts w:hint="eastAsia" w:ascii="宋体" w:hAnsi="宋体"/>
          <w:szCs w:val="21"/>
        </w:rPr>
        <w:t>3、如果我单位中标，我单位将按照招标文件的要求提交履约担保。</w:t>
      </w:r>
    </w:p>
    <w:p>
      <w:pPr>
        <w:ind w:firstLine="420" w:firstLineChars="200"/>
        <w:rPr>
          <w:rFonts w:ascii="宋体" w:hAnsi="宋体"/>
          <w:szCs w:val="21"/>
        </w:rPr>
      </w:pPr>
      <w:r>
        <w:rPr>
          <w:rFonts w:hint="eastAsia" w:ascii="宋体" w:hAnsi="宋体"/>
          <w:szCs w:val="21"/>
        </w:rPr>
        <w:t>4、我单位同意所递交的投标文件在“对通用条款的补充内容”中明确的投标有效期内有效，在此期间内我单位的投标有可能中标，我方将受此约束。</w:t>
      </w:r>
    </w:p>
    <w:p>
      <w:pPr>
        <w:ind w:firstLine="420" w:firstLineChars="200"/>
        <w:rPr>
          <w:rFonts w:ascii="宋体" w:hAnsi="宋体"/>
          <w:szCs w:val="21"/>
        </w:rPr>
      </w:pPr>
      <w:r>
        <w:rPr>
          <w:rFonts w:hint="eastAsia" w:ascii="宋体" w:hAnsi="宋体"/>
          <w:szCs w:val="21"/>
        </w:rPr>
        <w:t>5、除非另外达成协议并生效，贵单位的中标通知书和本投标文件将构成合同的重要内容。</w:t>
      </w:r>
    </w:p>
    <w:p>
      <w:pPr>
        <w:ind w:firstLine="420" w:firstLineChars="200"/>
        <w:rPr>
          <w:rFonts w:ascii="宋体" w:hAnsi="宋体"/>
          <w:szCs w:val="21"/>
        </w:rPr>
      </w:pPr>
      <w:r>
        <w:rPr>
          <w:rFonts w:hint="eastAsia" w:ascii="宋体" w:hAnsi="宋体"/>
          <w:szCs w:val="21"/>
        </w:rPr>
        <w:t>6、我单位理解贵单位将不受必须接受所收到的最低报价或其它任何投标文件的约束。</w:t>
      </w:r>
      <w:bookmarkEnd w:id="56"/>
    </w:p>
    <w:p>
      <w:pPr>
        <w:ind w:firstLine="420" w:firstLineChars="200"/>
        <w:rPr>
          <w:rFonts w:ascii="宋体" w:hAnsi="宋体"/>
          <w:szCs w:val="21"/>
        </w:rPr>
      </w:pPr>
      <w:r>
        <w:rPr>
          <w:rFonts w:hint="eastAsia" w:ascii="宋体" w:hAnsi="宋体"/>
          <w:szCs w:val="21"/>
        </w:rPr>
        <w:t>7、如我单位按项目要求提供样品，且未在规定时间内取回样品的，视同放弃取回，同意深圳公共资源交易中心对样品进行清理。</w:t>
      </w:r>
    </w:p>
    <w:p>
      <w:pPr>
        <w:ind w:left="540" w:leftChars="257"/>
        <w:rPr>
          <w:szCs w:val="21"/>
        </w:rPr>
      </w:pPr>
      <w:r>
        <w:rPr>
          <w:rFonts w:hint="eastAsia"/>
          <w:szCs w:val="21"/>
        </w:rPr>
        <w:t>投标人：</w:t>
      </w:r>
      <w:r>
        <w:rPr>
          <w:rFonts w:hint="eastAsia"/>
          <w:szCs w:val="21"/>
          <w:u w:val="single"/>
        </w:rPr>
        <w:tab/>
      </w:r>
      <w:r>
        <w:rPr>
          <w:rFonts w:hint="eastAsia"/>
          <w:szCs w:val="21"/>
          <w:u w:val="single"/>
        </w:rPr>
        <w:tab/>
      </w:r>
      <w:r>
        <w:rPr>
          <w:rFonts w:hint="eastAsia"/>
          <w:szCs w:val="21"/>
          <w:u w:val="single"/>
        </w:rPr>
        <w:tab/>
      </w:r>
      <w:r>
        <w:rPr>
          <w:rFonts w:hint="eastAsia"/>
          <w:szCs w:val="21"/>
          <w:u w:val="single"/>
        </w:rPr>
        <w:tab/>
      </w:r>
      <w:r>
        <w:rPr>
          <w:rFonts w:hint="eastAsia"/>
          <w:szCs w:val="21"/>
          <w:u w:val="single"/>
        </w:rPr>
        <w:tab/>
      </w:r>
      <w:r>
        <w:rPr>
          <w:rFonts w:hint="eastAsia"/>
          <w:szCs w:val="21"/>
        </w:rPr>
        <w:t>单位地址：</w:t>
      </w:r>
      <w:r>
        <w:rPr>
          <w:rFonts w:hint="eastAsia"/>
          <w:szCs w:val="21"/>
          <w:u w:val="single"/>
        </w:rPr>
        <w:tab/>
      </w:r>
      <w:r>
        <w:rPr>
          <w:rFonts w:hint="eastAsia"/>
          <w:szCs w:val="21"/>
          <w:u w:val="single"/>
        </w:rPr>
        <w:tab/>
      </w:r>
      <w:r>
        <w:rPr>
          <w:rFonts w:hint="eastAsia"/>
          <w:szCs w:val="21"/>
          <w:u w:val="single"/>
        </w:rPr>
        <w:tab/>
      </w:r>
      <w:r>
        <w:rPr>
          <w:rFonts w:hint="eastAsia"/>
          <w:szCs w:val="21"/>
          <w:u w:val="single"/>
        </w:rPr>
        <w:tab/>
      </w:r>
      <w:r>
        <w:rPr>
          <w:rFonts w:hint="eastAsia"/>
          <w:szCs w:val="21"/>
          <w:u w:val="single"/>
        </w:rPr>
        <w:t xml:space="preserve">  </w:t>
      </w:r>
    </w:p>
    <w:p>
      <w:pPr>
        <w:ind w:left="540" w:leftChars="257"/>
        <w:rPr>
          <w:szCs w:val="21"/>
          <w:u w:val="single"/>
        </w:rPr>
      </w:pPr>
      <w:r>
        <w:rPr>
          <w:rFonts w:hint="eastAsia"/>
          <w:szCs w:val="21"/>
        </w:rPr>
        <w:t>法定代表人（负责人）或其委托代理人：</w:t>
      </w:r>
      <w:r>
        <w:rPr>
          <w:rFonts w:hint="eastAsia"/>
          <w:szCs w:val="21"/>
          <w:u w:val="single"/>
        </w:rPr>
        <w:tab/>
      </w:r>
      <w:r>
        <w:rPr>
          <w:rFonts w:hint="eastAsia"/>
          <w:szCs w:val="21"/>
          <w:u w:val="single"/>
        </w:rPr>
        <w:tab/>
      </w:r>
      <w:r>
        <w:rPr>
          <w:rFonts w:hint="eastAsia"/>
          <w:szCs w:val="21"/>
          <w:u w:val="single"/>
        </w:rPr>
        <w:tab/>
      </w:r>
      <w:r>
        <w:rPr>
          <w:rFonts w:hint="eastAsia"/>
          <w:szCs w:val="21"/>
          <w:u w:val="single"/>
        </w:rPr>
        <w:tab/>
      </w:r>
    </w:p>
    <w:p>
      <w:pPr>
        <w:ind w:left="540" w:leftChars="257"/>
        <w:rPr>
          <w:szCs w:val="21"/>
          <w:u w:val="single"/>
        </w:rPr>
      </w:pPr>
      <w:r>
        <w:rPr>
          <w:rFonts w:hint="eastAsia"/>
          <w:szCs w:val="21"/>
        </w:rPr>
        <w:t>邮政编码：</w:t>
      </w:r>
      <w:r>
        <w:rPr>
          <w:rFonts w:hint="eastAsia"/>
          <w:szCs w:val="21"/>
          <w:u w:val="single"/>
        </w:rPr>
        <w:tab/>
      </w:r>
      <w:r>
        <w:rPr>
          <w:rFonts w:hint="eastAsia"/>
          <w:szCs w:val="21"/>
          <w:u w:val="single"/>
        </w:rPr>
        <w:tab/>
      </w:r>
      <w:r>
        <w:rPr>
          <w:rFonts w:hint="eastAsia"/>
          <w:szCs w:val="21"/>
          <w:u w:val="single"/>
        </w:rPr>
        <w:tab/>
      </w:r>
      <w:r>
        <w:rPr>
          <w:rFonts w:hint="eastAsia"/>
          <w:szCs w:val="21"/>
          <w:u w:val="single"/>
        </w:rPr>
        <w:tab/>
      </w:r>
      <w:r>
        <w:rPr>
          <w:rFonts w:hint="eastAsia"/>
          <w:szCs w:val="21"/>
          <w:u w:val="single"/>
        </w:rPr>
        <w:tab/>
      </w:r>
      <w:r>
        <w:rPr>
          <w:rFonts w:hint="eastAsia"/>
          <w:szCs w:val="21"/>
        </w:rPr>
        <w:t>电话：</w:t>
      </w:r>
      <w:r>
        <w:rPr>
          <w:rFonts w:hint="eastAsia"/>
          <w:szCs w:val="21"/>
          <w:u w:val="single"/>
        </w:rPr>
        <w:tab/>
      </w:r>
      <w:r>
        <w:rPr>
          <w:rFonts w:hint="eastAsia"/>
          <w:szCs w:val="21"/>
          <w:u w:val="single"/>
        </w:rPr>
        <w:tab/>
      </w:r>
      <w:r>
        <w:rPr>
          <w:rFonts w:hint="eastAsia"/>
          <w:szCs w:val="21"/>
          <w:u w:val="single"/>
        </w:rPr>
        <w:tab/>
      </w:r>
      <w:r>
        <w:rPr>
          <w:rFonts w:hint="eastAsia"/>
          <w:szCs w:val="21"/>
          <w:u w:val="single"/>
        </w:rPr>
        <w:tab/>
      </w:r>
      <w:r>
        <w:rPr>
          <w:rFonts w:hint="eastAsia"/>
          <w:szCs w:val="21"/>
          <w:u w:val="single"/>
        </w:rPr>
        <w:tab/>
      </w:r>
    </w:p>
    <w:p>
      <w:pPr>
        <w:ind w:left="540" w:leftChars="257"/>
        <w:rPr>
          <w:szCs w:val="21"/>
          <w:u w:val="single"/>
        </w:rPr>
      </w:pPr>
      <w:r>
        <w:rPr>
          <w:rFonts w:hint="eastAsia"/>
          <w:szCs w:val="21"/>
        </w:rPr>
        <w:t>邮箱：</w:t>
      </w:r>
      <w:r>
        <w:rPr>
          <w:rFonts w:hint="eastAsia"/>
          <w:szCs w:val="21"/>
          <w:u w:val="single"/>
        </w:rPr>
        <w:tab/>
      </w:r>
      <w:r>
        <w:rPr>
          <w:rFonts w:hint="eastAsia"/>
          <w:szCs w:val="21"/>
          <w:u w:val="single"/>
        </w:rPr>
        <w:tab/>
      </w:r>
      <w:r>
        <w:rPr>
          <w:rFonts w:hint="eastAsia"/>
          <w:szCs w:val="21"/>
          <w:u w:val="single"/>
        </w:rPr>
        <w:tab/>
      </w:r>
      <w:r>
        <w:rPr>
          <w:rFonts w:hint="eastAsia"/>
          <w:szCs w:val="21"/>
          <w:u w:val="single"/>
        </w:rPr>
        <w:tab/>
      </w:r>
      <w:r>
        <w:rPr>
          <w:rFonts w:hint="eastAsia"/>
          <w:szCs w:val="21"/>
          <w:u w:val="single"/>
        </w:rPr>
        <w:tab/>
      </w:r>
    </w:p>
    <w:p>
      <w:pPr>
        <w:ind w:left="540" w:leftChars="257"/>
        <w:rPr>
          <w:szCs w:val="21"/>
        </w:rPr>
      </w:pPr>
      <w:r>
        <w:rPr>
          <w:rFonts w:hint="eastAsia"/>
          <w:szCs w:val="21"/>
        </w:rPr>
        <w:t>开户银行名称：</w:t>
      </w:r>
      <w:r>
        <w:rPr>
          <w:rFonts w:hint="eastAsia"/>
          <w:szCs w:val="21"/>
          <w:u w:val="single"/>
        </w:rPr>
        <w:tab/>
      </w:r>
      <w:r>
        <w:rPr>
          <w:rFonts w:hint="eastAsia"/>
          <w:szCs w:val="21"/>
          <w:u w:val="single"/>
        </w:rPr>
        <w:tab/>
      </w:r>
      <w:r>
        <w:rPr>
          <w:rFonts w:hint="eastAsia"/>
          <w:szCs w:val="21"/>
          <w:u w:val="single"/>
        </w:rPr>
        <w:tab/>
      </w:r>
      <w:r>
        <w:rPr>
          <w:rFonts w:hint="eastAsia"/>
          <w:szCs w:val="21"/>
          <w:u w:val="single"/>
        </w:rPr>
        <w:tab/>
      </w:r>
      <w:r>
        <w:rPr>
          <w:rFonts w:hint="eastAsia"/>
          <w:szCs w:val="21"/>
        </w:rPr>
        <w:t>开户银行账号：</w:t>
      </w:r>
      <w:r>
        <w:rPr>
          <w:rFonts w:hint="eastAsia"/>
          <w:szCs w:val="21"/>
          <w:u w:val="single"/>
        </w:rPr>
        <w:tab/>
      </w:r>
      <w:r>
        <w:rPr>
          <w:rFonts w:hint="eastAsia"/>
          <w:szCs w:val="21"/>
          <w:u w:val="single"/>
        </w:rPr>
        <w:tab/>
      </w:r>
      <w:r>
        <w:rPr>
          <w:rFonts w:hint="eastAsia"/>
          <w:szCs w:val="21"/>
          <w:u w:val="single"/>
        </w:rPr>
        <w:tab/>
      </w:r>
      <w:r>
        <w:rPr>
          <w:rFonts w:hint="eastAsia"/>
          <w:szCs w:val="21"/>
          <w:u w:val="single"/>
        </w:rPr>
        <w:tab/>
      </w:r>
    </w:p>
    <w:p>
      <w:pPr>
        <w:ind w:left="540" w:leftChars="257"/>
        <w:rPr>
          <w:szCs w:val="21"/>
        </w:rPr>
      </w:pPr>
      <w:r>
        <w:rPr>
          <w:rFonts w:hint="eastAsia"/>
          <w:szCs w:val="21"/>
        </w:rPr>
        <w:t>开户银行地址：</w:t>
      </w:r>
      <w:r>
        <w:rPr>
          <w:rFonts w:hint="eastAsia"/>
          <w:szCs w:val="21"/>
          <w:u w:val="single"/>
        </w:rPr>
        <w:tab/>
      </w:r>
      <w:r>
        <w:rPr>
          <w:rFonts w:hint="eastAsia"/>
          <w:szCs w:val="21"/>
          <w:u w:val="single"/>
        </w:rPr>
        <w:tab/>
      </w:r>
      <w:r>
        <w:rPr>
          <w:rFonts w:hint="eastAsia"/>
          <w:szCs w:val="21"/>
          <w:u w:val="single"/>
        </w:rPr>
        <w:tab/>
      </w:r>
      <w:r>
        <w:rPr>
          <w:rFonts w:hint="eastAsia"/>
          <w:szCs w:val="21"/>
          <w:u w:val="single"/>
        </w:rPr>
        <w:tab/>
      </w:r>
      <w:r>
        <w:rPr>
          <w:rFonts w:hint="eastAsia"/>
          <w:szCs w:val="21"/>
        </w:rPr>
        <w:t>开户银行电话：</w:t>
      </w:r>
      <w:r>
        <w:rPr>
          <w:rFonts w:hint="eastAsia"/>
          <w:szCs w:val="21"/>
          <w:u w:val="single"/>
        </w:rPr>
        <w:tab/>
      </w:r>
      <w:r>
        <w:rPr>
          <w:rFonts w:hint="eastAsia"/>
          <w:szCs w:val="21"/>
          <w:u w:val="single"/>
        </w:rPr>
        <w:tab/>
      </w:r>
      <w:r>
        <w:rPr>
          <w:rFonts w:hint="eastAsia"/>
          <w:szCs w:val="21"/>
          <w:u w:val="single"/>
        </w:rPr>
        <w:tab/>
      </w:r>
      <w:r>
        <w:rPr>
          <w:rFonts w:hint="eastAsia"/>
          <w:szCs w:val="21"/>
          <w:u w:val="single"/>
        </w:rPr>
        <w:tab/>
      </w:r>
    </w:p>
    <w:p>
      <w:pPr>
        <w:ind w:firstLine="539" w:firstLineChars="257"/>
        <w:rPr>
          <w:sz w:val="24"/>
        </w:rPr>
      </w:pPr>
      <w:r>
        <w:rPr>
          <w:rFonts w:hint="eastAsia" w:ascii="宋体" w:hAnsi="宋体"/>
          <w:szCs w:val="21"/>
        </w:rPr>
        <w:t>日期：</w:t>
      </w:r>
      <w:r>
        <w:rPr>
          <w:rFonts w:hint="eastAsia"/>
          <w:szCs w:val="21"/>
          <w:u w:val="single"/>
        </w:rPr>
        <w:tab/>
      </w:r>
      <w:r>
        <w:rPr>
          <w:rFonts w:hint="eastAsia"/>
          <w:szCs w:val="21"/>
          <w:u w:val="single"/>
        </w:rPr>
        <w:tab/>
      </w:r>
      <w:r>
        <w:rPr>
          <w:rFonts w:hint="eastAsia" w:ascii="宋体" w:hAnsi="宋体"/>
          <w:szCs w:val="21"/>
        </w:rPr>
        <w:t>年</w:t>
      </w:r>
      <w:r>
        <w:rPr>
          <w:rFonts w:hint="eastAsia"/>
          <w:szCs w:val="21"/>
          <w:u w:val="single"/>
        </w:rPr>
        <w:tab/>
      </w:r>
      <w:r>
        <w:rPr>
          <w:rFonts w:hint="eastAsia"/>
          <w:szCs w:val="21"/>
          <w:u w:val="single"/>
        </w:rPr>
        <w:tab/>
      </w:r>
      <w:r>
        <w:rPr>
          <w:rFonts w:hint="eastAsia" w:ascii="宋体" w:hAnsi="宋体"/>
          <w:szCs w:val="21"/>
        </w:rPr>
        <w:t>月</w:t>
      </w:r>
      <w:r>
        <w:rPr>
          <w:rFonts w:hint="eastAsia"/>
          <w:szCs w:val="21"/>
          <w:u w:val="single"/>
        </w:rPr>
        <w:tab/>
      </w:r>
      <w:r>
        <w:rPr>
          <w:rFonts w:hint="eastAsia"/>
          <w:szCs w:val="21"/>
          <w:u w:val="single"/>
        </w:rPr>
        <w:tab/>
      </w:r>
      <w:r>
        <w:rPr>
          <w:rFonts w:hint="eastAsia" w:ascii="宋体" w:hAnsi="宋体"/>
          <w:szCs w:val="21"/>
        </w:rPr>
        <w:t>日</w:t>
      </w:r>
    </w:p>
    <w:p>
      <w:pPr>
        <w:rPr>
          <w:rFonts w:ascii="黑体" w:hAnsi="宋体" w:eastAsia="黑体"/>
        </w:rPr>
      </w:pPr>
    </w:p>
    <w:bookmarkEnd w:id="55"/>
    <w:p>
      <w:pPr>
        <w:pStyle w:val="5"/>
        <w:jc w:val="center"/>
        <w:rPr>
          <w:rFonts w:ascii="黑体" w:eastAsia="黑体"/>
          <w:b w:val="0"/>
          <w:sz w:val="24"/>
        </w:rPr>
      </w:pPr>
      <w:r>
        <w:rPr>
          <w:rFonts w:hint="eastAsia" w:ascii="黑体" w:eastAsia="黑体"/>
          <w:b w:val="0"/>
          <w:sz w:val="24"/>
        </w:rPr>
        <w:t>二、政府采购投标及履约承诺函</w:t>
      </w:r>
    </w:p>
    <w:p>
      <w:pPr>
        <w:rPr>
          <w:rFonts w:ascii="宋体" w:hAnsi="宋体"/>
          <w:color w:val="FF0000"/>
          <w:szCs w:val="21"/>
        </w:rPr>
      </w:pPr>
      <w:bookmarkStart w:id="59" w:name="_Hlk72257530"/>
      <w:r>
        <w:rPr>
          <w:rFonts w:hint="eastAsia" w:ascii="宋体" w:hAnsi="宋体"/>
          <w:color w:val="FF0000"/>
          <w:szCs w:val="21"/>
        </w:rPr>
        <w:t>致：</w:t>
      </w:r>
      <w:r>
        <w:rPr>
          <w:rFonts w:hint="eastAsia" w:ascii="宋体" w:hAnsi="宋体"/>
          <w:color w:val="FF0000"/>
          <w:szCs w:val="21"/>
          <w:u w:val="single"/>
        </w:rPr>
        <w:t>深圳公共资源交易中心</w:t>
      </w:r>
    </w:p>
    <w:p>
      <w:pPr>
        <w:ind w:right="-815" w:firstLine="420" w:firstLineChars="200"/>
        <w:rPr>
          <w:rFonts w:ascii="宋体" w:hAnsi="宋体"/>
          <w:szCs w:val="21"/>
        </w:rPr>
      </w:pPr>
      <w:r>
        <w:rPr>
          <w:rFonts w:hint="eastAsia" w:ascii="宋体" w:hAnsi="宋体"/>
          <w:szCs w:val="21"/>
        </w:rPr>
        <w:t>我单位承诺：</w:t>
      </w:r>
    </w:p>
    <w:p>
      <w:pPr>
        <w:ind w:firstLine="420" w:firstLineChars="200"/>
        <w:rPr>
          <w:rFonts w:ascii="宋体" w:hAnsi="宋体"/>
          <w:szCs w:val="21"/>
        </w:rPr>
      </w:pPr>
      <w:r>
        <w:rPr>
          <w:rFonts w:hint="eastAsia" w:ascii="宋体" w:hAnsi="宋体"/>
          <w:szCs w:val="21"/>
        </w:rPr>
        <w:t>1.我单位参与本项目所投标（响应）的货物、工程或服务，不存在侵犯知识产权的情况；已知悉并同意中标（成交）结果信息公示（公开）的内容。</w:t>
      </w:r>
    </w:p>
    <w:p>
      <w:pPr>
        <w:ind w:firstLine="420" w:firstLineChars="200"/>
        <w:rPr>
          <w:rFonts w:ascii="宋体" w:hAnsi="宋体"/>
          <w:szCs w:val="21"/>
        </w:rPr>
      </w:pPr>
      <w:r>
        <w:rPr>
          <w:rFonts w:hint="eastAsia" w:ascii="宋体" w:hAnsi="宋体"/>
          <w:szCs w:val="21"/>
        </w:rPr>
        <w:t>2.我单位参与该项目投标，符合招标文件关于联合体及进口产品的相关资格要求。</w:t>
      </w:r>
    </w:p>
    <w:p>
      <w:pPr>
        <w:ind w:firstLine="420" w:firstLineChars="200"/>
        <w:rPr>
          <w:rFonts w:ascii="宋体" w:hAnsi="宋体"/>
          <w:szCs w:val="21"/>
        </w:rPr>
      </w:pPr>
      <w:r>
        <w:rPr>
          <w:rFonts w:hint="eastAsia" w:ascii="宋体" w:hAnsi="宋体"/>
          <w:szCs w:val="21"/>
        </w:rPr>
        <w:t>3.我单位参与本项目</w:t>
      </w:r>
      <w:r>
        <w:rPr>
          <w:rFonts w:hint="eastAsia"/>
        </w:rPr>
        <w:t>政府采购活动时不存在被有关部门禁止参与政府采购活动且在有效期内的情况。</w:t>
      </w:r>
    </w:p>
    <w:p>
      <w:pPr>
        <w:ind w:firstLine="420" w:firstLineChars="200"/>
        <w:rPr>
          <w:rFonts w:ascii="宋体" w:hAnsi="宋体"/>
          <w:szCs w:val="21"/>
        </w:rPr>
      </w:pPr>
      <w:r>
        <w:rPr>
          <w:rFonts w:hint="eastAsia" w:ascii="宋体" w:hAnsi="宋体"/>
          <w:szCs w:val="21"/>
        </w:rPr>
        <w:t>4.我单位具备《中华人民共和国政府采购法》第二十二条的条件。</w:t>
      </w:r>
    </w:p>
    <w:p>
      <w:pPr>
        <w:ind w:firstLine="420" w:firstLineChars="200"/>
        <w:rPr>
          <w:rFonts w:ascii="宋体" w:hAnsi="宋体"/>
          <w:szCs w:val="21"/>
        </w:rPr>
      </w:pPr>
      <w:r>
        <w:rPr>
          <w:rFonts w:hint="eastAsia" w:ascii="宋体" w:hAnsi="宋体"/>
          <w:szCs w:val="21"/>
        </w:rPr>
        <w:t>5.我单位</w:t>
      </w:r>
      <w:r>
        <w:rPr>
          <w:rFonts w:hint="eastAsia"/>
        </w:rPr>
        <w:t>未被列入失信被执行人、重大税收违法案件当事人名单、政府采购严重违法失信行为记录名单。</w:t>
      </w:r>
    </w:p>
    <w:p>
      <w:pPr>
        <w:ind w:firstLine="420" w:firstLineChars="200"/>
        <w:rPr>
          <w:rFonts w:ascii="宋体" w:hAnsi="宋体"/>
          <w:szCs w:val="21"/>
        </w:rPr>
      </w:pPr>
      <w:r>
        <w:rPr>
          <w:rFonts w:hint="eastAsia" w:ascii="宋体" w:hAnsi="宋体"/>
          <w:szCs w:val="21"/>
        </w:rPr>
        <w:t>6.</w:t>
      </w:r>
      <w:bookmarkStart w:id="60" w:name="_Hlk72587269"/>
      <w:bookmarkStart w:id="61" w:name="_Hlk72587299"/>
      <w:r>
        <w:rPr>
          <w:rFonts w:hint="eastAsia" w:ascii="宋体" w:hAnsi="宋体"/>
          <w:szCs w:val="21"/>
        </w:rPr>
        <w:t>我单位参与该项目投标，严格遵守政府采购相关法律，不造假，不围标、串标、陪标。我单位已清楚，如违反上述要求，投标将作无效处理，被列入不良记录名单并在网上曝光，同时将被提请政府采购主管部门给予一定年限内禁止参与政府采购活动或其他处罚</w:t>
      </w:r>
      <w:bookmarkEnd w:id="60"/>
      <w:r>
        <w:rPr>
          <w:rFonts w:hint="eastAsia" w:ascii="宋体" w:hAnsi="宋体"/>
          <w:szCs w:val="21"/>
        </w:rPr>
        <w:t>。</w:t>
      </w:r>
    </w:p>
    <w:bookmarkEnd w:id="61"/>
    <w:p>
      <w:pPr>
        <w:ind w:firstLine="420" w:firstLineChars="200"/>
        <w:rPr>
          <w:rFonts w:ascii="宋体" w:hAnsi="宋体"/>
          <w:szCs w:val="21"/>
        </w:rPr>
      </w:pPr>
      <w:r>
        <w:rPr>
          <w:rFonts w:hint="eastAsia" w:ascii="宋体" w:hAnsi="宋体"/>
          <w:szCs w:val="21"/>
        </w:rPr>
        <w:t>7.我单位如果中标，做到守信，不偷工减料，依照本项目招标文件需求内容、签署的采购合同及本单位在投标中所作的一切承诺履约。我单位对本项目的报价负责，中标后将严格按照本项目招标文件需求、签署的采购合同及我单位在投标中所作的全部承诺履行。</w:t>
      </w:r>
    </w:p>
    <w:p>
      <w:pPr>
        <w:ind w:firstLine="420" w:firstLineChars="200"/>
        <w:rPr>
          <w:rFonts w:ascii="宋体" w:hAnsi="宋体"/>
          <w:szCs w:val="21"/>
        </w:rPr>
      </w:pPr>
      <w:r>
        <w:rPr>
          <w:rFonts w:hint="eastAsia" w:ascii="宋体" w:hAnsi="宋体"/>
          <w:szCs w:val="21"/>
        </w:rPr>
        <w:t>我单位清楚，若以“报价太低而无法履约”为理由放弃本项目中标资格时，愿意接受主管部门的处理处罚。若我单位中标本项目，我单位的报价明显低于其他投标人的报价时，我单位清楚，本项目将成为重点监管、重点验收项目，我单位将按时保质保量完成，并全力配合有关监管、验收工作；若我单位未按上述要求履约，我单位愿意接受主管部门的处理处罚。</w:t>
      </w:r>
    </w:p>
    <w:p>
      <w:pPr>
        <w:ind w:firstLine="420" w:firstLineChars="200"/>
        <w:rPr>
          <w:rFonts w:ascii="宋体" w:hAnsi="宋体"/>
          <w:szCs w:val="21"/>
        </w:rPr>
      </w:pPr>
      <w:r>
        <w:rPr>
          <w:rFonts w:ascii="宋体" w:hAnsi="宋体"/>
          <w:szCs w:val="21"/>
        </w:rPr>
        <w:t>8</w:t>
      </w:r>
      <w:r>
        <w:rPr>
          <w:rFonts w:hint="eastAsia" w:ascii="宋体" w:hAnsi="宋体"/>
          <w:szCs w:val="21"/>
        </w:rPr>
        <w:t>.我单位已认真核实了投标文件的全部内容，所有资料均为真实资料。我单位对投标文件中全部投标资料的真实性负责，如被证实我单位的投标文件中存在虚假资料的，则视为我单位隐瞒真实情况、提供虚假资料，我单位愿意接受主管部门作出的行政处罚。</w:t>
      </w:r>
    </w:p>
    <w:p>
      <w:pPr>
        <w:ind w:firstLine="420" w:firstLineChars="200"/>
        <w:rPr>
          <w:rFonts w:ascii="宋体" w:hAnsi="宋体"/>
          <w:szCs w:val="21"/>
        </w:rPr>
      </w:pPr>
      <w:r>
        <w:rPr>
          <w:rFonts w:ascii="宋体" w:hAnsi="宋体"/>
          <w:szCs w:val="21"/>
        </w:rPr>
        <w:t>9</w:t>
      </w:r>
      <w:r>
        <w:rPr>
          <w:rFonts w:hint="eastAsia" w:ascii="宋体" w:hAnsi="宋体"/>
          <w:szCs w:val="21"/>
        </w:rPr>
        <w:t>.我单位承诺中标后项目不转包，未经采购人同意不进行分包。</w:t>
      </w:r>
    </w:p>
    <w:p>
      <w:pPr>
        <w:ind w:firstLine="420" w:firstLineChars="200"/>
        <w:rPr>
          <w:rFonts w:ascii="宋体" w:hAnsi="宋体"/>
        </w:rPr>
      </w:pPr>
      <w:r>
        <w:rPr>
          <w:rFonts w:hint="eastAsia" w:ascii="宋体" w:hAnsi="宋体"/>
          <w:szCs w:val="21"/>
        </w:rPr>
        <w:t>1</w:t>
      </w:r>
      <w:r>
        <w:rPr>
          <w:rFonts w:ascii="宋体" w:hAnsi="宋体"/>
          <w:szCs w:val="21"/>
        </w:rPr>
        <w:t>0.</w:t>
      </w:r>
      <w:r>
        <w:rPr>
          <w:rFonts w:hint="eastAsia" w:ascii="宋体" w:hAnsi="宋体"/>
        </w:rPr>
        <w:t>我单位保证，其所提供的货物通过合法正规渠道供货，在提供给采购人前具有完全的所有权，采购人在中华人民共和国使用该货物或货物的任何一部分时，不会产生因第三方提出的包括但不限于侵犯其专利权、商标权、工业设计权等知识产权和侵犯其所有权、抵押权等物权及其他权利而引发的纠纷；如有纠纷，我单位承担全部责任。</w:t>
      </w:r>
    </w:p>
    <w:p>
      <w:pPr>
        <w:ind w:firstLine="420" w:firstLineChars="200"/>
        <w:rPr>
          <w:rFonts w:ascii="宋体" w:hAnsi="宋体"/>
        </w:rPr>
      </w:pPr>
      <w:r>
        <w:rPr>
          <w:rFonts w:ascii="宋体" w:hAnsi="宋体"/>
        </w:rPr>
        <w:t>11.</w:t>
      </w:r>
      <w:r>
        <w:rPr>
          <w:rFonts w:hint="eastAsia" w:ascii="宋体" w:hAnsi="宋体"/>
        </w:rPr>
        <w:t>我单位保证，若所投货物涉及</w:t>
      </w:r>
      <w:r>
        <w:rPr>
          <w:rFonts w:ascii="宋体" w:hAnsi="宋体"/>
        </w:rPr>
        <w:t>《</w:t>
      </w:r>
      <w:r>
        <w:rPr>
          <w:rFonts w:hint="eastAsia" w:ascii="宋体" w:hAnsi="宋体"/>
        </w:rPr>
        <w:t>财政部生态环境部关于印发节能产品政府采购品目清单的通知》（财库〔20</w:t>
      </w:r>
      <w:r>
        <w:rPr>
          <w:rFonts w:ascii="宋体" w:hAnsi="宋体"/>
        </w:rPr>
        <w:t>19</w:t>
      </w:r>
      <w:r>
        <w:rPr>
          <w:rFonts w:hint="eastAsia" w:ascii="宋体" w:hAnsi="宋体"/>
        </w:rPr>
        <w:t>〕</w:t>
      </w:r>
      <w:r>
        <w:rPr>
          <w:rFonts w:ascii="宋体" w:hAnsi="宋体"/>
        </w:rPr>
        <w:t>19</w:t>
      </w:r>
      <w:r>
        <w:rPr>
          <w:rFonts w:hint="eastAsia" w:ascii="宋体" w:hAnsi="宋体"/>
        </w:rPr>
        <w:t>号）列明的政府采购强制产品，则所投该产品符合节能产品的认证要求。</w:t>
      </w:r>
    </w:p>
    <w:p>
      <w:pPr>
        <w:ind w:firstLine="420" w:firstLineChars="200"/>
        <w:rPr>
          <w:rFonts w:ascii="宋体" w:hAnsi="宋体"/>
        </w:rPr>
      </w:pPr>
      <w:r>
        <w:rPr>
          <w:rFonts w:hint="eastAsia" w:ascii="宋体" w:hAnsi="宋体"/>
        </w:rPr>
        <w:t>12. 我单位保证，不存在“单位负责人为同一人或者存在直接控股、管理关系的不同供应商，不得参加同一合同项下的政府采购活动；为采购项目提供整体设计、规范编制或者项目管理、监理、检测等服务的供应商，不得再参加该采购项目的其他采购活动”的情形。</w:t>
      </w:r>
    </w:p>
    <w:p>
      <w:pPr>
        <w:ind w:firstLine="420" w:firstLineChars="200"/>
        <w:rPr>
          <w:rFonts w:ascii="宋体" w:hAnsi="宋体"/>
        </w:rPr>
      </w:pPr>
      <w:r>
        <w:rPr>
          <w:rFonts w:hint="eastAsia" w:ascii="宋体" w:hAnsi="宋体"/>
        </w:rPr>
        <w:t>13.我单位保证，若所投产品列入强制性产品认证目录的，则所投该产品须获得强制性产品认证证书（即CCC认证）；其中适用自我声明评价方式的产品，则所投该产品须具有“强制性认证产品符合性自我声明”；若所投产品列入工业产品生产许可证管理的产品目录的，则所投该产品生产者（制造商）须获得《全国工业产品生产许可证》。</w:t>
      </w:r>
    </w:p>
    <w:p>
      <w:pPr>
        <w:ind w:firstLine="420" w:firstLineChars="200"/>
        <w:rPr>
          <w:rFonts w:ascii="宋体" w:hAnsi="宋体"/>
          <w:szCs w:val="21"/>
        </w:rPr>
      </w:pPr>
      <w:r>
        <w:rPr>
          <w:rFonts w:hint="eastAsia" w:ascii="宋体" w:hAnsi="宋体"/>
          <w:szCs w:val="21"/>
        </w:rPr>
        <w:t>以上承诺，如有违反，愿依照国家相关法律法规处理，并承担由此给采购人带来的损失。</w:t>
      </w:r>
    </w:p>
    <w:p>
      <w:pPr>
        <w:spacing w:before="60" w:beforeLines="25" w:after="60" w:afterLines="25"/>
        <w:ind w:firstLine="5460" w:firstLineChars="2600"/>
        <w:rPr>
          <w:rFonts w:ascii="宋体" w:hAnsi="宋体"/>
          <w:szCs w:val="21"/>
        </w:rPr>
      </w:pPr>
    </w:p>
    <w:p>
      <w:pPr>
        <w:spacing w:before="60" w:beforeLines="25" w:after="60" w:afterLines="25"/>
        <w:jc w:val="right"/>
        <w:rPr>
          <w:color w:val="FF0000"/>
        </w:rPr>
      </w:pPr>
      <w:r>
        <w:rPr>
          <w:rFonts w:hint="eastAsia"/>
          <w:color w:val="FF0000"/>
          <w:szCs w:val="21"/>
        </w:rPr>
        <w:t>投标人：</w:t>
      </w:r>
      <w:r>
        <w:rPr>
          <w:rFonts w:hint="eastAsia"/>
          <w:color w:val="FF0000"/>
          <w:szCs w:val="21"/>
          <w:u w:val="single"/>
        </w:rPr>
        <w:tab/>
      </w:r>
      <w:r>
        <w:rPr>
          <w:rFonts w:hint="eastAsia"/>
          <w:color w:val="FF0000"/>
          <w:szCs w:val="21"/>
          <w:u w:val="single"/>
        </w:rPr>
        <w:tab/>
      </w:r>
      <w:r>
        <w:rPr>
          <w:rFonts w:hint="eastAsia"/>
          <w:color w:val="FF0000"/>
          <w:szCs w:val="21"/>
          <w:u w:val="single"/>
        </w:rPr>
        <w:tab/>
      </w:r>
      <w:r>
        <w:rPr>
          <w:rFonts w:hint="eastAsia"/>
          <w:color w:val="FF0000"/>
          <w:szCs w:val="21"/>
          <w:u w:val="single"/>
        </w:rPr>
        <w:tab/>
      </w:r>
      <w:r>
        <w:rPr>
          <w:rFonts w:hint="eastAsia"/>
          <w:color w:val="FF0000"/>
          <w:szCs w:val="21"/>
          <w:u w:val="single"/>
        </w:rPr>
        <w:tab/>
      </w:r>
      <w:r>
        <w:rPr>
          <w:rFonts w:hint="eastAsia"/>
          <w:color w:val="FF0000"/>
          <w:szCs w:val="21"/>
          <w:u w:val="single"/>
        </w:rPr>
        <w:tab/>
      </w:r>
    </w:p>
    <w:p>
      <w:pPr>
        <w:ind w:firstLine="645"/>
        <w:rPr>
          <w:rFonts w:ascii="宋体" w:hAnsi="宋体"/>
          <w:color w:val="FF0000"/>
          <w:szCs w:val="21"/>
        </w:rPr>
      </w:pPr>
      <w:r>
        <w:rPr>
          <w:rFonts w:hint="eastAsia" w:ascii="宋体" w:hAnsi="宋体"/>
          <w:color w:val="FF0000"/>
          <w:szCs w:val="21"/>
        </w:rPr>
        <w:t xml:space="preserve">                                           日期：</w:t>
      </w:r>
      <w:r>
        <w:rPr>
          <w:rFonts w:hint="eastAsia"/>
          <w:color w:val="FF0000"/>
          <w:szCs w:val="21"/>
          <w:u w:val="single"/>
        </w:rPr>
        <w:tab/>
      </w:r>
      <w:r>
        <w:rPr>
          <w:rFonts w:hint="eastAsia"/>
          <w:color w:val="FF0000"/>
          <w:szCs w:val="21"/>
          <w:u w:val="single"/>
        </w:rPr>
        <w:tab/>
      </w:r>
      <w:r>
        <w:rPr>
          <w:rFonts w:hint="eastAsia" w:ascii="宋体" w:hAnsi="宋体"/>
          <w:color w:val="FF0000"/>
          <w:szCs w:val="21"/>
        </w:rPr>
        <w:t>年</w:t>
      </w:r>
      <w:r>
        <w:rPr>
          <w:rFonts w:hint="eastAsia"/>
          <w:color w:val="FF0000"/>
          <w:szCs w:val="21"/>
          <w:u w:val="single"/>
        </w:rPr>
        <w:tab/>
      </w:r>
      <w:r>
        <w:rPr>
          <w:rFonts w:hint="eastAsia"/>
          <w:color w:val="FF0000"/>
          <w:szCs w:val="21"/>
          <w:u w:val="single"/>
        </w:rPr>
        <w:tab/>
      </w:r>
      <w:r>
        <w:rPr>
          <w:rFonts w:hint="eastAsia" w:ascii="宋体" w:hAnsi="宋体"/>
          <w:color w:val="FF0000"/>
          <w:szCs w:val="21"/>
        </w:rPr>
        <w:t>月</w:t>
      </w:r>
      <w:r>
        <w:rPr>
          <w:rFonts w:hint="eastAsia"/>
          <w:color w:val="FF0000"/>
          <w:szCs w:val="21"/>
          <w:u w:val="single"/>
        </w:rPr>
        <w:tab/>
      </w:r>
      <w:r>
        <w:rPr>
          <w:rFonts w:hint="eastAsia"/>
          <w:color w:val="FF0000"/>
          <w:szCs w:val="21"/>
          <w:u w:val="single"/>
        </w:rPr>
        <w:tab/>
      </w:r>
      <w:r>
        <w:rPr>
          <w:rFonts w:hint="eastAsia" w:ascii="宋体" w:hAnsi="宋体"/>
          <w:color w:val="FF0000"/>
          <w:szCs w:val="21"/>
        </w:rPr>
        <w:t>日</w:t>
      </w:r>
    </w:p>
    <w:bookmarkEnd w:id="59"/>
    <w:p>
      <w:pPr>
        <w:rPr>
          <w:rFonts w:ascii="宋体"/>
          <w:b/>
          <w:szCs w:val="21"/>
        </w:rPr>
      </w:pPr>
    </w:p>
    <w:p>
      <w:pPr>
        <w:ind w:firstLine="482" w:firstLineChars="200"/>
        <w:jc w:val="center"/>
        <w:rPr>
          <w:rFonts w:hAnsi="宋体"/>
          <w:b/>
          <w:bCs/>
          <w:sz w:val="24"/>
        </w:rPr>
      </w:pPr>
    </w:p>
    <w:p>
      <w:pPr>
        <w:pStyle w:val="5"/>
        <w:jc w:val="center"/>
        <w:rPr>
          <w:rFonts w:ascii="黑体" w:eastAsia="黑体"/>
          <w:b w:val="0"/>
          <w:sz w:val="24"/>
          <w:szCs w:val="24"/>
        </w:rPr>
      </w:pPr>
      <w:r>
        <w:rPr>
          <w:rFonts w:hint="eastAsia" w:ascii="黑体" w:eastAsia="黑体"/>
          <w:b w:val="0"/>
          <w:sz w:val="24"/>
          <w:szCs w:val="24"/>
        </w:rPr>
        <w:t>三、投标人情况及资格证明文件</w:t>
      </w:r>
    </w:p>
    <w:p>
      <w:pPr>
        <w:jc w:val="left"/>
        <w:outlineLvl w:val="3"/>
        <w:rPr>
          <w:rFonts w:ascii="黑体" w:hAnsi="宋体" w:eastAsia="黑体"/>
          <w:bCs/>
          <w:kern w:val="0"/>
          <w:sz w:val="24"/>
          <w:szCs w:val="32"/>
        </w:rPr>
      </w:pPr>
      <w:bookmarkStart w:id="62" w:name="_Hlk72257590"/>
      <w:r>
        <w:rPr>
          <w:rFonts w:hint="eastAsia" w:ascii="黑体" w:hAnsi="宋体" w:eastAsia="黑体"/>
          <w:bCs/>
          <w:kern w:val="0"/>
          <w:sz w:val="24"/>
          <w:szCs w:val="32"/>
        </w:rPr>
        <w:t>（一）投标人资格证明文件</w:t>
      </w:r>
    </w:p>
    <w:p>
      <w:pPr>
        <w:spacing w:before="120" w:beforeLines="50"/>
        <w:ind w:firstLine="422" w:firstLineChars="200"/>
        <w:rPr>
          <w:b/>
          <w:bCs/>
          <w:color w:val="FF0000"/>
        </w:rPr>
      </w:pPr>
      <w:r>
        <w:rPr>
          <w:rFonts w:hint="eastAsia"/>
          <w:b/>
          <w:bCs/>
          <w:color w:val="FF0000"/>
        </w:rPr>
        <w:t>（特别提示：投标人须按本招标文件第一册第一章招标公告 “申请人的资格要求”（即投标人资格要求）提供相关的资格证明资料，未提供或提供不完整、不符合要求的，将作投标无效处理。）</w:t>
      </w:r>
    </w:p>
    <w:p>
      <w:pPr>
        <w:rPr>
          <w:b/>
          <w:sz w:val="22"/>
        </w:rPr>
      </w:pPr>
    </w:p>
    <w:p>
      <w:pPr>
        <w:outlineLvl w:val="3"/>
        <w:rPr>
          <w:rFonts w:ascii="黑体" w:hAnsi="宋体" w:eastAsia="黑体"/>
          <w:bCs/>
          <w:kern w:val="0"/>
          <w:sz w:val="24"/>
          <w:szCs w:val="32"/>
        </w:rPr>
      </w:pPr>
      <w:r>
        <w:rPr>
          <w:rFonts w:hint="eastAsia" w:ascii="黑体" w:hAnsi="宋体" w:eastAsia="黑体"/>
          <w:bCs/>
          <w:kern w:val="0"/>
          <w:sz w:val="24"/>
          <w:szCs w:val="32"/>
        </w:rPr>
        <w:t>（二）</w:t>
      </w:r>
      <w:bookmarkStart w:id="63" w:name="_Hlk72257908"/>
      <w:r>
        <w:rPr>
          <w:rFonts w:hint="eastAsia" w:ascii="黑体" w:hAnsi="宋体" w:eastAsia="黑体"/>
          <w:bCs/>
          <w:kern w:val="0"/>
          <w:sz w:val="24"/>
          <w:szCs w:val="32"/>
        </w:rPr>
        <w:t>中小企业声明函、残疾人福利性单位声明函及监狱企业声明函</w:t>
      </w:r>
    </w:p>
    <w:bookmarkEnd w:id="62"/>
    <w:p>
      <w:pPr>
        <w:rPr>
          <w:rFonts w:hint="eastAsia"/>
          <w:b/>
          <w:bCs/>
          <w:color w:val="FF0000"/>
        </w:rPr>
      </w:pPr>
      <w:r>
        <w:rPr>
          <w:rFonts w:hint="eastAsia"/>
          <w:b/>
          <w:bCs/>
          <w:color w:val="FF0000"/>
        </w:rPr>
        <w:t>填写指引：</w:t>
      </w:r>
    </w:p>
    <w:p>
      <w:pPr>
        <w:rPr>
          <w:rFonts w:hint="eastAsia"/>
          <w:b/>
          <w:bCs/>
          <w:color w:val="FF0000"/>
        </w:rPr>
      </w:pPr>
      <w:r>
        <w:rPr>
          <w:rFonts w:hint="eastAsia"/>
          <w:b/>
          <w:bCs/>
          <w:color w:val="FF0000"/>
        </w:rPr>
        <w:t>1、该部分内容由投标人根据自身实际情况填写，不符合要求的投标人可以不填写或直接删除相应的声明函。投标人提供的声明函不属实的，属于提供虚假资料谋取中标，依照《中华人民共和国政府采购法》等国家有关规定追究相应责任。</w:t>
      </w:r>
    </w:p>
    <w:p>
      <w:pPr>
        <w:rPr>
          <w:rFonts w:hint="eastAsia"/>
          <w:b/>
          <w:bCs/>
          <w:color w:val="FF0000"/>
        </w:rPr>
      </w:pPr>
      <w:r>
        <w:rPr>
          <w:rFonts w:hint="eastAsia"/>
          <w:b/>
          <w:bCs/>
          <w:color w:val="FF0000"/>
        </w:rPr>
        <w:t>2、该部分内容填写需要参考的相关文件：(1)财政部《政府采购促进中小企业发展管理办法》（财库〔2020〕46号）；(2)《工业和信息化部、国家统计局、国家发展和改革委员会、财政部关于印发中小企业划型标准规定的通知》（工信部联企业〔2011〕300 号，以下简称300号文）。</w:t>
      </w:r>
    </w:p>
    <w:p>
      <w:pPr>
        <w:rPr>
          <w:rFonts w:hint="eastAsia"/>
          <w:b/>
          <w:bCs/>
          <w:color w:val="FF0000"/>
        </w:rPr>
      </w:pPr>
      <w:r>
        <w:rPr>
          <w:rFonts w:hint="eastAsia"/>
          <w:b/>
          <w:bCs/>
          <w:color w:val="FF0000"/>
        </w:rPr>
        <w:t>3、请依照提供的格式和内容填写声明函，不要随意变更格式；声明函不需要盖章或签字。</w:t>
      </w:r>
    </w:p>
    <w:p>
      <w:pPr>
        <w:rPr>
          <w:rFonts w:hint="eastAsia"/>
          <w:b/>
          <w:bCs/>
          <w:color w:val="FF0000"/>
        </w:rPr>
      </w:pPr>
      <w:r>
        <w:rPr>
          <w:rFonts w:hint="eastAsia"/>
          <w:b/>
          <w:bCs/>
          <w:color w:val="FF0000"/>
        </w:rPr>
        <w:t>4、声明函具体填写要求：</w:t>
      </w:r>
    </w:p>
    <w:p>
      <w:pPr>
        <w:rPr>
          <w:rFonts w:hint="eastAsia"/>
          <w:b/>
          <w:bCs/>
          <w:color w:val="FF0000"/>
        </w:rPr>
      </w:pPr>
      <w:r>
        <w:rPr>
          <w:rFonts w:hint="eastAsia"/>
          <w:b/>
          <w:bCs/>
          <w:color w:val="FF0000"/>
        </w:rPr>
        <w:t>（1）声明是中小企业须填写《中小企业声明函》（货物）的以下内容：</w:t>
      </w:r>
    </w:p>
    <w:p>
      <w:pPr>
        <w:rPr>
          <w:rFonts w:hint="eastAsia"/>
          <w:b/>
          <w:bCs/>
          <w:color w:val="FF0000"/>
        </w:rPr>
      </w:pPr>
      <w:r>
        <w:rPr>
          <w:rFonts w:hint="eastAsia"/>
          <w:b/>
          <w:bCs/>
          <w:color w:val="FF0000"/>
        </w:rPr>
        <w:t>第一处，在“单位名称”下划线处如实填写采购人名称（深圳公共资源交易中心不是本项目的采购人，而是组织实施机构）；供应商未填写“采购人名称”或填写的“采购人名称”与招标文件的“采购人名称”不一致的，将导致投标无效；</w:t>
      </w:r>
    </w:p>
    <w:p>
      <w:pPr>
        <w:rPr>
          <w:rFonts w:hint="eastAsia"/>
          <w:b/>
          <w:bCs/>
          <w:color w:val="FF0000"/>
        </w:rPr>
      </w:pPr>
      <w:r>
        <w:rPr>
          <w:rFonts w:hint="eastAsia"/>
          <w:b/>
          <w:bCs/>
          <w:color w:val="FF0000"/>
        </w:rPr>
        <w:t>第二处，在“项目名称”下划线处如实填写采购项目名称；供应商未填写“项目名称”或填写的“项目名称”与招标文件的“项目名称”不一致的，将导致投标无效；</w:t>
      </w:r>
    </w:p>
    <w:p>
      <w:pPr>
        <w:rPr>
          <w:rFonts w:hint="eastAsia"/>
          <w:b/>
          <w:bCs/>
          <w:color w:val="FF0000"/>
        </w:rPr>
      </w:pPr>
      <w:r>
        <w:rPr>
          <w:rFonts w:hint="eastAsia"/>
          <w:b/>
          <w:bCs/>
          <w:color w:val="FF0000"/>
        </w:rPr>
        <w:t>第三处，在“标的名称”下划线处填写所采购服务（标的）的具体名称（以招标文件第一册第三章用户需求书“货物需求明细”的“货物名称”一栏为准）；如果涉及多个服务需求（标的）由同一企业承接，“标的名称”下划线处可以如实填写多个服务需求（标的）；供应商未填写“标的名称”或填写的“标的名称”与招标文件第一册第三章用户需求书“货物需求明细”的“货物名称”一栏不一致的，将导致投标无效；</w:t>
      </w:r>
    </w:p>
    <w:p>
      <w:pPr>
        <w:rPr>
          <w:rFonts w:hint="eastAsia"/>
          <w:b/>
          <w:bCs/>
          <w:color w:val="FF0000"/>
        </w:rPr>
      </w:pPr>
      <w:r>
        <w:rPr>
          <w:rFonts w:hint="eastAsia"/>
          <w:b/>
          <w:bCs/>
          <w:color w:val="FF0000"/>
        </w:rPr>
        <w:t>第四处，在“招标文件中明确的所属行业”下划线处填写采购标的对应的中小企业划分标准所属行业（所属行业可在招标文件第一册第二章“对通用条款的补充内容及其他关键信息”章节查看）；供应商未填写“所属行业”或填写的“所属行业”与招标文件约定的“所属行业”不一致的，将导致投标无效；例如，招标文件约定本项目采购标的对应的中小企业划分标准所属行业为“其他未列明的行业”，但供应商在“招标文件中明确的所属行业”下划线处填写为“物业管理”或“招标文件所约定的行业”，做投标无效处理；</w:t>
      </w:r>
    </w:p>
    <w:p>
      <w:pPr>
        <w:rPr>
          <w:rFonts w:hint="eastAsia"/>
          <w:b/>
          <w:bCs/>
          <w:color w:val="FF0000"/>
        </w:rPr>
      </w:pPr>
      <w:r>
        <w:rPr>
          <w:rFonts w:hint="eastAsia"/>
          <w:b/>
          <w:bCs/>
          <w:color w:val="FF0000"/>
        </w:rPr>
        <w:t>第五处，在“企业名称”下划线处如实填写承接企业名称；在“从业人员”、“营业收入”、“资产总额”下划线处如实填写从业人员、营业收入、资产总额；在“中型企业、小型企业、微型企业”下划线处如实依照300号文填写相应的企业类型；从业人员、营业收入、资产总额填报上一年度数据，无上一年度数据的新成立企业可以不填报；供应商填写的中小微企业类型与实际不一致的，将导致投标无效。例如，供应商本属于中型企业，但供应商在中小企业声明函时填报为小型企业；供应商本属于微型企业，但供应商在中小企业声明函时填报为小型企业；以上两种情形均做投标无效处理。</w:t>
      </w:r>
    </w:p>
    <w:p>
      <w:pPr>
        <w:rPr>
          <w:rFonts w:hint="eastAsia"/>
          <w:b/>
          <w:bCs/>
          <w:color w:val="FF0000"/>
        </w:rPr>
      </w:pPr>
      <w:r>
        <w:rPr>
          <w:rFonts w:hint="eastAsia"/>
          <w:b/>
          <w:bCs/>
          <w:color w:val="FF0000"/>
        </w:rPr>
        <w:t>（2）声明是残疾人福利性单位须填写《残疾人福利性单位声明函》（货物类）的相关内容（填写位置的字体已加粗），具体参照上述针对《中小企业声明函》的填写要求进行填写。</w:t>
      </w:r>
    </w:p>
    <w:p>
      <w:pPr>
        <w:rPr>
          <w:rFonts w:hint="eastAsia"/>
          <w:b/>
          <w:bCs/>
          <w:color w:val="FF0000"/>
        </w:rPr>
      </w:pPr>
      <w:r>
        <w:rPr>
          <w:rFonts w:hint="eastAsia"/>
          <w:b/>
          <w:bCs/>
          <w:color w:val="FF0000"/>
        </w:rPr>
        <w:t>（3）声明是监狱企业须填写《监狱企业声明函》的相关内容（填写位置的字体已加粗），具体参照上述针对《中小企业声明函》的填写要求进行填写。</w:t>
      </w:r>
    </w:p>
    <w:p>
      <w:pPr>
        <w:rPr>
          <w:rFonts w:ascii="Calibri" w:hAnsi="Calibri"/>
        </w:rPr>
      </w:pPr>
      <w:r>
        <w:rPr>
          <w:rFonts w:hint="eastAsia"/>
          <w:b/>
          <w:bCs/>
          <w:color w:val="FF0000"/>
        </w:rPr>
        <w:t>5、本项目属于专门面向中小微企业采购，要求提供声明函作为依据，未提供声明函或声明内容不满足要求的，做资格审查不通过处理。</w:t>
      </w:r>
    </w:p>
    <w:p>
      <w:pPr>
        <w:jc w:val="center"/>
        <w:rPr>
          <w:b/>
          <w:sz w:val="24"/>
        </w:rPr>
      </w:pPr>
      <w:r>
        <w:rPr>
          <w:rFonts w:hint="eastAsia"/>
          <w:b/>
          <w:sz w:val="24"/>
        </w:rPr>
        <w:t>1、</w:t>
      </w:r>
      <w:r>
        <w:rPr>
          <w:b/>
          <w:sz w:val="24"/>
        </w:rPr>
        <w:t xml:space="preserve">中小企业声明函（货物） </w:t>
      </w:r>
    </w:p>
    <w:p>
      <w:pPr>
        <w:ind w:firstLine="420" w:firstLineChars="200"/>
        <w:rPr>
          <w:rFonts w:ascii="宋体" w:hAnsi="宋体"/>
          <w:szCs w:val="21"/>
        </w:rPr>
      </w:pPr>
      <w:r>
        <w:rPr>
          <w:rFonts w:ascii="宋体" w:hAnsi="宋体"/>
          <w:szCs w:val="21"/>
        </w:rPr>
        <w:t>本</w:t>
      </w:r>
      <w:r>
        <w:rPr>
          <w:rFonts w:hint="eastAsia" w:ascii="宋体" w:hAnsi="宋体"/>
          <w:szCs w:val="21"/>
        </w:rPr>
        <w:t>公司（联合体）</w:t>
      </w:r>
      <w:r>
        <w:rPr>
          <w:rFonts w:ascii="宋体" w:hAnsi="宋体"/>
          <w:szCs w:val="21"/>
        </w:rPr>
        <w:t>郑重声明，根据《政府采购促进中小企业发展管理办法》（财库</w:t>
      </w:r>
      <w:r>
        <w:rPr>
          <w:rFonts w:hint="eastAsia" w:ascii="宋体" w:hAnsi="宋体" w:cs="微软雅黑"/>
          <w:szCs w:val="21"/>
        </w:rPr>
        <w:t>﹝</w:t>
      </w:r>
      <w:r>
        <w:rPr>
          <w:rFonts w:ascii="宋体" w:hAnsi="宋体"/>
          <w:szCs w:val="21"/>
        </w:rPr>
        <w:t>2020</w:t>
      </w:r>
      <w:r>
        <w:rPr>
          <w:rFonts w:hint="eastAsia" w:ascii="宋体" w:hAnsi="宋体" w:cs="微软雅黑"/>
          <w:szCs w:val="21"/>
        </w:rPr>
        <w:t>﹞</w:t>
      </w:r>
      <w:r>
        <w:rPr>
          <w:rFonts w:ascii="宋体" w:hAnsi="宋体"/>
          <w:szCs w:val="21"/>
        </w:rPr>
        <w:t>46号）的规定，本</w:t>
      </w:r>
      <w:r>
        <w:rPr>
          <w:rFonts w:hint="eastAsia" w:ascii="宋体" w:hAnsi="宋体"/>
          <w:szCs w:val="21"/>
        </w:rPr>
        <w:t>公司（联合体）</w:t>
      </w:r>
      <w:r>
        <w:rPr>
          <w:rFonts w:ascii="宋体" w:hAnsi="宋体"/>
          <w:szCs w:val="21"/>
        </w:rPr>
        <w:t>参加</w:t>
      </w:r>
      <w:r>
        <w:rPr>
          <w:rFonts w:ascii="宋体" w:hAnsi="宋体"/>
          <w:b/>
          <w:bCs/>
          <w:szCs w:val="21"/>
          <w:u w:val="single"/>
        </w:rPr>
        <w:t>（</w:t>
      </w:r>
      <w:r>
        <w:rPr>
          <w:rFonts w:hint="eastAsia" w:ascii="宋体" w:hAnsi="宋体"/>
          <w:b/>
          <w:bCs/>
          <w:szCs w:val="21"/>
          <w:u w:val="single"/>
        </w:rPr>
        <w:t>单位名称</w:t>
      </w:r>
      <w:r>
        <w:rPr>
          <w:rFonts w:ascii="宋体" w:hAnsi="宋体"/>
          <w:b/>
          <w:bCs/>
          <w:szCs w:val="21"/>
          <w:u w:val="single"/>
        </w:rPr>
        <w:t>）</w:t>
      </w:r>
      <w:r>
        <w:rPr>
          <w:rFonts w:ascii="宋体" w:hAnsi="宋体"/>
          <w:szCs w:val="21"/>
        </w:rPr>
        <w:t>的</w:t>
      </w:r>
      <w:r>
        <w:rPr>
          <w:rFonts w:ascii="宋体" w:hAnsi="宋体"/>
          <w:b/>
          <w:bCs/>
          <w:szCs w:val="21"/>
          <w:u w:val="single"/>
        </w:rPr>
        <w:t>（项目名称）</w:t>
      </w:r>
      <w:r>
        <w:rPr>
          <w:rFonts w:ascii="宋体" w:hAnsi="宋体"/>
          <w:szCs w:val="21"/>
        </w:rPr>
        <w:t>采购活动，提供的货物全部由符合政策要求的中小企业制造。相关企业</w:t>
      </w:r>
      <w:r>
        <w:rPr>
          <w:rFonts w:hint="eastAsia" w:ascii="宋体" w:hAnsi="宋体"/>
          <w:szCs w:val="21"/>
        </w:rPr>
        <w:t>（含联合体中的中小企业、签订分包意向协议的中小企业）</w:t>
      </w:r>
      <w:r>
        <w:rPr>
          <w:rFonts w:ascii="宋体" w:hAnsi="宋体"/>
          <w:szCs w:val="21"/>
        </w:rPr>
        <w:t>的具体情况如下：</w:t>
      </w:r>
    </w:p>
    <w:p>
      <w:pPr>
        <w:ind w:firstLine="420" w:firstLineChars="200"/>
        <w:rPr>
          <w:rFonts w:ascii="宋体" w:hAnsi="宋体"/>
          <w:szCs w:val="21"/>
        </w:rPr>
      </w:pPr>
      <w:r>
        <w:rPr>
          <w:rFonts w:ascii="宋体" w:hAnsi="宋体"/>
          <w:szCs w:val="21"/>
        </w:rPr>
        <w:t>1.</w:t>
      </w:r>
      <w:r>
        <w:rPr>
          <w:rFonts w:ascii="宋体" w:hAnsi="宋体"/>
          <w:b/>
          <w:bCs/>
          <w:szCs w:val="21"/>
          <w:u w:val="single"/>
        </w:rPr>
        <w:t xml:space="preserve"> （标的名称）</w:t>
      </w:r>
      <w:r>
        <w:rPr>
          <w:rFonts w:ascii="宋体" w:hAnsi="宋体"/>
          <w:szCs w:val="21"/>
        </w:rPr>
        <w:t>，属于</w:t>
      </w:r>
      <w:r>
        <w:rPr>
          <w:rFonts w:ascii="宋体" w:hAnsi="宋体"/>
          <w:b/>
          <w:bCs/>
          <w:szCs w:val="21"/>
          <w:u w:val="single"/>
        </w:rPr>
        <w:t>（</w:t>
      </w:r>
      <w:r>
        <w:rPr>
          <w:rFonts w:hint="eastAsia" w:ascii="宋体" w:hAnsi="宋体"/>
          <w:b/>
          <w:bCs/>
          <w:szCs w:val="21"/>
          <w:u w:val="single"/>
        </w:rPr>
        <w:t>采购</w:t>
      </w:r>
      <w:r>
        <w:rPr>
          <w:rFonts w:ascii="宋体" w:hAnsi="宋体"/>
          <w:b/>
          <w:bCs/>
          <w:szCs w:val="21"/>
          <w:u w:val="single"/>
        </w:rPr>
        <w:t xml:space="preserve">文件中明确的所属行业） </w:t>
      </w:r>
      <w:r>
        <w:rPr>
          <w:rFonts w:ascii="宋体" w:hAnsi="宋体"/>
          <w:szCs w:val="21"/>
        </w:rPr>
        <w:t>行业；制造商为</w:t>
      </w:r>
      <w:r>
        <w:rPr>
          <w:rFonts w:ascii="宋体" w:hAnsi="宋体"/>
          <w:b/>
          <w:bCs/>
          <w:szCs w:val="21"/>
          <w:u w:val="single"/>
        </w:rPr>
        <w:t>（企业名称）</w:t>
      </w:r>
      <w:r>
        <w:rPr>
          <w:rFonts w:ascii="宋体" w:hAnsi="宋体"/>
          <w:szCs w:val="21"/>
        </w:rPr>
        <w:t>，从业人员</w:t>
      </w:r>
      <w:r>
        <w:rPr>
          <w:rFonts w:hint="eastAsia" w:ascii="宋体" w:hAnsi="宋体"/>
          <w:szCs w:val="21"/>
          <w:u w:val="single"/>
        </w:rPr>
        <w:t xml:space="preserve">  </w:t>
      </w:r>
      <w:r>
        <w:rPr>
          <w:rFonts w:ascii="宋体" w:hAnsi="宋体"/>
          <w:szCs w:val="21"/>
        </w:rPr>
        <w:t>人，营业收入为</w:t>
      </w:r>
      <w:r>
        <w:rPr>
          <w:rFonts w:hint="eastAsia" w:ascii="宋体" w:hAnsi="宋体"/>
          <w:szCs w:val="21"/>
        </w:rPr>
        <w:t xml:space="preserve">  </w:t>
      </w:r>
      <w:r>
        <w:rPr>
          <w:rFonts w:ascii="宋体" w:hAnsi="宋体"/>
          <w:szCs w:val="21"/>
        </w:rPr>
        <w:t>万元，资产总额为</w:t>
      </w:r>
      <w:r>
        <w:rPr>
          <w:rFonts w:hint="eastAsia" w:ascii="宋体" w:hAnsi="宋体"/>
          <w:szCs w:val="21"/>
        </w:rPr>
        <w:t xml:space="preserve">  </w:t>
      </w:r>
      <w:r>
        <w:rPr>
          <w:rFonts w:ascii="宋体" w:hAnsi="宋体"/>
          <w:szCs w:val="21"/>
        </w:rPr>
        <w:t>万元 ，属于</w:t>
      </w:r>
      <w:r>
        <w:rPr>
          <w:rFonts w:ascii="宋体" w:hAnsi="宋体"/>
          <w:b/>
          <w:bCs/>
          <w:szCs w:val="21"/>
          <w:u w:val="single"/>
        </w:rPr>
        <w:t>（中型企业、小型企业、微型企业）</w:t>
      </w:r>
      <w:r>
        <w:rPr>
          <w:rFonts w:ascii="宋体" w:hAnsi="宋体"/>
          <w:szCs w:val="21"/>
        </w:rPr>
        <w:t xml:space="preserve">； </w:t>
      </w:r>
    </w:p>
    <w:p>
      <w:pPr>
        <w:ind w:firstLine="420" w:firstLineChars="200"/>
        <w:rPr>
          <w:rFonts w:ascii="宋体" w:hAnsi="宋体"/>
          <w:szCs w:val="21"/>
          <w:u w:val="single"/>
        </w:rPr>
      </w:pPr>
      <w:r>
        <w:rPr>
          <w:rFonts w:ascii="宋体" w:hAnsi="宋体"/>
          <w:szCs w:val="21"/>
        </w:rPr>
        <w:t>2.</w:t>
      </w:r>
      <w:r>
        <w:rPr>
          <w:rFonts w:ascii="宋体" w:hAnsi="宋体"/>
          <w:b/>
          <w:bCs/>
          <w:szCs w:val="21"/>
          <w:u w:val="single"/>
        </w:rPr>
        <w:t xml:space="preserve"> （标的名称）</w:t>
      </w:r>
      <w:r>
        <w:rPr>
          <w:rFonts w:ascii="宋体" w:hAnsi="宋体"/>
          <w:szCs w:val="21"/>
        </w:rPr>
        <w:t xml:space="preserve"> ，属于</w:t>
      </w:r>
      <w:r>
        <w:rPr>
          <w:rFonts w:ascii="宋体" w:hAnsi="宋体"/>
          <w:b/>
          <w:bCs/>
          <w:szCs w:val="21"/>
          <w:u w:val="single"/>
        </w:rPr>
        <w:t>（</w:t>
      </w:r>
      <w:r>
        <w:rPr>
          <w:rFonts w:hint="eastAsia" w:ascii="宋体" w:hAnsi="宋体"/>
          <w:b/>
          <w:bCs/>
          <w:szCs w:val="21"/>
          <w:u w:val="single"/>
        </w:rPr>
        <w:t>采购</w:t>
      </w:r>
      <w:r>
        <w:rPr>
          <w:rFonts w:ascii="宋体" w:hAnsi="宋体"/>
          <w:b/>
          <w:bCs/>
          <w:szCs w:val="21"/>
          <w:u w:val="single"/>
        </w:rPr>
        <w:t xml:space="preserve">文件中明确的所属行业） </w:t>
      </w:r>
      <w:r>
        <w:rPr>
          <w:rFonts w:ascii="宋体" w:hAnsi="宋体"/>
          <w:szCs w:val="21"/>
        </w:rPr>
        <w:t>行业；制造商为</w:t>
      </w:r>
      <w:r>
        <w:rPr>
          <w:rFonts w:ascii="宋体" w:hAnsi="宋体"/>
          <w:b/>
          <w:bCs/>
          <w:szCs w:val="21"/>
          <w:u w:val="single"/>
        </w:rPr>
        <w:t>（企业名称）</w:t>
      </w:r>
      <w:r>
        <w:rPr>
          <w:rFonts w:ascii="宋体" w:hAnsi="宋体"/>
          <w:szCs w:val="21"/>
        </w:rPr>
        <w:t>，从业人员</w:t>
      </w:r>
      <w:r>
        <w:rPr>
          <w:rFonts w:hint="eastAsia" w:ascii="宋体" w:hAnsi="宋体"/>
          <w:szCs w:val="21"/>
          <w:u w:val="single"/>
        </w:rPr>
        <w:t xml:space="preserve">  </w:t>
      </w:r>
      <w:r>
        <w:rPr>
          <w:rFonts w:ascii="宋体" w:hAnsi="宋体"/>
          <w:szCs w:val="21"/>
        </w:rPr>
        <w:t>人，营业收入为</w:t>
      </w:r>
      <w:r>
        <w:rPr>
          <w:rFonts w:hint="eastAsia" w:ascii="宋体" w:hAnsi="宋体"/>
          <w:szCs w:val="21"/>
        </w:rPr>
        <w:t xml:space="preserve">  </w:t>
      </w:r>
      <w:r>
        <w:rPr>
          <w:rFonts w:ascii="宋体" w:hAnsi="宋体"/>
          <w:szCs w:val="21"/>
        </w:rPr>
        <w:t>万元，资产总额为</w:t>
      </w:r>
      <w:r>
        <w:rPr>
          <w:rFonts w:hint="eastAsia" w:ascii="宋体" w:hAnsi="宋体"/>
          <w:szCs w:val="21"/>
        </w:rPr>
        <w:t xml:space="preserve">  </w:t>
      </w:r>
      <w:r>
        <w:rPr>
          <w:rFonts w:ascii="宋体" w:hAnsi="宋体"/>
          <w:szCs w:val="21"/>
        </w:rPr>
        <w:t>万元 ，属于</w:t>
      </w:r>
      <w:r>
        <w:rPr>
          <w:rFonts w:ascii="宋体" w:hAnsi="宋体"/>
          <w:b/>
          <w:bCs/>
          <w:szCs w:val="21"/>
          <w:u w:val="single"/>
        </w:rPr>
        <w:t>（中型企业、小型企业、微型企业）</w:t>
      </w:r>
      <w:r>
        <w:rPr>
          <w:rFonts w:hint="eastAsia" w:ascii="宋体" w:hAnsi="宋体"/>
          <w:szCs w:val="21"/>
        </w:rPr>
        <w:t>；</w:t>
      </w:r>
    </w:p>
    <w:p>
      <w:pPr>
        <w:ind w:firstLine="420" w:firstLineChars="200"/>
        <w:rPr>
          <w:rFonts w:ascii="宋体" w:hAnsi="宋体"/>
          <w:szCs w:val="21"/>
        </w:rPr>
      </w:pPr>
      <w:r>
        <w:rPr>
          <w:rFonts w:ascii="宋体" w:hAnsi="宋体"/>
          <w:szCs w:val="21"/>
        </w:rPr>
        <w:t xml:space="preserve">…… </w:t>
      </w:r>
    </w:p>
    <w:p>
      <w:pPr>
        <w:ind w:firstLine="420" w:firstLineChars="200"/>
        <w:rPr>
          <w:rFonts w:ascii="宋体" w:hAnsi="宋体"/>
          <w:szCs w:val="21"/>
        </w:rPr>
      </w:pPr>
      <w:r>
        <w:rPr>
          <w:rFonts w:ascii="宋体" w:hAnsi="宋体"/>
          <w:szCs w:val="21"/>
        </w:rPr>
        <w:t>以上企业，不属于大企业的分支机构，不存在控股股东为大企业的情形，也不存在与大企业的负责人为同一人的情形。</w:t>
      </w:r>
    </w:p>
    <w:p>
      <w:pPr>
        <w:ind w:firstLine="420" w:firstLineChars="200"/>
      </w:pPr>
      <w:r>
        <w:rPr>
          <w:rFonts w:hint="eastAsia"/>
        </w:rPr>
        <w:t>本企业对上述声明内容的真实性负责。如有虚假，将依法承担相应责任。</w:t>
      </w:r>
    </w:p>
    <w:p>
      <w:pPr>
        <w:ind w:firstLine="420" w:firstLineChars="200"/>
        <w:rPr>
          <w:rFonts w:ascii="宋体" w:hAnsi="宋体"/>
          <w:szCs w:val="21"/>
        </w:rPr>
      </w:pPr>
    </w:p>
    <w:p>
      <w:pPr>
        <w:wordWrap w:val="0"/>
        <w:ind w:firstLine="420" w:firstLineChars="200"/>
        <w:jc w:val="right"/>
        <w:rPr>
          <w:rFonts w:ascii="宋体" w:hAnsi="宋体"/>
          <w:szCs w:val="21"/>
        </w:rPr>
      </w:pPr>
      <w:r>
        <w:rPr>
          <w:rFonts w:hint="eastAsia" w:ascii="宋体" w:hAnsi="宋体"/>
          <w:szCs w:val="21"/>
        </w:rPr>
        <w:t xml:space="preserve">企业名称：            </w:t>
      </w:r>
    </w:p>
    <w:p>
      <w:pPr>
        <w:wordWrap w:val="0"/>
        <w:ind w:firstLine="420" w:firstLineChars="200"/>
        <w:jc w:val="right"/>
        <w:rPr>
          <w:rFonts w:ascii="宋体" w:hAnsi="宋体"/>
          <w:szCs w:val="21"/>
        </w:rPr>
      </w:pPr>
      <w:r>
        <w:rPr>
          <w:rFonts w:hint="eastAsia" w:ascii="宋体" w:hAnsi="宋体"/>
          <w:szCs w:val="21"/>
        </w:rPr>
        <w:t xml:space="preserve">日  期：            </w:t>
      </w:r>
    </w:p>
    <w:p>
      <w:pPr>
        <w:jc w:val="center"/>
        <w:rPr>
          <w:b/>
          <w:sz w:val="24"/>
        </w:rPr>
      </w:pPr>
    </w:p>
    <w:p>
      <w:pPr>
        <w:jc w:val="center"/>
        <w:rPr>
          <w:b/>
          <w:sz w:val="24"/>
        </w:rPr>
      </w:pPr>
      <w:r>
        <w:rPr>
          <w:rFonts w:hint="eastAsia"/>
          <w:b/>
          <w:sz w:val="24"/>
        </w:rPr>
        <w:t>2、残疾人福利性单位声明函（货物类）</w:t>
      </w:r>
    </w:p>
    <w:p>
      <w:pPr>
        <w:rPr>
          <w:b/>
          <w:bCs/>
        </w:rPr>
      </w:pPr>
    </w:p>
    <w:p>
      <w:pPr>
        <w:ind w:firstLine="420" w:firstLineChars="200"/>
        <w:rPr>
          <w:rFonts w:ascii="宋体" w:hAnsi="宋体"/>
          <w:szCs w:val="21"/>
        </w:rPr>
      </w:pPr>
      <w:r>
        <w:rPr>
          <w:rFonts w:ascii="宋体" w:hAnsi="宋体"/>
          <w:szCs w:val="21"/>
        </w:rPr>
        <w:t>本</w:t>
      </w:r>
      <w:r>
        <w:rPr>
          <w:rFonts w:hint="eastAsia" w:ascii="宋体" w:hAnsi="宋体"/>
          <w:szCs w:val="21"/>
        </w:rPr>
        <w:t>投标人郑重声明，根据《财政部民政部中国残疾人联合会关于促进残疾人就业政府采购政策的通知》（财库〔</w:t>
      </w:r>
      <w:r>
        <w:rPr>
          <w:rFonts w:ascii="宋体" w:hAnsi="宋体"/>
          <w:szCs w:val="21"/>
        </w:rPr>
        <w:t>2017</w:t>
      </w:r>
      <w:r>
        <w:rPr>
          <w:rFonts w:hint="eastAsia" w:ascii="宋体" w:hAnsi="宋体"/>
          <w:szCs w:val="21"/>
        </w:rPr>
        <w:t>〕</w:t>
      </w:r>
      <w:r>
        <w:rPr>
          <w:rFonts w:ascii="宋体" w:hAnsi="宋体"/>
          <w:szCs w:val="21"/>
        </w:rPr>
        <w:t xml:space="preserve">141 </w:t>
      </w:r>
      <w:r>
        <w:rPr>
          <w:rFonts w:hint="eastAsia" w:ascii="宋体" w:hAnsi="宋体"/>
          <w:szCs w:val="21"/>
        </w:rPr>
        <w:t>号）的规定，本单位为符合条件的残疾人福利性单位，且本单位</w:t>
      </w:r>
      <w:r>
        <w:rPr>
          <w:rFonts w:ascii="宋体" w:hAnsi="宋体"/>
          <w:szCs w:val="21"/>
        </w:rPr>
        <w:t>参加</w:t>
      </w:r>
      <w:r>
        <w:rPr>
          <w:rFonts w:ascii="宋体" w:hAnsi="宋体"/>
          <w:b/>
          <w:bCs/>
          <w:szCs w:val="21"/>
          <w:u w:val="single"/>
        </w:rPr>
        <w:t>（</w:t>
      </w:r>
      <w:r>
        <w:rPr>
          <w:rFonts w:hint="eastAsia" w:ascii="宋体" w:hAnsi="宋体"/>
          <w:b/>
          <w:bCs/>
          <w:szCs w:val="21"/>
          <w:u w:val="single"/>
        </w:rPr>
        <w:t>单位</w:t>
      </w:r>
      <w:r>
        <w:rPr>
          <w:rFonts w:ascii="宋体" w:hAnsi="宋体"/>
          <w:b/>
          <w:bCs/>
          <w:szCs w:val="21"/>
          <w:u w:val="single"/>
        </w:rPr>
        <w:t>名称）</w:t>
      </w:r>
      <w:r>
        <w:rPr>
          <w:rFonts w:hint="eastAsia" w:ascii="宋体" w:hAnsi="宋体"/>
          <w:szCs w:val="21"/>
          <w:u w:val="single"/>
        </w:rPr>
        <w:t>单位</w:t>
      </w:r>
      <w:r>
        <w:rPr>
          <w:rFonts w:ascii="宋体" w:hAnsi="宋体"/>
          <w:szCs w:val="21"/>
        </w:rPr>
        <w:t>的</w:t>
      </w:r>
      <w:r>
        <w:rPr>
          <w:rFonts w:ascii="宋体" w:hAnsi="宋体"/>
          <w:b/>
          <w:bCs/>
          <w:szCs w:val="21"/>
          <w:u w:val="single"/>
        </w:rPr>
        <w:t>（项目名称）</w:t>
      </w:r>
      <w:r>
        <w:rPr>
          <w:rFonts w:hint="eastAsia" w:ascii="宋体" w:hAnsi="宋体"/>
          <w:szCs w:val="21"/>
          <w:u w:val="single"/>
        </w:rPr>
        <w:t>项目</w:t>
      </w:r>
      <w:r>
        <w:rPr>
          <w:rFonts w:ascii="宋体" w:hAnsi="宋体"/>
          <w:szCs w:val="21"/>
        </w:rPr>
        <w:t>采购活动</w:t>
      </w:r>
      <w:r>
        <w:rPr>
          <w:rFonts w:hint="eastAsia" w:ascii="宋体" w:hAnsi="宋体"/>
          <w:szCs w:val="21"/>
        </w:rPr>
        <w:t>提供本单位服务。</w:t>
      </w:r>
    </w:p>
    <w:p>
      <w:pPr>
        <w:ind w:firstLine="420" w:firstLineChars="200"/>
        <w:rPr>
          <w:rFonts w:ascii="宋体" w:hAnsi="宋体"/>
          <w:szCs w:val="21"/>
        </w:rPr>
      </w:pPr>
      <w:r>
        <w:rPr>
          <w:rFonts w:hint="eastAsia" w:ascii="宋体" w:hAnsi="宋体"/>
          <w:szCs w:val="21"/>
        </w:rPr>
        <w:t>本单位对上述声明的真实性负责。如有虚假，将依法承担相应责任。</w:t>
      </w:r>
    </w:p>
    <w:p>
      <w:pPr>
        <w:ind w:firstLine="420" w:firstLineChars="200"/>
        <w:rPr>
          <w:rFonts w:ascii="宋体" w:hAnsi="宋体"/>
          <w:szCs w:val="21"/>
        </w:rPr>
      </w:pPr>
    </w:p>
    <w:p>
      <w:pPr>
        <w:wordWrap w:val="0"/>
        <w:ind w:firstLine="420" w:firstLineChars="200"/>
        <w:jc w:val="right"/>
        <w:rPr>
          <w:rFonts w:ascii="宋体" w:hAnsi="宋体"/>
          <w:szCs w:val="21"/>
        </w:rPr>
      </w:pPr>
      <w:r>
        <w:rPr>
          <w:rFonts w:hint="eastAsia" w:ascii="宋体" w:hAnsi="宋体"/>
          <w:szCs w:val="21"/>
        </w:rPr>
        <w:t xml:space="preserve">企业名称：            </w:t>
      </w:r>
    </w:p>
    <w:p>
      <w:pPr>
        <w:wordWrap w:val="0"/>
        <w:ind w:firstLine="420" w:firstLineChars="200"/>
        <w:jc w:val="right"/>
        <w:rPr>
          <w:rFonts w:ascii="宋体" w:hAnsi="宋体"/>
          <w:szCs w:val="21"/>
        </w:rPr>
      </w:pPr>
      <w:r>
        <w:rPr>
          <w:rFonts w:hint="eastAsia" w:ascii="宋体" w:hAnsi="宋体"/>
          <w:szCs w:val="21"/>
        </w:rPr>
        <w:t xml:space="preserve">日  期：            </w:t>
      </w:r>
    </w:p>
    <w:p>
      <w:pPr>
        <w:rPr>
          <w:rFonts w:ascii="Calibri" w:hAnsi="Calibri"/>
        </w:rPr>
      </w:pPr>
    </w:p>
    <w:p>
      <w:pPr>
        <w:jc w:val="center"/>
        <w:outlineLvl w:val="3"/>
        <w:rPr>
          <w:b/>
          <w:sz w:val="24"/>
        </w:rPr>
      </w:pPr>
      <w:r>
        <w:rPr>
          <w:rFonts w:hint="eastAsia"/>
          <w:b/>
          <w:sz w:val="24"/>
        </w:rPr>
        <w:t>3、监狱企业声明函【服务类，监狱企业如需享受优惠政策，还须另行提供省级以上监狱管理局、戒毒管理局（含新疆生产建设兵团）出具的监狱企业证明文件】</w:t>
      </w:r>
    </w:p>
    <w:p>
      <w:pPr>
        <w:ind w:firstLine="420" w:firstLineChars="200"/>
        <w:rPr>
          <w:rFonts w:ascii="宋体" w:hAnsi="宋体"/>
          <w:szCs w:val="21"/>
        </w:rPr>
      </w:pPr>
      <w:r>
        <w:rPr>
          <w:rFonts w:hint="eastAsia" w:ascii="宋体" w:hAnsi="宋体"/>
          <w:szCs w:val="21"/>
        </w:rPr>
        <w:t>本投标人郑重声明，根据《财政部司法部关于政府采购支持监狱企业发展有关问题的通知》（财库〔</w:t>
      </w:r>
      <w:r>
        <w:rPr>
          <w:rFonts w:ascii="宋体" w:hAnsi="宋体"/>
          <w:szCs w:val="21"/>
        </w:rPr>
        <w:t>2014</w:t>
      </w:r>
      <w:r>
        <w:rPr>
          <w:rFonts w:hint="eastAsia" w:ascii="宋体" w:hAnsi="宋体"/>
          <w:szCs w:val="21"/>
        </w:rPr>
        <w:t>〕</w:t>
      </w:r>
      <w:r>
        <w:rPr>
          <w:rFonts w:ascii="宋体" w:hAnsi="宋体"/>
          <w:szCs w:val="21"/>
        </w:rPr>
        <w:t>68</w:t>
      </w:r>
      <w:r>
        <w:rPr>
          <w:rFonts w:hint="eastAsia" w:ascii="宋体" w:hAnsi="宋体"/>
          <w:szCs w:val="21"/>
        </w:rPr>
        <w:t>号）的规定，本投标人</w:t>
      </w:r>
      <w:r>
        <w:rPr>
          <w:rFonts w:ascii="宋体" w:hAnsi="宋体"/>
          <w:szCs w:val="21"/>
        </w:rPr>
        <w:t>参加</w:t>
      </w:r>
      <w:r>
        <w:rPr>
          <w:rFonts w:ascii="宋体" w:hAnsi="宋体"/>
          <w:b/>
          <w:bCs/>
          <w:szCs w:val="21"/>
          <w:u w:val="single"/>
        </w:rPr>
        <w:t>（</w:t>
      </w:r>
      <w:r>
        <w:rPr>
          <w:rFonts w:hint="eastAsia" w:ascii="宋体" w:hAnsi="宋体"/>
          <w:b/>
          <w:bCs/>
          <w:szCs w:val="21"/>
          <w:u w:val="single"/>
        </w:rPr>
        <w:t>单位名称</w:t>
      </w:r>
      <w:r>
        <w:rPr>
          <w:rFonts w:ascii="宋体" w:hAnsi="宋体"/>
          <w:b/>
          <w:bCs/>
          <w:szCs w:val="21"/>
          <w:u w:val="single"/>
        </w:rPr>
        <w:t>）</w:t>
      </w:r>
      <w:r>
        <w:rPr>
          <w:rFonts w:ascii="宋体" w:hAnsi="宋体"/>
          <w:szCs w:val="21"/>
        </w:rPr>
        <w:t>的</w:t>
      </w:r>
      <w:r>
        <w:rPr>
          <w:rFonts w:ascii="宋体" w:hAnsi="宋体"/>
          <w:b/>
          <w:bCs/>
          <w:szCs w:val="21"/>
          <w:u w:val="single"/>
        </w:rPr>
        <w:t>（项目名称）</w:t>
      </w:r>
      <w:r>
        <w:rPr>
          <w:rFonts w:ascii="宋体" w:hAnsi="宋体"/>
          <w:szCs w:val="21"/>
        </w:rPr>
        <w:t>采购活动，</w:t>
      </w:r>
      <w:r>
        <w:rPr>
          <w:rFonts w:hint="eastAsia" w:ascii="宋体" w:hAnsi="宋体"/>
          <w:szCs w:val="21"/>
        </w:rPr>
        <w:t>服务</w:t>
      </w:r>
      <w:r>
        <w:rPr>
          <w:rFonts w:ascii="宋体" w:hAnsi="宋体"/>
          <w:szCs w:val="21"/>
        </w:rPr>
        <w:t>全部由符合政策要求的</w:t>
      </w:r>
      <w:r>
        <w:rPr>
          <w:rFonts w:hint="eastAsia" w:ascii="宋体" w:hAnsi="宋体"/>
          <w:szCs w:val="21"/>
        </w:rPr>
        <w:t>监狱企业承接</w:t>
      </w:r>
      <w:r>
        <w:rPr>
          <w:rFonts w:ascii="宋体" w:hAnsi="宋体"/>
          <w:szCs w:val="21"/>
        </w:rPr>
        <w:t>。相关</w:t>
      </w:r>
      <w:r>
        <w:rPr>
          <w:rFonts w:hint="eastAsia" w:ascii="宋体" w:hAnsi="宋体"/>
          <w:szCs w:val="21"/>
        </w:rPr>
        <w:t>监狱企业</w:t>
      </w:r>
      <w:r>
        <w:rPr>
          <w:rFonts w:ascii="宋体" w:hAnsi="宋体"/>
          <w:szCs w:val="21"/>
        </w:rPr>
        <w:t>的具体情况如下：</w:t>
      </w:r>
    </w:p>
    <w:p>
      <w:pPr>
        <w:ind w:firstLine="420" w:firstLineChars="200"/>
        <w:rPr>
          <w:rFonts w:ascii="宋体" w:hAnsi="宋体"/>
          <w:szCs w:val="21"/>
        </w:rPr>
      </w:pPr>
      <w:r>
        <w:rPr>
          <w:rFonts w:ascii="宋体" w:hAnsi="宋体"/>
          <w:szCs w:val="21"/>
        </w:rPr>
        <w:t>1.</w:t>
      </w:r>
      <w:r>
        <w:rPr>
          <w:rFonts w:ascii="宋体" w:hAnsi="宋体"/>
          <w:b/>
          <w:bCs/>
          <w:szCs w:val="21"/>
          <w:u w:val="single"/>
        </w:rPr>
        <w:t xml:space="preserve"> （标的名称）</w:t>
      </w:r>
      <w:r>
        <w:rPr>
          <w:rFonts w:ascii="宋体" w:hAnsi="宋体"/>
          <w:szCs w:val="21"/>
        </w:rPr>
        <w:t xml:space="preserve"> </w:t>
      </w:r>
      <w:r>
        <w:rPr>
          <w:rFonts w:hint="eastAsia" w:ascii="宋体" w:hAnsi="宋体"/>
          <w:szCs w:val="21"/>
        </w:rPr>
        <w:t>，承接单位</w:t>
      </w:r>
      <w:r>
        <w:rPr>
          <w:rFonts w:ascii="宋体" w:hAnsi="宋体"/>
          <w:szCs w:val="21"/>
        </w:rPr>
        <w:t>为</w:t>
      </w:r>
      <w:r>
        <w:rPr>
          <w:rFonts w:ascii="宋体" w:hAnsi="宋体"/>
          <w:b/>
          <w:bCs/>
          <w:szCs w:val="21"/>
          <w:u w:val="single"/>
        </w:rPr>
        <w:t>（</w:t>
      </w:r>
      <w:r>
        <w:rPr>
          <w:rFonts w:hint="eastAsia" w:ascii="宋体" w:hAnsi="宋体"/>
          <w:b/>
          <w:bCs/>
          <w:szCs w:val="21"/>
          <w:u w:val="single"/>
        </w:rPr>
        <w:t>企业</w:t>
      </w:r>
      <w:r>
        <w:rPr>
          <w:rFonts w:ascii="宋体" w:hAnsi="宋体"/>
          <w:b/>
          <w:bCs/>
          <w:szCs w:val="21"/>
          <w:u w:val="single"/>
        </w:rPr>
        <w:t>名称）</w:t>
      </w:r>
      <w:r>
        <w:rPr>
          <w:rFonts w:ascii="宋体" w:hAnsi="宋体"/>
          <w:szCs w:val="21"/>
        </w:rPr>
        <w:t>，属于</w:t>
      </w:r>
      <w:r>
        <w:rPr>
          <w:rFonts w:hint="eastAsia" w:ascii="宋体" w:hAnsi="宋体"/>
          <w:b/>
          <w:bCs/>
          <w:szCs w:val="21"/>
          <w:u w:val="single"/>
        </w:rPr>
        <w:t>监狱企业</w:t>
      </w:r>
      <w:r>
        <w:rPr>
          <w:rFonts w:ascii="宋体" w:hAnsi="宋体"/>
          <w:szCs w:val="21"/>
        </w:rPr>
        <w:t>；</w:t>
      </w:r>
    </w:p>
    <w:p>
      <w:pPr>
        <w:ind w:firstLine="420" w:firstLineChars="200"/>
        <w:rPr>
          <w:rFonts w:ascii="宋体" w:hAnsi="宋体"/>
          <w:szCs w:val="21"/>
        </w:rPr>
      </w:pPr>
      <w:r>
        <w:rPr>
          <w:rFonts w:ascii="宋体" w:hAnsi="宋体"/>
          <w:szCs w:val="21"/>
        </w:rPr>
        <w:t>2.</w:t>
      </w:r>
      <w:r>
        <w:rPr>
          <w:rFonts w:ascii="宋体" w:hAnsi="宋体"/>
          <w:b/>
          <w:bCs/>
          <w:szCs w:val="21"/>
          <w:u w:val="single"/>
        </w:rPr>
        <w:t xml:space="preserve"> （标的名称）</w:t>
      </w:r>
      <w:r>
        <w:rPr>
          <w:rFonts w:ascii="宋体" w:hAnsi="宋体"/>
          <w:szCs w:val="21"/>
        </w:rPr>
        <w:t xml:space="preserve"> </w:t>
      </w:r>
      <w:r>
        <w:rPr>
          <w:rFonts w:hint="eastAsia" w:ascii="宋体" w:hAnsi="宋体"/>
          <w:szCs w:val="21"/>
        </w:rPr>
        <w:t>，承接单位</w:t>
      </w:r>
      <w:r>
        <w:rPr>
          <w:rFonts w:ascii="宋体" w:hAnsi="宋体"/>
          <w:szCs w:val="21"/>
        </w:rPr>
        <w:t>为</w:t>
      </w:r>
      <w:r>
        <w:rPr>
          <w:rFonts w:ascii="宋体" w:hAnsi="宋体"/>
          <w:b/>
          <w:bCs/>
          <w:szCs w:val="21"/>
          <w:u w:val="single"/>
        </w:rPr>
        <w:t>（</w:t>
      </w:r>
      <w:r>
        <w:rPr>
          <w:rFonts w:hint="eastAsia" w:ascii="宋体" w:hAnsi="宋体"/>
          <w:b/>
          <w:bCs/>
          <w:szCs w:val="21"/>
          <w:u w:val="single"/>
        </w:rPr>
        <w:t>企业</w:t>
      </w:r>
      <w:r>
        <w:rPr>
          <w:rFonts w:ascii="宋体" w:hAnsi="宋体"/>
          <w:b/>
          <w:bCs/>
          <w:szCs w:val="21"/>
          <w:u w:val="single"/>
        </w:rPr>
        <w:t>名称）</w:t>
      </w:r>
      <w:r>
        <w:rPr>
          <w:rFonts w:ascii="宋体" w:hAnsi="宋体"/>
          <w:szCs w:val="21"/>
        </w:rPr>
        <w:t>，属于</w:t>
      </w:r>
      <w:r>
        <w:rPr>
          <w:rFonts w:hint="eastAsia" w:ascii="宋体" w:hAnsi="宋体"/>
          <w:b/>
          <w:bCs/>
          <w:szCs w:val="21"/>
          <w:u w:val="single"/>
        </w:rPr>
        <w:t>监狱企业</w:t>
      </w:r>
      <w:r>
        <w:rPr>
          <w:rFonts w:hint="eastAsia" w:ascii="宋体" w:hAnsi="宋体"/>
          <w:szCs w:val="21"/>
        </w:rPr>
        <w:t>。</w:t>
      </w:r>
    </w:p>
    <w:p>
      <w:pPr>
        <w:ind w:firstLine="420" w:firstLineChars="200"/>
        <w:outlineLvl w:val="3"/>
        <w:rPr>
          <w:rFonts w:ascii="宋体" w:hAnsi="宋体"/>
          <w:szCs w:val="21"/>
        </w:rPr>
      </w:pPr>
      <w:r>
        <w:rPr>
          <w:rFonts w:ascii="宋体" w:hAnsi="宋体"/>
          <w:szCs w:val="21"/>
        </w:rPr>
        <w:t xml:space="preserve">…… </w:t>
      </w:r>
    </w:p>
    <w:p>
      <w:pPr>
        <w:ind w:firstLine="420" w:firstLineChars="200"/>
        <w:rPr>
          <w:rFonts w:ascii="宋体" w:hAnsi="宋体"/>
          <w:szCs w:val="21"/>
        </w:rPr>
      </w:pPr>
      <w:r>
        <w:rPr>
          <w:rFonts w:ascii="宋体" w:hAnsi="宋体"/>
          <w:szCs w:val="21"/>
        </w:rPr>
        <w:t>本</w:t>
      </w:r>
      <w:r>
        <w:rPr>
          <w:rFonts w:hint="eastAsia" w:ascii="宋体" w:hAnsi="宋体"/>
          <w:szCs w:val="21"/>
        </w:rPr>
        <w:t>投标人</w:t>
      </w:r>
      <w:r>
        <w:rPr>
          <w:rFonts w:ascii="宋体" w:hAnsi="宋体"/>
          <w:szCs w:val="21"/>
        </w:rPr>
        <w:t>对上述声明内容的真实性负责。如有虚假，将依法承担相应责任。</w:t>
      </w:r>
    </w:p>
    <w:p>
      <w:pPr>
        <w:ind w:firstLine="420" w:firstLineChars="200"/>
        <w:rPr>
          <w:b/>
          <w:sz w:val="24"/>
        </w:rPr>
      </w:pPr>
      <w:r>
        <w:rPr>
          <w:rFonts w:hint="eastAsia" w:ascii="宋体" w:hAnsi="宋体"/>
          <w:szCs w:val="21"/>
        </w:rPr>
        <w:t>附：省级以上监狱管理局、戒毒管理局（含新疆生产建设兵团）出具的监狱企业证明文件。</w:t>
      </w:r>
    </w:p>
    <w:p>
      <w:pPr>
        <w:ind w:firstLine="420" w:firstLineChars="200"/>
        <w:rPr>
          <w:rFonts w:ascii="宋体" w:hAnsi="宋体"/>
          <w:szCs w:val="21"/>
        </w:rPr>
      </w:pPr>
    </w:p>
    <w:p>
      <w:pPr>
        <w:wordWrap w:val="0"/>
        <w:ind w:firstLine="420" w:firstLineChars="200"/>
        <w:jc w:val="right"/>
        <w:rPr>
          <w:rFonts w:ascii="宋体" w:hAnsi="宋体"/>
          <w:szCs w:val="21"/>
        </w:rPr>
      </w:pPr>
      <w:r>
        <w:rPr>
          <w:rFonts w:hint="eastAsia" w:ascii="宋体" w:hAnsi="宋体"/>
          <w:szCs w:val="21"/>
        </w:rPr>
        <w:t xml:space="preserve">企业名称：            </w:t>
      </w:r>
    </w:p>
    <w:p>
      <w:pPr>
        <w:wordWrap w:val="0"/>
        <w:ind w:firstLine="420" w:firstLineChars="200"/>
        <w:jc w:val="right"/>
        <w:rPr>
          <w:rFonts w:ascii="宋体" w:hAnsi="宋体"/>
          <w:szCs w:val="21"/>
        </w:rPr>
      </w:pPr>
      <w:r>
        <w:rPr>
          <w:rFonts w:hint="eastAsia" w:ascii="宋体" w:hAnsi="宋体"/>
          <w:szCs w:val="21"/>
        </w:rPr>
        <w:t xml:space="preserve">日  期：            </w:t>
      </w:r>
    </w:p>
    <w:bookmarkEnd w:id="63"/>
    <w:p>
      <w:pPr>
        <w:pStyle w:val="5"/>
        <w:jc w:val="center"/>
        <w:rPr>
          <w:rFonts w:ascii="黑体" w:eastAsia="黑体"/>
          <w:b w:val="0"/>
          <w:sz w:val="24"/>
          <w:szCs w:val="24"/>
        </w:rPr>
      </w:pPr>
      <w:bookmarkStart w:id="64" w:name="_Hlk72259976"/>
      <w:r>
        <w:rPr>
          <w:rFonts w:hint="eastAsia" w:ascii="黑体" w:eastAsia="黑体"/>
          <w:b w:val="0"/>
          <w:sz w:val="24"/>
          <w:szCs w:val="24"/>
        </w:rPr>
        <w:t>四、项目详细报价</w:t>
      </w:r>
    </w:p>
    <w:p>
      <w:pPr>
        <w:tabs>
          <w:tab w:val="left" w:pos="720"/>
        </w:tabs>
        <w:ind w:firstLine="3132" w:firstLineChars="1300"/>
        <w:rPr>
          <w:b/>
          <w:sz w:val="24"/>
        </w:rPr>
      </w:pPr>
      <w:r>
        <w:rPr>
          <w:rFonts w:hint="eastAsia"/>
          <w:b/>
          <w:sz w:val="24"/>
        </w:rPr>
        <w:t>（一）分项报价表</w:t>
      </w:r>
    </w:p>
    <w:tbl>
      <w:tblPr>
        <w:tblStyle w:val="43"/>
        <w:tblpPr w:leftFromText="180" w:rightFromText="180" w:vertAnchor="text" w:horzAnchor="margin" w:tblpY="173"/>
        <w:tblW w:w="858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
        <w:gridCol w:w="655"/>
        <w:gridCol w:w="2267"/>
        <w:gridCol w:w="780"/>
        <w:gridCol w:w="680"/>
        <w:gridCol w:w="807"/>
        <w:gridCol w:w="513"/>
        <w:gridCol w:w="413"/>
        <w:gridCol w:w="634"/>
        <w:gridCol w:w="626"/>
        <w:gridCol w:w="7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426" w:type="dxa"/>
            <w:vAlign w:val="center"/>
          </w:tcPr>
          <w:p>
            <w:pPr>
              <w:jc w:val="center"/>
              <w:rPr>
                <w:bCs/>
                <w:szCs w:val="21"/>
              </w:rPr>
            </w:pPr>
            <w:r>
              <w:rPr>
                <w:rFonts w:hint="eastAsia"/>
                <w:bCs/>
                <w:szCs w:val="21"/>
              </w:rPr>
              <w:t>序号</w:t>
            </w:r>
          </w:p>
        </w:tc>
        <w:tc>
          <w:tcPr>
            <w:tcW w:w="655" w:type="dxa"/>
            <w:vAlign w:val="center"/>
          </w:tcPr>
          <w:p>
            <w:pPr>
              <w:jc w:val="center"/>
              <w:rPr>
                <w:bCs/>
                <w:szCs w:val="21"/>
              </w:rPr>
            </w:pPr>
            <w:r>
              <w:rPr>
                <w:rFonts w:hint="eastAsia"/>
                <w:szCs w:val="21"/>
              </w:rPr>
              <w:t>采购计划编号</w:t>
            </w:r>
          </w:p>
        </w:tc>
        <w:tc>
          <w:tcPr>
            <w:tcW w:w="2267" w:type="dxa"/>
            <w:vAlign w:val="center"/>
          </w:tcPr>
          <w:p>
            <w:pPr>
              <w:jc w:val="center"/>
              <w:rPr>
                <w:bCs/>
                <w:szCs w:val="21"/>
              </w:rPr>
            </w:pPr>
            <w:r>
              <w:rPr>
                <w:rFonts w:hint="eastAsia"/>
                <w:bCs/>
                <w:szCs w:val="21"/>
              </w:rPr>
              <w:t>货物名称</w:t>
            </w:r>
          </w:p>
        </w:tc>
        <w:tc>
          <w:tcPr>
            <w:tcW w:w="780" w:type="dxa"/>
            <w:vAlign w:val="center"/>
          </w:tcPr>
          <w:p>
            <w:pPr>
              <w:jc w:val="center"/>
              <w:rPr>
                <w:bCs/>
                <w:szCs w:val="21"/>
              </w:rPr>
            </w:pPr>
            <w:r>
              <w:rPr>
                <w:rFonts w:hint="eastAsia"/>
                <w:szCs w:val="21"/>
              </w:rPr>
              <w:t>规格/品牌/型号</w:t>
            </w:r>
          </w:p>
        </w:tc>
        <w:tc>
          <w:tcPr>
            <w:tcW w:w="680" w:type="dxa"/>
            <w:vAlign w:val="center"/>
          </w:tcPr>
          <w:p>
            <w:pPr>
              <w:jc w:val="center"/>
              <w:rPr>
                <w:bCs/>
                <w:szCs w:val="21"/>
              </w:rPr>
            </w:pPr>
            <w:r>
              <w:rPr>
                <w:rFonts w:hint="eastAsia"/>
                <w:b/>
                <w:color w:val="FF0000"/>
                <w:szCs w:val="21"/>
              </w:rPr>
              <w:t>原产地</w:t>
            </w:r>
          </w:p>
        </w:tc>
        <w:tc>
          <w:tcPr>
            <w:tcW w:w="807" w:type="dxa"/>
            <w:vAlign w:val="center"/>
          </w:tcPr>
          <w:p>
            <w:pPr>
              <w:jc w:val="center"/>
              <w:rPr>
                <w:bCs/>
                <w:szCs w:val="21"/>
              </w:rPr>
            </w:pPr>
            <w:r>
              <w:rPr>
                <w:rFonts w:hint="eastAsia"/>
                <w:szCs w:val="21"/>
              </w:rPr>
              <w:t>制造商名称</w:t>
            </w:r>
          </w:p>
        </w:tc>
        <w:tc>
          <w:tcPr>
            <w:tcW w:w="513" w:type="dxa"/>
            <w:vAlign w:val="center"/>
          </w:tcPr>
          <w:p>
            <w:pPr>
              <w:jc w:val="center"/>
              <w:rPr>
                <w:bCs/>
                <w:szCs w:val="21"/>
              </w:rPr>
            </w:pPr>
            <w:r>
              <w:rPr>
                <w:rFonts w:hint="eastAsia"/>
                <w:bCs/>
                <w:szCs w:val="21"/>
              </w:rPr>
              <w:t>数量</w:t>
            </w:r>
          </w:p>
        </w:tc>
        <w:tc>
          <w:tcPr>
            <w:tcW w:w="413" w:type="dxa"/>
            <w:vAlign w:val="center"/>
          </w:tcPr>
          <w:p>
            <w:pPr>
              <w:jc w:val="center"/>
              <w:rPr>
                <w:bCs/>
                <w:szCs w:val="21"/>
              </w:rPr>
            </w:pPr>
            <w:r>
              <w:rPr>
                <w:rFonts w:hint="eastAsia"/>
                <w:bCs/>
                <w:szCs w:val="21"/>
              </w:rPr>
              <w:t>单位</w:t>
            </w:r>
          </w:p>
        </w:tc>
        <w:tc>
          <w:tcPr>
            <w:tcW w:w="634" w:type="dxa"/>
            <w:vAlign w:val="center"/>
          </w:tcPr>
          <w:p>
            <w:pPr>
              <w:jc w:val="center"/>
              <w:rPr>
                <w:bCs/>
                <w:szCs w:val="21"/>
              </w:rPr>
            </w:pPr>
            <w:r>
              <w:rPr>
                <w:rFonts w:hint="eastAsia"/>
                <w:szCs w:val="21"/>
              </w:rPr>
              <w:t>单价(元)</w:t>
            </w:r>
          </w:p>
        </w:tc>
        <w:tc>
          <w:tcPr>
            <w:tcW w:w="626" w:type="dxa"/>
            <w:vAlign w:val="center"/>
          </w:tcPr>
          <w:p>
            <w:pPr>
              <w:jc w:val="center"/>
              <w:rPr>
                <w:bCs/>
                <w:szCs w:val="21"/>
              </w:rPr>
            </w:pPr>
            <w:r>
              <w:rPr>
                <w:rFonts w:hint="eastAsia"/>
                <w:szCs w:val="21"/>
              </w:rPr>
              <w:t>合价(元)</w:t>
            </w:r>
          </w:p>
        </w:tc>
        <w:tc>
          <w:tcPr>
            <w:tcW w:w="780" w:type="dxa"/>
            <w:vAlign w:val="center"/>
          </w:tcPr>
          <w:p>
            <w:pPr>
              <w:jc w:val="center"/>
              <w:rPr>
                <w:szCs w:val="21"/>
              </w:rPr>
            </w:pPr>
            <w:r>
              <w:rPr>
                <w:rFonts w:hint="eastAsia"/>
                <w:szCs w:val="21"/>
              </w:rPr>
              <w:t>预算金额（元）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426" w:type="dxa"/>
          </w:tcPr>
          <w:p>
            <w:pPr>
              <w:jc w:val="center"/>
              <w:rPr>
                <w:bCs/>
                <w:szCs w:val="21"/>
              </w:rPr>
            </w:pPr>
            <w:r>
              <w:rPr>
                <w:rFonts w:hint="eastAsia"/>
                <w:bCs/>
                <w:szCs w:val="21"/>
              </w:rPr>
              <w:t>1</w:t>
            </w:r>
          </w:p>
        </w:tc>
        <w:tc>
          <w:tcPr>
            <w:tcW w:w="655" w:type="dxa"/>
            <w:vMerge w:val="restart"/>
            <w:vAlign w:val="center"/>
          </w:tcPr>
          <w:p>
            <w:pPr>
              <w:jc w:val="center"/>
              <w:rPr>
                <w:bCs/>
                <w:szCs w:val="21"/>
              </w:rPr>
            </w:pPr>
            <w:r>
              <w:rPr>
                <w:rFonts w:hint="eastAsia"/>
                <w:bCs/>
                <w:szCs w:val="21"/>
              </w:rPr>
              <w:t>PLAN-2021</w:t>
            </w:r>
            <w:r>
              <w:rPr>
                <w:bCs/>
                <w:szCs w:val="21"/>
              </w:rPr>
              <w:t>***</w:t>
            </w:r>
          </w:p>
        </w:tc>
        <w:tc>
          <w:tcPr>
            <w:tcW w:w="2267" w:type="dxa"/>
            <w:vAlign w:val="center"/>
          </w:tcPr>
          <w:p>
            <w:pPr>
              <w:jc w:val="center"/>
              <w:rPr>
                <w:bCs/>
                <w:szCs w:val="21"/>
              </w:rPr>
            </w:pPr>
            <w:r>
              <w:rPr>
                <w:rFonts w:hint="eastAsia"/>
                <w:bCs/>
                <w:szCs w:val="21"/>
              </w:rPr>
              <w:t>*</w:t>
            </w:r>
            <w:r>
              <w:rPr>
                <w:bCs/>
                <w:szCs w:val="21"/>
              </w:rPr>
              <w:t>**</w:t>
            </w:r>
            <w:r>
              <w:rPr>
                <w:rFonts w:hint="eastAsia"/>
                <w:bCs/>
                <w:szCs w:val="21"/>
              </w:rPr>
              <w:t>（填写相关内容）</w:t>
            </w:r>
          </w:p>
        </w:tc>
        <w:tc>
          <w:tcPr>
            <w:tcW w:w="780" w:type="dxa"/>
            <w:vAlign w:val="center"/>
          </w:tcPr>
          <w:p>
            <w:pPr>
              <w:jc w:val="center"/>
              <w:rPr>
                <w:bCs/>
                <w:szCs w:val="21"/>
              </w:rPr>
            </w:pPr>
          </w:p>
        </w:tc>
        <w:tc>
          <w:tcPr>
            <w:tcW w:w="680" w:type="dxa"/>
            <w:vAlign w:val="center"/>
          </w:tcPr>
          <w:p>
            <w:pPr>
              <w:jc w:val="center"/>
              <w:rPr>
                <w:bCs/>
                <w:szCs w:val="21"/>
              </w:rPr>
            </w:pPr>
          </w:p>
        </w:tc>
        <w:tc>
          <w:tcPr>
            <w:tcW w:w="807" w:type="dxa"/>
            <w:vAlign w:val="center"/>
          </w:tcPr>
          <w:p>
            <w:pPr>
              <w:jc w:val="center"/>
              <w:rPr>
                <w:bCs/>
                <w:szCs w:val="21"/>
              </w:rPr>
            </w:pPr>
          </w:p>
        </w:tc>
        <w:tc>
          <w:tcPr>
            <w:tcW w:w="513" w:type="dxa"/>
            <w:vAlign w:val="center"/>
          </w:tcPr>
          <w:p>
            <w:pPr>
              <w:jc w:val="center"/>
              <w:rPr>
                <w:bCs/>
                <w:szCs w:val="21"/>
              </w:rPr>
            </w:pPr>
            <w:r>
              <w:rPr>
                <w:rFonts w:hint="eastAsia"/>
                <w:bCs/>
                <w:szCs w:val="21"/>
              </w:rPr>
              <w:t>*</w:t>
            </w:r>
          </w:p>
        </w:tc>
        <w:tc>
          <w:tcPr>
            <w:tcW w:w="413" w:type="dxa"/>
            <w:vAlign w:val="center"/>
          </w:tcPr>
          <w:p>
            <w:pPr>
              <w:jc w:val="center"/>
              <w:rPr>
                <w:bCs/>
                <w:szCs w:val="21"/>
              </w:rPr>
            </w:pPr>
            <w:r>
              <w:rPr>
                <w:rFonts w:hint="eastAsia"/>
                <w:bCs/>
                <w:szCs w:val="21"/>
              </w:rPr>
              <w:t>*</w:t>
            </w:r>
          </w:p>
        </w:tc>
        <w:tc>
          <w:tcPr>
            <w:tcW w:w="634" w:type="dxa"/>
            <w:vAlign w:val="center"/>
          </w:tcPr>
          <w:p>
            <w:pPr>
              <w:jc w:val="center"/>
              <w:rPr>
                <w:bCs/>
                <w:szCs w:val="21"/>
              </w:rPr>
            </w:pPr>
          </w:p>
        </w:tc>
        <w:tc>
          <w:tcPr>
            <w:tcW w:w="626" w:type="dxa"/>
            <w:vAlign w:val="center"/>
          </w:tcPr>
          <w:p>
            <w:pPr>
              <w:jc w:val="center"/>
              <w:rPr>
                <w:bCs/>
                <w:szCs w:val="21"/>
              </w:rPr>
            </w:pPr>
          </w:p>
        </w:tc>
        <w:tc>
          <w:tcPr>
            <w:tcW w:w="780" w:type="dxa"/>
            <w:vMerge w:val="restart"/>
            <w:vAlign w:val="center"/>
          </w:tcPr>
          <w:p>
            <w:pPr>
              <w:jc w:val="center"/>
              <w:rPr>
                <w:b/>
                <w:bCs/>
                <w:szCs w:val="21"/>
              </w:rPr>
            </w:pPr>
            <w:r>
              <w:rPr>
                <w:bCs/>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426" w:type="dxa"/>
          </w:tcPr>
          <w:p>
            <w:pPr>
              <w:jc w:val="center"/>
              <w:rPr>
                <w:bCs/>
                <w:szCs w:val="21"/>
              </w:rPr>
            </w:pPr>
            <w:r>
              <w:rPr>
                <w:rFonts w:hint="eastAsia"/>
                <w:bCs/>
                <w:szCs w:val="21"/>
              </w:rPr>
              <w:t>2</w:t>
            </w:r>
          </w:p>
        </w:tc>
        <w:tc>
          <w:tcPr>
            <w:tcW w:w="655" w:type="dxa"/>
            <w:vMerge w:val="continue"/>
          </w:tcPr>
          <w:p>
            <w:pPr>
              <w:jc w:val="center"/>
              <w:rPr>
                <w:bCs/>
                <w:szCs w:val="21"/>
              </w:rPr>
            </w:pPr>
          </w:p>
        </w:tc>
        <w:tc>
          <w:tcPr>
            <w:tcW w:w="2267" w:type="dxa"/>
            <w:vAlign w:val="center"/>
          </w:tcPr>
          <w:p>
            <w:pPr>
              <w:jc w:val="center"/>
              <w:rPr>
                <w:bCs/>
                <w:szCs w:val="21"/>
              </w:rPr>
            </w:pPr>
            <w:r>
              <w:rPr>
                <w:rFonts w:hint="eastAsia"/>
                <w:bCs/>
                <w:szCs w:val="21"/>
              </w:rPr>
              <w:t>*</w:t>
            </w:r>
            <w:r>
              <w:rPr>
                <w:bCs/>
                <w:szCs w:val="21"/>
              </w:rPr>
              <w:t>**</w:t>
            </w:r>
          </w:p>
        </w:tc>
        <w:tc>
          <w:tcPr>
            <w:tcW w:w="780" w:type="dxa"/>
            <w:vAlign w:val="center"/>
          </w:tcPr>
          <w:p>
            <w:pPr>
              <w:jc w:val="center"/>
              <w:rPr>
                <w:bCs/>
                <w:szCs w:val="21"/>
              </w:rPr>
            </w:pPr>
          </w:p>
        </w:tc>
        <w:tc>
          <w:tcPr>
            <w:tcW w:w="680" w:type="dxa"/>
            <w:vAlign w:val="center"/>
          </w:tcPr>
          <w:p>
            <w:pPr>
              <w:jc w:val="center"/>
              <w:rPr>
                <w:bCs/>
                <w:szCs w:val="21"/>
              </w:rPr>
            </w:pPr>
          </w:p>
        </w:tc>
        <w:tc>
          <w:tcPr>
            <w:tcW w:w="807" w:type="dxa"/>
            <w:vAlign w:val="center"/>
          </w:tcPr>
          <w:p>
            <w:pPr>
              <w:jc w:val="center"/>
              <w:rPr>
                <w:bCs/>
                <w:szCs w:val="21"/>
              </w:rPr>
            </w:pPr>
          </w:p>
        </w:tc>
        <w:tc>
          <w:tcPr>
            <w:tcW w:w="513" w:type="dxa"/>
            <w:vAlign w:val="center"/>
          </w:tcPr>
          <w:p>
            <w:pPr>
              <w:jc w:val="center"/>
              <w:rPr>
                <w:bCs/>
                <w:szCs w:val="21"/>
              </w:rPr>
            </w:pPr>
            <w:r>
              <w:rPr>
                <w:rFonts w:hint="eastAsia"/>
                <w:bCs/>
                <w:szCs w:val="21"/>
              </w:rPr>
              <w:t>*</w:t>
            </w:r>
          </w:p>
        </w:tc>
        <w:tc>
          <w:tcPr>
            <w:tcW w:w="413" w:type="dxa"/>
            <w:vAlign w:val="center"/>
          </w:tcPr>
          <w:p>
            <w:pPr>
              <w:jc w:val="center"/>
              <w:rPr>
                <w:bCs/>
                <w:szCs w:val="21"/>
              </w:rPr>
            </w:pPr>
            <w:r>
              <w:rPr>
                <w:rFonts w:hint="eastAsia"/>
                <w:bCs/>
                <w:szCs w:val="21"/>
              </w:rPr>
              <w:t>*</w:t>
            </w:r>
          </w:p>
        </w:tc>
        <w:tc>
          <w:tcPr>
            <w:tcW w:w="634" w:type="dxa"/>
            <w:vAlign w:val="center"/>
          </w:tcPr>
          <w:p>
            <w:pPr>
              <w:jc w:val="center"/>
              <w:rPr>
                <w:bCs/>
                <w:szCs w:val="21"/>
              </w:rPr>
            </w:pPr>
          </w:p>
        </w:tc>
        <w:tc>
          <w:tcPr>
            <w:tcW w:w="626" w:type="dxa"/>
            <w:vAlign w:val="center"/>
          </w:tcPr>
          <w:p>
            <w:pPr>
              <w:jc w:val="center"/>
              <w:rPr>
                <w:bCs/>
                <w:szCs w:val="21"/>
              </w:rPr>
            </w:pPr>
          </w:p>
        </w:tc>
        <w:tc>
          <w:tcPr>
            <w:tcW w:w="780" w:type="dxa"/>
            <w:vMerge w:val="continue"/>
            <w:vAlign w:val="center"/>
          </w:tcPr>
          <w:p>
            <w:pPr>
              <w:jc w:val="center"/>
              <w:rPr>
                <w:b/>
                <w:bCs/>
                <w:color w:val="FF000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426" w:type="dxa"/>
          </w:tcPr>
          <w:p>
            <w:pPr>
              <w:jc w:val="center"/>
              <w:rPr>
                <w:bCs/>
                <w:szCs w:val="21"/>
              </w:rPr>
            </w:pPr>
            <w:r>
              <w:rPr>
                <w:rFonts w:hint="eastAsia"/>
                <w:bCs/>
                <w:szCs w:val="21"/>
              </w:rPr>
              <w:t>3</w:t>
            </w:r>
          </w:p>
        </w:tc>
        <w:tc>
          <w:tcPr>
            <w:tcW w:w="655" w:type="dxa"/>
            <w:vMerge w:val="continue"/>
          </w:tcPr>
          <w:p>
            <w:pPr>
              <w:jc w:val="center"/>
              <w:rPr>
                <w:bCs/>
                <w:szCs w:val="21"/>
              </w:rPr>
            </w:pPr>
          </w:p>
        </w:tc>
        <w:tc>
          <w:tcPr>
            <w:tcW w:w="2267" w:type="dxa"/>
            <w:vAlign w:val="center"/>
          </w:tcPr>
          <w:p>
            <w:pPr>
              <w:jc w:val="center"/>
              <w:rPr>
                <w:bCs/>
                <w:szCs w:val="21"/>
              </w:rPr>
            </w:pPr>
            <w:r>
              <w:rPr>
                <w:rFonts w:hint="eastAsia"/>
                <w:bCs/>
                <w:szCs w:val="21"/>
              </w:rPr>
              <w:t>*</w:t>
            </w:r>
            <w:r>
              <w:rPr>
                <w:bCs/>
                <w:szCs w:val="21"/>
              </w:rPr>
              <w:t>**</w:t>
            </w:r>
          </w:p>
        </w:tc>
        <w:tc>
          <w:tcPr>
            <w:tcW w:w="780" w:type="dxa"/>
            <w:vAlign w:val="center"/>
          </w:tcPr>
          <w:p>
            <w:pPr>
              <w:jc w:val="center"/>
              <w:rPr>
                <w:bCs/>
                <w:szCs w:val="21"/>
              </w:rPr>
            </w:pPr>
          </w:p>
        </w:tc>
        <w:tc>
          <w:tcPr>
            <w:tcW w:w="680" w:type="dxa"/>
            <w:vAlign w:val="center"/>
          </w:tcPr>
          <w:p>
            <w:pPr>
              <w:jc w:val="center"/>
              <w:rPr>
                <w:bCs/>
                <w:szCs w:val="21"/>
              </w:rPr>
            </w:pPr>
          </w:p>
        </w:tc>
        <w:tc>
          <w:tcPr>
            <w:tcW w:w="807" w:type="dxa"/>
            <w:vAlign w:val="center"/>
          </w:tcPr>
          <w:p>
            <w:pPr>
              <w:jc w:val="center"/>
              <w:rPr>
                <w:bCs/>
                <w:szCs w:val="21"/>
              </w:rPr>
            </w:pPr>
          </w:p>
        </w:tc>
        <w:tc>
          <w:tcPr>
            <w:tcW w:w="513" w:type="dxa"/>
            <w:vAlign w:val="center"/>
          </w:tcPr>
          <w:p>
            <w:pPr>
              <w:jc w:val="center"/>
              <w:rPr>
                <w:bCs/>
                <w:szCs w:val="21"/>
              </w:rPr>
            </w:pPr>
            <w:r>
              <w:rPr>
                <w:rFonts w:hint="eastAsia"/>
                <w:bCs/>
                <w:szCs w:val="21"/>
              </w:rPr>
              <w:t>*</w:t>
            </w:r>
          </w:p>
        </w:tc>
        <w:tc>
          <w:tcPr>
            <w:tcW w:w="413" w:type="dxa"/>
            <w:vAlign w:val="center"/>
          </w:tcPr>
          <w:p>
            <w:pPr>
              <w:jc w:val="center"/>
              <w:rPr>
                <w:bCs/>
                <w:szCs w:val="21"/>
              </w:rPr>
            </w:pPr>
            <w:r>
              <w:rPr>
                <w:rFonts w:hint="eastAsia"/>
                <w:bCs/>
                <w:szCs w:val="21"/>
              </w:rPr>
              <w:t>*</w:t>
            </w:r>
          </w:p>
        </w:tc>
        <w:tc>
          <w:tcPr>
            <w:tcW w:w="634" w:type="dxa"/>
            <w:vAlign w:val="center"/>
          </w:tcPr>
          <w:p>
            <w:pPr>
              <w:jc w:val="center"/>
              <w:rPr>
                <w:bCs/>
                <w:szCs w:val="21"/>
              </w:rPr>
            </w:pPr>
          </w:p>
        </w:tc>
        <w:tc>
          <w:tcPr>
            <w:tcW w:w="626" w:type="dxa"/>
            <w:vAlign w:val="center"/>
          </w:tcPr>
          <w:p>
            <w:pPr>
              <w:jc w:val="center"/>
              <w:rPr>
                <w:bCs/>
                <w:szCs w:val="21"/>
              </w:rPr>
            </w:pPr>
          </w:p>
        </w:tc>
        <w:tc>
          <w:tcPr>
            <w:tcW w:w="780" w:type="dxa"/>
            <w:vMerge w:val="continue"/>
            <w:vAlign w:val="center"/>
          </w:tcPr>
          <w:p>
            <w:pPr>
              <w:jc w:val="center"/>
              <w:rPr>
                <w:b/>
                <w:bCs/>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426" w:type="dxa"/>
          </w:tcPr>
          <w:p>
            <w:pPr>
              <w:jc w:val="center"/>
              <w:rPr>
                <w:bCs/>
                <w:szCs w:val="21"/>
              </w:rPr>
            </w:pPr>
            <w:r>
              <w:rPr>
                <w:rFonts w:hint="eastAsia"/>
                <w:bCs/>
                <w:szCs w:val="21"/>
              </w:rPr>
              <w:t>4</w:t>
            </w:r>
          </w:p>
        </w:tc>
        <w:tc>
          <w:tcPr>
            <w:tcW w:w="655" w:type="dxa"/>
            <w:vMerge w:val="continue"/>
          </w:tcPr>
          <w:p>
            <w:pPr>
              <w:jc w:val="center"/>
              <w:rPr>
                <w:bCs/>
                <w:szCs w:val="21"/>
              </w:rPr>
            </w:pPr>
          </w:p>
        </w:tc>
        <w:tc>
          <w:tcPr>
            <w:tcW w:w="2267" w:type="dxa"/>
            <w:vAlign w:val="center"/>
          </w:tcPr>
          <w:p>
            <w:pPr>
              <w:jc w:val="center"/>
              <w:rPr>
                <w:bCs/>
                <w:szCs w:val="21"/>
              </w:rPr>
            </w:pPr>
            <w:r>
              <w:rPr>
                <w:rFonts w:hint="eastAsia"/>
                <w:bCs/>
                <w:szCs w:val="21"/>
              </w:rPr>
              <w:t>*</w:t>
            </w:r>
            <w:r>
              <w:rPr>
                <w:bCs/>
                <w:szCs w:val="21"/>
              </w:rPr>
              <w:t>**</w:t>
            </w:r>
          </w:p>
        </w:tc>
        <w:tc>
          <w:tcPr>
            <w:tcW w:w="780" w:type="dxa"/>
            <w:vAlign w:val="center"/>
          </w:tcPr>
          <w:p>
            <w:pPr>
              <w:jc w:val="center"/>
              <w:rPr>
                <w:bCs/>
                <w:szCs w:val="21"/>
              </w:rPr>
            </w:pPr>
          </w:p>
        </w:tc>
        <w:tc>
          <w:tcPr>
            <w:tcW w:w="680" w:type="dxa"/>
            <w:vAlign w:val="center"/>
          </w:tcPr>
          <w:p>
            <w:pPr>
              <w:jc w:val="center"/>
              <w:rPr>
                <w:bCs/>
                <w:szCs w:val="21"/>
              </w:rPr>
            </w:pPr>
          </w:p>
        </w:tc>
        <w:tc>
          <w:tcPr>
            <w:tcW w:w="807" w:type="dxa"/>
            <w:vAlign w:val="center"/>
          </w:tcPr>
          <w:p>
            <w:pPr>
              <w:jc w:val="center"/>
              <w:rPr>
                <w:bCs/>
                <w:szCs w:val="21"/>
              </w:rPr>
            </w:pPr>
          </w:p>
        </w:tc>
        <w:tc>
          <w:tcPr>
            <w:tcW w:w="513" w:type="dxa"/>
            <w:vAlign w:val="center"/>
          </w:tcPr>
          <w:p>
            <w:pPr>
              <w:jc w:val="center"/>
              <w:rPr>
                <w:bCs/>
                <w:szCs w:val="21"/>
              </w:rPr>
            </w:pPr>
            <w:r>
              <w:rPr>
                <w:rFonts w:hint="eastAsia"/>
                <w:bCs/>
                <w:szCs w:val="21"/>
              </w:rPr>
              <w:t>*</w:t>
            </w:r>
          </w:p>
        </w:tc>
        <w:tc>
          <w:tcPr>
            <w:tcW w:w="413" w:type="dxa"/>
            <w:vAlign w:val="center"/>
          </w:tcPr>
          <w:p>
            <w:pPr>
              <w:jc w:val="center"/>
              <w:rPr>
                <w:bCs/>
                <w:szCs w:val="21"/>
              </w:rPr>
            </w:pPr>
            <w:r>
              <w:rPr>
                <w:rFonts w:hint="eastAsia"/>
                <w:bCs/>
                <w:szCs w:val="21"/>
              </w:rPr>
              <w:t>*</w:t>
            </w:r>
          </w:p>
        </w:tc>
        <w:tc>
          <w:tcPr>
            <w:tcW w:w="634" w:type="dxa"/>
            <w:vAlign w:val="center"/>
          </w:tcPr>
          <w:p>
            <w:pPr>
              <w:jc w:val="center"/>
              <w:rPr>
                <w:bCs/>
                <w:szCs w:val="21"/>
              </w:rPr>
            </w:pPr>
          </w:p>
        </w:tc>
        <w:tc>
          <w:tcPr>
            <w:tcW w:w="626" w:type="dxa"/>
            <w:vAlign w:val="center"/>
          </w:tcPr>
          <w:p>
            <w:pPr>
              <w:jc w:val="center"/>
              <w:rPr>
                <w:bCs/>
                <w:szCs w:val="21"/>
              </w:rPr>
            </w:pPr>
          </w:p>
        </w:tc>
        <w:tc>
          <w:tcPr>
            <w:tcW w:w="780" w:type="dxa"/>
            <w:vMerge w:val="continue"/>
            <w:vAlign w:val="center"/>
          </w:tcPr>
          <w:p>
            <w:pPr>
              <w:jc w:val="center"/>
              <w:rPr>
                <w:b/>
                <w:bCs/>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426" w:type="dxa"/>
          </w:tcPr>
          <w:p>
            <w:pPr>
              <w:jc w:val="center"/>
              <w:rPr>
                <w:bCs/>
                <w:szCs w:val="21"/>
              </w:rPr>
            </w:pPr>
            <w:r>
              <w:rPr>
                <w:bCs/>
                <w:szCs w:val="21"/>
              </w:rPr>
              <w:t>5</w:t>
            </w:r>
          </w:p>
        </w:tc>
        <w:tc>
          <w:tcPr>
            <w:tcW w:w="655" w:type="dxa"/>
            <w:vMerge w:val="continue"/>
          </w:tcPr>
          <w:p>
            <w:pPr>
              <w:jc w:val="center"/>
              <w:rPr>
                <w:bCs/>
                <w:szCs w:val="21"/>
              </w:rPr>
            </w:pPr>
          </w:p>
        </w:tc>
        <w:tc>
          <w:tcPr>
            <w:tcW w:w="2267" w:type="dxa"/>
            <w:vAlign w:val="center"/>
          </w:tcPr>
          <w:p>
            <w:pPr>
              <w:jc w:val="center"/>
              <w:rPr>
                <w:bCs/>
                <w:szCs w:val="21"/>
              </w:rPr>
            </w:pPr>
            <w:r>
              <w:rPr>
                <w:rFonts w:hint="eastAsia" w:ascii="宋体" w:hAnsi="宋体"/>
                <w:bCs/>
                <w:szCs w:val="21"/>
              </w:rPr>
              <w:t>……</w:t>
            </w:r>
          </w:p>
        </w:tc>
        <w:tc>
          <w:tcPr>
            <w:tcW w:w="780" w:type="dxa"/>
            <w:vAlign w:val="center"/>
          </w:tcPr>
          <w:p>
            <w:pPr>
              <w:jc w:val="center"/>
              <w:rPr>
                <w:bCs/>
                <w:szCs w:val="21"/>
              </w:rPr>
            </w:pPr>
          </w:p>
        </w:tc>
        <w:tc>
          <w:tcPr>
            <w:tcW w:w="680" w:type="dxa"/>
            <w:vAlign w:val="center"/>
          </w:tcPr>
          <w:p>
            <w:pPr>
              <w:jc w:val="center"/>
              <w:rPr>
                <w:bCs/>
                <w:szCs w:val="21"/>
              </w:rPr>
            </w:pPr>
          </w:p>
        </w:tc>
        <w:tc>
          <w:tcPr>
            <w:tcW w:w="807" w:type="dxa"/>
            <w:vAlign w:val="center"/>
          </w:tcPr>
          <w:p>
            <w:pPr>
              <w:jc w:val="center"/>
              <w:rPr>
                <w:bCs/>
                <w:szCs w:val="21"/>
              </w:rPr>
            </w:pPr>
          </w:p>
        </w:tc>
        <w:tc>
          <w:tcPr>
            <w:tcW w:w="513" w:type="dxa"/>
            <w:vAlign w:val="center"/>
          </w:tcPr>
          <w:p>
            <w:pPr>
              <w:jc w:val="center"/>
              <w:rPr>
                <w:bCs/>
                <w:szCs w:val="21"/>
              </w:rPr>
            </w:pPr>
            <w:r>
              <w:rPr>
                <w:rFonts w:hint="eastAsia"/>
                <w:bCs/>
                <w:szCs w:val="21"/>
              </w:rPr>
              <w:t>*</w:t>
            </w:r>
          </w:p>
        </w:tc>
        <w:tc>
          <w:tcPr>
            <w:tcW w:w="413" w:type="dxa"/>
            <w:vAlign w:val="center"/>
          </w:tcPr>
          <w:p>
            <w:pPr>
              <w:jc w:val="center"/>
              <w:rPr>
                <w:bCs/>
                <w:szCs w:val="21"/>
              </w:rPr>
            </w:pPr>
            <w:r>
              <w:rPr>
                <w:rFonts w:hint="eastAsia"/>
                <w:bCs/>
                <w:szCs w:val="21"/>
              </w:rPr>
              <w:t>*</w:t>
            </w:r>
          </w:p>
        </w:tc>
        <w:tc>
          <w:tcPr>
            <w:tcW w:w="634" w:type="dxa"/>
            <w:vAlign w:val="center"/>
          </w:tcPr>
          <w:p>
            <w:pPr>
              <w:jc w:val="center"/>
              <w:rPr>
                <w:bCs/>
                <w:szCs w:val="21"/>
              </w:rPr>
            </w:pPr>
          </w:p>
        </w:tc>
        <w:tc>
          <w:tcPr>
            <w:tcW w:w="626" w:type="dxa"/>
            <w:vAlign w:val="center"/>
          </w:tcPr>
          <w:p>
            <w:pPr>
              <w:jc w:val="center"/>
              <w:rPr>
                <w:bCs/>
                <w:szCs w:val="21"/>
              </w:rPr>
            </w:pPr>
          </w:p>
        </w:tc>
        <w:tc>
          <w:tcPr>
            <w:tcW w:w="780" w:type="dxa"/>
            <w:vMerge w:val="continue"/>
            <w:vAlign w:val="center"/>
          </w:tcPr>
          <w:p>
            <w:pPr>
              <w:jc w:val="center"/>
              <w:rPr>
                <w:b/>
                <w:bCs/>
                <w:color w:val="FF000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8581" w:type="dxa"/>
            <w:gridSpan w:val="11"/>
          </w:tcPr>
          <w:p>
            <w:pPr>
              <w:rPr>
                <w:bCs/>
                <w:szCs w:val="21"/>
              </w:rPr>
            </w:pPr>
            <w:r>
              <w:rPr>
                <w:rFonts w:hint="eastAsia"/>
                <w:bCs/>
                <w:szCs w:val="21"/>
              </w:rPr>
              <w:t>合计（即投标总价；币种：人民币；单位：元） 小写：            大写：</w:t>
            </w:r>
          </w:p>
        </w:tc>
      </w:tr>
    </w:tbl>
    <w:p>
      <w:pPr>
        <w:ind w:firstLine="482" w:firstLineChars="200"/>
        <w:rPr>
          <w:rFonts w:ascii="宋体" w:hAnsi="宋体"/>
          <w:b/>
          <w:sz w:val="24"/>
        </w:rPr>
      </w:pPr>
      <w:r>
        <w:rPr>
          <w:rFonts w:hint="eastAsia" w:ascii="宋体" w:hAnsi="宋体"/>
          <w:b/>
          <w:sz w:val="24"/>
        </w:rPr>
        <w:t>注：1.本表可按同样格式扩展。</w:t>
      </w:r>
    </w:p>
    <w:p>
      <w:pPr>
        <w:ind w:firstLine="472" w:firstLineChars="196"/>
        <w:rPr>
          <w:rFonts w:ascii="宋体" w:hAnsi="宋体"/>
          <w:b/>
          <w:sz w:val="24"/>
        </w:rPr>
      </w:pPr>
      <w:r>
        <w:rPr>
          <w:rFonts w:hint="eastAsia" w:ascii="宋体" w:hAnsi="宋体"/>
          <w:b/>
          <w:sz w:val="24"/>
        </w:rPr>
        <w:t>2</w:t>
      </w:r>
      <w:r>
        <w:rPr>
          <w:rFonts w:ascii="宋体" w:hAnsi="宋体"/>
          <w:b/>
          <w:sz w:val="24"/>
        </w:rPr>
        <w:t>.</w:t>
      </w:r>
      <w:r>
        <w:rPr>
          <w:rFonts w:hint="eastAsia" w:ascii="宋体" w:hAnsi="宋体"/>
          <w:b/>
          <w:sz w:val="24"/>
        </w:rPr>
        <w:t xml:space="preserve"> “规格/品牌/型号”一栏填写全部或任一信息即可，若为定制类，应填写为“定制”。未填写或填写错误的，在技术要求偏离情况按一般参数负偏离一项扣分处理。</w:t>
      </w:r>
    </w:p>
    <w:p>
      <w:pPr>
        <w:ind w:firstLine="472" w:firstLineChars="196"/>
        <w:rPr>
          <w:rFonts w:ascii="宋体" w:hAnsi="宋体"/>
          <w:b/>
          <w:sz w:val="24"/>
        </w:rPr>
      </w:pPr>
      <w:r>
        <w:rPr>
          <w:rFonts w:ascii="宋体" w:hAnsi="宋体"/>
          <w:b/>
          <w:sz w:val="24"/>
        </w:rPr>
        <w:t>3</w:t>
      </w:r>
      <w:r>
        <w:rPr>
          <w:rFonts w:hint="eastAsia" w:ascii="宋体" w:hAnsi="宋体"/>
          <w:b/>
          <w:sz w:val="24"/>
        </w:rPr>
        <w:t>.</w:t>
      </w:r>
      <w:bookmarkStart w:id="65" w:name="_Hlk72074795"/>
      <w:r>
        <w:rPr>
          <w:rFonts w:hint="eastAsia" w:ascii="宋体" w:hAnsi="宋体"/>
          <w:b/>
          <w:sz w:val="24"/>
        </w:rPr>
        <w:t>“原产地”是指该货物的实际生产加工地，而非品牌总公司所在地</w:t>
      </w:r>
      <w:bookmarkEnd w:id="65"/>
      <w:r>
        <w:rPr>
          <w:rFonts w:hint="eastAsia" w:ascii="宋体" w:hAnsi="宋体"/>
          <w:b/>
          <w:sz w:val="24"/>
        </w:rPr>
        <w:t>。</w:t>
      </w:r>
    </w:p>
    <w:p>
      <w:pPr>
        <w:ind w:firstLine="472" w:firstLineChars="196"/>
        <w:rPr>
          <w:rFonts w:ascii="宋体" w:hAnsi="宋体"/>
          <w:b/>
          <w:sz w:val="24"/>
        </w:rPr>
      </w:pPr>
      <w:r>
        <w:rPr>
          <w:rFonts w:ascii="宋体" w:hAnsi="宋体"/>
          <w:b/>
          <w:sz w:val="24"/>
        </w:rPr>
        <w:t>4</w:t>
      </w:r>
      <w:r>
        <w:rPr>
          <w:rFonts w:hint="eastAsia" w:ascii="宋体" w:hAnsi="宋体"/>
          <w:b/>
          <w:sz w:val="24"/>
        </w:rPr>
        <w:t>.所投货物均应填写制造商名称。</w:t>
      </w:r>
    </w:p>
    <w:p>
      <w:pPr>
        <w:ind w:firstLine="482" w:firstLineChars="200"/>
        <w:rPr>
          <w:rFonts w:ascii="宋体" w:hAnsi="宋体"/>
          <w:b/>
          <w:sz w:val="24"/>
        </w:rPr>
      </w:pPr>
      <w:r>
        <w:rPr>
          <w:rFonts w:ascii="宋体" w:hAnsi="宋体"/>
          <w:b/>
          <w:sz w:val="24"/>
        </w:rPr>
        <w:t>5</w:t>
      </w:r>
      <w:r>
        <w:rPr>
          <w:rFonts w:hint="eastAsia" w:ascii="宋体" w:hAnsi="宋体"/>
          <w:b/>
          <w:sz w:val="24"/>
        </w:rPr>
        <w:t>.以上分项报价表的投标总价应当与开标一览表的投标总价一致。</w:t>
      </w:r>
    </w:p>
    <w:p>
      <w:pPr>
        <w:ind w:firstLine="482" w:firstLineChars="200"/>
        <w:rPr>
          <w:rFonts w:ascii="宋体" w:hAnsi="宋体"/>
          <w:b/>
          <w:sz w:val="24"/>
        </w:rPr>
      </w:pPr>
      <w:r>
        <w:rPr>
          <w:rFonts w:ascii="宋体" w:hAnsi="宋体"/>
          <w:b/>
          <w:sz w:val="24"/>
        </w:rPr>
        <w:t>6</w:t>
      </w:r>
      <w:r>
        <w:rPr>
          <w:rFonts w:hint="eastAsia" w:ascii="宋体" w:hAnsi="宋体"/>
          <w:b/>
          <w:sz w:val="24"/>
        </w:rPr>
        <w:t>.单价、合价和投标总价为包干价，即三者均应包含货物的价款、包装、运输、装卸、安装、调试、技术指导、培训、咨询、服务、保险、税费、检测、验收合格交付使用之前以及技术和售后服务等其他各项有关费用。（若招标文件商务要求中对于报价有要求的以商务要求中的条款为准）</w:t>
      </w:r>
    </w:p>
    <w:p>
      <w:pPr>
        <w:ind w:firstLine="482" w:firstLineChars="200"/>
        <w:rPr>
          <w:rFonts w:ascii="宋体" w:hAnsi="宋体"/>
          <w:b/>
          <w:sz w:val="24"/>
        </w:rPr>
      </w:pPr>
      <w:r>
        <w:rPr>
          <w:rFonts w:ascii="宋体" w:hAnsi="宋体"/>
          <w:b/>
          <w:sz w:val="24"/>
        </w:rPr>
        <w:t>7</w:t>
      </w:r>
      <w:r>
        <w:rPr>
          <w:rFonts w:hint="eastAsia" w:ascii="宋体" w:hAnsi="宋体"/>
          <w:b/>
          <w:sz w:val="24"/>
        </w:rPr>
        <w:t>.所有价格应按“招标文件”中规定的货币单位填写；投标总价应为以上各分项价格之和；投标总价和项目报价表中单个采购预算条目报价均不得超过对应的预算金额，否则将导致投标无效。</w:t>
      </w:r>
    </w:p>
    <w:p>
      <w:pPr>
        <w:ind w:firstLine="482" w:firstLineChars="200"/>
        <w:rPr>
          <w:rFonts w:ascii="宋体" w:hAnsi="宋体"/>
          <w:b/>
          <w:color w:val="FF0000"/>
          <w:sz w:val="24"/>
        </w:rPr>
      </w:pPr>
    </w:p>
    <w:p>
      <w:pPr>
        <w:tabs>
          <w:tab w:val="left" w:pos="720"/>
        </w:tabs>
        <w:jc w:val="center"/>
        <w:rPr>
          <w:b/>
          <w:sz w:val="24"/>
        </w:rPr>
      </w:pPr>
      <w:r>
        <w:rPr>
          <w:rFonts w:hint="eastAsia"/>
          <w:b/>
          <w:sz w:val="24"/>
        </w:rPr>
        <w:t>（二）核心产品品牌</w:t>
      </w:r>
    </w:p>
    <w:p>
      <w:pPr>
        <w:ind w:firstLine="482" w:firstLineChars="200"/>
        <w:rPr>
          <w:rFonts w:ascii="宋体" w:hAnsi="宋体"/>
          <w:b/>
          <w:color w:val="FF0000"/>
          <w:sz w:val="24"/>
        </w:rPr>
      </w:pPr>
    </w:p>
    <w:p>
      <w:pPr>
        <w:ind w:firstLine="482" w:firstLineChars="200"/>
        <w:rPr>
          <w:rFonts w:ascii="宋体" w:hAnsi="宋体"/>
          <w:b/>
          <w:sz w:val="24"/>
        </w:rPr>
      </w:pPr>
      <w:r>
        <w:rPr>
          <w:rFonts w:hint="eastAsia"/>
          <w:b/>
          <w:sz w:val="24"/>
        </w:rPr>
        <w:t>我单位所投核心产品的品牌为：</w:t>
      </w:r>
      <w:r>
        <w:rPr>
          <w:rFonts w:hint="eastAsia"/>
          <w:b/>
          <w:bCs/>
          <w:szCs w:val="21"/>
          <w:u w:val="thick"/>
        </w:rPr>
        <w:tab/>
      </w:r>
      <w:r>
        <w:rPr>
          <w:rFonts w:hint="eastAsia"/>
          <w:b/>
          <w:bCs/>
          <w:szCs w:val="21"/>
          <w:u w:val="thick"/>
        </w:rPr>
        <w:tab/>
      </w:r>
      <w:r>
        <w:rPr>
          <w:rFonts w:hint="eastAsia"/>
          <w:b/>
          <w:bCs/>
          <w:szCs w:val="21"/>
          <w:u w:val="thick"/>
        </w:rPr>
        <w:tab/>
      </w:r>
      <w:r>
        <w:rPr>
          <w:rFonts w:hint="eastAsia"/>
          <w:b/>
          <w:bCs/>
          <w:szCs w:val="21"/>
          <w:u w:val="thick"/>
        </w:rPr>
        <w:tab/>
      </w:r>
      <w:r>
        <w:rPr>
          <w:rFonts w:hint="eastAsia"/>
          <w:b/>
          <w:sz w:val="24"/>
        </w:rPr>
        <w:t>。</w:t>
      </w:r>
    </w:p>
    <w:p>
      <w:pPr>
        <w:ind w:firstLine="482" w:firstLineChars="200"/>
        <w:rPr>
          <w:rFonts w:ascii="宋体" w:hAnsi="宋体"/>
          <w:b/>
          <w:color w:val="FF0000"/>
          <w:sz w:val="24"/>
        </w:rPr>
      </w:pPr>
    </w:p>
    <w:p>
      <w:pPr>
        <w:ind w:firstLine="480" w:firstLineChars="200"/>
        <w:rPr>
          <w:rFonts w:ascii="宋体" w:hAnsi="宋体"/>
          <w:sz w:val="24"/>
        </w:rPr>
      </w:pPr>
      <w:r>
        <w:rPr>
          <w:rFonts w:hint="eastAsia" w:ascii="宋体" w:hAnsi="宋体"/>
          <w:sz w:val="24"/>
        </w:rPr>
        <w:t>备注：招标文件未列明核心产品的，无需填写该项。</w:t>
      </w:r>
    </w:p>
    <w:p>
      <w:pPr>
        <w:ind w:firstLine="1205" w:firstLineChars="500"/>
        <w:rPr>
          <w:rFonts w:ascii="宋体" w:hAnsi="宋体"/>
          <w:b/>
          <w:bCs/>
          <w:sz w:val="24"/>
        </w:rPr>
      </w:pPr>
      <w:r>
        <w:rPr>
          <w:rFonts w:hint="eastAsia" w:ascii="宋体" w:hAnsi="宋体"/>
          <w:b/>
          <w:bCs/>
          <w:sz w:val="24"/>
        </w:rPr>
        <w:t>本项目核心产品为：</w:t>
      </w:r>
      <w:r>
        <w:rPr>
          <w:rFonts w:hint="eastAsia"/>
          <w:b/>
          <w:bCs/>
          <w:szCs w:val="21"/>
          <w:u w:val="single"/>
        </w:rPr>
        <w:tab/>
      </w:r>
      <w:r>
        <w:rPr>
          <w:rFonts w:hint="eastAsia"/>
          <w:b/>
          <w:bCs/>
          <w:szCs w:val="21"/>
          <w:u w:val="single"/>
        </w:rPr>
        <w:tab/>
      </w:r>
      <w:r>
        <w:rPr>
          <w:rFonts w:hint="eastAsia"/>
          <w:b/>
          <w:bCs/>
          <w:szCs w:val="21"/>
          <w:u w:val="single"/>
        </w:rPr>
        <w:tab/>
      </w:r>
      <w:r>
        <w:rPr>
          <w:rFonts w:hint="eastAsia"/>
          <w:b/>
          <w:bCs/>
          <w:szCs w:val="21"/>
          <w:u w:val="single"/>
        </w:rPr>
        <w:tab/>
      </w:r>
    </w:p>
    <w:p>
      <w:pPr>
        <w:rPr>
          <w:b/>
          <w:sz w:val="24"/>
        </w:rPr>
      </w:pPr>
    </w:p>
    <w:p>
      <w:pPr>
        <w:tabs>
          <w:tab w:val="left" w:pos="720"/>
        </w:tabs>
        <w:ind w:firstLine="1928" w:firstLineChars="800"/>
        <w:rPr>
          <w:b/>
          <w:sz w:val="24"/>
        </w:rPr>
      </w:pPr>
      <w:r>
        <w:rPr>
          <w:rFonts w:hint="eastAsia"/>
          <w:b/>
          <w:sz w:val="24"/>
        </w:rPr>
        <w:t>（三）可选配件报价清单（不包括在总报价内）</w:t>
      </w:r>
    </w:p>
    <w:p>
      <w:pPr>
        <w:ind w:firstLine="422" w:firstLineChars="200"/>
        <w:rPr>
          <w:rFonts w:hAnsi="宋体"/>
          <w:b/>
          <w:bCs/>
          <w:szCs w:val="21"/>
        </w:rPr>
      </w:pPr>
      <w:r>
        <w:rPr>
          <w:rFonts w:hint="eastAsia" w:hAnsi="宋体"/>
          <w:b/>
          <w:bCs/>
          <w:szCs w:val="21"/>
        </w:rPr>
        <w:t>注：格式可以参照《（一）分项报价表》表格，并提供相应的品牌/规格/型号、原产地、制造商信息（没有品牌、型号的，用“定制”描述即可）、单价等详细信息</w:t>
      </w:r>
    </w:p>
    <w:p>
      <w:pPr>
        <w:ind w:firstLine="482" w:firstLineChars="200"/>
        <w:rPr>
          <w:rFonts w:hAnsi="宋体"/>
          <w:b/>
          <w:bCs/>
          <w:sz w:val="24"/>
        </w:rPr>
      </w:pPr>
    </w:p>
    <w:p>
      <w:pPr>
        <w:tabs>
          <w:tab w:val="left" w:pos="720"/>
        </w:tabs>
        <w:jc w:val="center"/>
        <w:rPr>
          <w:b/>
          <w:sz w:val="24"/>
        </w:rPr>
      </w:pPr>
      <w:r>
        <w:rPr>
          <w:rFonts w:hint="eastAsia"/>
          <w:b/>
          <w:sz w:val="24"/>
        </w:rPr>
        <w:t>（四）</w:t>
      </w:r>
      <w:bookmarkStart w:id="66" w:name="_Hlk72073235"/>
      <w:r>
        <w:rPr>
          <w:rFonts w:hint="eastAsia"/>
          <w:b/>
          <w:sz w:val="24"/>
        </w:rPr>
        <w:t>投标人认为需要涉及的其他内容报价清单</w:t>
      </w:r>
      <w:bookmarkEnd w:id="66"/>
    </w:p>
    <w:p>
      <w:pPr>
        <w:rPr>
          <w:b/>
          <w:bCs/>
        </w:rPr>
      </w:pPr>
    </w:p>
    <w:p>
      <w:pPr>
        <w:jc w:val="center"/>
        <w:outlineLvl w:val="3"/>
        <w:rPr>
          <w:rFonts w:ascii="黑体" w:hAnsi="宋体" w:eastAsia="黑体"/>
          <w:bCs/>
          <w:kern w:val="0"/>
          <w:sz w:val="24"/>
          <w:szCs w:val="32"/>
        </w:rPr>
      </w:pPr>
      <w:r>
        <w:rPr>
          <w:rFonts w:hint="eastAsia" w:ascii="黑体" w:hAnsi="宋体" w:eastAsia="黑体"/>
          <w:bCs/>
          <w:kern w:val="0"/>
          <w:sz w:val="24"/>
          <w:szCs w:val="32"/>
        </w:rPr>
        <w:t>五、投标人认证情况</w:t>
      </w:r>
    </w:p>
    <w:p>
      <w:pPr>
        <w:rPr>
          <w:b/>
          <w:bCs/>
          <w:color w:val="FF0000"/>
        </w:rPr>
      </w:pPr>
      <w:r>
        <w:rPr>
          <w:rFonts w:hint="eastAsia"/>
          <w:b/>
          <w:bCs/>
          <w:color w:val="FF0000"/>
        </w:rPr>
        <w:t>（特别提示：投标人须按本招标文件评标信息中“投标人认证情况”这一评审因素要求，提供详细证明资料）</w:t>
      </w:r>
    </w:p>
    <w:p>
      <w:pPr>
        <w:rPr>
          <w:b/>
          <w:bCs/>
          <w:color w:val="FF0000"/>
        </w:rPr>
      </w:pPr>
    </w:p>
    <w:p>
      <w:pPr>
        <w:jc w:val="center"/>
        <w:outlineLvl w:val="3"/>
        <w:rPr>
          <w:rFonts w:ascii="黑体" w:hAnsi="宋体" w:eastAsia="黑体"/>
          <w:bCs/>
          <w:kern w:val="0"/>
          <w:sz w:val="24"/>
          <w:szCs w:val="32"/>
        </w:rPr>
      </w:pPr>
      <w:r>
        <w:rPr>
          <w:rFonts w:hint="eastAsia" w:ascii="黑体" w:hAnsi="宋体" w:eastAsia="黑体"/>
          <w:bCs/>
          <w:kern w:val="0"/>
          <w:sz w:val="24"/>
          <w:szCs w:val="32"/>
        </w:rPr>
        <w:t>六、奖项</w:t>
      </w:r>
    </w:p>
    <w:p>
      <w:pPr>
        <w:rPr>
          <w:b/>
          <w:bCs/>
          <w:color w:val="FF0000"/>
        </w:rPr>
      </w:pPr>
      <w:r>
        <w:rPr>
          <w:rFonts w:hint="eastAsia"/>
          <w:b/>
          <w:bCs/>
          <w:color w:val="FF0000"/>
        </w:rPr>
        <w:t>（特别提示：投标人须按本招标文件评标信息中“奖项”这一评审因素要求，提供详细证明资料）</w:t>
      </w:r>
    </w:p>
    <w:p>
      <w:pPr>
        <w:rPr>
          <w:b/>
          <w:bCs/>
          <w:color w:val="FF0000"/>
        </w:rPr>
      </w:pPr>
    </w:p>
    <w:p>
      <w:pPr>
        <w:jc w:val="center"/>
        <w:outlineLvl w:val="3"/>
        <w:rPr>
          <w:rFonts w:ascii="黑体" w:hAnsi="宋体" w:eastAsia="黑体"/>
          <w:bCs/>
          <w:kern w:val="0"/>
          <w:sz w:val="24"/>
          <w:szCs w:val="32"/>
        </w:rPr>
      </w:pPr>
      <w:r>
        <w:rPr>
          <w:rFonts w:hint="eastAsia" w:ascii="黑体" w:hAnsi="宋体" w:eastAsia="黑体"/>
          <w:bCs/>
          <w:kern w:val="0"/>
          <w:sz w:val="24"/>
          <w:szCs w:val="32"/>
        </w:rPr>
        <w:t>七、投标人同类业绩</w:t>
      </w:r>
    </w:p>
    <w:tbl>
      <w:tblPr>
        <w:tblStyle w:val="43"/>
        <w:tblW w:w="5000" w:type="pct"/>
        <w:tblInd w:w="0" w:type="dxa"/>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00"/>
        <w:gridCol w:w="1418"/>
        <w:gridCol w:w="1986"/>
        <w:gridCol w:w="849"/>
        <w:gridCol w:w="993"/>
        <w:gridCol w:w="2183"/>
      </w:tblGrid>
      <w:tr>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c>
          <w:tcPr>
            <w:tcW w:w="645" w:type="pct"/>
            <w:vAlign w:val="center"/>
          </w:tcPr>
          <w:p>
            <w:pPr>
              <w:jc w:val="center"/>
              <w:rPr>
                <w:rFonts w:ascii="宋体" w:hAnsi="宋体"/>
                <w:sz w:val="20"/>
                <w:szCs w:val="21"/>
              </w:rPr>
            </w:pPr>
            <w:r>
              <w:rPr>
                <w:rFonts w:hint="eastAsia" w:ascii="宋体" w:hAnsi="宋体"/>
                <w:sz w:val="20"/>
                <w:szCs w:val="21"/>
              </w:rPr>
              <w:t>采购人</w:t>
            </w:r>
          </w:p>
        </w:tc>
        <w:tc>
          <w:tcPr>
            <w:tcW w:w="831" w:type="pct"/>
            <w:vAlign w:val="center"/>
          </w:tcPr>
          <w:p>
            <w:pPr>
              <w:jc w:val="center"/>
              <w:rPr>
                <w:rFonts w:ascii="宋体" w:hAnsi="宋体"/>
                <w:sz w:val="20"/>
                <w:szCs w:val="21"/>
              </w:rPr>
            </w:pPr>
            <w:r>
              <w:rPr>
                <w:rFonts w:hint="eastAsia" w:ascii="宋体" w:hAnsi="宋体"/>
                <w:sz w:val="20"/>
                <w:szCs w:val="21"/>
              </w:rPr>
              <w:t>项目名称</w:t>
            </w:r>
          </w:p>
        </w:tc>
        <w:tc>
          <w:tcPr>
            <w:tcW w:w="1164" w:type="pct"/>
            <w:vAlign w:val="center"/>
          </w:tcPr>
          <w:p>
            <w:pPr>
              <w:jc w:val="center"/>
              <w:rPr>
                <w:rFonts w:ascii="宋体" w:hAnsi="宋体"/>
                <w:sz w:val="20"/>
                <w:szCs w:val="21"/>
              </w:rPr>
            </w:pPr>
            <w:r>
              <w:rPr>
                <w:rFonts w:hint="eastAsia" w:ascii="宋体" w:hAnsi="宋体"/>
                <w:sz w:val="20"/>
                <w:szCs w:val="21"/>
              </w:rPr>
              <w:t>项目规模（金额）</w:t>
            </w:r>
          </w:p>
        </w:tc>
        <w:tc>
          <w:tcPr>
            <w:tcW w:w="498" w:type="pct"/>
            <w:vAlign w:val="center"/>
          </w:tcPr>
          <w:p>
            <w:pPr>
              <w:jc w:val="center"/>
              <w:rPr>
                <w:rFonts w:ascii="宋体" w:hAnsi="宋体"/>
                <w:sz w:val="20"/>
                <w:szCs w:val="21"/>
              </w:rPr>
            </w:pPr>
            <w:r>
              <w:rPr>
                <w:rFonts w:hint="eastAsia" w:ascii="宋体" w:hAnsi="宋体"/>
                <w:sz w:val="20"/>
                <w:szCs w:val="21"/>
              </w:rPr>
              <w:t>合同签订日期</w:t>
            </w:r>
          </w:p>
        </w:tc>
        <w:tc>
          <w:tcPr>
            <w:tcW w:w="582" w:type="pct"/>
            <w:vAlign w:val="center"/>
          </w:tcPr>
          <w:p>
            <w:pPr>
              <w:jc w:val="center"/>
              <w:rPr>
                <w:rFonts w:ascii="宋体" w:hAnsi="宋体"/>
                <w:sz w:val="20"/>
                <w:szCs w:val="21"/>
              </w:rPr>
            </w:pPr>
            <w:r>
              <w:rPr>
                <w:rFonts w:hint="eastAsia" w:ascii="宋体" w:hAnsi="宋体"/>
                <w:sz w:val="20"/>
                <w:szCs w:val="21"/>
              </w:rPr>
              <w:t>履约验收时间</w:t>
            </w:r>
          </w:p>
        </w:tc>
        <w:tc>
          <w:tcPr>
            <w:tcW w:w="1280" w:type="pct"/>
            <w:vAlign w:val="center"/>
          </w:tcPr>
          <w:p>
            <w:pPr>
              <w:jc w:val="center"/>
              <w:rPr>
                <w:rFonts w:ascii="宋体" w:hAnsi="宋体"/>
                <w:sz w:val="20"/>
                <w:szCs w:val="21"/>
              </w:rPr>
            </w:pPr>
            <w:r>
              <w:rPr>
                <w:rFonts w:hint="eastAsia" w:ascii="宋体" w:hAnsi="宋体"/>
                <w:sz w:val="20"/>
                <w:szCs w:val="21"/>
              </w:rPr>
              <w:t>完成质量情况（以履约验收报告为准）</w:t>
            </w:r>
          </w:p>
        </w:tc>
      </w:tr>
      <w:tr>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c>
          <w:tcPr>
            <w:tcW w:w="645" w:type="pct"/>
            <w:vAlign w:val="center"/>
          </w:tcPr>
          <w:p>
            <w:pPr>
              <w:ind w:firstLine="400" w:firstLineChars="200"/>
              <w:rPr>
                <w:rFonts w:ascii="宋体" w:hAnsi="宋体"/>
                <w:sz w:val="20"/>
                <w:szCs w:val="21"/>
              </w:rPr>
            </w:pPr>
            <w:r>
              <w:rPr>
                <w:rFonts w:ascii="宋体" w:hAnsi="宋体"/>
                <w:sz w:val="20"/>
                <w:szCs w:val="21"/>
              </w:rPr>
              <w:t>……</w:t>
            </w:r>
          </w:p>
        </w:tc>
        <w:tc>
          <w:tcPr>
            <w:tcW w:w="831" w:type="pct"/>
            <w:vAlign w:val="center"/>
          </w:tcPr>
          <w:p>
            <w:pPr>
              <w:ind w:firstLine="400" w:firstLineChars="200"/>
              <w:rPr>
                <w:rFonts w:ascii="宋体" w:hAnsi="宋体"/>
                <w:sz w:val="20"/>
                <w:szCs w:val="21"/>
              </w:rPr>
            </w:pPr>
          </w:p>
        </w:tc>
        <w:tc>
          <w:tcPr>
            <w:tcW w:w="1164" w:type="pct"/>
            <w:vAlign w:val="center"/>
          </w:tcPr>
          <w:p>
            <w:pPr>
              <w:ind w:firstLine="400" w:firstLineChars="200"/>
              <w:rPr>
                <w:rFonts w:ascii="宋体" w:hAnsi="宋体"/>
                <w:sz w:val="20"/>
                <w:szCs w:val="21"/>
              </w:rPr>
            </w:pPr>
          </w:p>
        </w:tc>
        <w:tc>
          <w:tcPr>
            <w:tcW w:w="498" w:type="pct"/>
            <w:vAlign w:val="center"/>
          </w:tcPr>
          <w:p>
            <w:pPr>
              <w:ind w:firstLine="400" w:firstLineChars="200"/>
              <w:rPr>
                <w:rFonts w:ascii="宋体" w:hAnsi="宋体"/>
                <w:sz w:val="20"/>
                <w:szCs w:val="21"/>
              </w:rPr>
            </w:pPr>
          </w:p>
        </w:tc>
        <w:tc>
          <w:tcPr>
            <w:tcW w:w="582" w:type="pct"/>
            <w:vAlign w:val="center"/>
          </w:tcPr>
          <w:p>
            <w:pPr>
              <w:ind w:firstLine="400" w:firstLineChars="200"/>
              <w:rPr>
                <w:rFonts w:ascii="宋体" w:hAnsi="宋体"/>
                <w:sz w:val="20"/>
                <w:szCs w:val="21"/>
              </w:rPr>
            </w:pPr>
          </w:p>
        </w:tc>
        <w:tc>
          <w:tcPr>
            <w:tcW w:w="1280" w:type="pct"/>
            <w:vAlign w:val="center"/>
          </w:tcPr>
          <w:p>
            <w:pPr>
              <w:ind w:firstLine="400" w:firstLineChars="200"/>
              <w:rPr>
                <w:rFonts w:ascii="宋体" w:hAnsi="宋体"/>
                <w:sz w:val="20"/>
                <w:szCs w:val="21"/>
              </w:rPr>
            </w:pPr>
          </w:p>
        </w:tc>
      </w:tr>
      <w:tr>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c>
          <w:tcPr>
            <w:tcW w:w="645" w:type="pct"/>
            <w:vAlign w:val="center"/>
          </w:tcPr>
          <w:p>
            <w:pPr>
              <w:ind w:firstLine="400" w:firstLineChars="200"/>
              <w:rPr>
                <w:rFonts w:ascii="宋体" w:hAnsi="宋体"/>
                <w:sz w:val="20"/>
                <w:szCs w:val="21"/>
              </w:rPr>
            </w:pPr>
          </w:p>
        </w:tc>
        <w:tc>
          <w:tcPr>
            <w:tcW w:w="831" w:type="pct"/>
            <w:vAlign w:val="center"/>
          </w:tcPr>
          <w:p>
            <w:pPr>
              <w:ind w:firstLine="400" w:firstLineChars="200"/>
              <w:rPr>
                <w:rFonts w:ascii="宋体" w:hAnsi="宋体"/>
                <w:sz w:val="20"/>
                <w:szCs w:val="21"/>
              </w:rPr>
            </w:pPr>
          </w:p>
        </w:tc>
        <w:tc>
          <w:tcPr>
            <w:tcW w:w="1164" w:type="pct"/>
            <w:vAlign w:val="center"/>
          </w:tcPr>
          <w:p>
            <w:pPr>
              <w:ind w:firstLine="400" w:firstLineChars="200"/>
              <w:rPr>
                <w:rFonts w:ascii="宋体" w:hAnsi="宋体"/>
                <w:sz w:val="20"/>
                <w:szCs w:val="21"/>
              </w:rPr>
            </w:pPr>
          </w:p>
        </w:tc>
        <w:tc>
          <w:tcPr>
            <w:tcW w:w="498" w:type="pct"/>
            <w:vAlign w:val="center"/>
          </w:tcPr>
          <w:p>
            <w:pPr>
              <w:ind w:firstLine="400" w:firstLineChars="200"/>
              <w:rPr>
                <w:rFonts w:ascii="宋体" w:hAnsi="宋体"/>
                <w:sz w:val="20"/>
                <w:szCs w:val="21"/>
              </w:rPr>
            </w:pPr>
          </w:p>
        </w:tc>
        <w:tc>
          <w:tcPr>
            <w:tcW w:w="582" w:type="pct"/>
            <w:vAlign w:val="center"/>
          </w:tcPr>
          <w:p>
            <w:pPr>
              <w:ind w:firstLine="400" w:firstLineChars="200"/>
              <w:rPr>
                <w:rFonts w:ascii="宋体" w:hAnsi="宋体"/>
                <w:sz w:val="20"/>
                <w:szCs w:val="21"/>
              </w:rPr>
            </w:pPr>
          </w:p>
        </w:tc>
        <w:tc>
          <w:tcPr>
            <w:tcW w:w="1280" w:type="pct"/>
            <w:vAlign w:val="center"/>
          </w:tcPr>
          <w:p>
            <w:pPr>
              <w:ind w:firstLine="400" w:firstLineChars="200"/>
              <w:rPr>
                <w:rFonts w:ascii="宋体" w:hAnsi="宋体"/>
                <w:sz w:val="20"/>
                <w:szCs w:val="21"/>
              </w:rPr>
            </w:pPr>
          </w:p>
        </w:tc>
      </w:tr>
      <w:tr>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c>
          <w:tcPr>
            <w:tcW w:w="645" w:type="pct"/>
            <w:vAlign w:val="center"/>
          </w:tcPr>
          <w:p>
            <w:pPr>
              <w:ind w:firstLine="400" w:firstLineChars="200"/>
              <w:rPr>
                <w:rFonts w:ascii="宋体" w:hAnsi="宋体"/>
                <w:sz w:val="20"/>
                <w:szCs w:val="21"/>
              </w:rPr>
            </w:pPr>
          </w:p>
        </w:tc>
        <w:tc>
          <w:tcPr>
            <w:tcW w:w="831" w:type="pct"/>
            <w:vAlign w:val="center"/>
          </w:tcPr>
          <w:p>
            <w:pPr>
              <w:ind w:firstLine="400" w:firstLineChars="200"/>
              <w:rPr>
                <w:rFonts w:ascii="宋体" w:hAnsi="宋体"/>
                <w:sz w:val="20"/>
                <w:szCs w:val="21"/>
              </w:rPr>
            </w:pPr>
          </w:p>
        </w:tc>
        <w:tc>
          <w:tcPr>
            <w:tcW w:w="1164" w:type="pct"/>
            <w:vAlign w:val="center"/>
          </w:tcPr>
          <w:p>
            <w:pPr>
              <w:ind w:firstLine="400" w:firstLineChars="200"/>
              <w:rPr>
                <w:rFonts w:ascii="宋体" w:hAnsi="宋体"/>
                <w:sz w:val="20"/>
                <w:szCs w:val="21"/>
              </w:rPr>
            </w:pPr>
          </w:p>
        </w:tc>
        <w:tc>
          <w:tcPr>
            <w:tcW w:w="498" w:type="pct"/>
            <w:vAlign w:val="center"/>
          </w:tcPr>
          <w:p>
            <w:pPr>
              <w:ind w:firstLine="400" w:firstLineChars="200"/>
              <w:rPr>
                <w:rFonts w:ascii="宋体" w:hAnsi="宋体"/>
                <w:sz w:val="20"/>
                <w:szCs w:val="21"/>
              </w:rPr>
            </w:pPr>
          </w:p>
        </w:tc>
        <w:tc>
          <w:tcPr>
            <w:tcW w:w="582" w:type="pct"/>
            <w:vAlign w:val="center"/>
          </w:tcPr>
          <w:p>
            <w:pPr>
              <w:ind w:firstLine="400" w:firstLineChars="200"/>
              <w:rPr>
                <w:rFonts w:ascii="宋体" w:hAnsi="宋体"/>
                <w:sz w:val="20"/>
                <w:szCs w:val="21"/>
              </w:rPr>
            </w:pPr>
          </w:p>
          <w:p/>
        </w:tc>
        <w:tc>
          <w:tcPr>
            <w:tcW w:w="1280" w:type="pct"/>
            <w:vAlign w:val="center"/>
          </w:tcPr>
          <w:p>
            <w:pPr>
              <w:ind w:firstLine="400" w:firstLineChars="200"/>
              <w:rPr>
                <w:rFonts w:ascii="宋体" w:hAnsi="宋体"/>
                <w:sz w:val="20"/>
                <w:szCs w:val="21"/>
              </w:rPr>
            </w:pPr>
          </w:p>
        </w:tc>
      </w:tr>
    </w:tbl>
    <w:p>
      <w:pPr>
        <w:rPr>
          <w:b/>
          <w:bCs/>
          <w:color w:val="FF0000"/>
        </w:rPr>
      </w:pPr>
      <w:r>
        <w:rPr>
          <w:rFonts w:hint="eastAsia"/>
          <w:b/>
          <w:bCs/>
          <w:color w:val="FF0000"/>
        </w:rPr>
        <w:t>（特别提示：投标人须按本招标文件评标信息中“投标人同类业绩”这一评审因素要求，提供详细证明资料）</w:t>
      </w:r>
    </w:p>
    <w:p/>
    <w:p>
      <w:pPr>
        <w:jc w:val="center"/>
        <w:outlineLvl w:val="3"/>
        <w:rPr>
          <w:rFonts w:ascii="黑体" w:hAnsi="黑体" w:eastAsia="黑体" w:cs="黑体"/>
          <w:sz w:val="24"/>
        </w:rPr>
      </w:pPr>
      <w:r>
        <w:rPr>
          <w:rFonts w:hint="eastAsia" w:ascii="黑体" w:hAnsi="黑体" w:eastAsia="黑体" w:cs="黑体"/>
          <w:sz w:val="24"/>
        </w:rPr>
        <w:t>八、节能、环保情况（格式自定）</w:t>
      </w:r>
    </w:p>
    <w:p>
      <w:pPr>
        <w:rPr>
          <w:b/>
          <w:bCs/>
          <w:color w:val="FF0000"/>
        </w:rPr>
      </w:pPr>
      <w:r>
        <w:rPr>
          <w:rFonts w:hint="eastAsia"/>
          <w:b/>
          <w:bCs/>
          <w:color w:val="FF0000"/>
        </w:rPr>
        <w:t>（特别提示：投标人须按本招标文件评标信息中“节能、环保情况”这一评审因素要求，提供证明资料）</w:t>
      </w:r>
    </w:p>
    <w:p>
      <w:pPr>
        <w:pStyle w:val="2"/>
      </w:pPr>
    </w:p>
    <w:p>
      <w:pPr>
        <w:ind w:firstLine="723" w:firstLineChars="300"/>
        <w:rPr>
          <w:b/>
          <w:color w:val="FF0000"/>
          <w:sz w:val="24"/>
        </w:rPr>
      </w:pPr>
      <w:r>
        <w:rPr>
          <w:rFonts w:hint="eastAsia"/>
          <w:b/>
          <w:color w:val="FF0000"/>
          <w:sz w:val="24"/>
        </w:rPr>
        <w:t>（信息公开部分的内容到此为止！以下为信息不公开部分。）</w:t>
      </w:r>
    </w:p>
    <w:bookmarkEnd w:id="64"/>
    <w:p>
      <w:r>
        <w:br w:type="page"/>
      </w:r>
    </w:p>
    <w:p>
      <w:pPr>
        <w:outlineLvl w:val="1"/>
        <w:rPr>
          <w:rFonts w:ascii="宋体" w:hAnsi="宋体"/>
          <w:b/>
          <w:color w:val="FF0000"/>
          <w:sz w:val="28"/>
          <w:szCs w:val="28"/>
        </w:rPr>
      </w:pPr>
      <w:bookmarkStart w:id="67" w:name="_Hlk72260530"/>
      <w:r>
        <w:rPr>
          <w:rFonts w:hint="eastAsia" w:ascii="宋体" w:hAnsi="宋体"/>
          <w:b/>
          <w:color w:val="FF0000"/>
          <w:sz w:val="28"/>
          <w:szCs w:val="28"/>
        </w:rPr>
        <w:t>投标文件附件（信息不公开部分）</w:t>
      </w:r>
    </w:p>
    <w:p>
      <w:pPr>
        <w:pStyle w:val="5"/>
        <w:jc w:val="center"/>
        <w:rPr>
          <w:rFonts w:ascii="黑体" w:eastAsia="黑体"/>
          <w:b w:val="0"/>
          <w:sz w:val="24"/>
        </w:rPr>
      </w:pPr>
      <w:r>
        <w:rPr>
          <w:rFonts w:hint="eastAsia" w:ascii="黑体" w:eastAsia="黑体"/>
          <w:b w:val="0"/>
          <w:sz w:val="24"/>
        </w:rPr>
        <w:t>一、</w:t>
      </w:r>
      <w:bookmarkStart w:id="68" w:name="_Hlk72092499"/>
      <w:r>
        <w:rPr>
          <w:rFonts w:hint="eastAsia" w:ascii="黑体" w:eastAsia="黑体"/>
          <w:b w:val="0"/>
          <w:sz w:val="24"/>
        </w:rPr>
        <w:t>法定代表人（负责人）证明书</w:t>
      </w:r>
      <w:bookmarkEnd w:id="68"/>
    </w:p>
    <w:p>
      <w:pPr>
        <w:rPr>
          <w:sz w:val="24"/>
        </w:rPr>
      </w:pPr>
    </w:p>
    <w:p>
      <w:pPr>
        <w:spacing w:line="360" w:lineRule="auto"/>
        <w:ind w:firstLine="420" w:firstLineChars="200"/>
        <w:rPr>
          <w:szCs w:val="21"/>
        </w:rPr>
      </w:pPr>
      <w:r>
        <w:rPr>
          <w:rFonts w:hint="eastAsia"/>
          <w:szCs w:val="21"/>
          <w:u w:val="single"/>
        </w:rPr>
        <w:t xml:space="preserve">         </w:t>
      </w:r>
      <w:r>
        <w:rPr>
          <w:rFonts w:hint="eastAsia"/>
          <w:szCs w:val="21"/>
        </w:rPr>
        <w:t>同志，身份证号码：</w:t>
      </w:r>
      <w:r>
        <w:rPr>
          <w:rFonts w:hint="eastAsia"/>
          <w:szCs w:val="21"/>
          <w:u w:val="single"/>
        </w:rPr>
        <w:t xml:space="preserve">               </w:t>
      </w:r>
      <w:r>
        <w:rPr>
          <w:rFonts w:hint="eastAsia"/>
          <w:szCs w:val="21"/>
        </w:rPr>
        <w:t>，现任我单位</w:t>
      </w:r>
      <w:r>
        <w:rPr>
          <w:rFonts w:hint="eastAsia"/>
          <w:szCs w:val="21"/>
          <w:u w:val="single"/>
        </w:rPr>
        <w:t xml:space="preserve">         </w:t>
      </w:r>
      <w:r>
        <w:rPr>
          <w:rFonts w:hint="eastAsia"/>
          <w:szCs w:val="21"/>
        </w:rPr>
        <w:t>职务，为法定代表人（负责人），特此证明。</w:t>
      </w:r>
    </w:p>
    <w:p>
      <w:pPr>
        <w:spacing w:line="360" w:lineRule="auto"/>
        <w:rPr>
          <w:szCs w:val="21"/>
        </w:rPr>
      </w:pPr>
    </w:p>
    <w:p>
      <w:pPr>
        <w:spacing w:line="360" w:lineRule="auto"/>
        <w:rPr>
          <w:szCs w:val="21"/>
        </w:rPr>
      </w:pPr>
      <w:r>
        <w:rPr>
          <w:rFonts w:hint="eastAsia"/>
          <w:szCs w:val="21"/>
        </w:rPr>
        <w:t>说明：1、法定代表人为投标人（企业事业单位、国家机关、社会团体）的主要行政负责人。</w:t>
      </w:r>
    </w:p>
    <w:p>
      <w:pPr>
        <w:rPr>
          <w:szCs w:val="21"/>
        </w:rPr>
      </w:pPr>
      <w:r>
        <w:rPr>
          <w:rFonts w:hint="eastAsia"/>
          <w:szCs w:val="21"/>
        </w:rPr>
        <w:t xml:space="preserve">      2、内容必须填写真实、清楚，涂改无效，不得转让、买卖。</w:t>
      </w:r>
    </w:p>
    <w:p>
      <w:pPr>
        <w:spacing w:line="360" w:lineRule="auto"/>
        <w:ind w:firstLine="482" w:firstLineChars="200"/>
        <w:rPr>
          <w:b/>
          <w:bCs/>
          <w:sz w:val="24"/>
        </w:rPr>
      </w:pPr>
    </w:p>
    <w:p>
      <w:pPr>
        <w:pStyle w:val="5"/>
        <w:spacing w:before="120" w:after="120"/>
        <w:jc w:val="center"/>
        <w:rPr>
          <w:rFonts w:ascii="黑体" w:eastAsia="黑体"/>
          <w:b w:val="0"/>
          <w:sz w:val="24"/>
        </w:rPr>
      </w:pPr>
      <w:r>
        <w:rPr>
          <w:rFonts w:hint="eastAsia" w:ascii="黑体" w:eastAsia="黑体"/>
          <w:b w:val="0"/>
          <w:sz w:val="24"/>
        </w:rPr>
        <w:t>二、投标文件签署授权委托书</w:t>
      </w:r>
    </w:p>
    <w:p>
      <w:pPr>
        <w:spacing w:line="360" w:lineRule="auto"/>
        <w:ind w:firstLine="420" w:firstLineChars="200"/>
        <w:rPr>
          <w:szCs w:val="21"/>
        </w:rPr>
      </w:pPr>
      <w:r>
        <w:rPr>
          <w:rFonts w:hint="eastAsia"/>
          <w:szCs w:val="21"/>
        </w:rPr>
        <w:t>本授权委托书声明：我（姓名）</w:t>
      </w:r>
      <w:r>
        <w:rPr>
          <w:rFonts w:hint="eastAsia"/>
          <w:szCs w:val="21"/>
          <w:u w:val="single"/>
        </w:rPr>
        <w:t xml:space="preserve">                   </w:t>
      </w:r>
      <w:r>
        <w:rPr>
          <w:rFonts w:hint="eastAsia"/>
          <w:szCs w:val="21"/>
        </w:rPr>
        <w:t xml:space="preserve"> 系（投标人名称）</w:t>
      </w:r>
      <w:r>
        <w:rPr>
          <w:rFonts w:hint="eastAsia"/>
          <w:szCs w:val="21"/>
          <w:u w:val="single"/>
        </w:rPr>
        <w:t xml:space="preserve">                                    </w:t>
      </w:r>
      <w:r>
        <w:rPr>
          <w:rFonts w:hint="eastAsia"/>
          <w:szCs w:val="21"/>
        </w:rPr>
        <w:t xml:space="preserve">  的法定代表人（负责人），现授权委托（姓名）</w:t>
      </w:r>
      <w:r>
        <w:rPr>
          <w:szCs w:val="21"/>
          <w:u w:val="single"/>
        </w:rPr>
        <w:t xml:space="preserve">                   </w:t>
      </w:r>
      <w:r>
        <w:rPr>
          <w:rFonts w:hint="eastAsia"/>
          <w:szCs w:val="21"/>
        </w:rPr>
        <w:t>为我单位签署本项目已递交的投标文件的法定代表人（负责人）的授权委托代理人，代理人全权代表我所签署的本项目已递交的投标文件内容我均承认。</w:t>
      </w:r>
    </w:p>
    <w:p>
      <w:pPr>
        <w:pStyle w:val="9"/>
        <w:spacing w:line="360" w:lineRule="auto"/>
        <w:rPr>
          <w:szCs w:val="21"/>
        </w:rPr>
      </w:pPr>
      <w:r>
        <w:rPr>
          <w:rFonts w:hint="eastAsia"/>
          <w:szCs w:val="21"/>
        </w:rPr>
        <w:t>代理人无转委托权，特此委托。</w:t>
      </w:r>
    </w:p>
    <w:p>
      <w:pPr>
        <w:pStyle w:val="9"/>
        <w:spacing w:line="360" w:lineRule="auto"/>
        <w:rPr>
          <w:szCs w:val="21"/>
        </w:rPr>
      </w:pPr>
    </w:p>
    <w:p>
      <w:pPr>
        <w:pStyle w:val="9"/>
        <w:spacing w:line="360" w:lineRule="auto"/>
        <w:ind w:left="540" w:leftChars="257" w:firstLine="0"/>
        <w:rPr>
          <w:szCs w:val="21"/>
        </w:rPr>
      </w:pPr>
      <w:r>
        <w:rPr>
          <w:rFonts w:hint="eastAsia"/>
          <w:szCs w:val="21"/>
        </w:rPr>
        <w:t>代理人：</w:t>
      </w:r>
      <w:r>
        <w:rPr>
          <w:rFonts w:hint="eastAsia"/>
          <w:szCs w:val="21"/>
          <w:u w:val="single"/>
        </w:rPr>
        <w:t xml:space="preserve">                                    </w:t>
      </w:r>
      <w:r>
        <w:rPr>
          <w:rFonts w:hint="eastAsia"/>
          <w:szCs w:val="21"/>
          <w:u w:val="single"/>
        </w:rPr>
        <w:tab/>
      </w:r>
      <w:r>
        <w:rPr>
          <w:rFonts w:hint="eastAsia"/>
          <w:szCs w:val="21"/>
          <w:u w:val="single"/>
        </w:rPr>
        <w:t xml:space="preserve">          </w:t>
      </w:r>
    </w:p>
    <w:p>
      <w:pPr>
        <w:spacing w:line="360" w:lineRule="auto"/>
        <w:ind w:left="540" w:leftChars="257"/>
        <w:rPr>
          <w:szCs w:val="21"/>
        </w:rPr>
      </w:pPr>
      <w:r>
        <w:rPr>
          <w:rFonts w:hint="eastAsia"/>
          <w:szCs w:val="21"/>
        </w:rPr>
        <w:t>联系电话：</w:t>
      </w:r>
      <w:r>
        <w:rPr>
          <w:rFonts w:hint="eastAsia"/>
          <w:szCs w:val="21"/>
          <w:u w:val="single"/>
        </w:rPr>
        <w:t xml:space="preserve">                                    </w:t>
      </w:r>
      <w:r>
        <w:rPr>
          <w:rFonts w:hint="eastAsia"/>
          <w:szCs w:val="21"/>
          <w:u w:val="single"/>
        </w:rPr>
        <w:tab/>
      </w:r>
      <w:r>
        <w:rPr>
          <w:rFonts w:hint="eastAsia"/>
          <w:szCs w:val="21"/>
        </w:rPr>
        <w:t xml:space="preserve">                邮箱：</w:t>
      </w:r>
      <w:r>
        <w:rPr>
          <w:rFonts w:hint="eastAsia"/>
          <w:szCs w:val="21"/>
          <w:u w:val="single"/>
        </w:rPr>
        <w:t xml:space="preserve">                                    </w:t>
      </w:r>
      <w:r>
        <w:rPr>
          <w:rFonts w:hint="eastAsia"/>
          <w:szCs w:val="21"/>
          <w:u w:val="single"/>
        </w:rPr>
        <w:tab/>
      </w:r>
    </w:p>
    <w:p>
      <w:pPr>
        <w:spacing w:line="360" w:lineRule="auto"/>
        <w:ind w:left="540" w:leftChars="257"/>
        <w:rPr>
          <w:szCs w:val="21"/>
          <w:u w:val="single"/>
        </w:rPr>
      </w:pPr>
      <w:r>
        <w:rPr>
          <w:rFonts w:hint="eastAsia"/>
          <w:szCs w:val="21"/>
        </w:rPr>
        <w:t>身份证号码：</w:t>
      </w:r>
      <w:r>
        <w:rPr>
          <w:rFonts w:hint="eastAsia"/>
          <w:szCs w:val="21"/>
          <w:u w:val="single"/>
        </w:rPr>
        <w:t xml:space="preserve">                                    </w:t>
      </w:r>
      <w:r>
        <w:rPr>
          <w:rFonts w:hint="eastAsia"/>
          <w:szCs w:val="21"/>
          <w:u w:val="single"/>
        </w:rPr>
        <w:tab/>
      </w:r>
      <w:r>
        <w:rPr>
          <w:rFonts w:hint="eastAsia"/>
          <w:szCs w:val="21"/>
        </w:rPr>
        <w:t xml:space="preserve">               职务：</w:t>
      </w:r>
      <w:r>
        <w:rPr>
          <w:rFonts w:hint="eastAsia"/>
          <w:szCs w:val="21"/>
          <w:u w:val="single"/>
        </w:rPr>
        <w:t xml:space="preserve">                                    </w:t>
      </w:r>
      <w:r>
        <w:rPr>
          <w:rFonts w:hint="eastAsia"/>
          <w:szCs w:val="21"/>
          <w:u w:val="single"/>
        </w:rPr>
        <w:tab/>
      </w:r>
    </w:p>
    <w:p>
      <w:pPr>
        <w:spacing w:line="360" w:lineRule="auto"/>
        <w:ind w:left="540" w:leftChars="257"/>
        <w:rPr>
          <w:szCs w:val="21"/>
        </w:rPr>
      </w:pPr>
      <w:r>
        <w:rPr>
          <w:rFonts w:hint="eastAsia"/>
          <w:szCs w:val="21"/>
        </w:rPr>
        <w:t>授权委托日期：</w:t>
      </w:r>
      <w:r>
        <w:rPr>
          <w:rFonts w:hint="eastAsia"/>
          <w:szCs w:val="21"/>
          <w:u w:val="single"/>
        </w:rPr>
        <w:t xml:space="preserve">             </w:t>
      </w:r>
      <w:r>
        <w:rPr>
          <w:rFonts w:hint="eastAsia"/>
          <w:szCs w:val="21"/>
        </w:rPr>
        <w:t xml:space="preserve"> 年</w:t>
      </w:r>
      <w:r>
        <w:rPr>
          <w:rFonts w:hint="eastAsia"/>
          <w:szCs w:val="21"/>
          <w:u w:val="single"/>
        </w:rPr>
        <w:t xml:space="preserve">        </w:t>
      </w:r>
      <w:r>
        <w:rPr>
          <w:rFonts w:hint="eastAsia"/>
          <w:szCs w:val="21"/>
          <w:u w:val="single"/>
        </w:rPr>
        <w:tab/>
      </w:r>
      <w:r>
        <w:rPr>
          <w:rFonts w:hint="eastAsia"/>
          <w:szCs w:val="21"/>
        </w:rPr>
        <w:t xml:space="preserve">月  </w:t>
      </w:r>
      <w:r>
        <w:rPr>
          <w:rFonts w:hint="eastAsia"/>
          <w:szCs w:val="21"/>
          <w:u w:val="single"/>
        </w:rPr>
        <w:t xml:space="preserve">             </w:t>
      </w:r>
      <w:r>
        <w:rPr>
          <w:rFonts w:hint="eastAsia"/>
          <w:szCs w:val="21"/>
          <w:u w:val="single"/>
        </w:rPr>
        <w:tab/>
      </w:r>
      <w:r>
        <w:rPr>
          <w:rFonts w:hint="eastAsia"/>
          <w:szCs w:val="21"/>
        </w:rPr>
        <w:t xml:space="preserve"> 日</w:t>
      </w:r>
    </w:p>
    <w:p/>
    <w:p>
      <w:pPr>
        <w:spacing w:line="360" w:lineRule="auto"/>
        <w:ind w:firstLine="422" w:firstLineChars="200"/>
        <w:rPr>
          <w:b/>
          <w:color w:val="FF0000"/>
          <w:szCs w:val="21"/>
        </w:rPr>
      </w:pPr>
      <w:r>
        <w:rPr>
          <w:rFonts w:hint="eastAsia"/>
          <w:b/>
          <w:color w:val="FF0000"/>
          <w:szCs w:val="21"/>
        </w:rPr>
        <w:t>附： 请提供代理人身份证扫描件（正反两面）；港澳台居民可提供来往通行证扫描件；非中国国籍管辖范围人员，可提供公安部门认可的身份证明材料扫描件。</w:t>
      </w:r>
    </w:p>
    <w:p>
      <w:pPr>
        <w:spacing w:line="360" w:lineRule="auto"/>
        <w:rPr>
          <w:b/>
          <w:szCs w:val="21"/>
        </w:rPr>
      </w:pPr>
    </w:p>
    <w:p>
      <w:pPr>
        <w:pStyle w:val="5"/>
        <w:jc w:val="center"/>
        <w:rPr>
          <w:rFonts w:ascii="黑体" w:eastAsia="黑体"/>
          <w:b w:val="0"/>
          <w:kern w:val="0"/>
          <w:sz w:val="24"/>
          <w:szCs w:val="24"/>
        </w:rPr>
      </w:pPr>
      <w:r>
        <w:rPr>
          <w:rFonts w:hint="eastAsia" w:ascii="黑体" w:eastAsia="黑体"/>
          <w:b w:val="0"/>
          <w:kern w:val="0"/>
          <w:sz w:val="24"/>
          <w:szCs w:val="24"/>
        </w:rPr>
        <w:t>三、</w:t>
      </w:r>
      <w:bookmarkStart w:id="69" w:name="_Hlk72092634"/>
      <w:r>
        <w:rPr>
          <w:rFonts w:hint="eastAsia" w:ascii="黑体" w:eastAsia="黑体"/>
          <w:b w:val="0"/>
          <w:kern w:val="0"/>
          <w:sz w:val="24"/>
          <w:szCs w:val="24"/>
        </w:rPr>
        <w:t>实质性条款响应情况表</w:t>
      </w:r>
      <w:bookmarkEnd w:id="69"/>
    </w:p>
    <w:tbl>
      <w:tblPr>
        <w:tblStyle w:val="4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7"/>
        <w:gridCol w:w="5314"/>
        <w:gridCol w:w="1276"/>
        <w:gridCol w:w="812"/>
        <w:gridCol w:w="63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1" w:hRule="atLeast"/>
        </w:trPr>
        <w:tc>
          <w:tcPr>
            <w:tcW w:w="291" w:type="pct"/>
            <w:vAlign w:val="center"/>
          </w:tcPr>
          <w:p>
            <w:pPr>
              <w:adjustRightInd w:val="0"/>
              <w:snapToGrid w:val="0"/>
              <w:spacing w:line="360" w:lineRule="auto"/>
              <w:jc w:val="center"/>
              <w:rPr>
                <w:rFonts w:ascii="宋体" w:hAnsi="宋体"/>
                <w:kern w:val="0"/>
                <w:szCs w:val="21"/>
              </w:rPr>
            </w:pPr>
            <w:bookmarkStart w:id="70" w:name="_Hlk72092651"/>
            <w:r>
              <w:rPr>
                <w:rFonts w:hint="eastAsia" w:ascii="宋体" w:hAnsi="宋体"/>
                <w:kern w:val="0"/>
                <w:szCs w:val="21"/>
              </w:rPr>
              <w:t>序号</w:t>
            </w:r>
          </w:p>
        </w:tc>
        <w:tc>
          <w:tcPr>
            <w:tcW w:w="3114" w:type="pct"/>
            <w:vAlign w:val="center"/>
          </w:tcPr>
          <w:p>
            <w:pPr>
              <w:adjustRightInd w:val="0"/>
              <w:snapToGrid w:val="0"/>
              <w:spacing w:line="360" w:lineRule="auto"/>
              <w:jc w:val="center"/>
              <w:rPr>
                <w:rFonts w:ascii="宋体" w:hAnsi="宋体"/>
                <w:kern w:val="0"/>
                <w:szCs w:val="21"/>
              </w:rPr>
            </w:pPr>
            <w:r>
              <w:rPr>
                <w:rFonts w:hint="eastAsia" w:ascii="宋体" w:hAnsi="宋体"/>
                <w:kern w:val="0"/>
                <w:szCs w:val="21"/>
              </w:rPr>
              <w:t>实质性条款具体内容</w:t>
            </w:r>
          </w:p>
        </w:tc>
        <w:tc>
          <w:tcPr>
            <w:tcW w:w="748" w:type="pct"/>
            <w:vAlign w:val="center"/>
          </w:tcPr>
          <w:p>
            <w:pPr>
              <w:adjustRightInd w:val="0"/>
              <w:snapToGrid w:val="0"/>
              <w:spacing w:line="360" w:lineRule="auto"/>
              <w:jc w:val="center"/>
              <w:rPr>
                <w:rFonts w:ascii="宋体" w:hAnsi="宋体"/>
                <w:kern w:val="0"/>
                <w:szCs w:val="21"/>
              </w:rPr>
            </w:pPr>
            <w:r>
              <w:rPr>
                <w:rFonts w:hint="eastAsia"/>
              </w:rPr>
              <w:t>投标响应</w:t>
            </w:r>
          </w:p>
        </w:tc>
        <w:tc>
          <w:tcPr>
            <w:tcW w:w="476" w:type="pct"/>
            <w:vAlign w:val="center"/>
          </w:tcPr>
          <w:p>
            <w:pPr>
              <w:adjustRightInd w:val="0"/>
              <w:snapToGrid w:val="0"/>
              <w:spacing w:line="360" w:lineRule="auto"/>
              <w:jc w:val="center"/>
              <w:rPr>
                <w:rFonts w:ascii="宋体" w:hAnsi="宋体"/>
                <w:kern w:val="0"/>
                <w:szCs w:val="21"/>
              </w:rPr>
            </w:pPr>
            <w:r>
              <w:rPr>
                <w:rFonts w:hint="eastAsia"/>
              </w:rPr>
              <w:t>偏离情况</w:t>
            </w:r>
          </w:p>
        </w:tc>
        <w:tc>
          <w:tcPr>
            <w:tcW w:w="369" w:type="pct"/>
            <w:vAlign w:val="center"/>
          </w:tcPr>
          <w:p>
            <w:pPr>
              <w:adjustRightInd w:val="0"/>
              <w:snapToGrid w:val="0"/>
              <w:spacing w:line="360" w:lineRule="auto"/>
              <w:jc w:val="center"/>
              <w:rPr>
                <w:rFonts w:ascii="宋体" w:hAnsi="宋体"/>
                <w:kern w:val="0"/>
                <w:szCs w:val="21"/>
              </w:rPr>
            </w:pPr>
            <w:r>
              <w:rPr>
                <w:rFonts w:hint="eastAsia"/>
              </w:rPr>
              <w:t>说明</w:t>
            </w:r>
          </w:p>
        </w:tc>
      </w:tr>
      <w:bookmarkEnd w:id="70"/>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1" w:type="pct"/>
          </w:tcPr>
          <w:p>
            <w:pPr>
              <w:adjustRightInd w:val="0"/>
              <w:snapToGrid w:val="0"/>
              <w:spacing w:line="360" w:lineRule="auto"/>
              <w:rPr>
                <w:rFonts w:ascii="宋体" w:hAnsi="宋体"/>
                <w:kern w:val="0"/>
                <w:szCs w:val="21"/>
              </w:rPr>
            </w:pPr>
            <w:r>
              <w:rPr>
                <w:rFonts w:hint="eastAsia" w:ascii="宋体" w:hAnsi="宋体"/>
                <w:kern w:val="0"/>
                <w:szCs w:val="21"/>
              </w:rPr>
              <w:t>1</w:t>
            </w:r>
          </w:p>
        </w:tc>
        <w:tc>
          <w:tcPr>
            <w:tcW w:w="3114" w:type="pct"/>
            <w:vAlign w:val="center"/>
          </w:tcPr>
          <w:p>
            <w:pPr>
              <w:adjustRightInd w:val="0"/>
              <w:snapToGrid w:val="0"/>
              <w:spacing w:line="360" w:lineRule="auto"/>
              <w:jc w:val="left"/>
              <w:rPr>
                <w:rFonts w:hAnsi="宋体"/>
                <w:kern w:val="0"/>
                <w:szCs w:val="21"/>
              </w:rPr>
            </w:pPr>
            <w:r>
              <w:rPr>
                <w:rFonts w:hint="eastAsia"/>
              </w:rPr>
              <w:t>满足本项目标★的条款要求</w:t>
            </w:r>
          </w:p>
        </w:tc>
        <w:tc>
          <w:tcPr>
            <w:tcW w:w="748" w:type="pct"/>
          </w:tcPr>
          <w:p>
            <w:pPr>
              <w:adjustRightInd w:val="0"/>
              <w:snapToGrid w:val="0"/>
              <w:spacing w:line="360" w:lineRule="auto"/>
              <w:rPr>
                <w:rFonts w:ascii="宋体" w:hAnsi="宋体"/>
                <w:kern w:val="0"/>
                <w:szCs w:val="21"/>
              </w:rPr>
            </w:pPr>
          </w:p>
        </w:tc>
        <w:tc>
          <w:tcPr>
            <w:tcW w:w="476" w:type="pct"/>
          </w:tcPr>
          <w:p>
            <w:pPr>
              <w:adjustRightInd w:val="0"/>
              <w:snapToGrid w:val="0"/>
              <w:spacing w:line="360" w:lineRule="auto"/>
              <w:rPr>
                <w:rFonts w:ascii="宋体" w:hAnsi="宋体"/>
                <w:kern w:val="0"/>
                <w:szCs w:val="21"/>
              </w:rPr>
            </w:pPr>
          </w:p>
        </w:tc>
        <w:tc>
          <w:tcPr>
            <w:tcW w:w="369" w:type="pct"/>
          </w:tcPr>
          <w:p>
            <w:pPr>
              <w:adjustRightInd w:val="0"/>
              <w:snapToGrid w:val="0"/>
              <w:spacing w:line="360" w:lineRule="auto"/>
              <w:rPr>
                <w:rFonts w:ascii="宋体" w:hAnsi="宋体"/>
                <w:kern w:val="0"/>
                <w:szCs w:val="21"/>
              </w:rPr>
            </w:pPr>
          </w:p>
        </w:tc>
      </w:tr>
    </w:tbl>
    <w:p>
      <w:pPr>
        <w:ind w:firstLine="482" w:firstLineChars="200"/>
        <w:rPr>
          <w:b/>
          <w:sz w:val="24"/>
          <w:szCs w:val="22"/>
        </w:rPr>
      </w:pPr>
    </w:p>
    <w:p>
      <w:pPr>
        <w:ind w:firstLine="482" w:firstLineChars="200"/>
        <w:rPr>
          <w:b/>
          <w:sz w:val="24"/>
          <w:szCs w:val="22"/>
        </w:rPr>
      </w:pPr>
      <w:r>
        <w:rPr>
          <w:rFonts w:hint="eastAsia"/>
          <w:b/>
          <w:sz w:val="24"/>
          <w:szCs w:val="22"/>
        </w:rPr>
        <w:t>注：1. 上表所列各项均为不可负偏离条款。</w:t>
      </w:r>
    </w:p>
    <w:p>
      <w:pPr>
        <w:ind w:firstLine="482" w:firstLineChars="200"/>
        <w:rPr>
          <w:b/>
          <w:sz w:val="24"/>
          <w:szCs w:val="22"/>
        </w:rPr>
      </w:pPr>
      <w:r>
        <w:rPr>
          <w:rFonts w:hint="eastAsia"/>
          <w:b/>
          <w:sz w:val="24"/>
          <w:szCs w:val="22"/>
        </w:rPr>
        <w:t>2.“投标响应”一栏应当详细填写投标人自身响应情况，而不能不合理照搬照抄招实质性条款具体内容。</w:t>
      </w:r>
    </w:p>
    <w:p>
      <w:pPr>
        <w:ind w:firstLine="482" w:firstLineChars="200"/>
        <w:rPr>
          <w:b/>
          <w:sz w:val="24"/>
          <w:szCs w:val="22"/>
        </w:rPr>
      </w:pPr>
      <w:r>
        <w:rPr>
          <w:rFonts w:hint="eastAsia"/>
          <w:b/>
          <w:sz w:val="24"/>
          <w:szCs w:val="22"/>
        </w:rPr>
        <w:t>3</w:t>
      </w:r>
      <w:r>
        <w:rPr>
          <w:b/>
          <w:sz w:val="24"/>
          <w:szCs w:val="22"/>
        </w:rPr>
        <w:t>.</w:t>
      </w:r>
      <w:r>
        <w:rPr>
          <w:rFonts w:hint="eastAsia"/>
          <w:b/>
          <w:sz w:val="24"/>
          <w:szCs w:val="22"/>
        </w:rPr>
        <w:t>“偏离情况”一栏应填写“正偏离”、“负偏离”或“无偏离”，</w:t>
      </w:r>
      <w:r>
        <w:rPr>
          <w:rFonts w:hint="eastAsia"/>
          <w:b/>
          <w:sz w:val="24"/>
        </w:rPr>
        <w:t>“正偏离”表示“投标响应优于实质性条款具体内容要求”，“负偏离”表示“投标响应不满足实质性条款具体内容要求”，“无偏离”表示“投标响应与实质性条款具体内容要求一致”。</w:t>
      </w:r>
    </w:p>
    <w:p>
      <w:pPr>
        <w:ind w:firstLine="482" w:firstLineChars="200"/>
        <w:rPr>
          <w:sz w:val="24"/>
        </w:rPr>
      </w:pPr>
      <w:r>
        <w:rPr>
          <w:b/>
          <w:sz w:val="24"/>
        </w:rPr>
        <w:t>4.</w:t>
      </w:r>
      <w:r>
        <w:rPr>
          <w:rFonts w:hint="eastAsia"/>
          <w:b/>
          <w:sz w:val="24"/>
        </w:rPr>
        <w:t>评审委员会有权根据实质性条款响应情况作出评判。</w:t>
      </w:r>
      <w:bookmarkEnd w:id="67"/>
    </w:p>
    <w:p>
      <w:pPr>
        <w:pStyle w:val="5"/>
        <w:jc w:val="center"/>
        <w:rPr>
          <w:sz w:val="24"/>
        </w:rPr>
      </w:pPr>
      <w:r>
        <w:rPr>
          <w:rFonts w:hint="eastAsia" w:ascii="黑体" w:eastAsia="黑体"/>
          <w:b w:val="0"/>
          <w:sz w:val="24"/>
          <w:szCs w:val="24"/>
        </w:rPr>
        <w:t>四、技术要求偏离表</w:t>
      </w:r>
    </w:p>
    <w:tbl>
      <w:tblPr>
        <w:tblStyle w:val="43"/>
        <w:tblW w:w="8754" w:type="dxa"/>
        <w:tblInd w:w="-3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4"/>
        <w:gridCol w:w="772"/>
        <w:gridCol w:w="5446"/>
        <w:gridCol w:w="972"/>
        <w:gridCol w:w="710"/>
        <w:gridCol w:w="39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0" w:hRule="atLeast"/>
        </w:trPr>
        <w:tc>
          <w:tcPr>
            <w:tcW w:w="464" w:type="dxa"/>
            <w:vAlign w:val="center"/>
          </w:tcPr>
          <w:p>
            <w:pPr>
              <w:jc w:val="center"/>
              <w:rPr>
                <w:color w:val="000000" w:themeColor="text1"/>
                <w:szCs w:val="21"/>
                <w14:textFill>
                  <w14:solidFill>
                    <w14:schemeClr w14:val="tx1"/>
                  </w14:solidFill>
                </w14:textFill>
              </w:rPr>
            </w:pPr>
            <w:r>
              <w:rPr>
                <w:rFonts w:hint="eastAsia"/>
                <w:sz w:val="24"/>
              </w:rPr>
              <w:t>序号</w:t>
            </w:r>
          </w:p>
        </w:tc>
        <w:tc>
          <w:tcPr>
            <w:tcW w:w="772" w:type="dxa"/>
            <w:vAlign w:val="center"/>
          </w:tcPr>
          <w:p>
            <w:pPr>
              <w:jc w:val="center"/>
              <w:rPr>
                <w:color w:val="000000" w:themeColor="text1"/>
                <w:szCs w:val="21"/>
                <w14:textFill>
                  <w14:solidFill>
                    <w14:schemeClr w14:val="tx1"/>
                  </w14:solidFill>
                </w14:textFill>
              </w:rPr>
            </w:pPr>
            <w:r>
              <w:rPr>
                <w:rFonts w:hint="eastAsia"/>
                <w:sz w:val="24"/>
              </w:rPr>
              <w:t>货物名称</w:t>
            </w:r>
          </w:p>
        </w:tc>
        <w:tc>
          <w:tcPr>
            <w:tcW w:w="5446" w:type="dxa"/>
            <w:vAlign w:val="center"/>
          </w:tcPr>
          <w:p>
            <w:pPr>
              <w:jc w:val="center"/>
              <w:rPr>
                <w:color w:val="000000" w:themeColor="text1"/>
                <w:szCs w:val="21"/>
                <w14:textFill>
                  <w14:solidFill>
                    <w14:schemeClr w14:val="tx1"/>
                  </w14:solidFill>
                </w14:textFill>
              </w:rPr>
            </w:pPr>
            <w:r>
              <w:rPr>
                <w:rFonts w:hint="eastAsia"/>
                <w:sz w:val="24"/>
              </w:rPr>
              <w:t>招标技术要求</w:t>
            </w:r>
          </w:p>
        </w:tc>
        <w:tc>
          <w:tcPr>
            <w:tcW w:w="972" w:type="dxa"/>
            <w:vAlign w:val="center"/>
          </w:tcPr>
          <w:p>
            <w:pPr>
              <w:jc w:val="center"/>
              <w:rPr>
                <w:color w:val="000000" w:themeColor="text1"/>
                <w:szCs w:val="21"/>
                <w14:textFill>
                  <w14:solidFill>
                    <w14:schemeClr w14:val="tx1"/>
                  </w14:solidFill>
                </w14:textFill>
              </w:rPr>
            </w:pPr>
            <w:r>
              <w:rPr>
                <w:rFonts w:hint="eastAsia"/>
                <w:sz w:val="24"/>
              </w:rPr>
              <w:t>投标技术响应</w:t>
            </w:r>
          </w:p>
        </w:tc>
        <w:tc>
          <w:tcPr>
            <w:tcW w:w="710" w:type="dxa"/>
            <w:vAlign w:val="center"/>
          </w:tcPr>
          <w:p>
            <w:pPr>
              <w:jc w:val="center"/>
              <w:rPr>
                <w:color w:val="000000" w:themeColor="text1"/>
                <w:szCs w:val="21"/>
                <w14:textFill>
                  <w14:solidFill>
                    <w14:schemeClr w14:val="tx1"/>
                  </w14:solidFill>
                </w14:textFill>
              </w:rPr>
            </w:pPr>
            <w:r>
              <w:rPr>
                <w:rFonts w:hint="eastAsia"/>
                <w:sz w:val="24"/>
              </w:rPr>
              <w:t>偏离情况</w:t>
            </w:r>
          </w:p>
        </w:tc>
        <w:tc>
          <w:tcPr>
            <w:tcW w:w="390" w:type="dxa"/>
            <w:vAlign w:val="center"/>
          </w:tcPr>
          <w:p>
            <w:pPr>
              <w:jc w:val="center"/>
              <w:rPr>
                <w:color w:val="000000" w:themeColor="text1"/>
                <w:szCs w:val="21"/>
                <w14:textFill>
                  <w14:solidFill>
                    <w14:schemeClr w14:val="tx1"/>
                  </w14:solidFill>
                </w14:textFill>
              </w:rPr>
            </w:pPr>
            <w:r>
              <w:rPr>
                <w:rFonts w:hint="eastAsia"/>
                <w:sz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464" w:type="dxa"/>
            <w:vMerge w:val="restart"/>
            <w:vAlign w:val="center"/>
          </w:tcPr>
          <w:p>
            <w:pPr>
              <w:jc w:val="center"/>
              <w:rPr>
                <w:color w:val="000000" w:themeColor="text1"/>
                <w:szCs w:val="21"/>
                <w14:textFill>
                  <w14:solidFill>
                    <w14:schemeClr w14:val="tx1"/>
                  </w14:solidFill>
                </w14:textFill>
              </w:rPr>
            </w:pPr>
            <w:r>
              <w:rPr>
                <w:color w:val="000000" w:themeColor="text1"/>
                <w:szCs w:val="21"/>
                <w14:textFill>
                  <w14:solidFill>
                    <w14:schemeClr w14:val="tx1"/>
                  </w14:solidFill>
                </w14:textFill>
              </w:rPr>
              <w:t>1</w:t>
            </w:r>
          </w:p>
        </w:tc>
        <w:tc>
          <w:tcPr>
            <w:tcW w:w="772" w:type="dxa"/>
            <w:vMerge w:val="restart"/>
            <w:vAlign w:val="center"/>
          </w:tcPr>
          <w:p>
            <w:pPr>
              <w:jc w:val="cente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w:t>
            </w:r>
            <w:r>
              <w:rPr>
                <w:color w:val="000000" w:themeColor="text1"/>
                <w:szCs w:val="21"/>
                <w14:textFill>
                  <w14:solidFill>
                    <w14:schemeClr w14:val="tx1"/>
                  </w14:solidFill>
                </w14:textFill>
              </w:rPr>
              <w:t>**</w:t>
            </w:r>
            <w:r>
              <w:rPr>
                <w:rFonts w:hint="eastAsia"/>
                <w:color w:val="000000" w:themeColor="text1"/>
                <w:szCs w:val="21"/>
                <w14:textFill>
                  <w14:solidFill>
                    <w14:schemeClr w14:val="tx1"/>
                  </w14:solidFill>
                </w14:textFill>
              </w:rPr>
              <w:t>设备</w:t>
            </w:r>
          </w:p>
        </w:tc>
        <w:tc>
          <w:tcPr>
            <w:tcW w:w="5446" w:type="dxa"/>
          </w:tcPr>
          <w:p>
            <w:pPr>
              <w:jc w:val="center"/>
              <w:rPr>
                <w:color w:val="000000" w:themeColor="text1"/>
                <w:szCs w:val="21"/>
                <w14:textFill>
                  <w14:solidFill>
                    <w14:schemeClr w14:val="tx1"/>
                  </w14:solidFill>
                </w14:textFill>
              </w:rPr>
            </w:pPr>
            <w:r>
              <w:rPr>
                <w:rFonts w:hint="eastAsia"/>
              </w:rPr>
              <w:t>（填写相关内容）</w:t>
            </w:r>
          </w:p>
        </w:tc>
        <w:tc>
          <w:tcPr>
            <w:tcW w:w="972" w:type="dxa"/>
          </w:tcPr>
          <w:p>
            <w:pPr>
              <w:rPr>
                <w:color w:val="000000" w:themeColor="text1"/>
                <w:szCs w:val="21"/>
                <w14:textFill>
                  <w14:solidFill>
                    <w14:schemeClr w14:val="tx1"/>
                  </w14:solidFill>
                </w14:textFill>
              </w:rPr>
            </w:pPr>
          </w:p>
        </w:tc>
        <w:tc>
          <w:tcPr>
            <w:tcW w:w="710" w:type="dxa"/>
          </w:tcPr>
          <w:p>
            <w:pPr>
              <w:rPr>
                <w:color w:val="000000" w:themeColor="text1"/>
                <w:szCs w:val="21"/>
                <w14:textFill>
                  <w14:solidFill>
                    <w14:schemeClr w14:val="tx1"/>
                  </w14:solidFill>
                </w14:textFill>
              </w:rPr>
            </w:pPr>
          </w:p>
        </w:tc>
        <w:tc>
          <w:tcPr>
            <w:tcW w:w="390" w:type="dxa"/>
          </w:tcPr>
          <w:p>
            <w:pPr>
              <w:rPr>
                <w:color w:val="000000" w:themeColor="text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464" w:type="dxa"/>
            <w:vMerge w:val="continue"/>
            <w:vAlign w:val="center"/>
          </w:tcPr>
          <w:p>
            <w:pPr>
              <w:jc w:val="center"/>
              <w:rPr>
                <w:color w:val="000000" w:themeColor="text1"/>
                <w:szCs w:val="21"/>
                <w14:textFill>
                  <w14:solidFill>
                    <w14:schemeClr w14:val="tx1"/>
                  </w14:solidFill>
                </w14:textFill>
              </w:rPr>
            </w:pPr>
          </w:p>
        </w:tc>
        <w:tc>
          <w:tcPr>
            <w:tcW w:w="772" w:type="dxa"/>
            <w:vMerge w:val="continue"/>
            <w:vAlign w:val="center"/>
          </w:tcPr>
          <w:p>
            <w:pPr>
              <w:jc w:val="center"/>
              <w:rPr>
                <w:color w:val="000000" w:themeColor="text1"/>
                <w:szCs w:val="21"/>
                <w14:textFill>
                  <w14:solidFill>
                    <w14:schemeClr w14:val="tx1"/>
                  </w14:solidFill>
                </w14:textFill>
              </w:rPr>
            </w:pPr>
          </w:p>
        </w:tc>
        <w:tc>
          <w:tcPr>
            <w:tcW w:w="5446" w:type="dxa"/>
          </w:tcPr>
          <w:p>
            <w:pPr>
              <w:jc w:val="center"/>
              <w:rPr>
                <w:color w:val="000000" w:themeColor="text1"/>
                <w:szCs w:val="21"/>
                <w14:textFill>
                  <w14:solidFill>
                    <w14:schemeClr w14:val="tx1"/>
                  </w14:solidFill>
                </w14:textFill>
              </w:rPr>
            </w:pPr>
            <w:r>
              <w:rPr>
                <w:rFonts w:hint="eastAsia"/>
              </w:rPr>
              <w:t>（填写相关内容）</w:t>
            </w:r>
          </w:p>
        </w:tc>
        <w:tc>
          <w:tcPr>
            <w:tcW w:w="972" w:type="dxa"/>
          </w:tcPr>
          <w:p>
            <w:pPr>
              <w:rPr>
                <w:color w:val="000000" w:themeColor="text1"/>
                <w:szCs w:val="21"/>
                <w14:textFill>
                  <w14:solidFill>
                    <w14:schemeClr w14:val="tx1"/>
                  </w14:solidFill>
                </w14:textFill>
              </w:rPr>
            </w:pPr>
          </w:p>
        </w:tc>
        <w:tc>
          <w:tcPr>
            <w:tcW w:w="710" w:type="dxa"/>
          </w:tcPr>
          <w:p>
            <w:pPr>
              <w:rPr>
                <w:color w:val="000000" w:themeColor="text1"/>
                <w:szCs w:val="21"/>
                <w14:textFill>
                  <w14:solidFill>
                    <w14:schemeClr w14:val="tx1"/>
                  </w14:solidFill>
                </w14:textFill>
              </w:rPr>
            </w:pPr>
          </w:p>
        </w:tc>
        <w:tc>
          <w:tcPr>
            <w:tcW w:w="390" w:type="dxa"/>
          </w:tcPr>
          <w:p>
            <w:pPr>
              <w:rPr>
                <w:color w:val="000000" w:themeColor="text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464" w:type="dxa"/>
            <w:vMerge w:val="continue"/>
            <w:vAlign w:val="center"/>
          </w:tcPr>
          <w:p>
            <w:pPr>
              <w:jc w:val="center"/>
              <w:rPr>
                <w:color w:val="000000" w:themeColor="text1"/>
                <w:szCs w:val="21"/>
                <w14:textFill>
                  <w14:solidFill>
                    <w14:schemeClr w14:val="tx1"/>
                  </w14:solidFill>
                </w14:textFill>
              </w:rPr>
            </w:pPr>
          </w:p>
        </w:tc>
        <w:tc>
          <w:tcPr>
            <w:tcW w:w="772" w:type="dxa"/>
            <w:vMerge w:val="continue"/>
            <w:vAlign w:val="center"/>
          </w:tcPr>
          <w:p>
            <w:pPr>
              <w:jc w:val="center"/>
              <w:rPr>
                <w:color w:val="000000" w:themeColor="text1"/>
                <w:szCs w:val="21"/>
                <w14:textFill>
                  <w14:solidFill>
                    <w14:schemeClr w14:val="tx1"/>
                  </w14:solidFill>
                </w14:textFill>
              </w:rPr>
            </w:pPr>
          </w:p>
        </w:tc>
        <w:tc>
          <w:tcPr>
            <w:tcW w:w="5446" w:type="dxa"/>
          </w:tcPr>
          <w:p>
            <w:pPr>
              <w:jc w:val="center"/>
              <w:rPr>
                <w:color w:val="000000" w:themeColor="text1"/>
                <w:szCs w:val="21"/>
                <w14:textFill>
                  <w14:solidFill>
                    <w14:schemeClr w14:val="tx1"/>
                  </w14:solidFill>
                </w14:textFill>
              </w:rPr>
            </w:pPr>
            <w:r>
              <w:rPr>
                <w:rFonts w:hint="eastAsia"/>
              </w:rPr>
              <w:t>（填写相关内容）</w:t>
            </w:r>
          </w:p>
        </w:tc>
        <w:tc>
          <w:tcPr>
            <w:tcW w:w="972" w:type="dxa"/>
          </w:tcPr>
          <w:p>
            <w:pPr>
              <w:rPr>
                <w:color w:val="000000" w:themeColor="text1"/>
                <w:szCs w:val="21"/>
                <w14:textFill>
                  <w14:solidFill>
                    <w14:schemeClr w14:val="tx1"/>
                  </w14:solidFill>
                </w14:textFill>
              </w:rPr>
            </w:pPr>
          </w:p>
        </w:tc>
        <w:tc>
          <w:tcPr>
            <w:tcW w:w="710" w:type="dxa"/>
          </w:tcPr>
          <w:p>
            <w:pPr>
              <w:rPr>
                <w:color w:val="000000" w:themeColor="text1"/>
                <w:szCs w:val="21"/>
                <w14:textFill>
                  <w14:solidFill>
                    <w14:schemeClr w14:val="tx1"/>
                  </w14:solidFill>
                </w14:textFill>
              </w:rPr>
            </w:pPr>
          </w:p>
        </w:tc>
        <w:tc>
          <w:tcPr>
            <w:tcW w:w="390" w:type="dxa"/>
          </w:tcPr>
          <w:p>
            <w:pPr>
              <w:rPr>
                <w:color w:val="000000" w:themeColor="text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464" w:type="dxa"/>
            <w:vMerge w:val="continue"/>
            <w:vAlign w:val="center"/>
          </w:tcPr>
          <w:p>
            <w:pPr>
              <w:jc w:val="center"/>
              <w:rPr>
                <w:color w:val="000000" w:themeColor="text1"/>
                <w:szCs w:val="21"/>
                <w14:textFill>
                  <w14:solidFill>
                    <w14:schemeClr w14:val="tx1"/>
                  </w14:solidFill>
                </w14:textFill>
              </w:rPr>
            </w:pPr>
          </w:p>
        </w:tc>
        <w:tc>
          <w:tcPr>
            <w:tcW w:w="772" w:type="dxa"/>
            <w:vMerge w:val="continue"/>
            <w:vAlign w:val="center"/>
          </w:tcPr>
          <w:p>
            <w:pPr>
              <w:jc w:val="center"/>
              <w:rPr>
                <w:color w:val="000000" w:themeColor="text1"/>
                <w:szCs w:val="21"/>
                <w14:textFill>
                  <w14:solidFill>
                    <w14:schemeClr w14:val="tx1"/>
                  </w14:solidFill>
                </w14:textFill>
              </w:rPr>
            </w:pPr>
          </w:p>
        </w:tc>
        <w:tc>
          <w:tcPr>
            <w:tcW w:w="5446" w:type="dxa"/>
          </w:tcPr>
          <w:p>
            <w:pPr>
              <w:jc w:val="center"/>
              <w:rPr>
                <w:color w:val="000000" w:themeColor="text1"/>
                <w:szCs w:val="21"/>
                <w14:textFill>
                  <w14:solidFill>
                    <w14:schemeClr w14:val="tx1"/>
                  </w14:solidFill>
                </w14:textFill>
              </w:rPr>
            </w:pPr>
            <w:r>
              <w:rPr>
                <w:rFonts w:hint="eastAsia"/>
              </w:rPr>
              <w:t>（填写相关内容）</w:t>
            </w:r>
          </w:p>
        </w:tc>
        <w:tc>
          <w:tcPr>
            <w:tcW w:w="972" w:type="dxa"/>
          </w:tcPr>
          <w:p>
            <w:pPr>
              <w:rPr>
                <w:color w:val="000000" w:themeColor="text1"/>
                <w:szCs w:val="21"/>
                <w14:textFill>
                  <w14:solidFill>
                    <w14:schemeClr w14:val="tx1"/>
                  </w14:solidFill>
                </w14:textFill>
              </w:rPr>
            </w:pPr>
          </w:p>
        </w:tc>
        <w:tc>
          <w:tcPr>
            <w:tcW w:w="710" w:type="dxa"/>
          </w:tcPr>
          <w:p>
            <w:pPr>
              <w:rPr>
                <w:color w:val="000000" w:themeColor="text1"/>
                <w:szCs w:val="21"/>
                <w14:textFill>
                  <w14:solidFill>
                    <w14:schemeClr w14:val="tx1"/>
                  </w14:solidFill>
                </w14:textFill>
              </w:rPr>
            </w:pPr>
          </w:p>
        </w:tc>
        <w:tc>
          <w:tcPr>
            <w:tcW w:w="390" w:type="dxa"/>
          </w:tcPr>
          <w:p>
            <w:pPr>
              <w:rPr>
                <w:color w:val="000000" w:themeColor="text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464" w:type="dxa"/>
            <w:vMerge w:val="continue"/>
            <w:vAlign w:val="center"/>
          </w:tcPr>
          <w:p>
            <w:pPr>
              <w:jc w:val="center"/>
              <w:rPr>
                <w:color w:val="000000" w:themeColor="text1"/>
                <w:szCs w:val="21"/>
                <w14:textFill>
                  <w14:solidFill>
                    <w14:schemeClr w14:val="tx1"/>
                  </w14:solidFill>
                </w14:textFill>
              </w:rPr>
            </w:pPr>
          </w:p>
        </w:tc>
        <w:tc>
          <w:tcPr>
            <w:tcW w:w="772" w:type="dxa"/>
            <w:vMerge w:val="continue"/>
            <w:vAlign w:val="center"/>
          </w:tcPr>
          <w:p>
            <w:pPr>
              <w:jc w:val="center"/>
              <w:rPr>
                <w:color w:val="000000" w:themeColor="text1"/>
                <w:szCs w:val="21"/>
                <w14:textFill>
                  <w14:solidFill>
                    <w14:schemeClr w14:val="tx1"/>
                  </w14:solidFill>
                </w14:textFill>
              </w:rPr>
            </w:pPr>
          </w:p>
        </w:tc>
        <w:tc>
          <w:tcPr>
            <w:tcW w:w="5446" w:type="dxa"/>
          </w:tcPr>
          <w:p>
            <w:pPr>
              <w:jc w:val="center"/>
              <w:rPr>
                <w:color w:val="000000" w:themeColor="text1"/>
                <w:szCs w:val="21"/>
                <w14:textFill>
                  <w14:solidFill>
                    <w14:schemeClr w14:val="tx1"/>
                  </w14:solidFill>
                </w14:textFill>
              </w:rPr>
            </w:pPr>
            <w:r>
              <w:rPr>
                <w:rFonts w:hint="eastAsia"/>
              </w:rPr>
              <w:t>（填写相关内容）</w:t>
            </w:r>
          </w:p>
        </w:tc>
        <w:tc>
          <w:tcPr>
            <w:tcW w:w="972" w:type="dxa"/>
          </w:tcPr>
          <w:p>
            <w:pPr>
              <w:rPr>
                <w:rStyle w:val="47"/>
                <w:b w:val="0"/>
                <w:bCs w:val="0"/>
                <w:color w:val="000000" w:themeColor="text1"/>
                <w:szCs w:val="21"/>
                <w14:textFill>
                  <w14:solidFill>
                    <w14:schemeClr w14:val="tx1"/>
                  </w14:solidFill>
                </w14:textFill>
              </w:rPr>
            </w:pPr>
          </w:p>
        </w:tc>
        <w:tc>
          <w:tcPr>
            <w:tcW w:w="710" w:type="dxa"/>
          </w:tcPr>
          <w:p>
            <w:pPr>
              <w:rPr>
                <w:rStyle w:val="47"/>
                <w:b w:val="0"/>
                <w:bCs w:val="0"/>
                <w:color w:val="000000" w:themeColor="text1"/>
                <w:szCs w:val="21"/>
                <w14:textFill>
                  <w14:solidFill>
                    <w14:schemeClr w14:val="tx1"/>
                  </w14:solidFill>
                </w14:textFill>
              </w:rPr>
            </w:pPr>
          </w:p>
        </w:tc>
        <w:tc>
          <w:tcPr>
            <w:tcW w:w="390" w:type="dxa"/>
          </w:tcPr>
          <w:p>
            <w:pPr>
              <w:rPr>
                <w:rStyle w:val="47"/>
                <w:b w:val="0"/>
                <w:bCs w:val="0"/>
                <w:color w:val="000000" w:themeColor="text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464" w:type="dxa"/>
            <w:vMerge w:val="continue"/>
            <w:vAlign w:val="center"/>
          </w:tcPr>
          <w:p>
            <w:pPr>
              <w:jc w:val="center"/>
              <w:rPr>
                <w:color w:val="000000" w:themeColor="text1"/>
                <w:szCs w:val="21"/>
                <w14:textFill>
                  <w14:solidFill>
                    <w14:schemeClr w14:val="tx1"/>
                  </w14:solidFill>
                </w14:textFill>
              </w:rPr>
            </w:pPr>
          </w:p>
        </w:tc>
        <w:tc>
          <w:tcPr>
            <w:tcW w:w="772" w:type="dxa"/>
            <w:vMerge w:val="continue"/>
            <w:vAlign w:val="center"/>
          </w:tcPr>
          <w:p>
            <w:pPr>
              <w:jc w:val="center"/>
              <w:rPr>
                <w:color w:val="000000" w:themeColor="text1"/>
                <w:szCs w:val="21"/>
                <w14:textFill>
                  <w14:solidFill>
                    <w14:schemeClr w14:val="tx1"/>
                  </w14:solidFill>
                </w14:textFill>
              </w:rPr>
            </w:pPr>
          </w:p>
        </w:tc>
        <w:tc>
          <w:tcPr>
            <w:tcW w:w="5446" w:type="dxa"/>
          </w:tcPr>
          <w:p>
            <w:pPr>
              <w:jc w:val="center"/>
              <w:rPr>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w:t>
            </w:r>
          </w:p>
        </w:tc>
        <w:tc>
          <w:tcPr>
            <w:tcW w:w="972" w:type="dxa"/>
          </w:tcPr>
          <w:p>
            <w:pPr>
              <w:rPr>
                <w:color w:val="000000" w:themeColor="text1"/>
                <w:szCs w:val="21"/>
                <w14:textFill>
                  <w14:solidFill>
                    <w14:schemeClr w14:val="tx1"/>
                  </w14:solidFill>
                </w14:textFill>
              </w:rPr>
            </w:pPr>
          </w:p>
        </w:tc>
        <w:tc>
          <w:tcPr>
            <w:tcW w:w="710" w:type="dxa"/>
          </w:tcPr>
          <w:p>
            <w:pPr>
              <w:rPr>
                <w:color w:val="000000" w:themeColor="text1"/>
                <w:szCs w:val="21"/>
                <w14:textFill>
                  <w14:solidFill>
                    <w14:schemeClr w14:val="tx1"/>
                  </w14:solidFill>
                </w14:textFill>
              </w:rPr>
            </w:pPr>
          </w:p>
        </w:tc>
        <w:tc>
          <w:tcPr>
            <w:tcW w:w="390" w:type="dxa"/>
          </w:tcPr>
          <w:p>
            <w:pPr>
              <w:rPr>
                <w:color w:val="000000" w:themeColor="text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464" w:type="dxa"/>
            <w:vMerge w:val="continue"/>
            <w:vAlign w:val="center"/>
          </w:tcPr>
          <w:p>
            <w:pPr>
              <w:jc w:val="center"/>
              <w:rPr>
                <w:color w:val="000000" w:themeColor="text1"/>
                <w:szCs w:val="21"/>
                <w14:textFill>
                  <w14:solidFill>
                    <w14:schemeClr w14:val="tx1"/>
                  </w14:solidFill>
                </w14:textFill>
              </w:rPr>
            </w:pPr>
          </w:p>
        </w:tc>
        <w:tc>
          <w:tcPr>
            <w:tcW w:w="772" w:type="dxa"/>
            <w:vMerge w:val="continue"/>
            <w:vAlign w:val="center"/>
          </w:tcPr>
          <w:p>
            <w:pPr>
              <w:jc w:val="center"/>
              <w:rPr>
                <w:color w:val="000000" w:themeColor="text1"/>
                <w:szCs w:val="21"/>
                <w14:textFill>
                  <w14:solidFill>
                    <w14:schemeClr w14:val="tx1"/>
                  </w14:solidFill>
                </w14:textFill>
              </w:rPr>
            </w:pPr>
          </w:p>
        </w:tc>
        <w:tc>
          <w:tcPr>
            <w:tcW w:w="5446" w:type="dxa"/>
          </w:tcPr>
          <w:p>
            <w:pPr>
              <w:jc w:val="center"/>
              <w:rPr>
                <w:b/>
                <w:bCs/>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w:t>
            </w:r>
          </w:p>
        </w:tc>
        <w:tc>
          <w:tcPr>
            <w:tcW w:w="972" w:type="dxa"/>
          </w:tcPr>
          <w:p>
            <w:pPr>
              <w:rPr>
                <w:b/>
                <w:bCs/>
                <w:color w:val="FF0000"/>
                <w:szCs w:val="21"/>
              </w:rPr>
            </w:pPr>
          </w:p>
        </w:tc>
        <w:tc>
          <w:tcPr>
            <w:tcW w:w="710" w:type="dxa"/>
          </w:tcPr>
          <w:p>
            <w:pPr>
              <w:rPr>
                <w:b/>
                <w:bCs/>
                <w:color w:val="FF0000"/>
                <w:szCs w:val="21"/>
              </w:rPr>
            </w:pPr>
          </w:p>
        </w:tc>
        <w:tc>
          <w:tcPr>
            <w:tcW w:w="390" w:type="dxa"/>
          </w:tcPr>
          <w:p>
            <w:pPr>
              <w:rPr>
                <w:b/>
                <w:bCs/>
                <w:color w:val="FF000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464" w:type="dxa"/>
            <w:vMerge w:val="continue"/>
            <w:vAlign w:val="center"/>
          </w:tcPr>
          <w:p>
            <w:pPr>
              <w:jc w:val="center"/>
              <w:rPr>
                <w:color w:val="000000" w:themeColor="text1"/>
                <w:szCs w:val="21"/>
                <w14:textFill>
                  <w14:solidFill>
                    <w14:schemeClr w14:val="tx1"/>
                  </w14:solidFill>
                </w14:textFill>
              </w:rPr>
            </w:pPr>
          </w:p>
        </w:tc>
        <w:tc>
          <w:tcPr>
            <w:tcW w:w="772" w:type="dxa"/>
            <w:vMerge w:val="continue"/>
            <w:vAlign w:val="center"/>
          </w:tcPr>
          <w:p>
            <w:pPr>
              <w:jc w:val="center"/>
              <w:rPr>
                <w:color w:val="000000" w:themeColor="text1"/>
                <w:szCs w:val="21"/>
                <w14:textFill>
                  <w14:solidFill>
                    <w14:schemeClr w14:val="tx1"/>
                  </w14:solidFill>
                </w14:textFill>
              </w:rPr>
            </w:pPr>
          </w:p>
        </w:tc>
        <w:tc>
          <w:tcPr>
            <w:tcW w:w="5446" w:type="dxa"/>
          </w:tcPr>
          <w:p>
            <w:pPr>
              <w:jc w:val="center"/>
              <w:rPr>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w:t>
            </w:r>
          </w:p>
        </w:tc>
        <w:tc>
          <w:tcPr>
            <w:tcW w:w="972" w:type="dxa"/>
          </w:tcPr>
          <w:p>
            <w:pPr>
              <w:rPr>
                <w:color w:val="000000" w:themeColor="text1"/>
                <w:szCs w:val="21"/>
                <w14:textFill>
                  <w14:solidFill>
                    <w14:schemeClr w14:val="tx1"/>
                  </w14:solidFill>
                </w14:textFill>
              </w:rPr>
            </w:pPr>
          </w:p>
        </w:tc>
        <w:tc>
          <w:tcPr>
            <w:tcW w:w="710" w:type="dxa"/>
          </w:tcPr>
          <w:p>
            <w:pPr>
              <w:rPr>
                <w:color w:val="000000" w:themeColor="text1"/>
                <w:szCs w:val="21"/>
                <w14:textFill>
                  <w14:solidFill>
                    <w14:schemeClr w14:val="tx1"/>
                  </w14:solidFill>
                </w14:textFill>
              </w:rPr>
            </w:pPr>
          </w:p>
        </w:tc>
        <w:tc>
          <w:tcPr>
            <w:tcW w:w="390" w:type="dxa"/>
          </w:tcPr>
          <w:p>
            <w:pPr>
              <w:rPr>
                <w:color w:val="000000" w:themeColor="text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5" w:hRule="atLeast"/>
        </w:trPr>
        <w:tc>
          <w:tcPr>
            <w:tcW w:w="464" w:type="dxa"/>
            <w:vMerge w:val="restart"/>
            <w:vAlign w:val="center"/>
          </w:tcPr>
          <w:p>
            <w:pPr>
              <w:jc w:val="cente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2</w:t>
            </w:r>
          </w:p>
        </w:tc>
        <w:tc>
          <w:tcPr>
            <w:tcW w:w="772" w:type="dxa"/>
            <w:vMerge w:val="restart"/>
            <w:vAlign w:val="center"/>
          </w:tcPr>
          <w:p>
            <w:pPr>
              <w:jc w:val="cente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w:t>
            </w:r>
            <w:r>
              <w:rPr>
                <w:color w:val="000000" w:themeColor="text1"/>
                <w:szCs w:val="21"/>
                <w14:textFill>
                  <w14:solidFill>
                    <w14:schemeClr w14:val="tx1"/>
                  </w14:solidFill>
                </w14:textFill>
              </w:rPr>
              <w:t>*</w:t>
            </w:r>
            <w:r>
              <w:rPr>
                <w:rFonts w:hint="eastAsia"/>
                <w:color w:val="000000" w:themeColor="text1"/>
                <w:szCs w:val="21"/>
                <w14:textFill>
                  <w14:solidFill>
                    <w14:schemeClr w14:val="tx1"/>
                  </w14:solidFill>
                </w14:textFill>
              </w:rPr>
              <w:t>设备</w:t>
            </w:r>
          </w:p>
        </w:tc>
        <w:tc>
          <w:tcPr>
            <w:tcW w:w="5446" w:type="dxa"/>
          </w:tcPr>
          <w:p>
            <w:pPr>
              <w:jc w:val="center"/>
              <w:rPr>
                <w:b/>
                <w:bCs/>
                <w:color w:val="000000" w:themeColor="text1"/>
                <w:szCs w:val="21"/>
                <w14:textFill>
                  <w14:solidFill>
                    <w14:schemeClr w14:val="tx1"/>
                  </w14:solidFill>
                </w14:textFill>
              </w:rPr>
            </w:pPr>
            <w:r>
              <w:rPr>
                <w:rFonts w:hint="eastAsia"/>
              </w:rPr>
              <w:t>（填写相关内容）</w:t>
            </w:r>
          </w:p>
        </w:tc>
        <w:tc>
          <w:tcPr>
            <w:tcW w:w="972" w:type="dxa"/>
          </w:tcPr>
          <w:p>
            <w:pPr>
              <w:rPr>
                <w:b/>
                <w:bCs/>
                <w:color w:val="FF0000"/>
                <w:szCs w:val="21"/>
              </w:rPr>
            </w:pPr>
          </w:p>
        </w:tc>
        <w:tc>
          <w:tcPr>
            <w:tcW w:w="710" w:type="dxa"/>
          </w:tcPr>
          <w:p>
            <w:pPr>
              <w:rPr>
                <w:b/>
                <w:bCs/>
                <w:color w:val="FF0000"/>
                <w:szCs w:val="21"/>
              </w:rPr>
            </w:pPr>
          </w:p>
        </w:tc>
        <w:tc>
          <w:tcPr>
            <w:tcW w:w="390" w:type="dxa"/>
          </w:tcPr>
          <w:p>
            <w:pPr>
              <w:rPr>
                <w:b/>
                <w:bCs/>
                <w:color w:val="FF000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464" w:type="dxa"/>
            <w:vMerge w:val="continue"/>
          </w:tcPr>
          <w:p>
            <w:pPr>
              <w:jc w:val="center"/>
              <w:rPr>
                <w:color w:val="000000" w:themeColor="text1"/>
                <w:szCs w:val="21"/>
                <w14:textFill>
                  <w14:solidFill>
                    <w14:schemeClr w14:val="tx1"/>
                  </w14:solidFill>
                </w14:textFill>
              </w:rPr>
            </w:pPr>
          </w:p>
        </w:tc>
        <w:tc>
          <w:tcPr>
            <w:tcW w:w="772" w:type="dxa"/>
            <w:vMerge w:val="continue"/>
          </w:tcPr>
          <w:p>
            <w:pPr>
              <w:rPr>
                <w:color w:val="000000" w:themeColor="text1"/>
                <w:szCs w:val="21"/>
                <w14:textFill>
                  <w14:solidFill>
                    <w14:schemeClr w14:val="tx1"/>
                  </w14:solidFill>
                </w14:textFill>
              </w:rPr>
            </w:pPr>
          </w:p>
        </w:tc>
        <w:tc>
          <w:tcPr>
            <w:tcW w:w="5446" w:type="dxa"/>
          </w:tcPr>
          <w:p>
            <w:pPr>
              <w:jc w:val="center"/>
              <w:rPr>
                <w:color w:val="000000" w:themeColor="text1"/>
                <w:szCs w:val="21"/>
                <w14:textFill>
                  <w14:solidFill>
                    <w14:schemeClr w14:val="tx1"/>
                  </w14:solidFill>
                </w14:textFill>
              </w:rPr>
            </w:pPr>
            <w:r>
              <w:rPr>
                <w:rFonts w:hint="eastAsia"/>
              </w:rPr>
              <w:t>（填写相关内容）</w:t>
            </w:r>
          </w:p>
        </w:tc>
        <w:tc>
          <w:tcPr>
            <w:tcW w:w="972" w:type="dxa"/>
          </w:tcPr>
          <w:p>
            <w:pPr>
              <w:rPr>
                <w:color w:val="000000" w:themeColor="text1"/>
                <w:szCs w:val="21"/>
                <w14:textFill>
                  <w14:solidFill>
                    <w14:schemeClr w14:val="tx1"/>
                  </w14:solidFill>
                </w14:textFill>
              </w:rPr>
            </w:pPr>
          </w:p>
        </w:tc>
        <w:tc>
          <w:tcPr>
            <w:tcW w:w="710" w:type="dxa"/>
          </w:tcPr>
          <w:p>
            <w:pPr>
              <w:rPr>
                <w:color w:val="000000" w:themeColor="text1"/>
                <w:szCs w:val="21"/>
                <w14:textFill>
                  <w14:solidFill>
                    <w14:schemeClr w14:val="tx1"/>
                  </w14:solidFill>
                </w14:textFill>
              </w:rPr>
            </w:pPr>
          </w:p>
        </w:tc>
        <w:tc>
          <w:tcPr>
            <w:tcW w:w="390" w:type="dxa"/>
          </w:tcPr>
          <w:p>
            <w:pPr>
              <w:rPr>
                <w:color w:val="000000" w:themeColor="text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 w:hRule="atLeast"/>
        </w:trPr>
        <w:tc>
          <w:tcPr>
            <w:tcW w:w="464" w:type="dxa"/>
            <w:vMerge w:val="continue"/>
          </w:tcPr>
          <w:p>
            <w:pPr>
              <w:jc w:val="center"/>
              <w:rPr>
                <w:color w:val="000000" w:themeColor="text1"/>
                <w:szCs w:val="21"/>
                <w14:textFill>
                  <w14:solidFill>
                    <w14:schemeClr w14:val="tx1"/>
                  </w14:solidFill>
                </w14:textFill>
              </w:rPr>
            </w:pPr>
          </w:p>
        </w:tc>
        <w:tc>
          <w:tcPr>
            <w:tcW w:w="772" w:type="dxa"/>
            <w:vMerge w:val="continue"/>
          </w:tcPr>
          <w:p>
            <w:pPr>
              <w:rPr>
                <w:color w:val="000000" w:themeColor="text1"/>
                <w:szCs w:val="21"/>
                <w14:textFill>
                  <w14:solidFill>
                    <w14:schemeClr w14:val="tx1"/>
                  </w14:solidFill>
                </w14:textFill>
              </w:rPr>
            </w:pPr>
          </w:p>
        </w:tc>
        <w:tc>
          <w:tcPr>
            <w:tcW w:w="5446" w:type="dxa"/>
          </w:tcPr>
          <w:p>
            <w:pPr>
              <w:jc w:val="center"/>
              <w:rPr>
                <w:color w:val="000000" w:themeColor="text1"/>
                <w:szCs w:val="21"/>
                <w14:textFill>
                  <w14:solidFill>
                    <w14:schemeClr w14:val="tx1"/>
                  </w14:solidFill>
                </w14:textFill>
              </w:rPr>
            </w:pPr>
            <w:r>
              <w:rPr>
                <w:rFonts w:hint="eastAsia"/>
              </w:rPr>
              <w:t>（填写相关内容）</w:t>
            </w:r>
          </w:p>
        </w:tc>
        <w:tc>
          <w:tcPr>
            <w:tcW w:w="972" w:type="dxa"/>
          </w:tcPr>
          <w:p>
            <w:pPr>
              <w:rPr>
                <w:color w:val="000000" w:themeColor="text1"/>
                <w:szCs w:val="21"/>
                <w14:textFill>
                  <w14:solidFill>
                    <w14:schemeClr w14:val="tx1"/>
                  </w14:solidFill>
                </w14:textFill>
              </w:rPr>
            </w:pPr>
          </w:p>
        </w:tc>
        <w:tc>
          <w:tcPr>
            <w:tcW w:w="710" w:type="dxa"/>
          </w:tcPr>
          <w:p>
            <w:pPr>
              <w:rPr>
                <w:color w:val="000000" w:themeColor="text1"/>
                <w:szCs w:val="21"/>
                <w14:textFill>
                  <w14:solidFill>
                    <w14:schemeClr w14:val="tx1"/>
                  </w14:solidFill>
                </w14:textFill>
              </w:rPr>
            </w:pPr>
          </w:p>
        </w:tc>
        <w:tc>
          <w:tcPr>
            <w:tcW w:w="390" w:type="dxa"/>
          </w:tcPr>
          <w:p>
            <w:pPr>
              <w:rPr>
                <w:color w:val="000000" w:themeColor="text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464" w:type="dxa"/>
            <w:vMerge w:val="continue"/>
          </w:tcPr>
          <w:p>
            <w:pPr>
              <w:jc w:val="center"/>
              <w:rPr>
                <w:color w:val="000000" w:themeColor="text1"/>
                <w:szCs w:val="21"/>
                <w14:textFill>
                  <w14:solidFill>
                    <w14:schemeClr w14:val="tx1"/>
                  </w14:solidFill>
                </w14:textFill>
              </w:rPr>
            </w:pPr>
          </w:p>
        </w:tc>
        <w:tc>
          <w:tcPr>
            <w:tcW w:w="772" w:type="dxa"/>
            <w:vMerge w:val="continue"/>
          </w:tcPr>
          <w:p>
            <w:pPr>
              <w:rPr>
                <w:color w:val="000000" w:themeColor="text1"/>
                <w:szCs w:val="21"/>
                <w14:textFill>
                  <w14:solidFill>
                    <w14:schemeClr w14:val="tx1"/>
                  </w14:solidFill>
                </w14:textFill>
              </w:rPr>
            </w:pPr>
          </w:p>
        </w:tc>
        <w:tc>
          <w:tcPr>
            <w:tcW w:w="5446" w:type="dxa"/>
          </w:tcPr>
          <w:p>
            <w:pPr>
              <w:jc w:val="center"/>
              <w:rPr>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w:t>
            </w:r>
          </w:p>
        </w:tc>
        <w:tc>
          <w:tcPr>
            <w:tcW w:w="972" w:type="dxa"/>
          </w:tcPr>
          <w:p>
            <w:pPr>
              <w:rPr>
                <w:color w:val="000000" w:themeColor="text1"/>
                <w:szCs w:val="21"/>
                <w14:textFill>
                  <w14:solidFill>
                    <w14:schemeClr w14:val="tx1"/>
                  </w14:solidFill>
                </w14:textFill>
              </w:rPr>
            </w:pPr>
          </w:p>
        </w:tc>
        <w:tc>
          <w:tcPr>
            <w:tcW w:w="710" w:type="dxa"/>
          </w:tcPr>
          <w:p>
            <w:pPr>
              <w:rPr>
                <w:color w:val="000000" w:themeColor="text1"/>
                <w:szCs w:val="21"/>
                <w14:textFill>
                  <w14:solidFill>
                    <w14:schemeClr w14:val="tx1"/>
                  </w14:solidFill>
                </w14:textFill>
              </w:rPr>
            </w:pPr>
          </w:p>
        </w:tc>
        <w:tc>
          <w:tcPr>
            <w:tcW w:w="390" w:type="dxa"/>
          </w:tcPr>
          <w:p>
            <w:pPr>
              <w:rPr>
                <w:color w:val="000000" w:themeColor="text1"/>
                <w:szCs w:val="21"/>
                <w14:textFill>
                  <w14:solidFill>
                    <w14:schemeClr w14:val="tx1"/>
                  </w14:solidFill>
                </w14:textFill>
              </w:rPr>
            </w:pPr>
          </w:p>
        </w:tc>
      </w:tr>
    </w:tbl>
    <w:p>
      <w:pPr>
        <w:rPr>
          <w:sz w:val="24"/>
        </w:rPr>
      </w:pPr>
    </w:p>
    <w:p>
      <w:pPr>
        <w:rPr>
          <w:b/>
          <w:sz w:val="24"/>
        </w:rPr>
      </w:pPr>
      <w:bookmarkStart w:id="71" w:name="_Hlk72095977"/>
      <w:r>
        <w:rPr>
          <w:rFonts w:hint="eastAsia"/>
          <w:sz w:val="24"/>
        </w:rPr>
        <w:t>证明资料【如有的话，供应商提供的证明资料应统一编号（排序），格式自定】</w:t>
      </w:r>
      <w:bookmarkEnd w:id="71"/>
      <w:r>
        <w:rPr>
          <w:rFonts w:hint="eastAsia"/>
          <w:sz w:val="24"/>
        </w:rPr>
        <w:t>：</w:t>
      </w:r>
    </w:p>
    <w:p>
      <w:pPr>
        <w:ind w:firstLine="482" w:firstLineChars="200"/>
        <w:rPr>
          <w:b/>
          <w:sz w:val="24"/>
        </w:rPr>
      </w:pPr>
      <w:r>
        <w:rPr>
          <w:rFonts w:hint="eastAsia"/>
          <w:b/>
          <w:sz w:val="24"/>
        </w:rPr>
        <w:t>《技术要求偏离表》编制指引：</w:t>
      </w:r>
    </w:p>
    <w:p>
      <w:pPr>
        <w:ind w:firstLine="482" w:firstLineChars="200"/>
        <w:rPr>
          <w:b/>
          <w:sz w:val="24"/>
        </w:rPr>
      </w:pPr>
      <w:r>
        <w:rPr>
          <w:rFonts w:hint="eastAsia"/>
          <w:b/>
          <w:sz w:val="24"/>
        </w:rPr>
        <w:t>1、技术要求偏离表的序号、货物名称、招标技术要求等栏目</w:t>
      </w:r>
      <w:bookmarkStart w:id="72" w:name="_Hlk72094407"/>
      <w:r>
        <w:rPr>
          <w:rFonts w:hint="eastAsia"/>
          <w:b/>
          <w:sz w:val="24"/>
        </w:rPr>
        <w:t>对应“用户需求书”中的“技术要求”章节</w:t>
      </w:r>
      <w:bookmarkEnd w:id="72"/>
      <w:r>
        <w:rPr>
          <w:rFonts w:hint="eastAsia"/>
          <w:b/>
          <w:sz w:val="24"/>
        </w:rPr>
        <w:t>相关内容。</w:t>
      </w:r>
    </w:p>
    <w:p>
      <w:pPr>
        <w:ind w:firstLine="482" w:firstLineChars="200"/>
        <w:rPr>
          <w:b/>
          <w:sz w:val="24"/>
        </w:rPr>
      </w:pPr>
      <w:r>
        <w:rPr>
          <w:b/>
          <w:sz w:val="24"/>
        </w:rPr>
        <w:t>2</w:t>
      </w:r>
      <w:r>
        <w:rPr>
          <w:rFonts w:hint="eastAsia"/>
          <w:b/>
          <w:sz w:val="24"/>
        </w:rPr>
        <w:t>、“投标技术响应”一栏必须一一对照“招标技术要求”，详细填写投标人自身投标货物的具体参数，以体现具体响应情况。</w:t>
      </w:r>
    </w:p>
    <w:p>
      <w:pPr>
        <w:ind w:firstLine="482" w:firstLineChars="200"/>
        <w:rPr>
          <w:b/>
          <w:sz w:val="24"/>
        </w:rPr>
      </w:pPr>
      <w:r>
        <w:rPr>
          <w:b/>
          <w:sz w:val="24"/>
        </w:rPr>
        <w:t>3</w:t>
      </w:r>
      <w:r>
        <w:rPr>
          <w:rFonts w:hint="eastAsia"/>
          <w:b/>
          <w:sz w:val="24"/>
        </w:rPr>
        <w:t>、</w:t>
      </w:r>
      <w:bookmarkStart w:id="73" w:name="_Hlk72158270"/>
      <w:r>
        <w:rPr>
          <w:rFonts w:hint="eastAsia"/>
          <w:b/>
          <w:sz w:val="24"/>
        </w:rPr>
        <w:t>“偏离情况”</w:t>
      </w:r>
      <w:bookmarkEnd w:id="73"/>
      <w:r>
        <w:rPr>
          <w:rFonts w:hint="eastAsia"/>
          <w:b/>
          <w:sz w:val="24"/>
        </w:rPr>
        <w:t>一栏填写如实填写“正偏离”、“负偏离”或“无偏离”，其中：</w:t>
      </w:r>
      <w:bookmarkStart w:id="74" w:name="_Hlk72093866"/>
      <w:r>
        <w:rPr>
          <w:rFonts w:hint="eastAsia"/>
          <w:b/>
          <w:sz w:val="24"/>
        </w:rPr>
        <w:t>“正偏离”表示“投标响应优于招标技术要求”，“负偏离”表示“投标响应不满足招标技术要求”，“无偏离”表示“投标响应与招标技术要求一致”</w:t>
      </w:r>
      <w:bookmarkEnd w:id="74"/>
      <w:r>
        <w:rPr>
          <w:rFonts w:hint="eastAsia"/>
          <w:b/>
          <w:sz w:val="24"/>
        </w:rPr>
        <w:t>。“投标技术响应”对比“招标技术要求”存在响应不全（包括未响应整项招标技术要求或者未响应一项招标技术要求的部分内容），均视为“负偏离”。</w:t>
      </w:r>
    </w:p>
    <w:p>
      <w:pPr>
        <w:ind w:firstLine="482" w:firstLineChars="200"/>
        <w:rPr>
          <w:b/>
          <w:sz w:val="24"/>
        </w:rPr>
      </w:pPr>
      <w:r>
        <w:rPr>
          <w:b/>
          <w:sz w:val="24"/>
        </w:rPr>
        <w:t>4</w:t>
      </w:r>
      <w:r>
        <w:rPr>
          <w:rFonts w:hint="eastAsia"/>
          <w:b/>
          <w:sz w:val="24"/>
        </w:rPr>
        <w:t>、未要求提供证明资料的招标技术要求，可以不提供证明资料（如实响应即可）。</w:t>
      </w:r>
    </w:p>
    <w:p>
      <w:pPr>
        <w:ind w:firstLine="482" w:firstLineChars="200"/>
        <w:rPr>
          <w:b/>
          <w:sz w:val="24"/>
        </w:rPr>
      </w:pPr>
      <w:r>
        <w:rPr>
          <w:rFonts w:hint="eastAsia"/>
          <w:b/>
          <w:sz w:val="24"/>
        </w:rPr>
        <w:t>5、证明资料条款响应要求：要求提供证明资料（且已对证明资料的形式、内容作出明确要求）进行响应的条款，可在“说明”一栏中列明是否提供了符合要求的证明资料；此类条款应严格依照要求的形式、内容提供证明资料，如未提供证明资料（或：证明资料的形式、内容等不符合要求；证明资料显示不符合招标技术要求；证明资料模糊不清无法判断或未显示是否满足招标技术要求），且投标人在“偏离情况”一栏响应为“正偏离”或“无偏离”的，经评审委员会认定，将判定为负偏离。</w:t>
      </w:r>
    </w:p>
    <w:p>
      <w:pPr>
        <w:ind w:firstLine="482" w:firstLineChars="200"/>
        <w:rPr>
          <w:b/>
          <w:sz w:val="24"/>
        </w:rPr>
      </w:pPr>
      <w:r>
        <w:rPr>
          <w:rFonts w:hint="eastAsia"/>
          <w:b/>
          <w:sz w:val="24"/>
        </w:rPr>
        <w:t>6、</w:t>
      </w:r>
      <w:bookmarkStart w:id="75" w:name="_Hlk72096176"/>
      <w:r>
        <w:rPr>
          <w:rFonts w:hint="eastAsia"/>
          <w:b/>
          <w:sz w:val="24"/>
        </w:rPr>
        <w:t>证明资料的形式及其它具体要求</w:t>
      </w:r>
      <w:bookmarkEnd w:id="75"/>
      <w:r>
        <w:rPr>
          <w:rFonts w:hint="eastAsia"/>
          <w:b/>
          <w:sz w:val="24"/>
        </w:rPr>
        <w:t>：</w:t>
      </w:r>
    </w:p>
    <w:p>
      <w:pPr>
        <w:ind w:firstLine="482" w:firstLineChars="200"/>
        <w:rPr>
          <w:b/>
          <w:sz w:val="24"/>
        </w:rPr>
      </w:pPr>
      <w:r>
        <w:rPr>
          <w:rFonts w:hint="eastAsia"/>
          <w:b/>
          <w:sz w:val="24"/>
        </w:rPr>
        <w:t>（1）除照片、图片（截图）及不需加盖公章的文字说明（技术说明）外，其它证明资料均要求为原件扫描件；</w:t>
      </w:r>
    </w:p>
    <w:p>
      <w:pPr>
        <w:ind w:firstLine="482" w:firstLineChars="200"/>
        <w:rPr>
          <w:b/>
          <w:sz w:val="24"/>
        </w:rPr>
      </w:pPr>
      <w:r>
        <w:rPr>
          <w:rFonts w:hint="eastAsia"/>
          <w:b/>
          <w:sz w:val="24"/>
        </w:rPr>
        <w:t>（2）提供证明资料的形式包括但不限于：a.制造商公布（出具）的产品说明书、产品彩页；b.我国政府机构出具的产品检验和核准证件等；c.第三方机构出具的检测（检验、测试）报告、认证证书等；已对证明资料的形式、内容作出具体要求的，必须严格按要求的形式、内容提供证明资料；</w:t>
      </w:r>
    </w:p>
    <w:p>
      <w:pPr>
        <w:ind w:firstLine="482" w:firstLineChars="200"/>
        <w:rPr>
          <w:b/>
          <w:sz w:val="24"/>
        </w:rPr>
      </w:pPr>
      <w:r>
        <w:rPr>
          <w:rFonts w:hint="eastAsia"/>
          <w:b/>
          <w:sz w:val="24"/>
        </w:rPr>
        <w:t>（3）产品说明书或彩页应为制造商公布（出具）的中文产品说明书或彩页；提供外文说明书或彩页的，必须同时提供加盖制造商公章的对应中文翻译说明，评标依据以中文翻译内容为准，外文说明书或彩页仅供参考；产品说明书或彩页的尺寸和清晰度应该能够在电脑上被阅读、识别和判断；</w:t>
      </w:r>
    </w:p>
    <w:p>
      <w:pPr>
        <w:ind w:firstLine="482" w:firstLineChars="200"/>
        <w:rPr>
          <w:b/>
          <w:sz w:val="24"/>
        </w:rPr>
      </w:pPr>
      <w:r>
        <w:rPr>
          <w:rFonts w:hint="eastAsia"/>
          <w:b/>
          <w:sz w:val="24"/>
        </w:rPr>
        <w:t>我国政府机构出具的产品检验和核准证件应为证件正面、背面和附件标注的全部具体内容；产品检验和核准证件的尺寸和清晰度应该能够在电脑上被阅读、识别和判断；</w:t>
      </w:r>
    </w:p>
    <w:p>
      <w:pPr>
        <w:ind w:firstLine="482" w:firstLineChars="200"/>
        <w:rPr>
          <w:b/>
          <w:sz w:val="24"/>
        </w:rPr>
      </w:pPr>
      <w:r>
        <w:rPr>
          <w:rFonts w:hint="eastAsia"/>
          <w:b/>
          <w:sz w:val="24"/>
        </w:rPr>
        <w:t>第三方机构出具的检测（检验、测试）报告、认证（证明）证书应为中文报告或证书；提供外文报告或证书的，必须同时提供对应的中文翻译文字说明，评标依据以中文翻译文字说明内容为准，外文报告或证书仅供参考；报告或证书的尺寸和清晰度应该能够在电脑上被阅读、识别和判断；</w:t>
      </w:r>
    </w:p>
    <w:p>
      <w:pPr>
        <w:ind w:firstLine="482" w:firstLineChars="200"/>
        <w:rPr>
          <w:b/>
          <w:sz w:val="24"/>
        </w:rPr>
      </w:pPr>
      <w:r>
        <w:rPr>
          <w:rFonts w:hint="eastAsia"/>
          <w:b/>
          <w:sz w:val="24"/>
        </w:rPr>
        <w:t>其它证明资料的形式要求参照以上要求执行；</w:t>
      </w:r>
    </w:p>
    <w:p>
      <w:pPr>
        <w:ind w:firstLine="482" w:firstLineChars="200"/>
        <w:rPr>
          <w:b/>
          <w:sz w:val="24"/>
        </w:rPr>
      </w:pPr>
      <w:r>
        <w:rPr>
          <w:rFonts w:hint="eastAsia"/>
          <w:b/>
          <w:sz w:val="24"/>
        </w:rPr>
        <w:t>（4）证明资料均要求原件备查。</w:t>
      </w:r>
    </w:p>
    <w:p>
      <w:pPr>
        <w:ind w:firstLine="482" w:firstLineChars="200"/>
        <w:rPr>
          <w:b/>
          <w:sz w:val="24"/>
        </w:rPr>
      </w:pPr>
      <w:r>
        <w:rPr>
          <w:rFonts w:hint="eastAsia"/>
          <w:b/>
          <w:sz w:val="24"/>
        </w:rPr>
        <w:t>7、其它注意事项：评审委员会有权对投标人的响应情况作出判断（评审结论）；</w:t>
      </w:r>
    </w:p>
    <w:p>
      <w:pPr>
        <w:rPr>
          <w:sz w:val="24"/>
        </w:rPr>
      </w:pPr>
    </w:p>
    <w:p>
      <w:pPr>
        <w:pStyle w:val="5"/>
        <w:jc w:val="center"/>
        <w:rPr>
          <w:sz w:val="24"/>
        </w:rPr>
      </w:pPr>
      <w:r>
        <w:rPr>
          <w:rFonts w:hint="eastAsia" w:ascii="黑体" w:eastAsia="黑体"/>
          <w:b w:val="0"/>
          <w:bCs w:val="0"/>
          <w:sz w:val="24"/>
          <w:szCs w:val="20"/>
        </w:rPr>
        <w:t>五、商务要求偏离表</w:t>
      </w:r>
    </w:p>
    <w:tbl>
      <w:tblPr>
        <w:tblStyle w:val="43"/>
        <w:tblW w:w="4997"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71"/>
        <w:gridCol w:w="1320"/>
        <w:gridCol w:w="4611"/>
        <w:gridCol w:w="910"/>
        <w:gridCol w:w="602"/>
        <w:gridCol w:w="51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335" w:type="pct"/>
            <w:vAlign w:val="center"/>
          </w:tcPr>
          <w:p>
            <w:pPr>
              <w:jc w:val="center"/>
              <w:rPr>
                <w:b/>
              </w:rPr>
            </w:pPr>
            <w:r>
              <w:rPr>
                <w:rFonts w:hint="eastAsia"/>
                <w:sz w:val="24"/>
              </w:rPr>
              <w:t>序号</w:t>
            </w:r>
          </w:p>
        </w:tc>
        <w:tc>
          <w:tcPr>
            <w:tcW w:w="774" w:type="pct"/>
            <w:vAlign w:val="center"/>
          </w:tcPr>
          <w:p>
            <w:pPr>
              <w:jc w:val="center"/>
              <w:rPr>
                <w:b/>
              </w:rPr>
            </w:pPr>
            <w:r>
              <w:rPr>
                <w:rFonts w:hint="eastAsia"/>
                <w:b/>
              </w:rPr>
              <w:t>商务需求项</w:t>
            </w:r>
          </w:p>
        </w:tc>
        <w:tc>
          <w:tcPr>
            <w:tcW w:w="2705" w:type="pct"/>
            <w:vAlign w:val="center"/>
          </w:tcPr>
          <w:p>
            <w:pPr>
              <w:jc w:val="center"/>
              <w:rPr>
                <w:b/>
              </w:rPr>
            </w:pPr>
            <w:r>
              <w:rPr>
                <w:rFonts w:hint="eastAsia"/>
                <w:sz w:val="24"/>
              </w:rPr>
              <w:t>招标商务要求</w:t>
            </w:r>
          </w:p>
        </w:tc>
        <w:tc>
          <w:tcPr>
            <w:tcW w:w="534" w:type="pct"/>
            <w:vAlign w:val="center"/>
          </w:tcPr>
          <w:p>
            <w:pPr>
              <w:jc w:val="center"/>
              <w:rPr>
                <w:b/>
              </w:rPr>
            </w:pPr>
            <w:r>
              <w:rPr>
                <w:rFonts w:hint="eastAsia"/>
                <w:sz w:val="24"/>
              </w:rPr>
              <w:t>投标商务响应</w:t>
            </w:r>
          </w:p>
        </w:tc>
        <w:tc>
          <w:tcPr>
            <w:tcW w:w="353" w:type="pct"/>
            <w:vAlign w:val="center"/>
          </w:tcPr>
          <w:p>
            <w:pPr>
              <w:jc w:val="center"/>
              <w:rPr>
                <w:b/>
              </w:rPr>
            </w:pPr>
            <w:r>
              <w:rPr>
                <w:rFonts w:hint="eastAsia"/>
              </w:rPr>
              <w:t>偏离情况</w:t>
            </w:r>
          </w:p>
        </w:tc>
        <w:tc>
          <w:tcPr>
            <w:tcW w:w="296" w:type="pct"/>
            <w:vAlign w:val="center"/>
          </w:tcPr>
          <w:p>
            <w:pPr>
              <w:jc w:val="center"/>
              <w:rPr>
                <w:b/>
              </w:rPr>
            </w:pPr>
            <w:r>
              <w:rPr>
                <w:rFonts w:hint="eastAsia"/>
                <w:sz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5000" w:type="pct"/>
            <w:gridSpan w:val="6"/>
          </w:tcPr>
          <w:p>
            <w:pPr>
              <w:rPr>
                <w:b/>
              </w:rPr>
            </w:pPr>
            <w:r>
              <w:rPr>
                <w:rFonts w:hint="eastAsia"/>
                <w:b/>
              </w:rPr>
              <w:t>（一）免费保修期内售后服务要求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335" w:type="pct"/>
            <w:vAlign w:val="center"/>
          </w:tcPr>
          <w:p>
            <w:pPr>
              <w:jc w:val="center"/>
              <w:rPr>
                <w:bCs/>
              </w:rPr>
            </w:pPr>
            <w:r>
              <w:rPr>
                <w:rFonts w:hint="eastAsia"/>
                <w:bCs/>
              </w:rPr>
              <w:t>1</w:t>
            </w:r>
          </w:p>
        </w:tc>
        <w:tc>
          <w:tcPr>
            <w:tcW w:w="774" w:type="pct"/>
          </w:tcPr>
          <w:p>
            <w:pPr>
              <w:jc w:val="center"/>
            </w:pPr>
            <w:r>
              <w:rPr>
                <w:rFonts w:hint="eastAsia"/>
              </w:rPr>
              <w:t>*</w:t>
            </w:r>
            <w:r>
              <w:t>***</w:t>
            </w:r>
          </w:p>
        </w:tc>
        <w:tc>
          <w:tcPr>
            <w:tcW w:w="2705" w:type="pct"/>
          </w:tcPr>
          <w:p>
            <w:pPr>
              <w:jc w:val="center"/>
              <w:rPr>
                <w:b/>
              </w:rPr>
            </w:pPr>
            <w:r>
              <w:rPr>
                <w:rFonts w:hint="eastAsia"/>
                <w:bCs/>
                <w:szCs w:val="21"/>
              </w:rPr>
              <w:t>（填写相关内容）</w:t>
            </w:r>
          </w:p>
        </w:tc>
        <w:tc>
          <w:tcPr>
            <w:tcW w:w="534" w:type="pct"/>
          </w:tcPr>
          <w:p>
            <w:pPr>
              <w:rPr>
                <w:bCs/>
                <w:szCs w:val="21"/>
              </w:rPr>
            </w:pPr>
          </w:p>
        </w:tc>
        <w:tc>
          <w:tcPr>
            <w:tcW w:w="353" w:type="pct"/>
          </w:tcPr>
          <w:p>
            <w:pPr>
              <w:rPr>
                <w:bCs/>
                <w:szCs w:val="21"/>
              </w:rPr>
            </w:pPr>
          </w:p>
        </w:tc>
        <w:tc>
          <w:tcPr>
            <w:tcW w:w="296" w:type="pct"/>
          </w:tcPr>
          <w:p>
            <w:pPr>
              <w:rPr>
                <w:bCs/>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335" w:type="pct"/>
            <w:vAlign w:val="center"/>
          </w:tcPr>
          <w:p>
            <w:pPr>
              <w:jc w:val="center"/>
              <w:rPr>
                <w:bCs/>
              </w:rPr>
            </w:pPr>
            <w:r>
              <w:rPr>
                <w:bCs/>
              </w:rPr>
              <w:t>2</w:t>
            </w:r>
          </w:p>
        </w:tc>
        <w:tc>
          <w:tcPr>
            <w:tcW w:w="774" w:type="pct"/>
          </w:tcPr>
          <w:p>
            <w:pPr>
              <w:jc w:val="center"/>
            </w:pPr>
            <w:r>
              <w:rPr>
                <w:rFonts w:hint="eastAsia"/>
              </w:rPr>
              <w:t>****</w:t>
            </w:r>
          </w:p>
        </w:tc>
        <w:tc>
          <w:tcPr>
            <w:tcW w:w="2705" w:type="pct"/>
          </w:tcPr>
          <w:p>
            <w:pPr>
              <w:jc w:val="center"/>
              <w:rPr>
                <w:bCs/>
                <w:szCs w:val="21"/>
              </w:rPr>
            </w:pPr>
            <w:r>
              <w:rPr>
                <w:rFonts w:hint="eastAsia"/>
              </w:rPr>
              <w:t>（填写相关内容）</w:t>
            </w:r>
          </w:p>
        </w:tc>
        <w:tc>
          <w:tcPr>
            <w:tcW w:w="534" w:type="pct"/>
          </w:tcPr>
          <w:p>
            <w:pPr>
              <w:rPr>
                <w:bCs/>
                <w:szCs w:val="21"/>
              </w:rPr>
            </w:pPr>
          </w:p>
        </w:tc>
        <w:tc>
          <w:tcPr>
            <w:tcW w:w="353" w:type="pct"/>
          </w:tcPr>
          <w:p>
            <w:pPr>
              <w:rPr>
                <w:bCs/>
                <w:szCs w:val="21"/>
              </w:rPr>
            </w:pPr>
          </w:p>
        </w:tc>
        <w:tc>
          <w:tcPr>
            <w:tcW w:w="296" w:type="pct"/>
          </w:tcPr>
          <w:p>
            <w:pPr>
              <w:rPr>
                <w:bCs/>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5000" w:type="pct"/>
            <w:gridSpan w:val="6"/>
            <w:vAlign w:val="center"/>
          </w:tcPr>
          <w:p>
            <w:pPr>
              <w:rPr>
                <w:bCs/>
                <w:szCs w:val="21"/>
              </w:rPr>
            </w:pPr>
            <w:r>
              <w:rPr>
                <w:rFonts w:hint="eastAsia"/>
                <w:b/>
              </w:rPr>
              <w:t>（二）免费保修期外售后服务要求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335" w:type="pct"/>
          </w:tcPr>
          <w:p>
            <w:pPr>
              <w:jc w:val="center"/>
              <w:rPr>
                <w:bCs/>
              </w:rPr>
            </w:pPr>
            <w:r>
              <w:rPr>
                <w:rFonts w:hint="eastAsia"/>
              </w:rPr>
              <w:t>1</w:t>
            </w:r>
          </w:p>
        </w:tc>
        <w:tc>
          <w:tcPr>
            <w:tcW w:w="774" w:type="pct"/>
          </w:tcPr>
          <w:p>
            <w:pPr>
              <w:jc w:val="center"/>
            </w:pPr>
            <w:r>
              <w:rPr>
                <w:rFonts w:hint="eastAsia"/>
              </w:rPr>
              <w:t>****</w:t>
            </w:r>
          </w:p>
        </w:tc>
        <w:tc>
          <w:tcPr>
            <w:tcW w:w="2705" w:type="pct"/>
          </w:tcPr>
          <w:p>
            <w:pPr>
              <w:jc w:val="center"/>
            </w:pPr>
            <w:r>
              <w:rPr>
                <w:rFonts w:hint="eastAsia"/>
              </w:rPr>
              <w:t>（填写相关内容）</w:t>
            </w:r>
          </w:p>
        </w:tc>
        <w:tc>
          <w:tcPr>
            <w:tcW w:w="534" w:type="pct"/>
          </w:tcPr>
          <w:p>
            <w:pPr>
              <w:rPr>
                <w:bCs/>
                <w:szCs w:val="21"/>
              </w:rPr>
            </w:pPr>
          </w:p>
        </w:tc>
        <w:tc>
          <w:tcPr>
            <w:tcW w:w="353" w:type="pct"/>
          </w:tcPr>
          <w:p>
            <w:pPr>
              <w:rPr>
                <w:bCs/>
                <w:szCs w:val="21"/>
              </w:rPr>
            </w:pPr>
          </w:p>
        </w:tc>
        <w:tc>
          <w:tcPr>
            <w:tcW w:w="296" w:type="pct"/>
          </w:tcPr>
          <w:p>
            <w:pPr>
              <w:rPr>
                <w:bCs/>
                <w:szCs w:val="21"/>
              </w:rPr>
            </w:pPr>
          </w:p>
        </w:tc>
      </w:tr>
    </w:tbl>
    <w:p>
      <w:pPr>
        <w:ind w:firstLine="482" w:firstLineChars="200"/>
        <w:rPr>
          <w:b/>
          <w:sz w:val="24"/>
        </w:rPr>
      </w:pPr>
      <w:r>
        <w:rPr>
          <w:rFonts w:hint="eastAsia"/>
          <w:b/>
          <w:sz w:val="24"/>
        </w:rPr>
        <w:t>《商务要求偏离表》编制指引：</w:t>
      </w:r>
    </w:p>
    <w:p>
      <w:pPr>
        <w:ind w:firstLine="482" w:firstLineChars="200"/>
        <w:rPr>
          <w:b/>
          <w:sz w:val="24"/>
        </w:rPr>
      </w:pPr>
      <w:r>
        <w:rPr>
          <w:rFonts w:hint="eastAsia"/>
          <w:b/>
          <w:sz w:val="24"/>
        </w:rPr>
        <w:t>1、商务要求偏离表的序号、商务需求项、招标商务要求等栏目对应“用户需求书”中的“商务要求”章节相关内容。</w:t>
      </w:r>
    </w:p>
    <w:p>
      <w:pPr>
        <w:ind w:firstLine="482" w:firstLineChars="200"/>
        <w:rPr>
          <w:b/>
          <w:sz w:val="24"/>
        </w:rPr>
      </w:pPr>
      <w:r>
        <w:rPr>
          <w:b/>
          <w:sz w:val="24"/>
        </w:rPr>
        <w:t>2</w:t>
      </w:r>
      <w:r>
        <w:rPr>
          <w:rFonts w:hint="eastAsia"/>
          <w:b/>
          <w:sz w:val="24"/>
        </w:rPr>
        <w:t>、“投标商务响应”一栏必须一一对照“招标商务要求”，详细填写自身响应情况，以体现具体响应情况。</w:t>
      </w:r>
    </w:p>
    <w:p>
      <w:pPr>
        <w:ind w:firstLine="482" w:firstLineChars="200"/>
        <w:rPr>
          <w:color w:val="FF0000"/>
          <w:sz w:val="24"/>
        </w:rPr>
      </w:pPr>
      <w:r>
        <w:rPr>
          <w:b/>
          <w:sz w:val="24"/>
        </w:rPr>
        <w:t>3</w:t>
      </w:r>
      <w:r>
        <w:rPr>
          <w:rFonts w:hint="eastAsia"/>
          <w:b/>
          <w:sz w:val="24"/>
        </w:rPr>
        <w:t>、“偏离情况”一栏填写如实填写“正偏离”、“负偏离”或“无偏离”，其中：“正偏离”表示“投标响应优于招标商务要求”，“负偏离”表示“投标响应不满足招标商务要求”，“无偏离”表示“投标响应与招标商务要求一致”。</w:t>
      </w:r>
    </w:p>
    <w:p>
      <w:pPr>
        <w:rPr>
          <w:sz w:val="24"/>
        </w:rPr>
      </w:pPr>
      <w:r>
        <w:rPr>
          <w:rFonts w:hint="eastAsia"/>
          <w:b/>
          <w:sz w:val="24"/>
        </w:rPr>
        <w:t>“投标商务响应”对比“招标商务要求”存在响应不全（包括未响应整项招标商务要求或者未响应一项招标商务要求的部分内容），均视为“负偏离”。</w:t>
      </w:r>
    </w:p>
    <w:p>
      <w:pPr>
        <w:rPr>
          <w:b/>
          <w:bCs/>
          <w:sz w:val="24"/>
        </w:rPr>
      </w:pPr>
    </w:p>
    <w:p>
      <w:pPr>
        <w:outlineLvl w:val="3"/>
        <w:rPr>
          <w:rFonts w:ascii="黑体" w:hAnsi="宋体" w:eastAsia="黑体"/>
          <w:bCs/>
          <w:kern w:val="0"/>
          <w:sz w:val="24"/>
          <w:szCs w:val="32"/>
        </w:rPr>
      </w:pPr>
      <w:r>
        <w:rPr>
          <w:rFonts w:hint="eastAsia" w:ascii="黑体" w:eastAsia="黑体"/>
          <w:sz w:val="24"/>
          <w:szCs w:val="20"/>
        </w:rPr>
        <w:t>六、</w:t>
      </w:r>
      <w:r>
        <w:rPr>
          <w:rFonts w:hint="eastAsia" w:ascii="黑体" w:hAnsi="宋体" w:eastAsia="黑体"/>
          <w:bCs/>
          <w:kern w:val="0"/>
          <w:sz w:val="24"/>
          <w:szCs w:val="32"/>
        </w:rPr>
        <w:t>技术保障措施</w:t>
      </w:r>
    </w:p>
    <w:p>
      <w:pPr>
        <w:outlineLvl w:val="3"/>
        <w:rPr>
          <w:b/>
          <w:color w:val="FF0000"/>
          <w:sz w:val="22"/>
        </w:rPr>
      </w:pPr>
      <w:r>
        <w:rPr>
          <w:rFonts w:hint="eastAsia"/>
          <w:b/>
          <w:color w:val="FF0000"/>
          <w:sz w:val="22"/>
        </w:rPr>
        <w:t>（特别提示：投标人须按本招标文件评标信息中“技术保障措施”这一评审因素要求，提供证明资料）</w:t>
      </w:r>
    </w:p>
    <w:p>
      <w:pPr>
        <w:rPr>
          <w:b/>
          <w:sz w:val="22"/>
        </w:rPr>
      </w:pPr>
    </w:p>
    <w:p>
      <w:pPr>
        <w:outlineLvl w:val="3"/>
        <w:rPr>
          <w:rFonts w:ascii="黑体" w:hAnsi="宋体" w:eastAsia="黑体"/>
          <w:bCs/>
          <w:kern w:val="0"/>
          <w:sz w:val="24"/>
          <w:szCs w:val="32"/>
        </w:rPr>
      </w:pPr>
      <w:r>
        <w:rPr>
          <w:rFonts w:hint="eastAsia" w:ascii="黑体" w:hAnsi="宋体" w:eastAsia="黑体"/>
          <w:bCs/>
          <w:kern w:val="0"/>
          <w:sz w:val="24"/>
          <w:szCs w:val="32"/>
        </w:rPr>
        <w:t>七、施工安全保障措施</w:t>
      </w:r>
    </w:p>
    <w:p>
      <w:pPr>
        <w:rPr>
          <w:b/>
          <w:color w:val="FF0000"/>
          <w:sz w:val="22"/>
        </w:rPr>
      </w:pPr>
      <w:r>
        <w:rPr>
          <w:rFonts w:hint="eastAsia"/>
          <w:b/>
          <w:color w:val="FF0000"/>
          <w:sz w:val="22"/>
        </w:rPr>
        <w:t>（特别提示：投标人须按本招标文件评标信息中“施工安全保障措施”这一评审因素要求，提供证明资料）</w:t>
      </w:r>
    </w:p>
    <w:p>
      <w:pPr>
        <w:rPr>
          <w:b/>
          <w:sz w:val="22"/>
        </w:rPr>
      </w:pPr>
    </w:p>
    <w:p>
      <w:pPr>
        <w:rPr>
          <w:b/>
          <w:sz w:val="22"/>
        </w:rPr>
      </w:pPr>
      <w:r>
        <w:rPr>
          <w:rFonts w:hint="eastAsia"/>
          <w:b/>
          <w:sz w:val="22"/>
        </w:rPr>
        <w:t>八、检测报告</w:t>
      </w:r>
    </w:p>
    <w:p>
      <w:pPr>
        <w:rPr>
          <w:b/>
          <w:color w:val="FF0000"/>
          <w:sz w:val="22"/>
        </w:rPr>
      </w:pPr>
      <w:r>
        <w:rPr>
          <w:rFonts w:hint="eastAsia"/>
          <w:b/>
          <w:color w:val="FF0000"/>
          <w:sz w:val="22"/>
        </w:rPr>
        <w:t>（特别提示：投标人须按本招标文件评标信息中“检测报告”这一评审因素要求，提供证明资料）</w:t>
      </w:r>
      <w:bookmarkStart w:id="139" w:name="_GoBack"/>
      <w:bookmarkEnd w:id="139"/>
    </w:p>
    <w:p>
      <w:pPr>
        <w:pStyle w:val="2"/>
      </w:pPr>
    </w:p>
    <w:p>
      <w:pPr>
        <w:outlineLvl w:val="3"/>
        <w:rPr>
          <w:rFonts w:ascii="黑体" w:hAnsi="宋体" w:eastAsia="黑体"/>
          <w:bCs/>
          <w:kern w:val="0"/>
          <w:sz w:val="24"/>
          <w:szCs w:val="32"/>
        </w:rPr>
      </w:pPr>
      <w:r>
        <w:rPr>
          <w:rFonts w:hint="eastAsia" w:ascii="黑体" w:hAnsi="宋体" w:eastAsia="黑体"/>
          <w:bCs/>
          <w:kern w:val="0"/>
          <w:sz w:val="24"/>
          <w:szCs w:val="32"/>
        </w:rPr>
        <w:t>九、投标人认为需要加以说明的其他内容（格式自定）</w:t>
      </w:r>
    </w:p>
    <w:p>
      <w:pPr>
        <w:rPr>
          <w:rFonts w:ascii="黑体" w:hAnsi="宋体" w:eastAsia="黑体"/>
          <w:sz w:val="24"/>
          <w:szCs w:val="20"/>
        </w:rPr>
      </w:pPr>
    </w:p>
    <w:p>
      <w:pPr>
        <w:rPr>
          <w:rFonts w:ascii="黑体" w:hAnsi="宋体" w:eastAsia="黑体"/>
          <w:sz w:val="24"/>
          <w:szCs w:val="20"/>
        </w:rPr>
      </w:pPr>
      <w:r>
        <w:rPr>
          <w:rFonts w:hint="eastAsia" w:ascii="黑体" w:hAnsi="宋体" w:eastAsia="黑体"/>
          <w:sz w:val="24"/>
          <w:szCs w:val="20"/>
        </w:rPr>
        <w:t>（1）政府采购违法行为风险知悉确认书</w:t>
      </w:r>
    </w:p>
    <w:p>
      <w:pPr>
        <w:pStyle w:val="38"/>
        <w:autoSpaceDE w:val="0"/>
        <w:autoSpaceDN w:val="0"/>
        <w:spacing w:beforeAutospacing="0" w:afterAutospacing="0" w:line="400" w:lineRule="exact"/>
        <w:ind w:firstLine="404" w:firstLineChars="200"/>
        <w:rPr>
          <w:rFonts w:ascii="宋体" w:hAnsi="宋体"/>
          <w:spacing w:val="-4"/>
          <w:sz w:val="21"/>
          <w:szCs w:val="21"/>
        </w:rPr>
      </w:pPr>
      <w:r>
        <w:rPr>
          <w:rFonts w:hint="eastAsia" w:ascii="宋体" w:hAnsi="宋体"/>
          <w:spacing w:val="-4"/>
          <w:sz w:val="21"/>
          <w:szCs w:val="21"/>
        </w:rPr>
        <w:t>本公司在投标前已充分知悉以下情形为参与政府采购活动时的重大风险事项，并承诺已对下述风险提示事项重点排查，做到严谨、诚信、依法依规参与政府采购活动。</w:t>
      </w:r>
    </w:p>
    <w:p>
      <w:pPr>
        <w:ind w:firstLine="422" w:firstLineChars="200"/>
        <w:rPr>
          <w:b/>
          <w:bCs/>
          <w:szCs w:val="21"/>
        </w:rPr>
      </w:pPr>
      <w:r>
        <w:rPr>
          <w:rFonts w:hint="eastAsia" w:ascii="宋体" w:hAnsi="宋体"/>
          <w:b/>
          <w:bCs/>
          <w:szCs w:val="21"/>
        </w:rPr>
        <w:t>一、本公司已充分知悉</w:t>
      </w:r>
      <w:r>
        <w:rPr>
          <w:rFonts w:hint="eastAsia"/>
          <w:b/>
          <w:bCs/>
          <w:szCs w:val="21"/>
        </w:rPr>
        <w:t>“</w:t>
      </w:r>
      <w:r>
        <w:rPr>
          <w:rFonts w:hint="eastAsia" w:ascii="宋体" w:hAnsi="宋体"/>
          <w:b/>
          <w:bCs/>
          <w:szCs w:val="21"/>
        </w:rPr>
        <w:t>隐瞒真实情况，提供虚假资料</w:t>
      </w:r>
      <w:r>
        <w:rPr>
          <w:rFonts w:hint="eastAsia"/>
          <w:b/>
          <w:bCs/>
          <w:szCs w:val="21"/>
        </w:rPr>
        <w:t>”</w:t>
      </w:r>
      <w:r>
        <w:rPr>
          <w:rFonts w:hint="eastAsia" w:ascii="宋体" w:hAnsi="宋体"/>
          <w:b/>
          <w:bCs/>
          <w:szCs w:val="21"/>
        </w:rPr>
        <w:t>的法定情形，相关情形包括但不限于：</w:t>
      </w:r>
    </w:p>
    <w:p>
      <w:pPr>
        <w:pStyle w:val="38"/>
        <w:autoSpaceDE w:val="0"/>
        <w:autoSpaceDN w:val="0"/>
        <w:spacing w:beforeAutospacing="0" w:afterAutospacing="0" w:line="400" w:lineRule="exact"/>
        <w:ind w:firstLine="404" w:firstLineChars="200"/>
        <w:rPr>
          <w:rFonts w:ascii="宋体" w:hAnsi="宋体"/>
          <w:spacing w:val="-4"/>
          <w:sz w:val="21"/>
          <w:szCs w:val="21"/>
        </w:rPr>
      </w:pPr>
      <w:r>
        <w:rPr>
          <w:rFonts w:hint="eastAsia" w:ascii="宋体" w:hAnsi="宋体"/>
          <w:spacing w:val="-4"/>
          <w:sz w:val="21"/>
          <w:szCs w:val="21"/>
        </w:rPr>
        <w:t>（一）通过转让或者租借等方式从其他单位获取资格或者资质证书投标的。</w:t>
      </w:r>
    </w:p>
    <w:p>
      <w:pPr>
        <w:pStyle w:val="38"/>
        <w:autoSpaceDE w:val="0"/>
        <w:autoSpaceDN w:val="0"/>
        <w:spacing w:beforeAutospacing="0" w:afterAutospacing="0" w:line="400" w:lineRule="exact"/>
        <w:ind w:firstLine="404" w:firstLineChars="200"/>
        <w:rPr>
          <w:rFonts w:ascii="宋体" w:hAnsi="宋体"/>
          <w:spacing w:val="-4"/>
          <w:sz w:val="21"/>
          <w:szCs w:val="21"/>
        </w:rPr>
      </w:pPr>
      <w:r>
        <w:rPr>
          <w:rFonts w:hint="eastAsia" w:ascii="宋体" w:hAnsi="宋体"/>
          <w:spacing w:val="-4"/>
          <w:sz w:val="21"/>
          <w:szCs w:val="21"/>
        </w:rPr>
        <w:t>（二）由其他单位或者其他单位负责人在投标供应商编制的投标文件上加盖印章或者签字的。</w:t>
      </w:r>
    </w:p>
    <w:p>
      <w:pPr>
        <w:pStyle w:val="38"/>
        <w:autoSpaceDE w:val="0"/>
        <w:autoSpaceDN w:val="0"/>
        <w:spacing w:beforeAutospacing="0" w:afterAutospacing="0" w:line="400" w:lineRule="exact"/>
        <w:ind w:firstLine="404" w:firstLineChars="200"/>
        <w:rPr>
          <w:rFonts w:ascii="宋体" w:hAnsi="宋体"/>
          <w:spacing w:val="-4"/>
          <w:sz w:val="21"/>
          <w:szCs w:val="21"/>
        </w:rPr>
      </w:pPr>
      <w:r>
        <w:rPr>
          <w:rFonts w:hint="eastAsia" w:ascii="宋体" w:hAnsi="宋体"/>
          <w:spacing w:val="-4"/>
          <w:sz w:val="21"/>
          <w:szCs w:val="21"/>
        </w:rPr>
        <w:t>（三）项目负责人或者主要技术人员不是本单位人员的。</w:t>
      </w:r>
    </w:p>
    <w:p>
      <w:pPr>
        <w:pStyle w:val="38"/>
        <w:autoSpaceDE w:val="0"/>
        <w:autoSpaceDN w:val="0"/>
        <w:spacing w:beforeAutospacing="0" w:afterAutospacing="0" w:line="400" w:lineRule="exact"/>
        <w:ind w:firstLine="404" w:firstLineChars="200"/>
        <w:rPr>
          <w:rFonts w:ascii="宋体" w:hAnsi="宋体"/>
          <w:spacing w:val="-4"/>
          <w:sz w:val="21"/>
          <w:szCs w:val="21"/>
        </w:rPr>
      </w:pPr>
      <w:r>
        <w:rPr>
          <w:rFonts w:hint="eastAsia" w:ascii="宋体" w:hAnsi="宋体"/>
          <w:spacing w:val="-4"/>
          <w:sz w:val="21"/>
          <w:szCs w:val="21"/>
        </w:rPr>
        <w:t>（四）投标保证金不是从投标供应商基本账户转出的。</w:t>
      </w:r>
    </w:p>
    <w:p>
      <w:pPr>
        <w:pStyle w:val="38"/>
        <w:autoSpaceDE w:val="0"/>
        <w:autoSpaceDN w:val="0"/>
        <w:spacing w:beforeAutospacing="0" w:afterAutospacing="0" w:line="400" w:lineRule="exact"/>
        <w:ind w:firstLine="404" w:firstLineChars="200"/>
        <w:rPr>
          <w:rFonts w:ascii="宋体" w:hAnsi="宋体"/>
          <w:spacing w:val="-4"/>
          <w:sz w:val="21"/>
          <w:szCs w:val="21"/>
        </w:rPr>
      </w:pPr>
      <w:r>
        <w:rPr>
          <w:rFonts w:hint="eastAsia" w:ascii="宋体" w:hAnsi="宋体"/>
          <w:spacing w:val="-4"/>
          <w:sz w:val="21"/>
          <w:szCs w:val="21"/>
        </w:rPr>
        <w:t>（五）其他隐瞒真实情况、提供虚假资料的行为。</w:t>
      </w:r>
    </w:p>
    <w:p>
      <w:pPr>
        <w:ind w:firstLine="422" w:firstLineChars="200"/>
        <w:rPr>
          <w:b/>
          <w:bCs/>
          <w:szCs w:val="21"/>
        </w:rPr>
      </w:pPr>
      <w:r>
        <w:rPr>
          <w:rFonts w:hint="eastAsia" w:ascii="宋体" w:hAnsi="宋体"/>
          <w:b/>
          <w:bCs/>
          <w:szCs w:val="21"/>
        </w:rPr>
        <w:t>二、本公司已充分知悉</w:t>
      </w:r>
      <w:r>
        <w:rPr>
          <w:rFonts w:hint="eastAsia"/>
          <w:b/>
          <w:bCs/>
          <w:szCs w:val="21"/>
        </w:rPr>
        <w:t>“</w:t>
      </w:r>
      <w:r>
        <w:rPr>
          <w:rFonts w:hint="eastAsia" w:ascii="宋体" w:hAnsi="宋体"/>
          <w:b/>
          <w:bCs/>
          <w:szCs w:val="21"/>
        </w:rPr>
        <w:t>与其他采购参加人串通投标</w:t>
      </w:r>
      <w:r>
        <w:rPr>
          <w:rFonts w:hint="eastAsia"/>
          <w:b/>
          <w:bCs/>
          <w:szCs w:val="21"/>
        </w:rPr>
        <w:t>”</w:t>
      </w:r>
      <w:r>
        <w:rPr>
          <w:rFonts w:hint="eastAsia" w:ascii="宋体" w:hAnsi="宋体"/>
          <w:b/>
          <w:bCs/>
          <w:szCs w:val="21"/>
        </w:rPr>
        <w:t>的法定情形，相关情形包括但不限于：</w:t>
      </w:r>
    </w:p>
    <w:p>
      <w:pPr>
        <w:pStyle w:val="38"/>
        <w:autoSpaceDE w:val="0"/>
        <w:autoSpaceDN w:val="0"/>
        <w:spacing w:beforeAutospacing="0" w:afterAutospacing="0" w:line="400" w:lineRule="exact"/>
        <w:ind w:firstLine="404" w:firstLineChars="200"/>
        <w:rPr>
          <w:rFonts w:ascii="宋体" w:hAnsi="宋体"/>
          <w:spacing w:val="-4"/>
          <w:sz w:val="21"/>
          <w:szCs w:val="21"/>
        </w:rPr>
      </w:pPr>
      <w:r>
        <w:rPr>
          <w:rFonts w:hint="eastAsia" w:ascii="宋体" w:hAnsi="宋体"/>
          <w:spacing w:val="-4"/>
          <w:sz w:val="21"/>
          <w:szCs w:val="21"/>
        </w:rPr>
        <w:t>（一）投标供应商之间相互约定给予未中标的供应商利益补偿。</w:t>
      </w:r>
    </w:p>
    <w:p>
      <w:pPr>
        <w:pStyle w:val="38"/>
        <w:autoSpaceDE w:val="0"/>
        <w:autoSpaceDN w:val="0"/>
        <w:spacing w:beforeAutospacing="0" w:afterAutospacing="0" w:line="400" w:lineRule="exact"/>
        <w:ind w:firstLine="404" w:firstLineChars="200"/>
        <w:rPr>
          <w:rFonts w:ascii="宋体" w:hAnsi="宋体"/>
          <w:spacing w:val="-4"/>
          <w:sz w:val="21"/>
          <w:szCs w:val="21"/>
        </w:rPr>
      </w:pPr>
      <w:r>
        <w:rPr>
          <w:rFonts w:hint="eastAsia" w:ascii="宋体" w:hAnsi="宋体"/>
          <w:spacing w:val="-4"/>
          <w:sz w:val="21"/>
          <w:szCs w:val="21"/>
        </w:rPr>
        <w:t>（二）不同投标供应商的法定代表人、主要经营负责人、项目投标授权代表人、项目负责人、主要技术人员为同一人、属同一单位或者在同一单位缴纳社会保险。</w:t>
      </w:r>
    </w:p>
    <w:p>
      <w:pPr>
        <w:pStyle w:val="38"/>
        <w:autoSpaceDE w:val="0"/>
        <w:autoSpaceDN w:val="0"/>
        <w:spacing w:beforeAutospacing="0" w:afterAutospacing="0" w:line="400" w:lineRule="exact"/>
        <w:ind w:firstLine="404" w:firstLineChars="200"/>
        <w:rPr>
          <w:rFonts w:ascii="宋体" w:hAnsi="宋体"/>
          <w:spacing w:val="-4"/>
          <w:sz w:val="21"/>
          <w:szCs w:val="21"/>
        </w:rPr>
      </w:pPr>
      <w:r>
        <w:rPr>
          <w:rFonts w:hint="eastAsia" w:ascii="宋体" w:hAnsi="宋体"/>
          <w:spacing w:val="-4"/>
          <w:sz w:val="21"/>
          <w:szCs w:val="21"/>
        </w:rPr>
        <w:t>（三）不同投标供应商的投标文件由同一单位或者同一人编制，或者由同一人分阶段参与编制的。</w:t>
      </w:r>
    </w:p>
    <w:p>
      <w:pPr>
        <w:pStyle w:val="38"/>
        <w:autoSpaceDE w:val="0"/>
        <w:autoSpaceDN w:val="0"/>
        <w:spacing w:beforeAutospacing="0" w:afterAutospacing="0" w:line="400" w:lineRule="exact"/>
        <w:ind w:firstLine="404" w:firstLineChars="200"/>
        <w:rPr>
          <w:rFonts w:ascii="宋体" w:hAnsi="宋体"/>
          <w:spacing w:val="-4"/>
          <w:sz w:val="21"/>
          <w:szCs w:val="21"/>
        </w:rPr>
      </w:pPr>
      <w:r>
        <w:rPr>
          <w:rFonts w:hint="eastAsia" w:ascii="宋体" w:hAnsi="宋体"/>
          <w:spacing w:val="-4"/>
          <w:sz w:val="21"/>
          <w:szCs w:val="21"/>
        </w:rPr>
        <w:t>（四）不同投标供应商的投标文件或部分投标文件相互混装。</w:t>
      </w:r>
    </w:p>
    <w:p>
      <w:pPr>
        <w:pStyle w:val="38"/>
        <w:autoSpaceDE w:val="0"/>
        <w:autoSpaceDN w:val="0"/>
        <w:spacing w:beforeAutospacing="0" w:afterAutospacing="0" w:line="400" w:lineRule="exact"/>
        <w:ind w:firstLine="404" w:firstLineChars="200"/>
        <w:rPr>
          <w:rFonts w:ascii="宋体" w:hAnsi="宋体"/>
          <w:spacing w:val="-4"/>
          <w:sz w:val="21"/>
          <w:szCs w:val="21"/>
        </w:rPr>
      </w:pPr>
      <w:r>
        <w:rPr>
          <w:rFonts w:hint="eastAsia" w:ascii="宋体" w:hAnsi="宋体"/>
          <w:spacing w:val="-4"/>
          <w:sz w:val="21"/>
          <w:szCs w:val="21"/>
        </w:rPr>
        <w:t>（五）不同投标供应商的投标文件内容存在非正常一致。</w:t>
      </w:r>
    </w:p>
    <w:p>
      <w:pPr>
        <w:pStyle w:val="38"/>
        <w:autoSpaceDE w:val="0"/>
        <w:autoSpaceDN w:val="0"/>
        <w:spacing w:beforeAutospacing="0" w:afterAutospacing="0" w:line="400" w:lineRule="exact"/>
        <w:ind w:firstLine="404" w:firstLineChars="200"/>
        <w:rPr>
          <w:rFonts w:ascii="宋体" w:hAnsi="宋体"/>
          <w:spacing w:val="-4"/>
          <w:sz w:val="21"/>
          <w:szCs w:val="21"/>
        </w:rPr>
      </w:pPr>
      <w:r>
        <w:rPr>
          <w:rFonts w:hint="eastAsia" w:ascii="宋体" w:hAnsi="宋体"/>
          <w:spacing w:val="-4"/>
          <w:sz w:val="21"/>
          <w:szCs w:val="21"/>
        </w:rPr>
        <w:t>（六）由同一单位工作人员为两家以上（含两家）供应商进行同一项投标活动的。</w:t>
      </w:r>
    </w:p>
    <w:p>
      <w:pPr>
        <w:pStyle w:val="38"/>
        <w:autoSpaceDE w:val="0"/>
        <w:autoSpaceDN w:val="0"/>
        <w:spacing w:beforeAutospacing="0" w:afterAutospacing="0" w:line="400" w:lineRule="exact"/>
        <w:ind w:firstLine="404" w:firstLineChars="200"/>
        <w:rPr>
          <w:rFonts w:ascii="宋体" w:hAnsi="宋体"/>
          <w:spacing w:val="-4"/>
          <w:sz w:val="21"/>
          <w:szCs w:val="21"/>
        </w:rPr>
      </w:pPr>
      <w:r>
        <w:rPr>
          <w:rFonts w:hint="eastAsia" w:ascii="宋体" w:hAnsi="宋体"/>
          <w:spacing w:val="-4"/>
          <w:sz w:val="21"/>
          <w:szCs w:val="21"/>
        </w:rPr>
        <w:t>（七）不同投标人的投标报价呈规律性差异。</w:t>
      </w:r>
    </w:p>
    <w:p>
      <w:pPr>
        <w:pStyle w:val="38"/>
        <w:autoSpaceDE w:val="0"/>
        <w:autoSpaceDN w:val="0"/>
        <w:spacing w:beforeAutospacing="0" w:afterAutospacing="0" w:line="400" w:lineRule="exact"/>
        <w:ind w:firstLine="404" w:firstLineChars="200"/>
        <w:rPr>
          <w:rFonts w:ascii="宋体" w:hAnsi="宋体"/>
          <w:spacing w:val="-4"/>
          <w:sz w:val="21"/>
          <w:szCs w:val="21"/>
        </w:rPr>
      </w:pPr>
      <w:r>
        <w:rPr>
          <w:rFonts w:hint="eastAsia" w:ascii="宋体" w:hAnsi="宋体"/>
          <w:spacing w:val="-4"/>
          <w:sz w:val="21"/>
          <w:szCs w:val="21"/>
        </w:rPr>
        <w:t>（八）不同投标人的投标保证金从同一单位或者个人的账户转出。</w:t>
      </w:r>
    </w:p>
    <w:p>
      <w:pPr>
        <w:pStyle w:val="38"/>
        <w:autoSpaceDE w:val="0"/>
        <w:autoSpaceDN w:val="0"/>
        <w:spacing w:beforeAutospacing="0" w:afterAutospacing="0" w:line="400" w:lineRule="exact"/>
        <w:ind w:firstLine="404" w:firstLineChars="200"/>
        <w:rPr>
          <w:rFonts w:ascii="宋体" w:hAnsi="宋体"/>
          <w:spacing w:val="-4"/>
          <w:sz w:val="21"/>
          <w:szCs w:val="21"/>
        </w:rPr>
      </w:pPr>
      <w:r>
        <w:rPr>
          <w:rFonts w:hint="eastAsia" w:ascii="宋体" w:hAnsi="宋体"/>
          <w:spacing w:val="-4"/>
          <w:sz w:val="21"/>
          <w:szCs w:val="21"/>
        </w:rPr>
        <w:t>（九）主管部门依照法律、法规认定的其他情形。</w:t>
      </w:r>
    </w:p>
    <w:p>
      <w:pPr>
        <w:ind w:firstLine="422" w:firstLineChars="200"/>
        <w:rPr>
          <w:b/>
          <w:bCs/>
          <w:szCs w:val="21"/>
        </w:rPr>
      </w:pPr>
      <w:r>
        <w:rPr>
          <w:rFonts w:hint="eastAsia" w:ascii="宋体" w:hAnsi="宋体"/>
          <w:b/>
          <w:bCs/>
          <w:szCs w:val="21"/>
        </w:rPr>
        <w:t>三、本公司已充分知悉下列情形所对应的法律风险，并在投标前已对相关风险事项进行排查。</w:t>
      </w:r>
    </w:p>
    <w:p>
      <w:pPr>
        <w:autoSpaceDE w:val="0"/>
        <w:autoSpaceDN w:val="0"/>
        <w:spacing w:line="400" w:lineRule="exact"/>
        <w:ind w:firstLine="404" w:firstLineChars="200"/>
        <w:rPr>
          <w:rFonts w:ascii="宋体" w:hAnsi="宋体"/>
          <w:b/>
          <w:bCs/>
          <w:spacing w:val="-4"/>
          <w:kern w:val="0"/>
          <w:szCs w:val="21"/>
        </w:rPr>
      </w:pPr>
      <w:r>
        <w:rPr>
          <w:rFonts w:hint="eastAsia" w:ascii="宋体" w:hAnsi="宋体"/>
          <w:spacing w:val="-4"/>
          <w:kern w:val="0"/>
          <w:szCs w:val="21"/>
        </w:rPr>
        <w:t>（一）对于从其他主体获取的投标资料，供应商应审慎核查，确保投标资料的真实性。</w:t>
      </w:r>
      <w:r>
        <w:rPr>
          <w:rFonts w:hint="eastAsia" w:ascii="宋体" w:hAnsi="宋体"/>
          <w:b/>
          <w:bCs/>
          <w:spacing w:val="-4"/>
          <w:kern w:val="0"/>
          <w:szCs w:val="21"/>
        </w:rPr>
        <w:t>如主管部门查实投标文件中存在虚假资料的，无论相关资料是否由第三方或本公司员工提供，均不影响主管部门对供应商存在“隐瞒真实情况，提供虚假资料”违法行为的认定。</w:t>
      </w:r>
    </w:p>
    <w:p>
      <w:pPr>
        <w:pStyle w:val="38"/>
        <w:autoSpaceDE w:val="0"/>
        <w:autoSpaceDN w:val="0"/>
        <w:spacing w:beforeAutospacing="0" w:afterAutospacing="0" w:line="400" w:lineRule="exact"/>
        <w:ind w:firstLine="404" w:firstLineChars="200"/>
        <w:rPr>
          <w:rFonts w:ascii="宋体" w:hAnsi="宋体"/>
          <w:spacing w:val="-4"/>
          <w:sz w:val="21"/>
          <w:szCs w:val="21"/>
        </w:rPr>
      </w:pPr>
      <w:r>
        <w:rPr>
          <w:rFonts w:hint="eastAsia" w:ascii="宋体" w:hAnsi="宋体"/>
          <w:spacing w:val="-4"/>
          <w:sz w:val="21"/>
          <w:szCs w:val="21"/>
        </w:rPr>
        <w:t>（二）对于涉及国家机关出具的公文、证件、证明材料等文件，一旦涉嫌虚假，经查实，主管部门将依法从严处理，并移送有关部门追究法律责任；涉嫌犯罪的，主管部门将一并移送司法机关追究法律责任。</w:t>
      </w:r>
    </w:p>
    <w:p>
      <w:pPr>
        <w:pStyle w:val="38"/>
        <w:autoSpaceDE w:val="0"/>
        <w:autoSpaceDN w:val="0"/>
        <w:spacing w:beforeAutospacing="0" w:afterAutospacing="0" w:line="400" w:lineRule="exact"/>
        <w:ind w:firstLine="404" w:firstLineChars="200"/>
        <w:rPr>
          <w:rFonts w:ascii="宋体" w:hAnsi="宋体"/>
          <w:spacing w:val="-4"/>
          <w:sz w:val="21"/>
          <w:szCs w:val="21"/>
        </w:rPr>
      </w:pPr>
      <w:r>
        <w:rPr>
          <w:rFonts w:hint="eastAsia" w:ascii="宋体" w:hAnsi="宋体"/>
          <w:spacing w:val="-4"/>
          <w:sz w:val="21"/>
          <w:szCs w:val="21"/>
        </w:rPr>
        <w:t>（三）对于涉及安全生产、特种作业、抢险救灾、防疫等政府采购项目，供应商实施提供虚假资料、串通投标等违法行为的，主管部门将依法从严处理。</w:t>
      </w:r>
    </w:p>
    <w:p>
      <w:pPr>
        <w:pStyle w:val="38"/>
        <w:autoSpaceDE w:val="0"/>
        <w:autoSpaceDN w:val="0"/>
        <w:spacing w:beforeAutospacing="0" w:afterAutospacing="0" w:line="400" w:lineRule="exact"/>
        <w:ind w:firstLine="404" w:firstLineChars="200"/>
        <w:rPr>
          <w:rFonts w:ascii="宋体" w:hAnsi="宋体"/>
          <w:spacing w:val="-4"/>
          <w:sz w:val="21"/>
          <w:szCs w:val="21"/>
        </w:rPr>
      </w:pPr>
      <w:r>
        <w:rPr>
          <w:rFonts w:hint="eastAsia" w:ascii="宋体" w:hAnsi="宋体"/>
          <w:spacing w:val="-4"/>
          <w:sz w:val="21"/>
          <w:szCs w:val="21"/>
        </w:rPr>
        <w:t>（四）供应商应严格规范项目授权代表、员工参与招标投标的行为，加强对投标文件的审核。项目授权代表、员工编制、上传投标文件等行为违反政府采购法律法规或招标文件要求的，投标供应商应当依法承担相应法律责任。</w:t>
      </w:r>
    </w:p>
    <w:p>
      <w:pPr>
        <w:pStyle w:val="38"/>
        <w:autoSpaceDE w:val="0"/>
        <w:autoSpaceDN w:val="0"/>
        <w:spacing w:beforeAutospacing="0" w:afterAutospacing="0" w:line="400" w:lineRule="exact"/>
        <w:ind w:firstLine="404" w:firstLineChars="200"/>
        <w:rPr>
          <w:rFonts w:ascii="宋体" w:hAnsi="宋体"/>
          <w:spacing w:val="-4"/>
          <w:sz w:val="21"/>
          <w:szCs w:val="21"/>
        </w:rPr>
      </w:pPr>
      <w:r>
        <w:rPr>
          <w:rFonts w:hint="eastAsia" w:ascii="宋体" w:hAnsi="宋体"/>
          <w:spacing w:val="-4"/>
          <w:sz w:val="21"/>
          <w:szCs w:val="21"/>
        </w:rPr>
        <w:t>（五）供应商对投标电子密钥负有妥善保管、及时变更和续期等主体责任。供应商使用电子密钥在深圳政府采购网站进行的活动，均具有法律效力，须承担相应的法律后果。供应商擅自将投标密钥出借他人使用所造成的法律后果，由供应商自行承担。</w:t>
      </w:r>
    </w:p>
    <w:p>
      <w:pPr>
        <w:pStyle w:val="38"/>
        <w:autoSpaceDE w:val="0"/>
        <w:autoSpaceDN w:val="0"/>
        <w:spacing w:beforeAutospacing="0" w:afterAutospacing="0" w:line="400" w:lineRule="exact"/>
        <w:ind w:firstLine="404" w:firstLineChars="200"/>
        <w:rPr>
          <w:rFonts w:ascii="宋体" w:hAnsi="宋体"/>
          <w:spacing w:val="-4"/>
          <w:sz w:val="21"/>
          <w:szCs w:val="21"/>
        </w:rPr>
      </w:pPr>
      <w:r>
        <w:rPr>
          <w:rFonts w:hint="eastAsia" w:ascii="宋体" w:hAnsi="宋体"/>
          <w:spacing w:val="-4"/>
          <w:sz w:val="21"/>
          <w:szCs w:val="21"/>
        </w:rPr>
        <w:t>（六）单位负责人为同一人或者存在直接控股、管理关系的不同供应商，不得参加同一合同项下的政府采购活动。相关情形如查实，依法作投标无效处理；涉嫌串通投标等违法行为的，主管部门将依法调查处理。</w:t>
      </w:r>
    </w:p>
    <w:p>
      <w:pPr>
        <w:pStyle w:val="38"/>
        <w:autoSpaceDE w:val="0"/>
        <w:autoSpaceDN w:val="0"/>
        <w:spacing w:beforeAutospacing="0" w:afterAutospacing="0" w:line="400" w:lineRule="exact"/>
        <w:ind w:firstLine="422" w:firstLineChars="200"/>
        <w:rPr>
          <w:b/>
          <w:bCs/>
          <w:sz w:val="21"/>
          <w:szCs w:val="21"/>
        </w:rPr>
      </w:pPr>
      <w:r>
        <w:rPr>
          <w:rFonts w:hint="eastAsia" w:ascii="宋体" w:hAnsi="宋体"/>
          <w:b/>
          <w:bCs/>
          <w:sz w:val="21"/>
          <w:szCs w:val="21"/>
        </w:rPr>
        <w:t>四、本公司已充分知悉政府采购违法、违规行为的法律后果。</w:t>
      </w:r>
    </w:p>
    <w:p>
      <w:pPr>
        <w:pStyle w:val="38"/>
        <w:autoSpaceDE w:val="0"/>
        <w:autoSpaceDN w:val="0"/>
        <w:spacing w:beforeAutospacing="0" w:afterAutospacing="0" w:line="400" w:lineRule="exact"/>
        <w:ind w:firstLine="404" w:firstLineChars="200"/>
        <w:rPr>
          <w:rFonts w:ascii="宋体" w:hAnsi="宋体"/>
          <w:b/>
          <w:bCs/>
          <w:spacing w:val="-4"/>
          <w:sz w:val="21"/>
          <w:szCs w:val="21"/>
        </w:rPr>
      </w:pPr>
      <w:r>
        <w:rPr>
          <w:rFonts w:hint="eastAsia" w:ascii="宋体" w:hAnsi="宋体"/>
          <w:spacing w:val="-4"/>
          <w:sz w:val="21"/>
          <w:szCs w:val="21"/>
        </w:rPr>
        <w:t>经查实，若投标供应商存在政府采购违法、违规行为，主管部门将依据《深圳经济特区政府采购条例》第五十七条的规定，处以一至三年内禁止参与本市政府采购，并由主管部门记入供应商诚信档案，处采购金额千分之十以上千分之二十以下罚款；情节严重的，取消参与本市政府采购资格，处采购金额千分之二十以上千分之三十以下罚款，并由市场监管部门依法吊销营业执照。</w:t>
      </w:r>
      <w:r>
        <w:rPr>
          <w:rFonts w:hint="eastAsia" w:ascii="宋体" w:hAnsi="宋体"/>
          <w:b/>
          <w:bCs/>
          <w:spacing w:val="-4"/>
          <w:sz w:val="21"/>
          <w:szCs w:val="21"/>
        </w:rPr>
        <w:t>以下文字请投标供应商抄写并确认：“本公司已仔细阅读《政府采购违法行为风险知悉确认书》，充分知悉违法行为的法律后果，并承诺将严谨、诚信、依法依规参与政府采购活动”。</w:t>
      </w:r>
    </w:p>
    <w:tbl>
      <w:tblPr>
        <w:tblStyle w:val="44"/>
        <w:tblW w:w="0" w:type="auto"/>
        <w:tblInd w:w="0" w:type="dxa"/>
        <w:tblBorders>
          <w:top w:val="none" w:color="auto" w:sz="0"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529"/>
      </w:tblGrid>
      <w:tr>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4" w:hRule="atLeast"/>
        </w:trPr>
        <w:tc>
          <w:tcPr>
            <w:tcW w:w="8529" w:type="dxa"/>
            <w:tcBorders>
              <w:top w:val="nil"/>
              <w:left w:val="nil"/>
              <w:bottom w:val="single" w:color="000000" w:sz="8" w:space="0"/>
              <w:right w:val="nil"/>
            </w:tcBorders>
          </w:tcPr>
          <w:p>
            <w:pPr>
              <w:pStyle w:val="38"/>
              <w:autoSpaceDE w:val="0"/>
              <w:autoSpaceDN w:val="0"/>
              <w:spacing w:beforeAutospacing="0" w:afterAutospacing="0" w:line="400" w:lineRule="exact"/>
              <w:rPr>
                <w:rFonts w:ascii="宋体" w:hAnsi="宋体"/>
                <w:spacing w:val="-4"/>
                <w:sz w:val="21"/>
                <w:szCs w:val="21"/>
              </w:rPr>
            </w:pPr>
          </w:p>
        </w:tc>
      </w:tr>
      <w:tr>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9" w:type="dxa"/>
            <w:tcBorders>
              <w:top w:val="single" w:color="000000" w:sz="8" w:space="0"/>
              <w:left w:val="nil"/>
              <w:bottom w:val="single" w:color="000000" w:sz="8" w:space="0"/>
              <w:right w:val="nil"/>
            </w:tcBorders>
          </w:tcPr>
          <w:p>
            <w:pPr>
              <w:pStyle w:val="38"/>
              <w:autoSpaceDE w:val="0"/>
              <w:autoSpaceDN w:val="0"/>
              <w:spacing w:beforeAutospacing="0" w:afterAutospacing="0" w:line="400" w:lineRule="exact"/>
              <w:rPr>
                <w:rFonts w:ascii="宋体" w:hAnsi="宋体"/>
                <w:spacing w:val="-4"/>
                <w:sz w:val="21"/>
                <w:szCs w:val="21"/>
              </w:rPr>
            </w:pPr>
          </w:p>
        </w:tc>
      </w:tr>
      <w:tr>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9" w:type="dxa"/>
            <w:tcBorders>
              <w:top w:val="single" w:color="000000" w:sz="8" w:space="0"/>
              <w:left w:val="nil"/>
              <w:bottom w:val="single" w:color="000000" w:sz="8" w:space="0"/>
              <w:right w:val="nil"/>
            </w:tcBorders>
          </w:tcPr>
          <w:p>
            <w:pPr>
              <w:pStyle w:val="38"/>
              <w:autoSpaceDE w:val="0"/>
              <w:autoSpaceDN w:val="0"/>
              <w:spacing w:beforeAutospacing="0" w:afterAutospacing="0" w:line="400" w:lineRule="exact"/>
              <w:rPr>
                <w:rFonts w:ascii="宋体" w:hAnsi="宋体"/>
                <w:spacing w:val="-4"/>
                <w:sz w:val="21"/>
                <w:szCs w:val="21"/>
              </w:rPr>
            </w:pPr>
          </w:p>
        </w:tc>
      </w:tr>
      <w:tr>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9" w:type="dxa"/>
            <w:tcBorders>
              <w:top w:val="single" w:color="000000" w:sz="8" w:space="0"/>
              <w:left w:val="nil"/>
              <w:bottom w:val="single" w:color="auto" w:sz="8" w:space="0"/>
              <w:right w:val="nil"/>
            </w:tcBorders>
          </w:tcPr>
          <w:p>
            <w:pPr>
              <w:pStyle w:val="38"/>
              <w:autoSpaceDE w:val="0"/>
              <w:autoSpaceDN w:val="0"/>
              <w:spacing w:beforeAutospacing="0" w:afterAutospacing="0" w:line="400" w:lineRule="exact"/>
              <w:rPr>
                <w:rFonts w:ascii="宋体" w:hAnsi="宋体"/>
                <w:spacing w:val="-4"/>
                <w:sz w:val="21"/>
                <w:szCs w:val="21"/>
              </w:rPr>
            </w:pPr>
          </w:p>
        </w:tc>
      </w:tr>
    </w:tbl>
    <w:p>
      <w:pPr>
        <w:pStyle w:val="38"/>
        <w:autoSpaceDE w:val="0"/>
        <w:autoSpaceDN w:val="0"/>
        <w:spacing w:beforeAutospacing="0" w:afterAutospacing="0" w:line="400" w:lineRule="exact"/>
        <w:ind w:firstLine="406" w:firstLineChars="200"/>
        <w:rPr>
          <w:rFonts w:ascii="宋体" w:hAnsi="宋体"/>
          <w:b/>
          <w:bCs/>
          <w:color w:val="FF0000"/>
          <w:spacing w:val="-4"/>
          <w:sz w:val="21"/>
          <w:szCs w:val="21"/>
        </w:rPr>
      </w:pPr>
      <w:r>
        <w:rPr>
          <w:rFonts w:hint="eastAsia" w:ascii="宋体" w:hAnsi="宋体"/>
          <w:b/>
          <w:bCs/>
          <w:color w:val="FF0000"/>
          <w:spacing w:val="-4"/>
          <w:sz w:val="21"/>
          <w:szCs w:val="21"/>
        </w:rPr>
        <w:t>注：1.政府采购违法行为风险知悉确认书不作为资格性审查及符合性审查条件。</w:t>
      </w:r>
    </w:p>
    <w:p>
      <w:pPr>
        <w:pStyle w:val="38"/>
        <w:autoSpaceDE w:val="0"/>
        <w:autoSpaceDN w:val="0"/>
        <w:spacing w:beforeAutospacing="0" w:afterAutospacing="0" w:line="400" w:lineRule="exact"/>
        <w:ind w:firstLine="406" w:firstLineChars="200"/>
        <w:rPr>
          <w:rFonts w:ascii="宋体" w:hAnsi="宋体"/>
          <w:color w:val="FF0000"/>
          <w:spacing w:val="-4"/>
          <w:sz w:val="21"/>
          <w:szCs w:val="21"/>
        </w:rPr>
      </w:pPr>
      <w:r>
        <w:rPr>
          <w:rFonts w:hint="eastAsia" w:ascii="宋体" w:hAnsi="宋体"/>
          <w:b/>
          <w:bCs/>
          <w:color w:val="FF0000"/>
          <w:spacing w:val="-4"/>
          <w:sz w:val="21"/>
          <w:szCs w:val="21"/>
        </w:rPr>
        <w:t>2.投标供应商负责人或投标授权代表签字并加盖单位公章后，扫描上传至投标文件一并提交。</w:t>
      </w:r>
    </w:p>
    <w:p>
      <w:pPr>
        <w:pStyle w:val="38"/>
        <w:wordWrap w:val="0"/>
        <w:autoSpaceDE w:val="0"/>
        <w:autoSpaceDN w:val="0"/>
        <w:spacing w:beforeAutospacing="0" w:afterAutospacing="0" w:line="400" w:lineRule="exact"/>
        <w:ind w:firstLine="404" w:firstLineChars="200"/>
        <w:jc w:val="right"/>
        <w:rPr>
          <w:rFonts w:ascii="宋体" w:hAnsi="宋体"/>
          <w:spacing w:val="-4"/>
          <w:sz w:val="21"/>
          <w:szCs w:val="21"/>
        </w:rPr>
      </w:pPr>
      <w:r>
        <w:rPr>
          <w:rFonts w:hint="eastAsia" w:ascii="宋体" w:hAnsi="宋体"/>
          <w:spacing w:val="-4"/>
          <w:sz w:val="21"/>
          <w:szCs w:val="21"/>
        </w:rPr>
        <w:t xml:space="preserve">负责人/投标授权代表签名：     </w:t>
      </w:r>
    </w:p>
    <w:p>
      <w:pPr>
        <w:pStyle w:val="38"/>
        <w:wordWrap w:val="0"/>
        <w:autoSpaceDE w:val="0"/>
        <w:autoSpaceDN w:val="0"/>
        <w:spacing w:beforeAutospacing="0" w:afterAutospacing="0" w:line="400" w:lineRule="exact"/>
        <w:ind w:firstLine="404" w:firstLineChars="200"/>
        <w:jc w:val="right"/>
        <w:rPr>
          <w:rFonts w:ascii="宋体" w:hAnsi="宋体"/>
          <w:spacing w:val="-4"/>
          <w:sz w:val="21"/>
          <w:szCs w:val="21"/>
        </w:rPr>
      </w:pPr>
      <w:r>
        <w:rPr>
          <w:rFonts w:hint="eastAsia" w:ascii="宋体" w:hAnsi="宋体"/>
          <w:spacing w:val="-4"/>
          <w:sz w:val="21"/>
          <w:szCs w:val="21"/>
        </w:rPr>
        <w:t xml:space="preserve">知悉人（公章）：     </w:t>
      </w:r>
    </w:p>
    <w:p>
      <w:pPr>
        <w:pStyle w:val="38"/>
        <w:wordWrap w:val="0"/>
        <w:autoSpaceDE w:val="0"/>
        <w:autoSpaceDN w:val="0"/>
        <w:spacing w:beforeAutospacing="0" w:afterAutospacing="0" w:line="400" w:lineRule="exact"/>
        <w:ind w:firstLine="404" w:firstLineChars="200"/>
        <w:jc w:val="right"/>
      </w:pPr>
      <w:r>
        <w:rPr>
          <w:rFonts w:hint="eastAsia" w:ascii="宋体" w:hAnsi="宋体"/>
          <w:spacing w:val="-4"/>
          <w:sz w:val="21"/>
          <w:szCs w:val="21"/>
        </w:rPr>
        <w:t xml:space="preserve">日期：     </w:t>
      </w:r>
    </w:p>
    <w:p>
      <w:pPr>
        <w:pStyle w:val="2"/>
      </w:pPr>
    </w:p>
    <w:p>
      <w:pPr>
        <w:rPr>
          <w:rFonts w:ascii="黑体" w:hAnsi="宋体" w:eastAsia="黑体"/>
          <w:sz w:val="24"/>
          <w:szCs w:val="20"/>
        </w:rPr>
      </w:pPr>
      <w:r>
        <w:rPr>
          <w:rFonts w:hint="eastAsia" w:ascii="黑体" w:hAnsi="宋体" w:eastAsia="黑体"/>
          <w:sz w:val="24"/>
          <w:szCs w:val="20"/>
        </w:rPr>
        <w:t>（2）投标人认为需要加以说明的其他内容</w:t>
      </w:r>
    </w:p>
    <w:p>
      <w:pPr>
        <w:rPr>
          <w:b/>
          <w:sz w:val="22"/>
        </w:rPr>
      </w:pPr>
    </w:p>
    <w:p>
      <w:pPr>
        <w:rPr>
          <w:b/>
          <w:sz w:val="22"/>
        </w:rPr>
      </w:pPr>
      <w:r>
        <w:rPr>
          <w:rFonts w:hint="eastAsia"/>
          <w:b/>
          <w:sz w:val="22"/>
        </w:rPr>
        <w:br w:type="page"/>
      </w:r>
    </w:p>
    <w:p>
      <w:pPr>
        <w:pStyle w:val="7"/>
      </w:pPr>
      <w:r>
        <w:rPr>
          <w:rFonts w:hint="eastAsia"/>
        </w:rPr>
        <w:t>第五章  合同条款及格式</w:t>
      </w:r>
    </w:p>
    <w:p>
      <w:pPr>
        <w:ind w:firstLine="411" w:firstLineChars="196"/>
      </w:pPr>
    </w:p>
    <w:p>
      <w:pPr>
        <w:jc w:val="center"/>
      </w:pPr>
      <w:bookmarkStart w:id="76" w:name="_Hlk72574405"/>
      <w:bookmarkStart w:id="77" w:name="_Hlk72260917"/>
      <w:r>
        <w:rPr>
          <w:rFonts w:hint="eastAsia"/>
          <w:b/>
          <w:sz w:val="24"/>
        </w:rPr>
        <w:t>（仅供参考，具体以项目需求及采购结果为准）</w:t>
      </w:r>
      <w:bookmarkEnd w:id="76"/>
    </w:p>
    <w:p>
      <w:pPr>
        <w:rPr>
          <w:rFonts w:ascii="宋体" w:hAnsi="宋体"/>
          <w:b/>
          <w:bCs/>
          <w:szCs w:val="21"/>
        </w:rPr>
      </w:pPr>
      <w:r>
        <w:rPr>
          <w:rFonts w:hint="eastAsia" w:ascii="宋体" w:hAnsi="宋体"/>
          <w:b/>
          <w:bCs/>
          <w:szCs w:val="21"/>
        </w:rPr>
        <w:t>甲方：</w:t>
      </w:r>
    </w:p>
    <w:p>
      <w:pPr>
        <w:rPr>
          <w:rFonts w:ascii="宋体" w:hAnsi="宋体"/>
          <w:szCs w:val="21"/>
        </w:rPr>
      </w:pPr>
      <w:bookmarkStart w:id="78" w:name="_Hlk75014453"/>
      <w:r>
        <w:rPr>
          <w:rFonts w:hint="eastAsia" w:ascii="宋体" w:hAnsi="宋体"/>
          <w:szCs w:val="21"/>
        </w:rPr>
        <w:t>地址：</w:t>
      </w:r>
    </w:p>
    <w:p>
      <w:pPr>
        <w:rPr>
          <w:rFonts w:ascii="宋体" w:hAnsi="宋体"/>
          <w:szCs w:val="21"/>
        </w:rPr>
      </w:pPr>
      <w:r>
        <w:rPr>
          <w:rFonts w:hint="eastAsia" w:ascii="宋体" w:hAnsi="宋体"/>
          <w:szCs w:val="21"/>
        </w:rPr>
        <w:t>联系人：</w:t>
      </w:r>
    </w:p>
    <w:p>
      <w:pPr>
        <w:rPr>
          <w:rFonts w:ascii="宋体" w:hAnsi="宋体"/>
          <w:b/>
          <w:bCs/>
          <w:szCs w:val="21"/>
        </w:rPr>
      </w:pPr>
      <w:r>
        <w:rPr>
          <w:rFonts w:hint="eastAsia" w:ascii="宋体" w:hAnsi="宋体"/>
          <w:szCs w:val="21"/>
        </w:rPr>
        <w:t>联系电话：</w:t>
      </w:r>
      <w:bookmarkEnd w:id="78"/>
    </w:p>
    <w:p>
      <w:pPr>
        <w:rPr>
          <w:rFonts w:ascii="宋体" w:hAnsi="宋体"/>
          <w:b/>
          <w:bCs/>
          <w:szCs w:val="21"/>
        </w:rPr>
      </w:pPr>
    </w:p>
    <w:p>
      <w:pPr>
        <w:rPr>
          <w:rFonts w:ascii="宋体" w:hAnsi="宋体"/>
          <w:b/>
          <w:bCs/>
          <w:szCs w:val="21"/>
        </w:rPr>
      </w:pPr>
      <w:r>
        <w:rPr>
          <w:rFonts w:hint="eastAsia" w:ascii="宋体" w:hAnsi="宋体"/>
          <w:b/>
          <w:bCs/>
          <w:szCs w:val="21"/>
        </w:rPr>
        <w:t>乙方：</w:t>
      </w:r>
      <w:bookmarkEnd w:id="77"/>
    </w:p>
    <w:p>
      <w:pPr>
        <w:rPr>
          <w:rFonts w:ascii="宋体" w:hAnsi="宋体"/>
          <w:szCs w:val="21"/>
        </w:rPr>
      </w:pPr>
      <w:r>
        <w:rPr>
          <w:rFonts w:hint="eastAsia" w:ascii="宋体" w:hAnsi="宋体"/>
          <w:szCs w:val="21"/>
        </w:rPr>
        <w:t>地址：</w:t>
      </w:r>
    </w:p>
    <w:p>
      <w:pPr>
        <w:rPr>
          <w:rFonts w:ascii="宋体" w:hAnsi="宋体"/>
          <w:szCs w:val="21"/>
        </w:rPr>
      </w:pPr>
      <w:r>
        <w:rPr>
          <w:rFonts w:hint="eastAsia" w:ascii="宋体" w:hAnsi="宋体"/>
          <w:szCs w:val="21"/>
        </w:rPr>
        <w:t>联系人：</w:t>
      </w:r>
    </w:p>
    <w:p>
      <w:pPr>
        <w:rPr>
          <w:rFonts w:ascii="宋体" w:hAnsi="宋体"/>
          <w:szCs w:val="21"/>
        </w:rPr>
      </w:pPr>
      <w:r>
        <w:rPr>
          <w:rFonts w:hint="eastAsia" w:ascii="宋体" w:hAnsi="宋体"/>
          <w:szCs w:val="21"/>
        </w:rPr>
        <w:t>联系电话：</w:t>
      </w:r>
    </w:p>
    <w:p>
      <w:pPr>
        <w:rPr>
          <w:rFonts w:ascii="宋体" w:hAnsi="宋体"/>
          <w:szCs w:val="21"/>
        </w:rPr>
      </w:pPr>
    </w:p>
    <w:p>
      <w:pPr>
        <w:spacing w:line="360" w:lineRule="auto"/>
        <w:ind w:firstLine="560"/>
        <w:jc w:val="left"/>
        <w:rPr>
          <w:szCs w:val="21"/>
        </w:rPr>
      </w:pPr>
      <w:bookmarkStart w:id="79" w:name="_Hlk72574434"/>
      <w:r>
        <w:rPr>
          <w:rFonts w:hint="eastAsia"/>
          <w:szCs w:val="21"/>
        </w:rPr>
        <w:t>根据深圳公共资源交易中心（深圳交易集团有限公司政府采购业务分公司）号项目结果，</w:t>
      </w:r>
      <w:r>
        <w:rPr>
          <w:rFonts w:hint="eastAsia" w:ascii="宋体" w:hAnsi="宋体"/>
          <w:szCs w:val="21"/>
        </w:rPr>
        <w:t>*</w:t>
      </w:r>
      <w:r>
        <w:rPr>
          <w:rFonts w:ascii="宋体" w:hAnsi="宋体"/>
          <w:szCs w:val="21"/>
        </w:rPr>
        <w:t>**</w:t>
      </w:r>
      <w:r>
        <w:rPr>
          <w:rFonts w:hint="eastAsia" w:ascii="宋体" w:hAnsi="宋体"/>
          <w:szCs w:val="21"/>
        </w:rPr>
        <w:t>单位为中标人</w:t>
      </w:r>
      <w:r>
        <w:rPr>
          <w:rFonts w:hint="eastAsia"/>
          <w:szCs w:val="21"/>
        </w:rPr>
        <w:t>。</w:t>
      </w:r>
      <w:bookmarkEnd w:id="79"/>
      <w:r>
        <w:rPr>
          <w:rFonts w:hint="eastAsia"/>
          <w:szCs w:val="21"/>
        </w:rPr>
        <w:t>按照《中华人民共和国民法典》（第三编 合同）和《深圳经济特区政府采购条例》，经深圳市（以下简称甲方）和单位（以下简称乙方）协商，达成以下合同条款：</w:t>
      </w:r>
    </w:p>
    <w:p>
      <w:pPr>
        <w:spacing w:line="360" w:lineRule="auto"/>
        <w:ind w:firstLine="560"/>
        <w:jc w:val="left"/>
        <w:outlineLvl w:val="0"/>
        <w:rPr>
          <w:b/>
          <w:szCs w:val="21"/>
        </w:rPr>
      </w:pPr>
      <w:r>
        <w:rPr>
          <w:rFonts w:hint="eastAsia"/>
          <w:b/>
          <w:szCs w:val="21"/>
        </w:rPr>
        <w:t>第一条  合同标的</w:t>
      </w:r>
    </w:p>
    <w:p>
      <w:pPr>
        <w:spacing w:line="360" w:lineRule="auto"/>
        <w:ind w:firstLine="560"/>
        <w:jc w:val="left"/>
        <w:rPr>
          <w:szCs w:val="21"/>
        </w:rPr>
      </w:pPr>
      <w:r>
        <w:rPr>
          <w:rFonts w:hint="eastAsia"/>
          <w:szCs w:val="21"/>
        </w:rPr>
        <w:t>乙方根据甲方需求提供下列货物：</w:t>
      </w:r>
    </w:p>
    <w:p>
      <w:pPr>
        <w:spacing w:line="360" w:lineRule="auto"/>
        <w:ind w:firstLine="560"/>
        <w:jc w:val="left"/>
        <w:rPr>
          <w:szCs w:val="21"/>
        </w:rPr>
      </w:pPr>
      <w:r>
        <w:rPr>
          <w:rFonts w:hint="eastAsia"/>
          <w:szCs w:val="21"/>
        </w:rPr>
        <w:t>货物名称、规格及数量详见。</w:t>
      </w:r>
    </w:p>
    <w:p>
      <w:pPr>
        <w:spacing w:line="360" w:lineRule="auto"/>
        <w:ind w:firstLine="560"/>
        <w:jc w:val="left"/>
        <w:outlineLvl w:val="0"/>
        <w:rPr>
          <w:b/>
          <w:szCs w:val="21"/>
        </w:rPr>
      </w:pPr>
      <w:r>
        <w:rPr>
          <w:rFonts w:hint="eastAsia"/>
          <w:b/>
          <w:szCs w:val="21"/>
        </w:rPr>
        <w:t>第二条  合同价款</w:t>
      </w:r>
    </w:p>
    <w:p>
      <w:pPr>
        <w:spacing w:line="360" w:lineRule="auto"/>
        <w:ind w:firstLine="560"/>
        <w:jc w:val="left"/>
        <w:rPr>
          <w:szCs w:val="21"/>
        </w:rPr>
      </w:pPr>
      <w:r>
        <w:rPr>
          <w:rFonts w:hint="eastAsia"/>
          <w:szCs w:val="21"/>
        </w:rPr>
        <w:t>本合同项下总价款为（大写）人民币，分项价款详见。本合同总价款已包括乙方为履行本合同义务所发生的一切费用，系固定不变价格，且不随通货膨胀的影响而波动。</w:t>
      </w:r>
    </w:p>
    <w:p>
      <w:pPr>
        <w:numPr>
          <w:ilvl w:val="0"/>
          <w:numId w:val="9"/>
        </w:numPr>
        <w:spacing w:line="360" w:lineRule="auto"/>
        <w:ind w:firstLine="560"/>
        <w:jc w:val="left"/>
        <w:outlineLvl w:val="0"/>
        <w:rPr>
          <w:b/>
          <w:szCs w:val="21"/>
        </w:rPr>
      </w:pPr>
      <w:r>
        <w:rPr>
          <w:rFonts w:hint="eastAsia"/>
          <w:b/>
          <w:szCs w:val="21"/>
        </w:rPr>
        <w:t>履行期限</w:t>
      </w:r>
    </w:p>
    <w:p>
      <w:pPr>
        <w:spacing w:line="360" w:lineRule="auto"/>
        <w:ind w:firstLine="560"/>
        <w:jc w:val="left"/>
        <w:rPr>
          <w:b/>
          <w:szCs w:val="21"/>
        </w:rPr>
      </w:pPr>
      <w:r>
        <w:rPr>
          <w:rFonts w:hint="eastAsia"/>
          <w:bCs/>
          <w:szCs w:val="21"/>
        </w:rPr>
        <w:t>乙方应于本合同签订之日其日内将符合要求的产品向甲方交付（含安装调试），但乙方交付前应向书面通知甲方并征得甲方同意。</w:t>
      </w:r>
    </w:p>
    <w:p>
      <w:pPr>
        <w:numPr>
          <w:ilvl w:val="0"/>
          <w:numId w:val="9"/>
        </w:numPr>
        <w:spacing w:line="360" w:lineRule="auto"/>
        <w:ind w:firstLine="560"/>
        <w:jc w:val="left"/>
        <w:outlineLvl w:val="0"/>
        <w:rPr>
          <w:b/>
          <w:szCs w:val="21"/>
        </w:rPr>
      </w:pPr>
      <w:r>
        <w:rPr>
          <w:rFonts w:hint="eastAsia"/>
          <w:b/>
          <w:szCs w:val="21"/>
        </w:rPr>
        <w:t>权利保证</w:t>
      </w:r>
    </w:p>
    <w:p>
      <w:pPr>
        <w:spacing w:line="360" w:lineRule="auto"/>
        <w:ind w:firstLine="560"/>
        <w:jc w:val="left"/>
        <w:rPr>
          <w:rFonts w:ascii="宋体" w:hAnsi="宋体"/>
          <w:szCs w:val="21"/>
        </w:rPr>
      </w:pPr>
      <w:r>
        <w:rPr>
          <w:rFonts w:hint="eastAsia" w:ascii="宋体" w:hAnsi="宋体"/>
          <w:szCs w:val="21"/>
        </w:rPr>
        <w:t>乙方保证甲方在使用本合同项下货物或货物的任何一部分时，不会产生因第三方提出的包括但不限于侵犯其专利权、商标权、工业设计权等知识产权和侵犯其所有权、抵押权等物权及其他权利而引发的纠纷。如有纠纷，乙方应承担全部责任。</w:t>
      </w:r>
    </w:p>
    <w:p>
      <w:pPr>
        <w:spacing w:line="360" w:lineRule="auto"/>
        <w:ind w:firstLine="560"/>
        <w:jc w:val="left"/>
        <w:outlineLvl w:val="0"/>
        <w:rPr>
          <w:b/>
          <w:szCs w:val="21"/>
        </w:rPr>
      </w:pPr>
      <w:r>
        <w:rPr>
          <w:rFonts w:hint="eastAsia"/>
          <w:b/>
          <w:szCs w:val="21"/>
        </w:rPr>
        <w:t>第五条  质量保证</w:t>
      </w:r>
    </w:p>
    <w:p>
      <w:pPr>
        <w:spacing w:line="360" w:lineRule="auto"/>
        <w:ind w:firstLine="560"/>
        <w:jc w:val="left"/>
        <w:rPr>
          <w:rFonts w:ascii="宋体" w:hAnsi="宋体"/>
          <w:szCs w:val="21"/>
        </w:rPr>
      </w:pPr>
      <w:r>
        <w:rPr>
          <w:rFonts w:hint="eastAsia" w:ascii="宋体" w:hAnsi="宋体"/>
          <w:szCs w:val="21"/>
        </w:rPr>
        <w:t>1、乙方所提供的货物的技术规格符合招标文件规定的技术规格，货物符合中华人民共和国的设计和制造生产标准或行业标准。</w:t>
      </w:r>
    </w:p>
    <w:p>
      <w:pPr>
        <w:spacing w:line="360" w:lineRule="auto"/>
        <w:ind w:firstLine="560"/>
        <w:jc w:val="left"/>
        <w:rPr>
          <w:rFonts w:ascii="宋体" w:hAnsi="宋体"/>
          <w:szCs w:val="21"/>
        </w:rPr>
      </w:pPr>
      <w:r>
        <w:rPr>
          <w:rFonts w:hint="eastAsia" w:ascii="宋体" w:hAnsi="宋体"/>
          <w:szCs w:val="21"/>
        </w:rPr>
        <w:t>2、乙方应保证货物是全新、未使用过的原装合格正品（包括零部件），并完全符合甲方要求的质量、规格和性能的要求。如货物安装或配置了软件的，乙方保证相关软件均为正版软件。</w:t>
      </w:r>
    </w:p>
    <w:p>
      <w:pPr>
        <w:spacing w:line="360" w:lineRule="auto"/>
        <w:ind w:firstLine="560"/>
        <w:jc w:val="left"/>
        <w:rPr>
          <w:rFonts w:ascii="宋体" w:hAnsi="宋体"/>
          <w:szCs w:val="21"/>
        </w:rPr>
      </w:pPr>
      <w:r>
        <w:rPr>
          <w:rFonts w:hint="eastAsia" w:ascii="宋体" w:hAnsi="宋体"/>
          <w:szCs w:val="21"/>
        </w:rPr>
        <w:t>3、乙方保证交货时一并提供货物的质量合格凭证或文件。</w:t>
      </w:r>
    </w:p>
    <w:p>
      <w:pPr>
        <w:spacing w:line="360" w:lineRule="auto"/>
        <w:ind w:firstLine="560"/>
        <w:jc w:val="left"/>
        <w:rPr>
          <w:b/>
          <w:szCs w:val="21"/>
        </w:rPr>
      </w:pPr>
      <w:r>
        <w:rPr>
          <w:rFonts w:hint="eastAsia"/>
          <w:b/>
          <w:szCs w:val="21"/>
        </w:rPr>
        <w:t>第六条  交货和验收</w:t>
      </w:r>
    </w:p>
    <w:p>
      <w:pPr>
        <w:spacing w:line="360" w:lineRule="auto"/>
        <w:ind w:firstLine="560"/>
        <w:jc w:val="left"/>
        <w:rPr>
          <w:rFonts w:ascii="宋体" w:hAnsi="宋体"/>
          <w:szCs w:val="21"/>
        </w:rPr>
      </w:pPr>
      <w:r>
        <w:rPr>
          <w:rFonts w:hint="eastAsia" w:ascii="宋体" w:hAnsi="宋体"/>
          <w:szCs w:val="21"/>
        </w:rPr>
        <w:t>1、乙方应按照本合同或招投标文件规定的时间和方式向甲方交付货物，交货地点由甲方指定。因交货产生的费用由乙方自行承担。</w:t>
      </w:r>
    </w:p>
    <w:p>
      <w:pPr>
        <w:spacing w:line="360" w:lineRule="auto"/>
        <w:ind w:firstLine="560"/>
        <w:jc w:val="left"/>
        <w:rPr>
          <w:rFonts w:ascii="宋体" w:hAnsi="宋体"/>
          <w:szCs w:val="21"/>
        </w:rPr>
      </w:pPr>
      <w:r>
        <w:rPr>
          <w:rFonts w:hint="eastAsia" w:ascii="宋体" w:hAnsi="宋体"/>
          <w:szCs w:val="21"/>
        </w:rPr>
        <w:t>2、乙方交付的货物应当完全符合招投标文件所规定的货物、数量、质量和规格要求。乙方提供的货物不符合招投标文件和合同规定的，甲方有权拒收货物，由此引起的风险，由乙方承担。</w:t>
      </w:r>
    </w:p>
    <w:p>
      <w:pPr>
        <w:spacing w:line="360" w:lineRule="auto"/>
        <w:ind w:firstLine="560"/>
        <w:jc w:val="left"/>
        <w:rPr>
          <w:rFonts w:ascii="宋体" w:hAnsi="宋体"/>
          <w:szCs w:val="21"/>
        </w:rPr>
      </w:pPr>
      <w:r>
        <w:rPr>
          <w:rFonts w:hint="eastAsia" w:ascii="宋体" w:hAnsi="宋体"/>
          <w:szCs w:val="21"/>
        </w:rPr>
        <w:t>3、乙方应将所提供货物的使用说明书、原厂保修卡等附随资料和附随配件、工具等交付给甲方；乙方不能完整交付货物及本款规定的单证和工具的，视为未按合同约定交货，乙方负责补齐，因此导致逾期交付的，由乙方承担相关的违约责任。</w:t>
      </w:r>
    </w:p>
    <w:p>
      <w:pPr>
        <w:spacing w:line="360" w:lineRule="auto"/>
        <w:ind w:firstLine="560"/>
        <w:jc w:val="left"/>
        <w:rPr>
          <w:rFonts w:ascii="宋体" w:hAnsi="宋体"/>
          <w:szCs w:val="21"/>
        </w:rPr>
      </w:pPr>
      <w:r>
        <w:rPr>
          <w:rFonts w:hint="eastAsia" w:ascii="宋体" w:hAnsi="宋体"/>
          <w:szCs w:val="21"/>
        </w:rPr>
        <w:t>4、乙方应在到货（安装、调试完）后  日内向甲方发出验收申请。甲方应当在收到申请  日内组织验收，验收合格的，由甲方向乙方签署货物验收单。验收合格的，由甲方向乙方签署货物验收单。甲方逾期未组织验收，也未提出异议的，视为验收合格。需要安装调试的，安装调试完毕验收合格后才视为最终验收合格和满足付款条件。</w:t>
      </w:r>
    </w:p>
    <w:p>
      <w:pPr>
        <w:spacing w:line="360" w:lineRule="auto"/>
        <w:ind w:firstLine="560"/>
        <w:jc w:val="left"/>
        <w:rPr>
          <w:rFonts w:ascii="宋体" w:hAnsi="宋体"/>
          <w:szCs w:val="21"/>
        </w:rPr>
      </w:pPr>
      <w:r>
        <w:rPr>
          <w:rFonts w:hint="eastAsia" w:ascii="宋体" w:hAnsi="宋体"/>
          <w:szCs w:val="21"/>
        </w:rPr>
        <w:t>5、货物的所有权和灭失的风险自乙方将货物交付给甲方时转移。</w:t>
      </w:r>
    </w:p>
    <w:p>
      <w:pPr>
        <w:spacing w:line="360" w:lineRule="auto"/>
        <w:ind w:firstLine="560"/>
        <w:jc w:val="left"/>
        <w:outlineLvl w:val="0"/>
        <w:rPr>
          <w:b/>
          <w:szCs w:val="21"/>
        </w:rPr>
      </w:pPr>
      <w:r>
        <w:rPr>
          <w:rFonts w:hint="eastAsia"/>
          <w:b/>
          <w:szCs w:val="21"/>
        </w:rPr>
        <w:t>第七条  保修及其他服务</w:t>
      </w:r>
    </w:p>
    <w:p>
      <w:pPr>
        <w:spacing w:line="360" w:lineRule="auto"/>
        <w:ind w:firstLine="560"/>
        <w:jc w:val="left"/>
        <w:rPr>
          <w:rFonts w:ascii="宋体" w:hAnsi="宋体"/>
          <w:szCs w:val="21"/>
        </w:rPr>
      </w:pPr>
      <w:r>
        <w:rPr>
          <w:rFonts w:hint="eastAsia" w:ascii="宋体" w:hAnsi="宋体"/>
          <w:szCs w:val="21"/>
        </w:rPr>
        <w:t>1、乙方应按照国家有关法律法规规章和“三包”规定和招标文件的要求及乙方在投标文件的相关承诺提供保修及其他服务。</w:t>
      </w:r>
    </w:p>
    <w:p>
      <w:pPr>
        <w:spacing w:line="360" w:lineRule="auto"/>
        <w:ind w:firstLine="560"/>
        <w:jc w:val="left"/>
        <w:rPr>
          <w:rFonts w:ascii="宋体" w:hAnsi="宋体"/>
          <w:szCs w:val="21"/>
        </w:rPr>
      </w:pPr>
      <w:r>
        <w:rPr>
          <w:rFonts w:hint="eastAsia" w:ascii="宋体" w:hAnsi="宋体"/>
          <w:szCs w:val="21"/>
        </w:rPr>
        <w:t>2、</w:t>
      </w:r>
      <w:r>
        <w:rPr>
          <w:rFonts w:ascii="宋体" w:hAnsi="宋体"/>
          <w:szCs w:val="21"/>
        </w:rPr>
        <w:t>保修期内，乙方负责对其提供的货物进行维修和系统维护，不再收取任何费用。</w:t>
      </w:r>
      <w:r>
        <w:rPr>
          <w:rFonts w:hint="eastAsia" w:ascii="宋体" w:hAnsi="宋体"/>
          <w:szCs w:val="21"/>
        </w:rPr>
        <w:t>所有货物保修服务方式均为乙方上门保修，即由乙方派员到货物使用现场维修，由此产生的一切费用均由乙方承担。保修期后的货物维护另行协商。</w:t>
      </w:r>
    </w:p>
    <w:p>
      <w:pPr>
        <w:spacing w:line="360" w:lineRule="auto"/>
        <w:ind w:firstLine="560"/>
        <w:jc w:val="left"/>
        <w:rPr>
          <w:rFonts w:ascii="宋体" w:hAnsi="宋体"/>
          <w:szCs w:val="21"/>
        </w:rPr>
      </w:pPr>
      <w:r>
        <w:rPr>
          <w:rFonts w:hint="eastAsia" w:ascii="宋体" w:hAnsi="宋体"/>
          <w:szCs w:val="21"/>
        </w:rPr>
        <w:t>3、在甲方提出维修要求后，乙方应于  小时内响应，  小时维修到位，并在  小时内消除故障。消耗品和零配件供应及时，特殊情况下可提供备用机。</w:t>
      </w:r>
    </w:p>
    <w:p>
      <w:pPr>
        <w:spacing w:line="360" w:lineRule="auto"/>
        <w:ind w:firstLine="560"/>
        <w:jc w:val="left"/>
        <w:outlineLvl w:val="0"/>
        <w:rPr>
          <w:b/>
          <w:szCs w:val="21"/>
        </w:rPr>
      </w:pPr>
      <w:r>
        <w:rPr>
          <w:rFonts w:hint="eastAsia"/>
          <w:b/>
          <w:szCs w:val="21"/>
        </w:rPr>
        <w:t>第八条 保密条款</w:t>
      </w:r>
    </w:p>
    <w:p>
      <w:pPr>
        <w:spacing w:line="360" w:lineRule="auto"/>
        <w:ind w:firstLine="420" w:firstLineChars="200"/>
        <w:jc w:val="left"/>
        <w:rPr>
          <w:bCs/>
          <w:szCs w:val="21"/>
        </w:rPr>
      </w:pPr>
      <w:r>
        <w:rPr>
          <w:bCs/>
          <w:szCs w:val="21"/>
        </w:rPr>
        <w:t>1</w:t>
      </w:r>
      <w:r>
        <w:rPr>
          <w:rFonts w:hint="eastAsia"/>
          <w:bCs/>
          <w:szCs w:val="21"/>
        </w:rPr>
        <w:t>、乙方对在本合同履行中获取或者知悉甲方提供的资料、信息负有保密义务。</w:t>
      </w:r>
    </w:p>
    <w:p>
      <w:pPr>
        <w:spacing w:line="360" w:lineRule="auto"/>
        <w:ind w:firstLine="560"/>
        <w:jc w:val="left"/>
        <w:rPr>
          <w:bCs/>
          <w:szCs w:val="21"/>
        </w:rPr>
      </w:pPr>
      <w:r>
        <w:rPr>
          <w:bCs/>
          <w:szCs w:val="21"/>
        </w:rPr>
        <w:t>2</w:t>
      </w:r>
      <w:r>
        <w:rPr>
          <w:rFonts w:hint="eastAsia"/>
          <w:bCs/>
          <w:szCs w:val="21"/>
        </w:rPr>
        <w:t>、乙方不得私自复印、留存、泄漏本合同履行有关的资料、信息。除非依照法律规定或者经甲方书面同意，乙方不得向第三方提供或披露由甲方提供的资料和信息，也不得用于本合同履行以外的其他用途，并保证采取一切合理和必要的措施防止任何第三方接触到甲方的上述资料和信息。</w:t>
      </w:r>
    </w:p>
    <w:p>
      <w:pPr>
        <w:spacing w:line="360" w:lineRule="auto"/>
        <w:ind w:firstLine="560"/>
        <w:jc w:val="left"/>
        <w:rPr>
          <w:b/>
          <w:szCs w:val="21"/>
        </w:rPr>
      </w:pPr>
      <w:r>
        <w:rPr>
          <w:bCs/>
          <w:szCs w:val="21"/>
        </w:rPr>
        <w:t>3</w:t>
      </w:r>
      <w:r>
        <w:rPr>
          <w:rFonts w:hint="eastAsia"/>
          <w:bCs/>
          <w:szCs w:val="21"/>
        </w:rPr>
        <w:t>、保密期限自本协议签订生效之日起至保密信息被依法公开披露或成为公开信息之日止。合同中止、终止或者解除不视为免除保密义务，乙方仍应当承担保密义务。</w:t>
      </w:r>
    </w:p>
    <w:p>
      <w:pPr>
        <w:spacing w:line="360" w:lineRule="auto"/>
        <w:ind w:firstLine="560"/>
        <w:jc w:val="left"/>
        <w:outlineLvl w:val="0"/>
        <w:rPr>
          <w:b/>
          <w:szCs w:val="21"/>
        </w:rPr>
      </w:pPr>
      <w:r>
        <w:rPr>
          <w:rFonts w:hint="eastAsia"/>
          <w:b/>
          <w:szCs w:val="21"/>
        </w:rPr>
        <w:t>第九条  履约保证金</w:t>
      </w:r>
    </w:p>
    <w:p>
      <w:pPr>
        <w:spacing w:line="360" w:lineRule="auto"/>
        <w:ind w:firstLine="560"/>
        <w:jc w:val="left"/>
        <w:rPr>
          <w:rFonts w:ascii="宋体" w:hAnsi="宋体"/>
          <w:szCs w:val="21"/>
        </w:rPr>
      </w:pPr>
      <w:r>
        <w:rPr>
          <w:rFonts w:hint="eastAsia" w:ascii="宋体" w:hAnsi="宋体"/>
          <w:szCs w:val="21"/>
        </w:rPr>
        <w:t>1、乙方应在签订本合同之日，向甲方或甲方指定的机构提交履约保证金_________元。</w:t>
      </w:r>
    </w:p>
    <w:p>
      <w:pPr>
        <w:spacing w:line="360" w:lineRule="auto"/>
        <w:ind w:firstLine="560"/>
        <w:jc w:val="left"/>
        <w:rPr>
          <w:rFonts w:ascii="宋体" w:hAnsi="宋体"/>
          <w:szCs w:val="21"/>
        </w:rPr>
      </w:pPr>
      <w:r>
        <w:rPr>
          <w:rFonts w:hint="eastAsia" w:ascii="宋体" w:hAnsi="宋体"/>
          <w:szCs w:val="21"/>
        </w:rPr>
        <w:t>2、如乙方未能履行合同规定的义务，甲方有权从履约保证金中取得补偿。</w:t>
      </w:r>
    </w:p>
    <w:p>
      <w:pPr>
        <w:spacing w:line="360" w:lineRule="auto"/>
        <w:ind w:firstLine="560"/>
        <w:jc w:val="left"/>
        <w:rPr>
          <w:rFonts w:ascii="宋体" w:hAnsi="宋体"/>
          <w:szCs w:val="21"/>
        </w:rPr>
      </w:pPr>
      <w:r>
        <w:rPr>
          <w:rFonts w:hint="eastAsia" w:ascii="宋体" w:hAnsi="宋体"/>
          <w:szCs w:val="21"/>
        </w:rPr>
        <w:t>3、甲方在乙方履行完毕本合同项下全部义务后______天内无息退还乙方。</w:t>
      </w:r>
    </w:p>
    <w:p>
      <w:pPr>
        <w:numPr>
          <w:ilvl w:val="255"/>
          <w:numId w:val="0"/>
        </w:numPr>
        <w:spacing w:line="360" w:lineRule="auto"/>
        <w:ind w:firstLine="422" w:firstLineChars="200"/>
        <w:jc w:val="left"/>
        <w:outlineLvl w:val="0"/>
        <w:rPr>
          <w:b/>
          <w:szCs w:val="21"/>
        </w:rPr>
      </w:pPr>
      <w:r>
        <w:rPr>
          <w:rFonts w:hint="eastAsia"/>
          <w:b/>
          <w:szCs w:val="21"/>
        </w:rPr>
        <w:t>第十条  货款支付</w:t>
      </w:r>
    </w:p>
    <w:p>
      <w:pPr>
        <w:spacing w:line="360" w:lineRule="auto"/>
        <w:jc w:val="left"/>
        <w:rPr>
          <w:b/>
          <w:szCs w:val="21"/>
          <w:u w:val="single"/>
        </w:rPr>
      </w:pPr>
      <w:r>
        <w:rPr>
          <w:rFonts w:hint="eastAsia"/>
          <w:b/>
          <w:szCs w:val="21"/>
          <w:u w:val="single"/>
        </w:rPr>
        <w:t>（详见商务要求）</w:t>
      </w:r>
    </w:p>
    <w:p>
      <w:pPr>
        <w:spacing w:line="360" w:lineRule="auto"/>
        <w:ind w:firstLine="560"/>
        <w:jc w:val="left"/>
        <w:rPr>
          <w:szCs w:val="21"/>
        </w:rPr>
      </w:pPr>
    </w:p>
    <w:p>
      <w:pPr>
        <w:spacing w:line="360" w:lineRule="auto"/>
        <w:ind w:firstLine="422" w:firstLineChars="200"/>
        <w:jc w:val="left"/>
        <w:outlineLvl w:val="0"/>
        <w:rPr>
          <w:b/>
          <w:szCs w:val="21"/>
        </w:rPr>
      </w:pPr>
      <w:r>
        <w:rPr>
          <w:rFonts w:hint="eastAsia"/>
          <w:b/>
          <w:szCs w:val="21"/>
        </w:rPr>
        <w:t>第十一条 违约责任</w:t>
      </w:r>
      <w:r>
        <w:rPr>
          <w:rFonts w:hint="eastAsia"/>
          <w:b/>
          <w:szCs w:val="21"/>
          <w:u w:val="single"/>
        </w:rPr>
        <w:t>（详见商务要求）</w:t>
      </w:r>
    </w:p>
    <w:p>
      <w:pPr>
        <w:spacing w:line="360" w:lineRule="auto"/>
        <w:ind w:firstLine="560"/>
        <w:jc w:val="left"/>
        <w:rPr>
          <w:rFonts w:ascii="宋体" w:hAnsi="宋体"/>
          <w:szCs w:val="21"/>
        </w:rPr>
      </w:pPr>
      <w:r>
        <w:rPr>
          <w:rFonts w:hint="eastAsia" w:ascii="宋体" w:hAnsi="宋体"/>
          <w:szCs w:val="21"/>
        </w:rPr>
        <w:t>１、甲方无正当理由拒收货物、拒付货物款的，由甲方向乙方偿付合同总价的【】%违约金。</w:t>
      </w:r>
    </w:p>
    <w:p>
      <w:pPr>
        <w:spacing w:line="360" w:lineRule="auto"/>
        <w:ind w:firstLine="560"/>
        <w:jc w:val="left"/>
        <w:rPr>
          <w:rFonts w:ascii="宋体" w:hAnsi="宋体"/>
          <w:szCs w:val="21"/>
        </w:rPr>
      </w:pPr>
      <w:r>
        <w:rPr>
          <w:rFonts w:hint="eastAsia" w:ascii="宋体" w:hAnsi="宋体"/>
          <w:szCs w:val="21"/>
        </w:rPr>
        <w:t>２、甲方未按合同规定的期限向乙方支付货款的，每逾期1天甲方向乙方偿付欠款总额的【】‰滞纳金，但累计滞纳金总额不超过欠款总额的【】% 。</w:t>
      </w:r>
    </w:p>
    <w:p>
      <w:pPr>
        <w:spacing w:line="360" w:lineRule="auto"/>
        <w:ind w:firstLine="560"/>
        <w:jc w:val="left"/>
        <w:rPr>
          <w:rFonts w:ascii="宋体" w:hAnsi="宋体"/>
          <w:szCs w:val="21"/>
        </w:rPr>
      </w:pPr>
      <w:r>
        <w:rPr>
          <w:rFonts w:hint="eastAsia" w:ascii="宋体" w:hAnsi="宋体"/>
          <w:szCs w:val="21"/>
        </w:rPr>
        <w:t>３、</w:t>
      </w:r>
      <w:r>
        <w:rPr>
          <w:rFonts w:ascii="宋体" w:hAnsi="宋体"/>
          <w:szCs w:val="21"/>
        </w:rPr>
        <w:t>乙方逾期交付货物的，每逾期1天，乙方向甲方偿付逾期交货部分货款总额的</w:t>
      </w:r>
      <w:r>
        <w:rPr>
          <w:rFonts w:hint="eastAsia" w:ascii="宋体" w:hAnsi="宋体"/>
          <w:szCs w:val="21"/>
        </w:rPr>
        <w:t>【】</w:t>
      </w:r>
      <w:r>
        <w:rPr>
          <w:rFonts w:ascii="宋体" w:hAnsi="宋体"/>
          <w:szCs w:val="21"/>
        </w:rPr>
        <w:t>‰的滞纳金</w:t>
      </w:r>
      <w:r>
        <w:rPr>
          <w:rFonts w:hint="eastAsia" w:ascii="宋体" w:hAnsi="宋体"/>
          <w:szCs w:val="21"/>
        </w:rPr>
        <w:t>。如乙方逾期交货达天，甲方有权解除合同，履约保证金不予退回，同时乙方应向甲方支付合同总价【】％的违约金。</w:t>
      </w:r>
    </w:p>
    <w:p>
      <w:pPr>
        <w:spacing w:line="360" w:lineRule="auto"/>
        <w:ind w:firstLine="560"/>
        <w:jc w:val="left"/>
        <w:rPr>
          <w:rFonts w:ascii="宋体" w:hAnsi="宋体"/>
          <w:szCs w:val="21"/>
        </w:rPr>
      </w:pPr>
      <w:r>
        <w:rPr>
          <w:rFonts w:hint="eastAsia" w:ascii="宋体" w:hAnsi="宋体"/>
          <w:szCs w:val="21"/>
        </w:rPr>
        <w:t>4、经甲方验收不合格的，甲方有权拒收。乙方经修理或者更换后仍不合格的，甲方有权解除合同，要求乙方返还甲方已支付的合同款项，并有权要求乙方按合同总额【】％支付违约金。5、在乙方承诺的或国家规定的质量保证期内（取两者中最长的期限），</w:t>
      </w:r>
      <w:r>
        <w:rPr>
          <w:rFonts w:ascii="宋体" w:hAnsi="宋体"/>
          <w:szCs w:val="21"/>
        </w:rPr>
        <w:t>如经乙方两次维修</w:t>
      </w:r>
      <w:r>
        <w:rPr>
          <w:rFonts w:hint="eastAsia" w:ascii="宋体" w:hAnsi="宋体"/>
          <w:szCs w:val="21"/>
        </w:rPr>
        <w:t>或更换</w:t>
      </w:r>
      <w:r>
        <w:rPr>
          <w:rFonts w:ascii="宋体" w:hAnsi="宋体"/>
          <w:szCs w:val="21"/>
        </w:rPr>
        <w:t>，货物仍不能达到合同约定</w:t>
      </w:r>
      <w:r>
        <w:rPr>
          <w:rFonts w:hint="eastAsia" w:ascii="宋体" w:hAnsi="宋体"/>
          <w:szCs w:val="21"/>
        </w:rPr>
        <w:t>的</w:t>
      </w:r>
      <w:r>
        <w:rPr>
          <w:rFonts w:ascii="宋体" w:hAnsi="宋体"/>
          <w:szCs w:val="21"/>
        </w:rPr>
        <w:t>质量标准，甲方有权退货，乙方</w:t>
      </w:r>
      <w:r>
        <w:rPr>
          <w:rFonts w:hint="eastAsia" w:ascii="宋体" w:hAnsi="宋体"/>
          <w:szCs w:val="21"/>
        </w:rPr>
        <w:t>应</w:t>
      </w:r>
      <w:r>
        <w:rPr>
          <w:rFonts w:ascii="宋体" w:hAnsi="宋体"/>
          <w:szCs w:val="21"/>
        </w:rPr>
        <w:t>退回全部货款</w:t>
      </w:r>
      <w:r>
        <w:rPr>
          <w:rFonts w:hint="eastAsia" w:ascii="宋体" w:hAnsi="宋体"/>
          <w:szCs w:val="21"/>
        </w:rPr>
        <w:t>并</w:t>
      </w:r>
      <w:r>
        <w:rPr>
          <w:rFonts w:ascii="宋体" w:hAnsi="宋体"/>
          <w:szCs w:val="21"/>
        </w:rPr>
        <w:t>赔偿甲方因此遭受的损失。</w:t>
      </w:r>
    </w:p>
    <w:p>
      <w:pPr>
        <w:spacing w:line="360" w:lineRule="auto"/>
        <w:ind w:firstLine="560"/>
        <w:jc w:val="left"/>
        <w:rPr>
          <w:rFonts w:ascii="宋体" w:hAnsi="宋体"/>
          <w:szCs w:val="21"/>
        </w:rPr>
      </w:pPr>
      <w:r>
        <w:rPr>
          <w:rFonts w:hint="eastAsia" w:ascii="宋体" w:hAnsi="宋体"/>
          <w:szCs w:val="21"/>
        </w:rPr>
        <w:t>6.</w:t>
      </w:r>
      <w:bookmarkStart w:id="80" w:name="_Hlk75014743"/>
      <w:r>
        <w:rPr>
          <w:rFonts w:hint="eastAsia" w:ascii="宋体" w:hAnsi="宋体"/>
          <w:szCs w:val="21"/>
        </w:rPr>
        <w:t>乙方违反本合同约定的保密义务，甲方有权要求乙方按合同总额【】%支付违约金；造成不良影响或对甲方造成损失的，甲方有权要求乙方消除影响，承担赔偿责任，并有权解除合同。</w:t>
      </w:r>
      <w:bookmarkEnd w:id="80"/>
    </w:p>
    <w:p>
      <w:pPr>
        <w:spacing w:line="360" w:lineRule="auto"/>
        <w:ind w:firstLine="560"/>
        <w:jc w:val="left"/>
        <w:rPr>
          <w:rFonts w:ascii="宋体" w:hAnsi="宋体"/>
          <w:szCs w:val="21"/>
        </w:rPr>
      </w:pPr>
      <w:r>
        <w:rPr>
          <w:rFonts w:hint="eastAsia" w:ascii="宋体" w:hAnsi="宋体"/>
          <w:szCs w:val="21"/>
        </w:rPr>
        <w:t>7、</w:t>
      </w:r>
      <w:bookmarkStart w:id="81" w:name="_Hlk75015079"/>
      <w:r>
        <w:rPr>
          <w:rFonts w:hint="eastAsia" w:ascii="宋体" w:hAnsi="宋体"/>
          <w:szCs w:val="21"/>
        </w:rPr>
        <w:t>因乙方提供的产品受到侵权指控或者引发法律纠纷，影响甲方正常使用或者导致合同目的不能实现的，甲方有权要求乙方按合同总额【】%支付违约金，并有权解除合同。</w:t>
      </w:r>
      <w:bookmarkEnd w:id="81"/>
    </w:p>
    <w:p>
      <w:pPr>
        <w:spacing w:line="360" w:lineRule="auto"/>
        <w:ind w:firstLine="560"/>
        <w:jc w:val="left"/>
        <w:rPr>
          <w:rFonts w:ascii="宋体" w:hAnsi="宋体"/>
          <w:szCs w:val="21"/>
        </w:rPr>
      </w:pPr>
      <w:r>
        <w:rPr>
          <w:rFonts w:hint="eastAsia" w:ascii="宋体" w:hAnsi="宋体"/>
          <w:szCs w:val="21"/>
        </w:rPr>
        <w:t>8、乙方未履行本合同项下的其他义务或违反其在投标文件中的相关承诺的，应按合同总价款的【】%向甲方承担违约责任。</w:t>
      </w:r>
    </w:p>
    <w:p>
      <w:pPr>
        <w:spacing w:line="360" w:lineRule="auto"/>
        <w:ind w:firstLine="560"/>
        <w:jc w:val="left"/>
        <w:rPr>
          <w:rFonts w:ascii="宋体" w:hAnsi="宋体"/>
          <w:szCs w:val="21"/>
        </w:rPr>
      </w:pPr>
      <w:r>
        <w:rPr>
          <w:rFonts w:hint="eastAsia" w:ascii="宋体" w:hAnsi="宋体"/>
          <w:szCs w:val="21"/>
        </w:rPr>
        <w:t>9、乙方在承担上述一项或多项违约责任后，仍应继续履行合同规定的义务（甲方解除合同的除外）。甲方未能及时追究乙方的任何一项违约责任并不表明甲方放弃追究乙方该项或其他违约责任。</w:t>
      </w:r>
    </w:p>
    <w:p>
      <w:pPr>
        <w:spacing w:line="360" w:lineRule="auto"/>
        <w:ind w:firstLine="560"/>
        <w:jc w:val="left"/>
        <w:outlineLvl w:val="0"/>
        <w:rPr>
          <w:b/>
          <w:szCs w:val="21"/>
        </w:rPr>
      </w:pPr>
      <w:r>
        <w:rPr>
          <w:rFonts w:hint="eastAsia"/>
          <w:b/>
          <w:szCs w:val="21"/>
        </w:rPr>
        <w:t>第十条    合同的变更和终止</w:t>
      </w:r>
    </w:p>
    <w:p>
      <w:pPr>
        <w:spacing w:line="360" w:lineRule="auto"/>
        <w:ind w:firstLine="560"/>
        <w:jc w:val="left"/>
        <w:rPr>
          <w:rFonts w:ascii="宋体" w:hAnsi="宋体"/>
          <w:szCs w:val="21"/>
        </w:rPr>
      </w:pPr>
      <w:r>
        <w:rPr>
          <w:rFonts w:hint="eastAsia" w:ascii="宋体" w:hAnsi="宋体"/>
          <w:szCs w:val="21"/>
        </w:rPr>
        <w:t>除</w:t>
      </w:r>
      <w:bookmarkStart w:id="82" w:name="_Hlk75015119"/>
      <w:r>
        <w:rPr>
          <w:rFonts w:hint="eastAsia" w:ascii="宋体" w:hAnsi="宋体"/>
          <w:szCs w:val="21"/>
        </w:rPr>
        <w:t>《深圳经济特区政府采购条例》第40条、</w:t>
      </w:r>
      <w:bookmarkEnd w:id="82"/>
      <w:r>
        <w:rPr>
          <w:rFonts w:hint="eastAsia" w:ascii="宋体" w:hAnsi="宋体"/>
          <w:szCs w:val="21"/>
        </w:rPr>
        <w:t>《中华人民共和国政府采购法》第50条第二款规定或者主管部门另有政策规定的情形外，本合同一经签订，甲乙双方不得擅自变更、中止或终止合同。</w:t>
      </w:r>
    </w:p>
    <w:p>
      <w:pPr>
        <w:spacing w:line="360" w:lineRule="auto"/>
        <w:ind w:firstLine="560"/>
        <w:jc w:val="left"/>
        <w:outlineLvl w:val="0"/>
        <w:rPr>
          <w:b/>
          <w:szCs w:val="21"/>
        </w:rPr>
      </w:pPr>
      <w:r>
        <w:rPr>
          <w:rFonts w:hint="eastAsia"/>
          <w:b/>
          <w:szCs w:val="21"/>
        </w:rPr>
        <w:t>第十一条   争议的解决</w:t>
      </w:r>
    </w:p>
    <w:p>
      <w:pPr>
        <w:spacing w:line="360" w:lineRule="auto"/>
        <w:ind w:firstLine="560"/>
        <w:jc w:val="left"/>
        <w:rPr>
          <w:rFonts w:ascii="宋体" w:hAnsi="宋体"/>
          <w:szCs w:val="21"/>
        </w:rPr>
      </w:pPr>
      <w:r>
        <w:rPr>
          <w:rFonts w:hint="eastAsia" w:ascii="宋体" w:hAnsi="宋体"/>
          <w:szCs w:val="21"/>
        </w:rPr>
        <w:t>1、因货物的质量问题发生争议的，应当邀请国家认可的质量检测机构对货物质量进行鉴定。货物符合标准的，鉴定费由甲方承担；货物不符合质量标准的，鉴定费由乙方承担。</w:t>
      </w:r>
    </w:p>
    <w:p>
      <w:pPr>
        <w:spacing w:line="360" w:lineRule="auto"/>
        <w:ind w:firstLine="560"/>
        <w:jc w:val="left"/>
        <w:rPr>
          <w:rFonts w:ascii="宋体" w:hAnsi="宋体"/>
          <w:szCs w:val="21"/>
        </w:rPr>
      </w:pPr>
      <w:r>
        <w:rPr>
          <w:rFonts w:hint="eastAsia" w:ascii="宋体" w:hAnsi="宋体"/>
          <w:szCs w:val="21"/>
        </w:rPr>
        <w:t>2、因履行本合同引起的或与本合同有关的争议，甲、乙双方应首先通过友好协商解决，如果协商不能解决争议，则向甲方所在地有管辖权的人民法院提起诉讼；</w:t>
      </w:r>
    </w:p>
    <w:p>
      <w:pPr>
        <w:spacing w:line="360" w:lineRule="auto"/>
        <w:ind w:firstLine="560"/>
        <w:jc w:val="left"/>
        <w:outlineLvl w:val="0"/>
        <w:rPr>
          <w:b/>
          <w:szCs w:val="21"/>
        </w:rPr>
      </w:pPr>
      <w:r>
        <w:rPr>
          <w:rFonts w:hint="eastAsia"/>
          <w:b/>
          <w:szCs w:val="21"/>
        </w:rPr>
        <w:t>第十二条   合同生效及其他</w:t>
      </w:r>
    </w:p>
    <w:p>
      <w:pPr>
        <w:spacing w:line="360" w:lineRule="auto"/>
        <w:ind w:firstLine="560"/>
        <w:jc w:val="left"/>
        <w:rPr>
          <w:rFonts w:ascii="宋体" w:hAnsi="宋体"/>
          <w:szCs w:val="21"/>
        </w:rPr>
      </w:pPr>
      <w:r>
        <w:rPr>
          <w:rFonts w:hint="eastAsia" w:ascii="宋体" w:hAnsi="宋体"/>
          <w:szCs w:val="21"/>
        </w:rPr>
        <w:t>1、下列文件均为本合同的组成部分：</w:t>
      </w:r>
    </w:p>
    <w:p>
      <w:pPr>
        <w:spacing w:line="360" w:lineRule="auto"/>
        <w:ind w:firstLine="560"/>
        <w:jc w:val="left"/>
        <w:rPr>
          <w:rFonts w:ascii="宋体" w:hAnsi="宋体"/>
          <w:szCs w:val="21"/>
        </w:rPr>
      </w:pPr>
      <w:r>
        <w:rPr>
          <w:rFonts w:hint="eastAsia" w:ascii="宋体" w:hAnsi="宋体"/>
          <w:szCs w:val="21"/>
        </w:rPr>
        <w:t>（1）号招标文件、答疑及补充通知；</w:t>
      </w:r>
    </w:p>
    <w:p>
      <w:pPr>
        <w:spacing w:line="360" w:lineRule="auto"/>
        <w:ind w:firstLine="560"/>
        <w:jc w:val="left"/>
        <w:rPr>
          <w:rFonts w:ascii="宋体" w:hAnsi="宋体"/>
          <w:szCs w:val="21"/>
        </w:rPr>
      </w:pPr>
      <w:r>
        <w:rPr>
          <w:rFonts w:hint="eastAsia" w:ascii="宋体" w:hAnsi="宋体"/>
          <w:szCs w:val="21"/>
        </w:rPr>
        <w:t>（2）乙方的投标文件；</w:t>
      </w:r>
    </w:p>
    <w:p>
      <w:pPr>
        <w:spacing w:line="360" w:lineRule="auto"/>
        <w:ind w:firstLine="560"/>
        <w:jc w:val="left"/>
        <w:rPr>
          <w:rFonts w:ascii="宋体" w:hAnsi="宋体"/>
          <w:szCs w:val="21"/>
        </w:rPr>
      </w:pPr>
      <w:r>
        <w:rPr>
          <w:rFonts w:hint="eastAsia" w:ascii="宋体" w:hAnsi="宋体"/>
          <w:szCs w:val="21"/>
        </w:rPr>
        <w:t>（3）本合同执行中甲乙双方共同签署的补充与修正文件。</w:t>
      </w:r>
    </w:p>
    <w:p>
      <w:pPr>
        <w:spacing w:line="360" w:lineRule="auto"/>
        <w:ind w:firstLine="560"/>
        <w:jc w:val="left"/>
        <w:rPr>
          <w:rFonts w:ascii="宋体" w:hAnsi="宋体"/>
          <w:szCs w:val="21"/>
        </w:rPr>
      </w:pPr>
      <w:r>
        <w:rPr>
          <w:rFonts w:hint="eastAsia" w:ascii="宋体" w:hAnsi="宋体"/>
          <w:szCs w:val="21"/>
        </w:rPr>
        <w:t>2、本合同一式份，甲、乙方双方各执份，具有同等法律效力。本合同自双方法定代表人（或授权代表）签字并盖章之日起生效。</w:t>
      </w:r>
    </w:p>
    <w:p>
      <w:pPr>
        <w:spacing w:line="360" w:lineRule="auto"/>
        <w:ind w:firstLine="560"/>
        <w:jc w:val="left"/>
        <w:rPr>
          <w:rFonts w:ascii="宋体" w:hAnsi="宋体"/>
          <w:szCs w:val="21"/>
        </w:rPr>
      </w:pPr>
    </w:p>
    <w:p>
      <w:pPr>
        <w:spacing w:line="360" w:lineRule="auto"/>
        <w:ind w:firstLine="560"/>
        <w:jc w:val="left"/>
        <w:rPr>
          <w:rFonts w:ascii="宋体" w:hAnsi="宋体"/>
          <w:szCs w:val="21"/>
        </w:rPr>
      </w:pPr>
    </w:p>
    <w:p>
      <w:pPr>
        <w:spacing w:line="360" w:lineRule="auto"/>
        <w:ind w:firstLine="560"/>
        <w:jc w:val="left"/>
        <w:rPr>
          <w:rFonts w:ascii="宋体" w:hAnsi="宋体"/>
          <w:szCs w:val="21"/>
        </w:rPr>
      </w:pPr>
      <w:r>
        <w:rPr>
          <w:rFonts w:hint="eastAsia" w:ascii="宋体" w:hAnsi="宋体"/>
          <w:szCs w:val="21"/>
        </w:rPr>
        <w:t>甲方（采购人）：   （盖章）       乙方（供应商）：    （盖章）</w:t>
      </w:r>
    </w:p>
    <w:p>
      <w:pPr>
        <w:spacing w:line="360" w:lineRule="auto"/>
        <w:ind w:firstLine="560"/>
        <w:jc w:val="left"/>
        <w:rPr>
          <w:rFonts w:ascii="宋体" w:hAnsi="宋体"/>
          <w:szCs w:val="21"/>
        </w:rPr>
      </w:pPr>
      <w:r>
        <w:rPr>
          <w:rFonts w:hint="eastAsia" w:ascii="宋体" w:hAnsi="宋体"/>
          <w:szCs w:val="21"/>
        </w:rPr>
        <w:t xml:space="preserve">法定代表人：                     法定代表人： </w:t>
      </w:r>
    </w:p>
    <w:p>
      <w:pPr>
        <w:spacing w:line="360" w:lineRule="auto"/>
        <w:ind w:firstLine="560"/>
        <w:jc w:val="left"/>
        <w:rPr>
          <w:rFonts w:ascii="宋体" w:hAnsi="宋体"/>
          <w:szCs w:val="21"/>
        </w:rPr>
      </w:pPr>
      <w:r>
        <w:rPr>
          <w:rFonts w:hint="eastAsia" w:ascii="宋体" w:hAnsi="宋体"/>
          <w:szCs w:val="21"/>
        </w:rPr>
        <w:t>委托代理人：                     委托代理人：</w:t>
      </w:r>
    </w:p>
    <w:p>
      <w:pPr>
        <w:ind w:firstLine="525" w:firstLineChars="250"/>
        <w:rPr>
          <w:rFonts w:ascii="宋体" w:hAnsi="宋体"/>
          <w:b/>
          <w:szCs w:val="21"/>
        </w:rPr>
      </w:pPr>
      <w:r>
        <w:rPr>
          <w:rFonts w:hint="eastAsia" w:ascii="宋体" w:hAnsi="宋体"/>
          <w:szCs w:val="21"/>
        </w:rPr>
        <w:t>日期：   年     月    日         日期：   年     月    日</w:t>
      </w:r>
    </w:p>
    <w:p/>
    <w:p>
      <w:pPr>
        <w:widowControl/>
        <w:jc w:val="left"/>
        <w:rPr>
          <w:rFonts w:ascii="宋体" w:hAnsi="宋体"/>
          <w:szCs w:val="21"/>
        </w:rPr>
      </w:pPr>
      <w:r>
        <w:rPr>
          <w:rFonts w:ascii="宋体" w:hAnsi="宋体"/>
          <w:szCs w:val="21"/>
        </w:rPr>
        <w:br w:type="page"/>
      </w:r>
    </w:p>
    <w:p>
      <w:pPr>
        <w:pStyle w:val="7"/>
        <w:spacing w:before="120" w:beforeLines="50" w:after="120" w:afterLines="50"/>
        <w:ind w:left="562"/>
        <w:rPr>
          <w:sz w:val="28"/>
          <w:szCs w:val="28"/>
        </w:rPr>
      </w:pPr>
      <w:r>
        <w:rPr>
          <w:rFonts w:hint="eastAsia"/>
          <w:sz w:val="28"/>
          <w:szCs w:val="28"/>
        </w:rPr>
        <w:t>第二册  通用条款（公开招标）</w:t>
      </w:r>
    </w:p>
    <w:p>
      <w:pPr>
        <w:pStyle w:val="7"/>
        <w:numPr>
          <w:ilvl w:val="0"/>
          <w:numId w:val="10"/>
        </w:numPr>
        <w:spacing w:before="120" w:beforeLines="50" w:after="120" w:afterLines="50"/>
        <w:ind w:left="562" w:hanging="562"/>
        <w:rPr>
          <w:sz w:val="28"/>
          <w:szCs w:val="28"/>
        </w:rPr>
      </w:pPr>
      <w:bookmarkStart w:id="83" w:name="_Hlk72399513"/>
      <w:r>
        <w:rPr>
          <w:rFonts w:hint="eastAsia"/>
          <w:sz w:val="28"/>
          <w:szCs w:val="28"/>
        </w:rPr>
        <w:t>总则</w:t>
      </w:r>
    </w:p>
    <w:bookmarkEnd w:id="83"/>
    <w:p>
      <w:pPr>
        <w:outlineLvl w:val="1"/>
        <w:rPr>
          <w:rFonts w:ascii="黑体" w:hAnsi="宋体" w:eastAsia="黑体"/>
          <w:sz w:val="24"/>
        </w:rPr>
      </w:pPr>
      <w:r>
        <w:rPr>
          <w:rFonts w:hint="eastAsia" w:ascii="黑体" w:hAnsi="宋体" w:eastAsia="黑体"/>
          <w:sz w:val="24"/>
        </w:rPr>
        <w:t>1. 通用条款说明</w:t>
      </w:r>
    </w:p>
    <w:p>
      <w:pPr>
        <w:ind w:firstLine="411" w:firstLineChars="196"/>
        <w:rPr>
          <w:rFonts w:ascii="宋体" w:hAnsi="宋体"/>
          <w:szCs w:val="21"/>
        </w:rPr>
      </w:pPr>
      <w:r>
        <w:rPr>
          <w:rFonts w:hint="eastAsia" w:ascii="宋体" w:hAnsi="宋体"/>
          <w:szCs w:val="21"/>
        </w:rPr>
        <w:t>1.1政府集中采购机构发出招标文件通用条款版本，列出深圳市政府采购项目进行招标采购所适用的通用条款内容。</w:t>
      </w:r>
      <w:bookmarkStart w:id="84" w:name="_Hlk72399729"/>
      <w:r>
        <w:rPr>
          <w:rFonts w:hint="eastAsia" w:ascii="宋体" w:hAnsi="宋体"/>
          <w:szCs w:val="21"/>
        </w:rPr>
        <w:t>如有需要，政府集中采购机构可以对通用条款的内容进行补充。</w:t>
      </w:r>
      <w:bookmarkEnd w:id="84"/>
    </w:p>
    <w:p>
      <w:pPr>
        <w:ind w:firstLine="411" w:firstLineChars="196"/>
        <w:rPr>
          <w:rFonts w:ascii="宋体" w:hAnsi="宋体"/>
          <w:szCs w:val="21"/>
        </w:rPr>
      </w:pPr>
      <w:r>
        <w:rPr>
          <w:rFonts w:hint="eastAsia" w:ascii="宋体" w:hAnsi="宋体"/>
          <w:szCs w:val="21"/>
        </w:rPr>
        <w:t>1.2招标文件分为第一册“专用条款”和第二册“通用条款”。</w:t>
      </w:r>
    </w:p>
    <w:p>
      <w:pPr>
        <w:ind w:firstLine="411" w:firstLineChars="196"/>
        <w:rPr>
          <w:rFonts w:ascii="宋体" w:hAnsi="宋体"/>
          <w:szCs w:val="21"/>
        </w:rPr>
      </w:pPr>
      <w:r>
        <w:rPr>
          <w:rFonts w:hint="eastAsia" w:ascii="宋体" w:hAnsi="宋体"/>
          <w:szCs w:val="21"/>
        </w:rPr>
        <w:t>1.3“专用条款”是对本次采购项目的具体要求，包含招标公告、对通用条款的补充内容及其他关键信息、用户需求书、投标文件格式及附件、合同条款及格式等内容。</w:t>
      </w:r>
    </w:p>
    <w:p>
      <w:pPr>
        <w:ind w:firstLine="411" w:firstLineChars="196"/>
        <w:rPr>
          <w:rFonts w:ascii="宋体" w:hAnsi="宋体"/>
          <w:szCs w:val="21"/>
        </w:rPr>
      </w:pPr>
      <w:r>
        <w:rPr>
          <w:rFonts w:hint="eastAsia" w:ascii="宋体" w:hAnsi="宋体"/>
          <w:szCs w:val="21"/>
        </w:rPr>
        <w:t>1.4“通用条款”是适用于政府采购公开招标项目的基础性条款，具有普遍性和通用性。</w:t>
      </w:r>
    </w:p>
    <w:p>
      <w:pPr>
        <w:ind w:firstLine="411" w:firstLineChars="196"/>
        <w:rPr>
          <w:rFonts w:ascii="宋体" w:hAnsi="宋体"/>
          <w:szCs w:val="21"/>
        </w:rPr>
      </w:pPr>
      <w:r>
        <w:rPr>
          <w:rFonts w:hint="eastAsia" w:ascii="宋体" w:hAnsi="宋体"/>
          <w:szCs w:val="21"/>
        </w:rPr>
        <w:t>1.5 “专用条款”和“通用条款”表述不一致或有冲突时，以“专用条款”为准。</w:t>
      </w:r>
    </w:p>
    <w:p>
      <w:pPr>
        <w:outlineLvl w:val="1"/>
        <w:rPr>
          <w:rFonts w:ascii="黑体" w:hAnsi="宋体" w:eastAsia="黑体"/>
          <w:sz w:val="24"/>
        </w:rPr>
      </w:pPr>
      <w:r>
        <w:rPr>
          <w:rFonts w:hint="eastAsia" w:ascii="黑体" w:hAnsi="宋体" w:eastAsia="黑体"/>
          <w:sz w:val="24"/>
        </w:rPr>
        <w:t>2</w:t>
      </w:r>
      <w:r>
        <w:rPr>
          <w:rFonts w:ascii="黑体" w:hAnsi="宋体" w:eastAsia="黑体"/>
          <w:sz w:val="24"/>
        </w:rPr>
        <w:t>．</w:t>
      </w:r>
      <w:r>
        <w:rPr>
          <w:rFonts w:hint="eastAsia" w:ascii="黑体" w:hAnsi="宋体" w:eastAsia="黑体"/>
          <w:sz w:val="24"/>
        </w:rPr>
        <w:t>招标说明</w:t>
      </w:r>
    </w:p>
    <w:p>
      <w:pPr>
        <w:ind w:firstLine="411" w:firstLineChars="196"/>
        <w:rPr>
          <w:rFonts w:ascii="宋体" w:hAnsi="宋体"/>
          <w:szCs w:val="21"/>
        </w:rPr>
      </w:pPr>
      <w:r>
        <w:rPr>
          <w:rFonts w:hint="eastAsia" w:ascii="宋体" w:hAnsi="宋体"/>
          <w:szCs w:val="21"/>
        </w:rPr>
        <w:t>本项目按照《深圳经济特区政府采购条例》、《深圳经济特区政府采购条例实施细则》及政府采购其他法律法规，通过公开招标方式确定中标供应商。</w:t>
      </w:r>
    </w:p>
    <w:p>
      <w:pPr>
        <w:outlineLvl w:val="1"/>
        <w:rPr>
          <w:rFonts w:ascii="黑体" w:hAnsi="宋体" w:eastAsia="黑体"/>
          <w:sz w:val="24"/>
        </w:rPr>
      </w:pPr>
      <w:r>
        <w:rPr>
          <w:rFonts w:hint="eastAsia" w:ascii="黑体" w:hAnsi="宋体" w:eastAsia="黑体"/>
          <w:sz w:val="24"/>
        </w:rPr>
        <w:t>3．定义</w:t>
      </w:r>
    </w:p>
    <w:p>
      <w:pPr>
        <w:ind w:firstLine="420" w:firstLineChars="200"/>
        <w:rPr>
          <w:rFonts w:ascii="宋体" w:hAnsi="宋体"/>
          <w:szCs w:val="21"/>
        </w:rPr>
      </w:pPr>
      <w:r>
        <w:rPr>
          <w:rFonts w:ascii="宋体" w:hAnsi="宋体"/>
          <w:szCs w:val="21"/>
        </w:rPr>
        <w:t>招标文件中下列术语应解释为：</w:t>
      </w:r>
    </w:p>
    <w:p>
      <w:pPr>
        <w:ind w:firstLine="411" w:firstLineChars="196"/>
        <w:rPr>
          <w:rFonts w:ascii="宋体" w:hAnsi="宋体"/>
          <w:szCs w:val="21"/>
        </w:rPr>
      </w:pPr>
      <w:r>
        <w:rPr>
          <w:rFonts w:hint="eastAsia" w:ascii="宋体" w:hAnsi="宋体"/>
          <w:szCs w:val="21"/>
        </w:rPr>
        <w:t>3.</w:t>
      </w:r>
      <w:r>
        <w:rPr>
          <w:rFonts w:ascii="宋体" w:hAnsi="宋体"/>
          <w:szCs w:val="21"/>
        </w:rPr>
        <w:t>1</w:t>
      </w:r>
      <w:r>
        <w:rPr>
          <w:rFonts w:hint="eastAsia" w:ascii="宋体" w:hAnsi="宋体"/>
          <w:szCs w:val="21"/>
        </w:rPr>
        <w:t>“采购人”：指利用财政性资金依法进行政府采购的国家机关、事业单位、团体组织；</w:t>
      </w:r>
    </w:p>
    <w:p>
      <w:pPr>
        <w:ind w:firstLine="411" w:firstLineChars="196"/>
        <w:rPr>
          <w:rFonts w:ascii="宋体" w:hAnsi="宋体"/>
          <w:szCs w:val="21"/>
        </w:rPr>
      </w:pPr>
      <w:r>
        <w:rPr>
          <w:rFonts w:hint="eastAsia" w:ascii="宋体" w:hAnsi="宋体"/>
          <w:szCs w:val="21"/>
        </w:rPr>
        <w:t>3.2 “政府集中采购机构”</w:t>
      </w:r>
      <w:r>
        <w:rPr>
          <w:rFonts w:hint="eastAsia" w:ascii="Arial" w:hAnsi="Arial" w:cs="Arial"/>
          <w:szCs w:val="21"/>
          <w:shd w:val="clear" w:color="auto" w:fill="FFFFFF"/>
        </w:rPr>
        <w:t>是指市政府设立的，组织实施政府采购项目，并对政府采购活动提供服务的专门机构；</w:t>
      </w:r>
      <w:r>
        <w:rPr>
          <w:rFonts w:hint="eastAsia" w:ascii="宋体" w:hAnsi="宋体"/>
          <w:szCs w:val="21"/>
        </w:rPr>
        <w:t>本文件所述的“政府集中采购机构”</w:t>
      </w:r>
      <w:r>
        <w:rPr>
          <w:rFonts w:ascii="宋体" w:hAnsi="宋体"/>
          <w:szCs w:val="21"/>
        </w:rPr>
        <w:t>指</w:t>
      </w:r>
      <w:r>
        <w:rPr>
          <w:rFonts w:hint="eastAsia" w:ascii="宋体" w:hAnsi="宋体"/>
          <w:b/>
          <w:bCs/>
          <w:szCs w:val="21"/>
        </w:rPr>
        <w:t>深圳公共资源交易中心</w:t>
      </w:r>
      <w:r>
        <w:rPr>
          <w:rFonts w:hint="eastAsia" w:ascii="宋体" w:hAnsi="宋体"/>
          <w:szCs w:val="21"/>
        </w:rPr>
        <w:t>；</w:t>
      </w:r>
    </w:p>
    <w:p>
      <w:pPr>
        <w:ind w:firstLine="411" w:firstLineChars="196"/>
        <w:rPr>
          <w:rFonts w:ascii="宋体" w:hAnsi="宋体"/>
          <w:szCs w:val="21"/>
        </w:rPr>
      </w:pPr>
      <w:r>
        <w:rPr>
          <w:rFonts w:hint="eastAsia" w:ascii="宋体" w:hAnsi="宋体"/>
          <w:szCs w:val="21"/>
        </w:rPr>
        <w:t>3.3“投标人”，即供应商，指参加投标竞争并愿意按照招标文件要求向采购人提供货物、工程或者服务的依法成立的法人、其他组织或者自然人；</w:t>
      </w:r>
    </w:p>
    <w:p>
      <w:pPr>
        <w:ind w:firstLine="411" w:firstLineChars="196"/>
        <w:rPr>
          <w:rFonts w:ascii="宋体" w:hAnsi="宋体"/>
          <w:szCs w:val="21"/>
        </w:rPr>
      </w:pPr>
      <w:r>
        <w:rPr>
          <w:rFonts w:hint="eastAsia" w:ascii="宋体" w:hAnsi="宋体"/>
          <w:szCs w:val="21"/>
        </w:rPr>
        <w:t>3.4“中标候选人”即“候选中标供应商”</w:t>
      </w:r>
    </w:p>
    <w:p>
      <w:pPr>
        <w:ind w:firstLine="411" w:firstLineChars="196"/>
        <w:rPr>
          <w:rFonts w:ascii="宋体" w:hAnsi="宋体"/>
          <w:szCs w:val="21"/>
        </w:rPr>
      </w:pPr>
      <w:r>
        <w:rPr>
          <w:rFonts w:hint="eastAsia" w:ascii="宋体" w:hAnsi="宋体"/>
          <w:szCs w:val="21"/>
        </w:rPr>
        <w:t>3.5“评审委员会”是依据《深圳经济特区政府采购条例》、《深圳经济特区政府采购条例实施细则》等有关规定组建的专门负责本次招标其评审工作的临时性机构；</w:t>
      </w:r>
    </w:p>
    <w:p>
      <w:pPr>
        <w:ind w:firstLine="411" w:firstLineChars="196"/>
        <w:rPr>
          <w:rFonts w:ascii="宋体" w:hAnsi="宋体"/>
          <w:szCs w:val="21"/>
        </w:rPr>
      </w:pPr>
      <w:r>
        <w:rPr>
          <w:rFonts w:hint="eastAsia" w:ascii="宋体" w:hAnsi="宋体"/>
          <w:szCs w:val="21"/>
        </w:rPr>
        <w:t>3.6“日期”</w:t>
      </w:r>
      <w:r>
        <w:rPr>
          <w:rFonts w:ascii="宋体" w:hAnsi="宋体"/>
          <w:szCs w:val="21"/>
        </w:rPr>
        <w:t>指</w:t>
      </w:r>
      <w:r>
        <w:rPr>
          <w:rFonts w:hint="eastAsia" w:ascii="宋体" w:hAnsi="宋体"/>
          <w:szCs w:val="21"/>
        </w:rPr>
        <w:t>公历日；</w:t>
      </w:r>
    </w:p>
    <w:p>
      <w:pPr>
        <w:ind w:firstLine="411" w:firstLineChars="196"/>
        <w:rPr>
          <w:rFonts w:ascii="宋体" w:hAnsi="宋体"/>
          <w:szCs w:val="21"/>
        </w:rPr>
      </w:pPr>
      <w:r>
        <w:rPr>
          <w:rFonts w:hint="eastAsia" w:ascii="宋体" w:hAnsi="宋体"/>
          <w:szCs w:val="21"/>
        </w:rPr>
        <w:t>3.7“合同”指由本次招标所产生的合同或合约文件；</w:t>
      </w:r>
    </w:p>
    <w:p>
      <w:pPr>
        <w:suppressAutoHyphens/>
        <w:wordWrap w:val="0"/>
        <w:ind w:firstLine="411" w:firstLineChars="196"/>
        <w:rPr>
          <w:rFonts w:ascii="宋体" w:hAnsi="宋体"/>
          <w:szCs w:val="21"/>
        </w:rPr>
      </w:pPr>
      <w:r>
        <w:rPr>
          <w:rFonts w:hint="eastAsia" w:ascii="宋体" w:hAnsi="宋体"/>
          <w:szCs w:val="21"/>
        </w:rPr>
        <w:t>3.8“电子投标文件”指利用</w:t>
      </w:r>
      <w:r>
        <w:rPr>
          <w:rFonts w:hint="eastAsia" w:ascii="宋体" w:hAnsi="宋体"/>
          <w:b/>
          <w:bCs/>
          <w:color w:val="FF0000"/>
          <w:szCs w:val="21"/>
        </w:rPr>
        <w:t>深圳公共资源交易中心（深圳交易集团有限公司政府采购业务分公司）</w:t>
      </w:r>
      <w:r>
        <w:rPr>
          <w:rFonts w:hint="eastAsia" w:ascii="宋体" w:hAnsi="宋体"/>
          <w:szCs w:val="21"/>
        </w:rPr>
        <w:t>网站提供的</w:t>
      </w:r>
      <w:r>
        <w:rPr>
          <w:rFonts w:hint="eastAsia" w:ascii="宋体" w:hAnsi="宋体"/>
        </w:rPr>
        <w:t>深圳智慧采购平台投标文件制作专用软件（以下简称：投标文件制作软件）制作并</w:t>
      </w:r>
      <w:r>
        <w:rPr>
          <w:rFonts w:hint="eastAsia" w:ascii="宋体" w:hAnsi="宋体"/>
          <w:szCs w:val="21"/>
        </w:rPr>
        <w:t>加密的投标文件,适用于网上投标；（投标文件制作软件可从</w:t>
      </w:r>
      <w:r>
        <w:rPr>
          <w:rFonts w:hint="eastAsia"/>
        </w:rPr>
        <w:t>“</w:t>
      </w:r>
      <w:r>
        <w:rPr>
          <w:rFonts w:hint="eastAsia" w:ascii="宋体" w:hAnsi="宋体"/>
        </w:rPr>
        <w:t>下载地址：</w:t>
      </w:r>
      <w:r>
        <w:rPr>
          <w:rFonts w:hint="eastAsia"/>
        </w:rPr>
        <w:t>http://zfcg.szggzy.com:8081/cgxy/013002/20210923/173e0b2c-7a4c-4246-a0c7-e0ea75d84dd6.html”</w:t>
      </w:r>
      <w:r>
        <w:rPr>
          <w:rFonts w:hint="eastAsia" w:ascii="宋体" w:hAnsi="宋体"/>
          <w:szCs w:val="21"/>
        </w:rPr>
        <w:t>下载）；</w:t>
      </w:r>
    </w:p>
    <w:p>
      <w:pPr>
        <w:ind w:firstLine="411" w:firstLineChars="196"/>
        <w:rPr>
          <w:rFonts w:ascii="宋体" w:hAnsi="宋体"/>
          <w:szCs w:val="21"/>
        </w:rPr>
      </w:pPr>
      <w:r>
        <w:rPr>
          <w:rFonts w:hint="eastAsia" w:ascii="宋体" w:hAnsi="宋体"/>
          <w:szCs w:val="21"/>
        </w:rPr>
        <w:t>3.9“网上投标”指通过</w:t>
      </w:r>
      <w:r>
        <w:rPr>
          <w:rFonts w:hint="eastAsia" w:ascii="宋体" w:hAnsi="宋体"/>
          <w:b/>
          <w:bCs/>
          <w:color w:val="FF0000"/>
          <w:szCs w:val="21"/>
        </w:rPr>
        <w:t>深圳公共资源交易中心（深圳交易集团有限公司政府采购业务分公司）</w:t>
      </w:r>
      <w:r>
        <w:rPr>
          <w:rFonts w:hint="eastAsia" w:ascii="宋体" w:hAnsi="宋体"/>
          <w:szCs w:val="21"/>
        </w:rPr>
        <w:t>网站上传电子投标文件；</w:t>
      </w:r>
    </w:p>
    <w:p>
      <w:pPr>
        <w:ind w:firstLine="411" w:firstLineChars="196"/>
        <w:rPr>
          <w:rFonts w:ascii="宋体" w:hAnsi="宋体"/>
          <w:szCs w:val="21"/>
        </w:rPr>
      </w:pPr>
      <w:r>
        <w:rPr>
          <w:rFonts w:hint="eastAsia" w:ascii="宋体" w:hAnsi="宋体"/>
          <w:szCs w:val="21"/>
        </w:rPr>
        <w:t>3.10招标文件中的标题或题名仅起引导作用，而不应视为对招标文件内容的理解和解释。</w:t>
      </w:r>
    </w:p>
    <w:p>
      <w:pPr>
        <w:outlineLvl w:val="1"/>
        <w:rPr>
          <w:rFonts w:ascii="黑体" w:hAnsi="宋体" w:eastAsia="黑体"/>
          <w:sz w:val="24"/>
        </w:rPr>
      </w:pPr>
      <w:r>
        <w:rPr>
          <w:rFonts w:hint="eastAsia" w:ascii="黑体" w:hAnsi="宋体" w:eastAsia="黑体"/>
          <w:sz w:val="24"/>
        </w:rPr>
        <w:t xml:space="preserve">4. </w:t>
      </w:r>
      <w:bookmarkStart w:id="85" w:name="_Hlk72398643"/>
      <w:r>
        <w:rPr>
          <w:rFonts w:hint="eastAsia" w:ascii="黑体" w:hAnsi="宋体" w:eastAsia="黑体"/>
          <w:sz w:val="24"/>
        </w:rPr>
        <w:t>政府采购供应商责任</w:t>
      </w:r>
    </w:p>
    <w:p>
      <w:pPr>
        <w:ind w:firstLine="411" w:firstLineChars="196"/>
        <w:rPr>
          <w:rFonts w:ascii="宋体" w:hAnsi="宋体"/>
          <w:szCs w:val="21"/>
        </w:rPr>
      </w:pPr>
      <w:r>
        <w:rPr>
          <w:rFonts w:hint="eastAsia" w:ascii="宋体" w:hAnsi="宋体"/>
          <w:szCs w:val="21"/>
        </w:rPr>
        <w:t>4.1欢迎诚信、有实力和有社会责任心的供应商参与政府采购事业。</w:t>
      </w:r>
    </w:p>
    <w:p>
      <w:pPr>
        <w:ind w:firstLine="411" w:firstLineChars="196"/>
        <w:rPr>
          <w:rFonts w:ascii="宋体" w:hAnsi="宋体"/>
          <w:szCs w:val="21"/>
        </w:rPr>
      </w:pPr>
      <w:r>
        <w:rPr>
          <w:rFonts w:hint="eastAsia" w:ascii="宋体" w:hAnsi="宋体"/>
          <w:szCs w:val="21"/>
        </w:rPr>
        <w:t>4.2投标人应当遵循公平竞争的原则，不得恶意串通，不得妨碍其他投标人的竞争行为，不得损害采购人或者其他投标人的合法权益。如违反上述要求，经核实后，供应商的投标无效。</w:t>
      </w:r>
    </w:p>
    <w:p>
      <w:pPr>
        <w:outlineLvl w:val="1"/>
        <w:rPr>
          <w:rFonts w:ascii="黑体" w:hAnsi="宋体" w:eastAsia="黑体"/>
          <w:sz w:val="24"/>
        </w:rPr>
      </w:pPr>
      <w:r>
        <w:rPr>
          <w:rFonts w:hint="eastAsia" w:ascii="黑体" w:hAnsi="宋体" w:eastAsia="黑体"/>
          <w:sz w:val="24"/>
        </w:rPr>
        <w:t>5．投标人参加政府采购的条件</w:t>
      </w:r>
    </w:p>
    <w:p>
      <w:pPr>
        <w:ind w:firstLine="411" w:firstLineChars="196"/>
        <w:rPr>
          <w:rFonts w:ascii="宋体" w:hAnsi="宋体"/>
          <w:szCs w:val="21"/>
        </w:rPr>
      </w:pPr>
      <w:r>
        <w:rPr>
          <w:rFonts w:hint="eastAsia" w:ascii="宋体" w:hAnsi="宋体"/>
          <w:szCs w:val="21"/>
        </w:rPr>
        <w:t>5.1投标人应在投标前到</w:t>
      </w:r>
      <w:r>
        <w:rPr>
          <w:rFonts w:hint="eastAsia" w:ascii="宋体" w:hAnsi="宋体"/>
          <w:b/>
          <w:bCs/>
          <w:szCs w:val="21"/>
        </w:rPr>
        <w:t>深圳公共资源交易中心（具体在深圳交易集团有限公司政府采购业务分公司进行办理）</w:t>
      </w:r>
      <w:r>
        <w:rPr>
          <w:rFonts w:hint="eastAsia" w:ascii="宋体" w:hAnsi="宋体"/>
          <w:szCs w:val="21"/>
        </w:rPr>
        <w:t>进行注册并办理电子密钥。《</w:t>
      </w:r>
      <w:r>
        <w:fldChar w:fldCharType="begin"/>
      </w:r>
      <w:r>
        <w:instrText xml:space="preserve"> HYPERLINK "file:///C:\\Users\\xiuziwong\\Desktop\\模板\\供应商注册及信息变更指引" </w:instrText>
      </w:r>
      <w:r>
        <w:fldChar w:fldCharType="separate"/>
      </w:r>
      <w:r>
        <w:rPr>
          <w:rStyle w:val="51"/>
          <w:rFonts w:ascii="宋体" w:hAnsi="宋体"/>
          <w:szCs w:val="21"/>
        </w:rPr>
        <w:t>供应商注册及信息变更指引</w:t>
      </w:r>
      <w:r>
        <w:rPr>
          <w:rStyle w:val="51"/>
          <w:rFonts w:ascii="宋体" w:hAnsi="宋体"/>
          <w:szCs w:val="21"/>
        </w:rPr>
        <w:fldChar w:fldCharType="end"/>
      </w:r>
      <w:r>
        <w:rPr>
          <w:rFonts w:hint="eastAsia" w:ascii="宋体" w:hAnsi="宋体"/>
          <w:szCs w:val="21"/>
        </w:rPr>
        <w:t>》详见</w:t>
      </w:r>
      <w:r>
        <w:rPr>
          <w:rFonts w:hint="eastAsia"/>
        </w:rPr>
        <w:t>http://zfcg.szggzy.com:8081/</w:t>
      </w:r>
      <w:r>
        <w:rPr>
          <w:rFonts w:hint="eastAsia" w:ascii="宋体" w:hAnsi="宋体"/>
          <w:szCs w:val="21"/>
        </w:rPr>
        <w:t>。</w:t>
      </w:r>
    </w:p>
    <w:p>
      <w:pPr>
        <w:ind w:firstLine="411" w:firstLineChars="196"/>
        <w:rPr>
          <w:rFonts w:ascii="宋体" w:hAnsi="宋体"/>
          <w:szCs w:val="21"/>
        </w:rPr>
      </w:pPr>
      <w:r>
        <w:rPr>
          <w:rFonts w:hint="eastAsia" w:ascii="宋体" w:hAnsi="宋体"/>
          <w:szCs w:val="21"/>
        </w:rPr>
        <w:t>5.2投标人资格要求</w:t>
      </w:r>
    </w:p>
    <w:p>
      <w:pPr>
        <w:ind w:firstLine="411" w:firstLineChars="196"/>
        <w:rPr>
          <w:rFonts w:ascii="宋体" w:hAnsi="宋体"/>
          <w:szCs w:val="21"/>
        </w:rPr>
      </w:pPr>
      <w:r>
        <w:rPr>
          <w:rFonts w:hint="eastAsia" w:ascii="宋体" w:hAnsi="宋体"/>
          <w:szCs w:val="21"/>
        </w:rPr>
        <w:t>参加本项目的投标人应具备的资格条件详见本项目招标公告中 “投标人资格要求”（即申请人的资格要求）的内容。</w:t>
      </w:r>
    </w:p>
    <w:p>
      <w:pPr>
        <w:ind w:firstLine="411" w:firstLineChars="196"/>
        <w:rPr>
          <w:rFonts w:ascii="宋体" w:hAnsi="宋体"/>
          <w:szCs w:val="21"/>
        </w:rPr>
      </w:pPr>
      <w:r>
        <w:rPr>
          <w:rFonts w:hint="eastAsia" w:ascii="宋体" w:hAnsi="宋体"/>
          <w:szCs w:val="21"/>
        </w:rPr>
        <w:t>5.3联合体投标</w:t>
      </w:r>
    </w:p>
    <w:p>
      <w:pPr>
        <w:ind w:firstLine="411" w:firstLineChars="196"/>
        <w:rPr>
          <w:rFonts w:ascii="宋体" w:hAnsi="宋体"/>
          <w:szCs w:val="21"/>
        </w:rPr>
      </w:pPr>
      <w:r>
        <w:rPr>
          <w:rFonts w:hint="eastAsia" w:ascii="宋体" w:hAnsi="宋体"/>
          <w:szCs w:val="21"/>
        </w:rPr>
        <w:t>5.3.1　以下有关联合体投标的条款仅适用于允许投标人组成联合体投标的项目。</w:t>
      </w:r>
    </w:p>
    <w:p>
      <w:pPr>
        <w:ind w:firstLine="411" w:firstLineChars="196"/>
        <w:rPr>
          <w:rFonts w:ascii="宋体" w:hAnsi="宋体"/>
          <w:szCs w:val="21"/>
        </w:rPr>
      </w:pPr>
      <w:r>
        <w:rPr>
          <w:rFonts w:hint="eastAsia" w:ascii="宋体" w:hAnsi="宋体"/>
          <w:szCs w:val="21"/>
        </w:rPr>
        <w:t>5.3.2  由两个或两个以上的自然人、法人或者其他组织可以组成一个联合体，以一个供应商的身份共同投标时，应符合以下原则：</w:t>
      </w:r>
    </w:p>
    <w:p>
      <w:pPr>
        <w:ind w:firstLine="411" w:firstLineChars="196"/>
        <w:rPr>
          <w:rFonts w:ascii="宋体" w:hAnsi="宋体"/>
        </w:rPr>
      </w:pPr>
      <w:r>
        <w:rPr>
          <w:rFonts w:hint="eastAsia" w:ascii="宋体" w:hAnsi="宋体"/>
        </w:rPr>
        <w:t>（1）投标联合体各方参加政府采购活动应当具备下列条件：</w:t>
      </w:r>
    </w:p>
    <w:p>
      <w:pPr>
        <w:ind w:left="420" w:leftChars="200" w:firstLine="411" w:firstLineChars="196"/>
        <w:rPr>
          <w:rFonts w:ascii="宋体" w:hAnsi="宋体"/>
        </w:rPr>
      </w:pPr>
      <w:r>
        <w:rPr>
          <w:rFonts w:hint="eastAsia" w:ascii="宋体" w:hAnsi="宋体"/>
        </w:rPr>
        <w:t>1、具有独立承担民事责任的能力；</w:t>
      </w:r>
    </w:p>
    <w:p>
      <w:pPr>
        <w:ind w:left="420" w:firstLine="411" w:firstLineChars="196"/>
        <w:rPr>
          <w:rFonts w:ascii="宋体" w:hAnsi="宋体"/>
        </w:rPr>
      </w:pPr>
      <w:r>
        <w:rPr>
          <w:rFonts w:hint="eastAsia" w:ascii="宋体" w:hAnsi="宋体"/>
        </w:rPr>
        <w:t>2、有良好的商业信誉和健全的财务会计制度；</w:t>
      </w:r>
    </w:p>
    <w:p>
      <w:pPr>
        <w:ind w:left="420" w:leftChars="200" w:firstLine="411" w:firstLineChars="196"/>
        <w:rPr>
          <w:rFonts w:ascii="宋体" w:hAnsi="宋体"/>
        </w:rPr>
      </w:pPr>
      <w:r>
        <w:rPr>
          <w:rFonts w:hint="eastAsia" w:ascii="宋体" w:hAnsi="宋体"/>
        </w:rPr>
        <w:t>3、具有履行合同所必需的设备和专业技术能力；</w:t>
      </w:r>
    </w:p>
    <w:p>
      <w:pPr>
        <w:ind w:left="420" w:leftChars="200" w:firstLine="411" w:firstLineChars="196"/>
        <w:rPr>
          <w:rFonts w:ascii="宋体" w:hAnsi="宋体"/>
        </w:rPr>
      </w:pPr>
      <w:r>
        <w:rPr>
          <w:rFonts w:hint="eastAsia" w:ascii="宋体" w:hAnsi="宋体"/>
        </w:rPr>
        <w:t>4、有依法缴纳税收和社会保障资金的良好记录；</w:t>
      </w:r>
    </w:p>
    <w:p>
      <w:pPr>
        <w:ind w:left="420" w:leftChars="200" w:firstLine="411" w:firstLineChars="196"/>
        <w:rPr>
          <w:rFonts w:ascii="宋体" w:hAnsi="宋体"/>
        </w:rPr>
      </w:pPr>
      <w:r>
        <w:rPr>
          <w:rFonts w:hint="eastAsia" w:ascii="宋体" w:hAnsi="宋体"/>
        </w:rPr>
        <w:t>5、参加政府采购活动前三年内，在经营活动中没有重大违法记录；</w:t>
      </w:r>
    </w:p>
    <w:p>
      <w:pPr>
        <w:ind w:left="420" w:leftChars="200" w:firstLine="411" w:firstLineChars="196"/>
        <w:rPr>
          <w:rFonts w:ascii="宋体" w:hAnsi="宋体"/>
        </w:rPr>
      </w:pPr>
      <w:r>
        <w:rPr>
          <w:rFonts w:hint="eastAsia" w:ascii="宋体" w:hAnsi="宋体"/>
        </w:rPr>
        <w:t>6、法律、行政法规规定的其他条件。</w:t>
      </w:r>
    </w:p>
    <w:p>
      <w:pPr>
        <w:ind w:firstLine="411" w:firstLineChars="196"/>
        <w:rPr>
          <w:rFonts w:ascii="宋体" w:hAnsi="宋体"/>
        </w:rPr>
      </w:pPr>
      <w:r>
        <w:rPr>
          <w:rFonts w:hint="eastAsia" w:ascii="宋体" w:hAnsi="宋体"/>
        </w:rPr>
        <w:t>（2）在投标截止前，投标联合体各方均应注册成政府集中采购机构供应商；</w:t>
      </w:r>
    </w:p>
    <w:p>
      <w:pPr>
        <w:ind w:firstLine="411" w:firstLineChars="196"/>
        <w:rPr>
          <w:rFonts w:ascii="宋体" w:hAnsi="宋体"/>
        </w:rPr>
      </w:pPr>
      <w:r>
        <w:rPr>
          <w:rFonts w:hint="eastAsia" w:ascii="宋体" w:hAnsi="宋体"/>
        </w:rPr>
        <w:t>（3）联合体中有同类资质的供应商按照联合体分工承担相同工作的，应当按照资质等级较低的供应商确定资质等级；</w:t>
      </w:r>
    </w:p>
    <w:p>
      <w:pPr>
        <w:ind w:firstLine="411" w:firstLineChars="196"/>
      </w:pPr>
      <w:r>
        <w:rPr>
          <w:rFonts w:hint="eastAsia"/>
        </w:rPr>
        <w:t>（4）是否允许联合体参加投标，应当由采购人和采购代理机构根据项目的实际情况和潜在供应商的数量自主决定，如果决定接受联合体投标则应当在招标公告中明示；</w:t>
      </w:r>
    </w:p>
    <w:p>
      <w:pPr>
        <w:ind w:firstLine="411" w:firstLineChars="196"/>
        <w:rPr>
          <w:rFonts w:ascii="宋体" w:hAnsi="宋体"/>
        </w:rPr>
      </w:pPr>
      <w:r>
        <w:rPr>
          <w:rFonts w:hint="eastAsia" w:ascii="宋体" w:hAnsi="宋体"/>
        </w:rPr>
        <w:t>（5）投标人的投标文件及中标后签署的合同协议对联合体各方均具法律约束力；</w:t>
      </w:r>
    </w:p>
    <w:p>
      <w:pPr>
        <w:ind w:firstLine="411" w:firstLineChars="196"/>
        <w:rPr>
          <w:rFonts w:ascii="宋体" w:hAnsi="宋体"/>
        </w:rPr>
      </w:pPr>
      <w:r>
        <w:rPr>
          <w:rFonts w:hint="eastAsia" w:ascii="宋体" w:hAnsi="宋体"/>
        </w:rPr>
        <w:t>（6）联合体各方应当签订联合体投标协议，明确约定各方拟承担的工作和责任，并将该协议随投标文件一并递交给政府集中采购机构；</w:t>
      </w:r>
    </w:p>
    <w:p>
      <w:pPr>
        <w:ind w:firstLine="411" w:firstLineChars="196"/>
        <w:rPr>
          <w:rFonts w:ascii="宋体" w:hAnsi="宋体"/>
        </w:rPr>
      </w:pPr>
      <w:r>
        <w:rPr>
          <w:rFonts w:hint="eastAsia" w:ascii="宋体" w:hAnsi="宋体"/>
        </w:rPr>
        <w:t>（7）联合体中标后，联合体各方应当共同与采购人签订合同，就中标项目向采购人承担连带责任；</w:t>
      </w:r>
    </w:p>
    <w:p>
      <w:pPr>
        <w:ind w:firstLine="411" w:firstLineChars="196"/>
        <w:rPr>
          <w:rFonts w:ascii="宋体" w:hAnsi="宋体"/>
        </w:rPr>
      </w:pPr>
      <w:r>
        <w:rPr>
          <w:rFonts w:hint="eastAsia" w:ascii="宋体" w:hAnsi="宋体"/>
        </w:rPr>
        <w:t>（8）以联合体形式参加政府采购活动的，联合体各方不得再单独参加或者与其他供应商另外组成联合体参加同一合同项下的政府采购活动，出现上述情况者，其投标和与此有关联合体、总包单位的投标将被拒绝；</w:t>
      </w:r>
    </w:p>
    <w:p>
      <w:pPr>
        <w:ind w:firstLine="411" w:firstLineChars="196"/>
        <w:rPr>
          <w:rFonts w:ascii="宋体" w:hAnsi="宋体"/>
          <w:szCs w:val="21"/>
        </w:rPr>
      </w:pPr>
      <w:r>
        <w:rPr>
          <w:rFonts w:hint="eastAsia" w:ascii="宋体" w:hAnsi="宋体"/>
        </w:rPr>
        <w:t>（9）本通用条款中“投标人”一词亦指联合体各方，专用条款另有规定或说明的除外。</w:t>
      </w:r>
    </w:p>
    <w:p>
      <w:pPr>
        <w:outlineLvl w:val="1"/>
        <w:rPr>
          <w:rFonts w:ascii="黑体" w:hAnsi="宋体" w:eastAsia="黑体"/>
          <w:sz w:val="24"/>
        </w:rPr>
      </w:pPr>
      <w:r>
        <w:rPr>
          <w:rFonts w:hint="eastAsia" w:ascii="黑体" w:hAnsi="宋体" w:eastAsia="黑体"/>
          <w:sz w:val="24"/>
        </w:rPr>
        <w:t>6．政策导向</w:t>
      </w:r>
    </w:p>
    <w:p>
      <w:pPr>
        <w:ind w:firstLine="411" w:firstLineChars="196"/>
        <w:rPr>
          <w:rFonts w:ascii="宋体" w:hAnsi="宋体"/>
        </w:rPr>
      </w:pPr>
      <w:r>
        <w:rPr>
          <w:rFonts w:hint="eastAsia" w:ascii="宋体" w:hAnsi="宋体"/>
        </w:rPr>
        <w:t>6.1政府采购扶持贫困地区、中小企业、监狱企业和残疾人福利性单位发展，支持节能减排、环境保护。</w:t>
      </w:r>
    </w:p>
    <w:p>
      <w:pPr>
        <w:ind w:firstLine="405"/>
        <w:rPr>
          <w:shd w:val="clear" w:color="auto" w:fill="FFFFFF"/>
        </w:rPr>
      </w:pPr>
      <w:r>
        <w:rPr>
          <w:rFonts w:hint="eastAsia" w:ascii="宋体" w:hAnsi="宋体"/>
        </w:rPr>
        <w:t>6.2本项目落实深圳市政府采购供应商诚信管理政策要求。</w:t>
      </w:r>
    </w:p>
    <w:p>
      <w:pPr>
        <w:outlineLvl w:val="1"/>
        <w:rPr>
          <w:rFonts w:ascii="黑体" w:hAnsi="宋体" w:eastAsia="黑体"/>
          <w:sz w:val="24"/>
        </w:rPr>
      </w:pPr>
      <w:r>
        <w:rPr>
          <w:rFonts w:hint="eastAsia" w:ascii="黑体" w:hAnsi="宋体" w:eastAsia="黑体"/>
          <w:sz w:val="24"/>
        </w:rPr>
        <w:t>7. 本项目若涉及采购货物，则合格的货物及相应服务应满足以下要求：</w:t>
      </w:r>
    </w:p>
    <w:p>
      <w:pPr>
        <w:ind w:firstLine="411" w:firstLineChars="196"/>
        <w:rPr>
          <w:rFonts w:ascii="宋体" w:hAnsi="宋体"/>
        </w:rPr>
      </w:pPr>
      <w:r>
        <w:rPr>
          <w:rFonts w:hint="eastAsia" w:ascii="宋体" w:hAnsi="宋体"/>
        </w:rPr>
        <w:t>7</w:t>
      </w:r>
      <w:r>
        <w:rPr>
          <w:rFonts w:ascii="宋体" w:hAnsi="宋体"/>
        </w:rPr>
        <w:t xml:space="preserve">.1  </w:t>
      </w:r>
      <w:r>
        <w:rPr>
          <w:rFonts w:hint="eastAsia" w:ascii="宋体" w:hAnsi="宋体"/>
        </w:rPr>
        <w:t>必须是全新、未使用过的原装合格正品（包括零部件），如安装或配置了软件的，须为正版软件。</w:t>
      </w:r>
    </w:p>
    <w:p>
      <w:pPr>
        <w:ind w:firstLine="411" w:firstLineChars="196"/>
        <w:rPr>
          <w:rFonts w:ascii="宋体" w:hAnsi="宋体"/>
        </w:rPr>
      </w:pPr>
      <w:r>
        <w:rPr>
          <w:rFonts w:hint="eastAsia" w:ascii="宋体" w:hAnsi="宋体"/>
        </w:rPr>
        <w:t>7.2  国产的货物及其有关服务必须符合中华人民共和国的设计、制造生产标准及行业标准。招标公告有其他要求的，亦应符合其要求。</w:t>
      </w:r>
    </w:p>
    <w:p>
      <w:pPr>
        <w:ind w:firstLine="411" w:firstLineChars="196"/>
        <w:rPr>
          <w:rFonts w:ascii="宋体" w:hAnsi="宋体"/>
        </w:rPr>
      </w:pPr>
      <w:r>
        <w:rPr>
          <w:rFonts w:hint="eastAsia" w:ascii="宋体" w:hAnsi="宋体"/>
        </w:rPr>
        <w:t>7</w:t>
      </w:r>
      <w:r>
        <w:rPr>
          <w:rFonts w:ascii="宋体" w:hAnsi="宋体"/>
        </w:rPr>
        <w:t>.</w:t>
      </w:r>
      <w:r>
        <w:rPr>
          <w:rFonts w:hint="eastAsia" w:ascii="宋体" w:hAnsi="宋体"/>
        </w:rPr>
        <w:t>3进口货物及其有关服务必须符合原产地和中华人民共和国的设计、制造生产标准及行业标准。进口的货物必须具有合法的进口手续和途径，并通过中华人民共和国商检部门检验。招标公告有其他要求的，亦应符合其要求。</w:t>
      </w:r>
    </w:p>
    <w:p>
      <w:pPr>
        <w:ind w:firstLine="411" w:firstLineChars="196"/>
        <w:rPr>
          <w:rFonts w:ascii="宋体" w:hAnsi="宋体"/>
        </w:rPr>
      </w:pPr>
      <w:r>
        <w:rPr>
          <w:rFonts w:hint="eastAsia" w:ascii="宋体" w:hAnsi="宋体"/>
        </w:rPr>
        <w:t>7</w:t>
      </w:r>
      <w:r>
        <w:rPr>
          <w:rFonts w:ascii="宋体" w:hAnsi="宋体"/>
        </w:rPr>
        <w:t>.</w:t>
      </w:r>
      <w:r>
        <w:rPr>
          <w:rFonts w:hint="eastAsia" w:ascii="宋体" w:hAnsi="宋体"/>
        </w:rPr>
        <w:t>4投标人</w:t>
      </w:r>
      <w:bookmarkStart w:id="86" w:name="_Hlk72152753"/>
      <w:r>
        <w:rPr>
          <w:rFonts w:hint="eastAsia" w:ascii="宋体" w:hAnsi="宋体"/>
        </w:rPr>
        <w:t>应保证，其所提供的货物通过合法正规渠道供货，在提供给采购人前具有完全的所有权，采购人在中华人民共和国使用该货物或货物的任何一部分时，不会产生因第三方提出的包括但不限于侵犯其专利权、商标权、工业设计权等知识产权和侵犯其所有权、抵押权等物权及其他权利而引发的纠纷。如有纠纷，投标人应承担全部责任。</w:t>
      </w:r>
      <w:bookmarkEnd w:id="86"/>
    </w:p>
    <w:p>
      <w:pPr>
        <w:ind w:firstLine="411" w:firstLineChars="196"/>
        <w:rPr>
          <w:rFonts w:ascii="宋体" w:hAnsi="宋体"/>
        </w:rPr>
      </w:pPr>
      <w:r>
        <w:rPr>
          <w:rFonts w:hint="eastAsia" w:ascii="宋体" w:hAnsi="宋体"/>
        </w:rPr>
        <w:t>7.5  投标人应保证，其所提供的货物符合国家强制性标准要求；符合相关行业标准（如具备行政主管部门颁发的资质证书或国家质量监督部门的产品《检验报告》等）。设备到货验收时，还必须提供设备的产品合格证、质量保证文件。若中标后，除非另有约定，投标人必须按合同规定完成设备的安装，并达到验收标准。</w:t>
      </w:r>
    </w:p>
    <w:p>
      <w:pPr>
        <w:ind w:firstLine="411" w:firstLineChars="196"/>
        <w:rPr>
          <w:rFonts w:ascii="宋体" w:hAnsi="宋体"/>
        </w:rPr>
      </w:pPr>
      <w:r>
        <w:rPr>
          <w:rFonts w:hint="eastAsia" w:ascii="宋体" w:hAnsi="宋体"/>
        </w:rPr>
        <w:t>7.6  工期要求：投标人在投标时对其所投项目应提交交货进度、交货计划等，在合同规定的时间内完成项目实施工作。</w:t>
      </w:r>
    </w:p>
    <w:p>
      <w:pPr>
        <w:ind w:firstLine="411" w:firstLineChars="196"/>
        <w:rPr>
          <w:rFonts w:ascii="宋体" w:hAnsi="宋体"/>
        </w:rPr>
      </w:pPr>
      <w:r>
        <w:rPr>
          <w:rFonts w:hint="eastAsia" w:ascii="宋体" w:hAnsi="宋体"/>
        </w:rPr>
        <w:t>7.7  投标人必须承担的设备运输、安装调试、验收检测和提供设备操作说明书、图纸等其他相关及类似的义务。</w:t>
      </w:r>
    </w:p>
    <w:p>
      <w:pPr>
        <w:outlineLvl w:val="1"/>
        <w:rPr>
          <w:rFonts w:ascii="黑体" w:hAnsi="宋体" w:eastAsia="黑体"/>
          <w:sz w:val="24"/>
        </w:rPr>
      </w:pPr>
      <w:r>
        <w:rPr>
          <w:rFonts w:hint="eastAsia" w:ascii="黑体" w:hAnsi="宋体" w:eastAsia="黑体"/>
          <w:sz w:val="24"/>
        </w:rPr>
        <w:t>8．投标费用</w:t>
      </w:r>
    </w:p>
    <w:p>
      <w:pPr>
        <w:ind w:firstLine="411" w:firstLineChars="196"/>
        <w:rPr>
          <w:rFonts w:ascii="宋体" w:hAnsi="宋体"/>
          <w:szCs w:val="21"/>
        </w:rPr>
      </w:pPr>
      <w:r>
        <w:rPr>
          <w:rFonts w:hint="eastAsia" w:ascii="宋体" w:hAnsi="宋体"/>
          <w:szCs w:val="21"/>
        </w:rPr>
        <w:t>不论投标结果如何，投标人应承担其编制投标文件与递交投标文件所涉及的一切费用。</w:t>
      </w:r>
    </w:p>
    <w:p>
      <w:pPr>
        <w:outlineLvl w:val="1"/>
        <w:rPr>
          <w:rFonts w:ascii="黑体" w:hAnsi="宋体" w:eastAsia="黑体"/>
          <w:sz w:val="24"/>
        </w:rPr>
      </w:pPr>
      <w:r>
        <w:rPr>
          <w:rFonts w:hint="eastAsia" w:ascii="黑体" w:hAnsi="宋体" w:eastAsia="黑体"/>
          <w:sz w:val="24"/>
        </w:rPr>
        <w:t>9．踏勘现场</w:t>
      </w:r>
    </w:p>
    <w:p>
      <w:pPr>
        <w:ind w:firstLine="411" w:firstLineChars="196"/>
        <w:rPr>
          <w:rFonts w:ascii="宋体" w:hAnsi="宋体"/>
          <w:szCs w:val="21"/>
        </w:rPr>
      </w:pPr>
      <w:r>
        <w:rPr>
          <w:rFonts w:hint="eastAsia" w:ascii="宋体" w:hAnsi="宋体"/>
          <w:szCs w:val="21"/>
        </w:rPr>
        <w:t>9.1如有需要（详见专用条款），采购人或政府集中采购机构将组织投标人对项目现场及周围环境进行踏勘，以便投标人获取有关编制投标文件和签署合同所需的资料。踏勘现场所发生的费用由投标人自行承担。投标人应按招标文件所约定的时间、地点踏勘现场。</w:t>
      </w:r>
    </w:p>
    <w:p>
      <w:pPr>
        <w:ind w:firstLine="411" w:firstLineChars="196"/>
        <w:rPr>
          <w:rFonts w:ascii="宋体" w:hAnsi="宋体"/>
        </w:rPr>
      </w:pPr>
      <w:r>
        <w:rPr>
          <w:rFonts w:hint="eastAsia" w:ascii="宋体" w:hAnsi="宋体"/>
        </w:rPr>
        <w:t>9.2投标人及其人员经过采购人的允许，可以进入采购人的项目现场踏勘。若招标文件要求投标人于统一时间地点踏勘现场的，投标人应当按时前往。</w:t>
      </w:r>
    </w:p>
    <w:p>
      <w:pPr>
        <w:ind w:firstLine="411" w:firstLineChars="196"/>
        <w:rPr>
          <w:rFonts w:ascii="宋体" w:hAnsi="宋体"/>
        </w:rPr>
      </w:pPr>
      <w:r>
        <w:rPr>
          <w:rFonts w:hint="eastAsia" w:ascii="宋体" w:hAnsi="宋体"/>
        </w:rPr>
        <w:t>9.3采购人应当通过政府集中采购机构向投标人提供有关现场的书面资料和数据。</w:t>
      </w:r>
    </w:p>
    <w:p>
      <w:pPr>
        <w:ind w:firstLine="411" w:firstLineChars="196"/>
        <w:rPr>
          <w:rFonts w:ascii="宋体" w:hAnsi="宋体"/>
        </w:rPr>
      </w:pPr>
      <w:r>
        <w:rPr>
          <w:rFonts w:hint="eastAsia" w:ascii="宋体" w:hAnsi="宋体"/>
        </w:rPr>
        <w:t>9.4任何人或任何组织在踏勘现场时向投标人提供的任何书面资料或口头承诺，未经政府集中采购机构在网上发布或书面通知，均作无效处理。</w:t>
      </w:r>
    </w:p>
    <w:p>
      <w:pPr>
        <w:ind w:firstLine="411" w:firstLineChars="196"/>
        <w:rPr>
          <w:rFonts w:ascii="宋体" w:hAnsi="宋体"/>
        </w:rPr>
      </w:pPr>
      <w:r>
        <w:rPr>
          <w:rFonts w:ascii="宋体" w:hAnsi="宋体"/>
          <w:szCs w:val="21"/>
        </w:rPr>
        <w:t>9</w:t>
      </w:r>
      <w:r>
        <w:rPr>
          <w:rFonts w:hint="eastAsia" w:ascii="宋体" w:hAnsi="宋体"/>
          <w:szCs w:val="21"/>
        </w:rPr>
        <w:t>.</w:t>
      </w:r>
      <w:r>
        <w:rPr>
          <w:rFonts w:ascii="宋体" w:hAnsi="宋体"/>
          <w:szCs w:val="21"/>
        </w:rPr>
        <w:t>5</w:t>
      </w:r>
      <w:r>
        <w:rPr>
          <w:rFonts w:hint="eastAsia" w:ascii="宋体" w:hAnsi="宋体"/>
          <w:szCs w:val="21"/>
        </w:rPr>
        <w:t>未参与踏勘现场不作为否定投标人资格的理由。</w:t>
      </w:r>
    </w:p>
    <w:p>
      <w:pPr>
        <w:outlineLvl w:val="1"/>
        <w:rPr>
          <w:rFonts w:ascii="宋体" w:hAnsi="宋体"/>
          <w:szCs w:val="21"/>
        </w:rPr>
      </w:pPr>
      <w:r>
        <w:rPr>
          <w:rFonts w:hint="eastAsia" w:ascii="黑体" w:hAnsi="宋体" w:eastAsia="黑体"/>
          <w:sz w:val="24"/>
        </w:rPr>
        <w:t>1</w:t>
      </w:r>
      <w:r>
        <w:rPr>
          <w:rFonts w:ascii="黑体" w:hAnsi="宋体" w:eastAsia="黑体"/>
          <w:sz w:val="24"/>
        </w:rPr>
        <w:t>0</w:t>
      </w:r>
      <w:r>
        <w:rPr>
          <w:rFonts w:hint="eastAsia" w:ascii="黑体" w:hAnsi="宋体" w:eastAsia="黑体"/>
          <w:sz w:val="24"/>
        </w:rPr>
        <w:t>．标前会议</w:t>
      </w:r>
    </w:p>
    <w:p>
      <w:pPr>
        <w:ind w:firstLine="411" w:firstLineChars="196"/>
        <w:rPr>
          <w:rFonts w:ascii="宋体" w:hAnsi="宋体"/>
          <w:szCs w:val="21"/>
        </w:rPr>
      </w:pPr>
      <w:r>
        <w:rPr>
          <w:rFonts w:hint="eastAsia" w:ascii="宋体" w:hAnsi="宋体"/>
          <w:szCs w:val="21"/>
        </w:rPr>
        <w:t>1</w:t>
      </w:r>
      <w:r>
        <w:rPr>
          <w:rFonts w:ascii="宋体" w:hAnsi="宋体"/>
          <w:szCs w:val="21"/>
        </w:rPr>
        <w:t>0</w:t>
      </w:r>
      <w:r>
        <w:rPr>
          <w:rFonts w:hint="eastAsia" w:ascii="宋体" w:hAnsi="宋体"/>
          <w:szCs w:val="21"/>
        </w:rPr>
        <w:t>.</w:t>
      </w:r>
      <w:r>
        <w:rPr>
          <w:rFonts w:ascii="宋体" w:hAnsi="宋体"/>
          <w:szCs w:val="21"/>
        </w:rPr>
        <w:t>1</w:t>
      </w:r>
      <w:r>
        <w:rPr>
          <w:rFonts w:hint="eastAsia" w:ascii="宋体" w:hAnsi="宋体"/>
          <w:szCs w:val="21"/>
        </w:rPr>
        <w:t>如采购人或政府集中采购机构认为有必要组织标前会议，投标人应按照招标文件规定的时间或政府集中采购机构另行书面通知（包括政府集中采购机构网站发布方式，如更正公告等）的时间和地点，参与标前会议。</w:t>
      </w:r>
    </w:p>
    <w:p>
      <w:pPr>
        <w:ind w:firstLine="411" w:firstLineChars="196"/>
        <w:rPr>
          <w:rFonts w:ascii="宋体" w:hAnsi="宋体"/>
          <w:szCs w:val="21"/>
        </w:rPr>
      </w:pPr>
      <w:r>
        <w:rPr>
          <w:rFonts w:ascii="宋体" w:hAnsi="宋体"/>
        </w:rPr>
        <w:t>10</w:t>
      </w:r>
      <w:r>
        <w:rPr>
          <w:rFonts w:hint="eastAsia" w:ascii="宋体" w:hAnsi="宋体"/>
        </w:rPr>
        <w:t>.</w:t>
      </w:r>
      <w:r>
        <w:rPr>
          <w:rFonts w:ascii="宋体" w:hAnsi="宋体"/>
        </w:rPr>
        <w:t>2</w:t>
      </w:r>
      <w:r>
        <w:rPr>
          <w:rFonts w:hint="eastAsia" w:ascii="宋体" w:hAnsi="宋体"/>
        </w:rPr>
        <w:t>任何人或任何组织在标前会议时向投标人提供的任何书面资料或口头承诺，未经政府集中采购机构在网上发布或书面通知，均作无效处理。</w:t>
      </w:r>
    </w:p>
    <w:p>
      <w:pPr>
        <w:ind w:firstLine="411" w:firstLineChars="196"/>
        <w:rPr>
          <w:rFonts w:ascii="宋体" w:hAnsi="宋体"/>
          <w:szCs w:val="21"/>
        </w:rPr>
      </w:pPr>
      <w:r>
        <w:rPr>
          <w:rFonts w:hint="eastAsia" w:ascii="宋体" w:hAnsi="宋体"/>
          <w:szCs w:val="21"/>
        </w:rPr>
        <w:t>1</w:t>
      </w:r>
      <w:r>
        <w:rPr>
          <w:rFonts w:ascii="宋体" w:hAnsi="宋体"/>
          <w:szCs w:val="21"/>
        </w:rPr>
        <w:t>0</w:t>
      </w:r>
      <w:r>
        <w:rPr>
          <w:rFonts w:hint="eastAsia" w:ascii="宋体" w:hAnsi="宋体"/>
          <w:szCs w:val="21"/>
        </w:rPr>
        <w:t>.</w:t>
      </w:r>
      <w:r>
        <w:rPr>
          <w:rFonts w:ascii="宋体" w:hAnsi="宋体"/>
          <w:szCs w:val="21"/>
        </w:rPr>
        <w:t>3</w:t>
      </w:r>
      <w:r>
        <w:rPr>
          <w:rFonts w:hint="eastAsia" w:ascii="宋体" w:hAnsi="宋体"/>
          <w:szCs w:val="21"/>
        </w:rPr>
        <w:t>未参与标前会议不作为否定投标人资格的理由。</w:t>
      </w:r>
    </w:p>
    <w:bookmarkEnd w:id="85"/>
    <w:p>
      <w:pPr>
        <w:pStyle w:val="7"/>
        <w:numPr>
          <w:ilvl w:val="0"/>
          <w:numId w:val="10"/>
        </w:numPr>
        <w:spacing w:before="120" w:beforeLines="50" w:after="120" w:afterLines="50"/>
        <w:ind w:left="562" w:hanging="562"/>
        <w:rPr>
          <w:sz w:val="28"/>
          <w:szCs w:val="28"/>
        </w:rPr>
      </w:pPr>
      <w:r>
        <w:rPr>
          <w:rFonts w:hint="eastAsia"/>
          <w:sz w:val="28"/>
          <w:szCs w:val="28"/>
        </w:rPr>
        <w:t>招标文件</w:t>
      </w:r>
    </w:p>
    <w:p>
      <w:pPr>
        <w:rPr>
          <w:rFonts w:ascii="黑体" w:hAnsi="宋体" w:eastAsia="黑体"/>
          <w:sz w:val="24"/>
        </w:rPr>
      </w:pPr>
      <w:r>
        <w:rPr>
          <w:rFonts w:hint="eastAsia" w:ascii="黑体" w:hAnsi="宋体" w:eastAsia="黑体"/>
          <w:sz w:val="24"/>
        </w:rPr>
        <w:t>1</w:t>
      </w:r>
      <w:r>
        <w:rPr>
          <w:rFonts w:ascii="黑体" w:hAnsi="宋体" w:eastAsia="黑体"/>
          <w:sz w:val="24"/>
        </w:rPr>
        <w:t>1</w:t>
      </w:r>
      <w:r>
        <w:rPr>
          <w:rFonts w:hint="eastAsia" w:ascii="黑体" w:hAnsi="宋体" w:eastAsia="黑体"/>
          <w:sz w:val="24"/>
        </w:rPr>
        <w:t>．</w:t>
      </w:r>
      <w:bookmarkStart w:id="87" w:name="_Hlk72399819"/>
      <w:r>
        <w:rPr>
          <w:rFonts w:hint="eastAsia" w:ascii="黑体" w:hAnsi="宋体" w:eastAsia="黑体"/>
          <w:sz w:val="24"/>
        </w:rPr>
        <w:t>招标文件的编制与组成</w:t>
      </w:r>
    </w:p>
    <w:p>
      <w:pPr>
        <w:snapToGrid w:val="0"/>
        <w:ind w:firstLine="420" w:firstLineChars="200"/>
        <w:rPr>
          <w:rFonts w:ascii="宋体" w:hAnsi="宋体"/>
          <w:szCs w:val="21"/>
        </w:rPr>
      </w:pPr>
      <w:r>
        <w:rPr>
          <w:rFonts w:hint="eastAsia" w:ascii="宋体" w:hAnsi="宋体"/>
          <w:szCs w:val="21"/>
        </w:rPr>
        <w:t>1</w:t>
      </w:r>
      <w:r>
        <w:rPr>
          <w:rFonts w:ascii="宋体" w:hAnsi="宋体"/>
          <w:szCs w:val="21"/>
        </w:rPr>
        <w:t>1</w:t>
      </w:r>
      <w:r>
        <w:rPr>
          <w:rFonts w:hint="eastAsia" w:ascii="宋体" w:hAnsi="宋体"/>
          <w:szCs w:val="21"/>
        </w:rPr>
        <w:t>.1招标文件除以下内容外，政府集中采购机构在招标期间发出的澄清或修改等相关公告或通知内容，均是招标文件的组成部分，对投标人起约束作用；</w:t>
      </w:r>
    </w:p>
    <w:p>
      <w:pPr>
        <w:ind w:firstLine="411" w:firstLineChars="196"/>
        <w:rPr>
          <w:rFonts w:ascii="宋体" w:hAnsi="宋体"/>
          <w:szCs w:val="21"/>
        </w:rPr>
      </w:pPr>
      <w:r>
        <w:rPr>
          <w:rFonts w:hint="eastAsia" w:ascii="宋体" w:hAnsi="宋体"/>
          <w:szCs w:val="21"/>
        </w:rPr>
        <w:t>招标文件包括下列内容：</w:t>
      </w:r>
    </w:p>
    <w:p>
      <w:pPr>
        <w:ind w:left="420" w:leftChars="200" w:firstLine="413" w:firstLineChars="196"/>
        <w:rPr>
          <w:rFonts w:ascii="宋体" w:hAnsi="宋体"/>
          <w:b/>
          <w:szCs w:val="21"/>
        </w:rPr>
      </w:pPr>
      <w:r>
        <w:rPr>
          <w:rFonts w:hint="eastAsia" w:ascii="宋体" w:hAnsi="宋体"/>
          <w:b/>
          <w:szCs w:val="21"/>
        </w:rPr>
        <w:t>第一册  专用条款</w:t>
      </w:r>
    </w:p>
    <w:p>
      <w:pPr>
        <w:ind w:left="1079" w:leftChars="514"/>
        <w:rPr>
          <w:rFonts w:ascii="宋体" w:hAnsi="宋体"/>
          <w:b/>
          <w:szCs w:val="21"/>
        </w:rPr>
      </w:pPr>
      <w:r>
        <w:rPr>
          <w:rFonts w:hint="eastAsia" w:ascii="宋体" w:hAnsi="宋体"/>
          <w:b/>
          <w:szCs w:val="21"/>
        </w:rPr>
        <w:t>关键信息</w:t>
      </w:r>
    </w:p>
    <w:p>
      <w:pPr>
        <w:ind w:left="630" w:leftChars="300" w:firstLine="411" w:firstLineChars="196"/>
        <w:outlineLvl w:val="0"/>
        <w:rPr>
          <w:rFonts w:ascii="宋体" w:hAnsi="宋体"/>
          <w:szCs w:val="21"/>
        </w:rPr>
      </w:pPr>
      <w:r>
        <w:rPr>
          <w:rFonts w:hint="eastAsia" w:ascii="宋体" w:hAnsi="宋体"/>
          <w:szCs w:val="21"/>
        </w:rPr>
        <w:t>第一章  招标公告</w:t>
      </w:r>
    </w:p>
    <w:p>
      <w:pPr>
        <w:ind w:left="630" w:leftChars="300" w:firstLine="411" w:firstLineChars="196"/>
        <w:outlineLvl w:val="0"/>
        <w:rPr>
          <w:rFonts w:ascii="宋体" w:hAnsi="宋体"/>
          <w:szCs w:val="21"/>
        </w:rPr>
      </w:pPr>
      <w:r>
        <w:rPr>
          <w:rFonts w:hint="eastAsia" w:ascii="宋体" w:hAnsi="宋体"/>
          <w:szCs w:val="21"/>
        </w:rPr>
        <w:t>第二章  对通用条款的补充内容及其他关键信息</w:t>
      </w:r>
    </w:p>
    <w:p>
      <w:pPr>
        <w:ind w:left="630" w:leftChars="300" w:firstLine="411" w:firstLineChars="196"/>
        <w:outlineLvl w:val="0"/>
        <w:rPr>
          <w:rFonts w:ascii="宋体" w:hAnsi="宋体"/>
          <w:szCs w:val="21"/>
        </w:rPr>
      </w:pPr>
      <w:r>
        <w:rPr>
          <w:rFonts w:hint="eastAsia" w:ascii="宋体" w:hAnsi="宋体"/>
          <w:szCs w:val="21"/>
        </w:rPr>
        <w:t>第三章  用户需求书</w:t>
      </w:r>
    </w:p>
    <w:p>
      <w:pPr>
        <w:ind w:left="630" w:leftChars="300" w:firstLine="411" w:firstLineChars="196"/>
        <w:outlineLvl w:val="0"/>
        <w:rPr>
          <w:rFonts w:ascii="宋体" w:hAnsi="宋体"/>
          <w:szCs w:val="21"/>
        </w:rPr>
      </w:pPr>
      <w:r>
        <w:rPr>
          <w:rFonts w:hint="eastAsia"/>
        </w:rPr>
        <w:t>第四章 投标文件格式及附件</w:t>
      </w:r>
    </w:p>
    <w:p>
      <w:pPr>
        <w:ind w:left="630" w:leftChars="300" w:firstLine="411" w:firstLineChars="196"/>
        <w:outlineLvl w:val="0"/>
        <w:rPr>
          <w:rFonts w:ascii="宋体" w:hAnsi="宋体"/>
          <w:szCs w:val="21"/>
        </w:rPr>
      </w:pPr>
      <w:r>
        <w:rPr>
          <w:rFonts w:hint="eastAsia" w:ascii="宋体" w:hAnsi="宋体"/>
          <w:szCs w:val="21"/>
        </w:rPr>
        <w:t>第五章  合同条款及格式</w:t>
      </w:r>
    </w:p>
    <w:p>
      <w:pPr>
        <w:ind w:left="420" w:leftChars="200" w:firstLine="413" w:firstLineChars="196"/>
        <w:outlineLvl w:val="0"/>
        <w:rPr>
          <w:rFonts w:ascii="宋体" w:hAnsi="宋体"/>
          <w:b/>
          <w:szCs w:val="21"/>
        </w:rPr>
      </w:pPr>
      <w:r>
        <w:rPr>
          <w:rFonts w:hint="eastAsia" w:ascii="宋体" w:hAnsi="宋体"/>
          <w:b/>
          <w:szCs w:val="21"/>
        </w:rPr>
        <w:t>第二册  通用条款</w:t>
      </w:r>
    </w:p>
    <w:p>
      <w:pPr>
        <w:ind w:left="630" w:leftChars="300" w:firstLine="411" w:firstLineChars="196"/>
        <w:outlineLvl w:val="0"/>
        <w:rPr>
          <w:rFonts w:ascii="宋体" w:hAnsi="宋体"/>
          <w:szCs w:val="21"/>
        </w:rPr>
      </w:pPr>
      <w:r>
        <w:rPr>
          <w:rFonts w:hint="eastAsia" w:ascii="宋体" w:hAnsi="宋体"/>
          <w:szCs w:val="21"/>
        </w:rPr>
        <w:t>第一章  总则</w:t>
      </w:r>
    </w:p>
    <w:p>
      <w:pPr>
        <w:ind w:left="630" w:leftChars="300" w:firstLine="411" w:firstLineChars="196"/>
        <w:outlineLvl w:val="0"/>
        <w:rPr>
          <w:rFonts w:ascii="宋体" w:hAnsi="宋体"/>
          <w:szCs w:val="21"/>
        </w:rPr>
      </w:pPr>
      <w:r>
        <w:rPr>
          <w:rFonts w:hint="eastAsia" w:ascii="宋体" w:hAnsi="宋体"/>
          <w:szCs w:val="21"/>
        </w:rPr>
        <w:t>第二章  招标文件</w:t>
      </w:r>
    </w:p>
    <w:p>
      <w:pPr>
        <w:ind w:left="630" w:leftChars="300" w:firstLine="411" w:firstLineChars="196"/>
        <w:outlineLvl w:val="0"/>
        <w:rPr>
          <w:rFonts w:ascii="宋体" w:hAnsi="宋体"/>
          <w:szCs w:val="21"/>
        </w:rPr>
      </w:pPr>
      <w:r>
        <w:rPr>
          <w:rFonts w:hint="eastAsia" w:ascii="宋体" w:hAnsi="宋体"/>
          <w:szCs w:val="21"/>
        </w:rPr>
        <w:t>第三章  投标文件的编制</w:t>
      </w:r>
    </w:p>
    <w:p>
      <w:pPr>
        <w:ind w:left="630" w:leftChars="300" w:firstLine="411" w:firstLineChars="196"/>
        <w:outlineLvl w:val="0"/>
        <w:rPr>
          <w:rFonts w:ascii="宋体" w:hAnsi="宋体"/>
          <w:szCs w:val="21"/>
        </w:rPr>
      </w:pPr>
      <w:r>
        <w:rPr>
          <w:rFonts w:hint="eastAsia" w:ascii="宋体" w:hAnsi="宋体"/>
          <w:szCs w:val="21"/>
        </w:rPr>
        <w:t>第四章  投标文件的递交</w:t>
      </w:r>
    </w:p>
    <w:p>
      <w:pPr>
        <w:ind w:left="630" w:leftChars="300" w:firstLine="411" w:firstLineChars="196"/>
        <w:outlineLvl w:val="0"/>
        <w:rPr>
          <w:rFonts w:ascii="宋体" w:hAnsi="宋体"/>
          <w:szCs w:val="21"/>
        </w:rPr>
      </w:pPr>
      <w:r>
        <w:rPr>
          <w:rFonts w:hint="eastAsia" w:ascii="宋体" w:hAnsi="宋体"/>
          <w:szCs w:val="21"/>
        </w:rPr>
        <w:t>第五章  开标</w:t>
      </w:r>
    </w:p>
    <w:p>
      <w:pPr>
        <w:ind w:left="630" w:leftChars="300" w:firstLine="411" w:firstLineChars="196"/>
        <w:outlineLvl w:val="0"/>
        <w:rPr>
          <w:rFonts w:ascii="宋体" w:hAnsi="宋体"/>
          <w:szCs w:val="21"/>
        </w:rPr>
      </w:pPr>
      <w:r>
        <w:rPr>
          <w:rFonts w:hint="eastAsia" w:ascii="宋体" w:hAnsi="宋体"/>
          <w:szCs w:val="21"/>
        </w:rPr>
        <w:t>第六章  评审要求</w:t>
      </w:r>
    </w:p>
    <w:p>
      <w:pPr>
        <w:ind w:left="630" w:leftChars="300" w:firstLine="411" w:firstLineChars="196"/>
        <w:outlineLvl w:val="0"/>
        <w:rPr>
          <w:rFonts w:ascii="宋体" w:hAnsi="宋体"/>
          <w:szCs w:val="21"/>
        </w:rPr>
      </w:pPr>
      <w:r>
        <w:rPr>
          <w:rFonts w:hint="eastAsia" w:ascii="宋体" w:hAnsi="宋体"/>
          <w:szCs w:val="21"/>
        </w:rPr>
        <w:t>第七章  评审程序及评审方法</w:t>
      </w:r>
    </w:p>
    <w:p>
      <w:pPr>
        <w:ind w:left="630" w:leftChars="300" w:firstLine="411" w:firstLineChars="196"/>
        <w:outlineLvl w:val="0"/>
        <w:rPr>
          <w:rFonts w:ascii="宋体" w:hAnsi="宋体"/>
          <w:szCs w:val="21"/>
        </w:rPr>
      </w:pPr>
      <w:r>
        <w:rPr>
          <w:rFonts w:hint="eastAsia" w:ascii="宋体" w:hAnsi="宋体"/>
          <w:szCs w:val="21"/>
        </w:rPr>
        <w:t>第八章  定标及公示</w:t>
      </w:r>
    </w:p>
    <w:p>
      <w:pPr>
        <w:ind w:left="630" w:leftChars="300" w:firstLine="411" w:firstLineChars="196"/>
        <w:outlineLvl w:val="0"/>
        <w:rPr>
          <w:rFonts w:ascii="宋体" w:hAnsi="宋体"/>
          <w:szCs w:val="21"/>
        </w:rPr>
      </w:pPr>
      <w:r>
        <w:rPr>
          <w:rFonts w:hint="eastAsia" w:ascii="宋体" w:hAnsi="宋体"/>
          <w:szCs w:val="21"/>
        </w:rPr>
        <w:t>第九章  公开招标失败的后续处理</w:t>
      </w:r>
    </w:p>
    <w:p>
      <w:pPr>
        <w:ind w:left="630" w:leftChars="300" w:firstLine="411" w:firstLineChars="196"/>
        <w:outlineLvl w:val="0"/>
        <w:rPr>
          <w:rFonts w:ascii="宋体" w:hAnsi="宋体"/>
          <w:szCs w:val="21"/>
        </w:rPr>
      </w:pPr>
      <w:r>
        <w:rPr>
          <w:rFonts w:hint="eastAsia" w:ascii="宋体" w:hAnsi="宋体"/>
          <w:szCs w:val="21"/>
        </w:rPr>
        <w:t>第十章  合同的授予与备案</w:t>
      </w:r>
    </w:p>
    <w:p>
      <w:pPr>
        <w:ind w:left="630" w:leftChars="300" w:firstLine="411" w:firstLineChars="196"/>
        <w:outlineLvl w:val="0"/>
        <w:rPr>
          <w:rFonts w:ascii="宋体" w:hAnsi="宋体"/>
          <w:szCs w:val="21"/>
        </w:rPr>
      </w:pPr>
      <w:r>
        <w:rPr>
          <w:rFonts w:hint="eastAsia" w:ascii="宋体" w:hAnsi="宋体"/>
          <w:szCs w:val="21"/>
        </w:rPr>
        <w:t>第十一章  质疑处理</w:t>
      </w:r>
    </w:p>
    <w:p>
      <w:pPr>
        <w:ind w:firstLine="411" w:firstLineChars="196"/>
        <w:rPr>
          <w:rFonts w:ascii="宋体" w:hAnsi="宋体"/>
          <w:szCs w:val="21"/>
        </w:rPr>
      </w:pPr>
      <w:r>
        <w:rPr>
          <w:rFonts w:hint="eastAsia" w:ascii="宋体" w:hAnsi="宋体"/>
          <w:szCs w:val="21"/>
        </w:rPr>
        <w:t>1</w:t>
      </w:r>
      <w:r>
        <w:rPr>
          <w:rFonts w:ascii="宋体" w:hAnsi="宋体"/>
          <w:szCs w:val="21"/>
        </w:rPr>
        <w:t>1</w:t>
      </w:r>
      <w:r>
        <w:rPr>
          <w:rFonts w:hint="eastAsia" w:ascii="宋体" w:hAnsi="宋体"/>
          <w:szCs w:val="21"/>
        </w:rPr>
        <w:t>.2 投标人下载招标文件后，应仔细检查招标文件的所有内容，如有疑问应在答疑截止时间之前向政府集中采购机构提出，否则，由此引起的投标损失自负；投标人同时应认真审阅招标文件所有的事项、格式、条款和规范要求等，如果投标人的投标文件未按招标文件要求提交全部资料或者投标文件未对招标文件做出实质性响应，其风险由投标人自行承担。</w:t>
      </w:r>
    </w:p>
    <w:p>
      <w:pPr>
        <w:ind w:firstLine="411" w:firstLineChars="196"/>
        <w:rPr>
          <w:rFonts w:ascii="宋体" w:hAnsi="宋体"/>
          <w:szCs w:val="21"/>
        </w:rPr>
      </w:pPr>
      <w:r>
        <w:rPr>
          <w:rFonts w:hint="eastAsia" w:ascii="宋体" w:hAnsi="宋体"/>
          <w:szCs w:val="21"/>
        </w:rPr>
        <w:t>1</w:t>
      </w:r>
      <w:r>
        <w:rPr>
          <w:rFonts w:ascii="宋体" w:hAnsi="宋体"/>
          <w:szCs w:val="21"/>
        </w:rPr>
        <w:t>1</w:t>
      </w:r>
      <w:r>
        <w:rPr>
          <w:rFonts w:hint="eastAsia" w:ascii="宋体" w:hAnsi="宋体"/>
          <w:szCs w:val="21"/>
        </w:rPr>
        <w:t>.3</w:t>
      </w:r>
      <w:r>
        <w:rPr>
          <w:rFonts w:hint="eastAsia" w:ascii="宋体" w:hAnsi="宋体"/>
        </w:rPr>
        <w:t>任何人或任何组织向投标人提交的任何书面或口头资料，未经政府集中采购机构在网上发布或书面通知，均作无效处理，不得作为招标文件的组成部分。政府集中采购机构对投标人由此而做出的推论、理解和结论概不负责。</w:t>
      </w:r>
    </w:p>
    <w:p>
      <w:pPr>
        <w:rPr>
          <w:rFonts w:ascii="黑体" w:hAnsi="宋体" w:eastAsia="黑体"/>
          <w:sz w:val="24"/>
        </w:rPr>
      </w:pPr>
      <w:r>
        <w:rPr>
          <w:rFonts w:hint="eastAsia" w:ascii="黑体" w:hAnsi="宋体" w:eastAsia="黑体"/>
          <w:sz w:val="24"/>
        </w:rPr>
        <w:t>1</w:t>
      </w:r>
      <w:r>
        <w:rPr>
          <w:rFonts w:ascii="黑体" w:hAnsi="宋体" w:eastAsia="黑体"/>
          <w:sz w:val="24"/>
        </w:rPr>
        <w:t>2</w:t>
      </w:r>
      <w:r>
        <w:rPr>
          <w:rFonts w:hint="eastAsia" w:ascii="黑体" w:hAnsi="宋体" w:eastAsia="黑体"/>
          <w:sz w:val="24"/>
        </w:rPr>
        <w:t>．招标文件的澄清</w:t>
      </w:r>
    </w:p>
    <w:p>
      <w:pPr>
        <w:ind w:firstLine="411" w:firstLineChars="196"/>
        <w:rPr>
          <w:rFonts w:ascii="宋体" w:hAnsi="宋体"/>
          <w:szCs w:val="21"/>
        </w:rPr>
      </w:pPr>
      <w:r>
        <w:rPr>
          <w:rFonts w:hint="eastAsia" w:ascii="宋体" w:hAnsi="宋体"/>
          <w:szCs w:val="21"/>
        </w:rPr>
        <w:t>1</w:t>
      </w:r>
      <w:r>
        <w:rPr>
          <w:rFonts w:ascii="宋体" w:hAnsi="宋体"/>
          <w:szCs w:val="21"/>
        </w:rPr>
        <w:t>2</w:t>
      </w:r>
      <w:r>
        <w:rPr>
          <w:rFonts w:hint="eastAsia" w:ascii="宋体" w:hAnsi="宋体"/>
          <w:szCs w:val="21"/>
        </w:rPr>
        <w:t>.1招标文件澄清的目的是澄清、解答投标人在查阅招标文件后或现场踏勘中可能提出的与投标有关的疑问或询问。</w:t>
      </w:r>
    </w:p>
    <w:p>
      <w:pPr>
        <w:ind w:firstLine="411" w:firstLineChars="196"/>
        <w:rPr>
          <w:rFonts w:ascii="宋体" w:hAnsi="宋体"/>
          <w:szCs w:val="21"/>
        </w:rPr>
      </w:pPr>
      <w:r>
        <w:rPr>
          <w:rFonts w:hint="eastAsia" w:ascii="宋体" w:hAnsi="宋体"/>
          <w:szCs w:val="21"/>
        </w:rPr>
        <w:t>1</w:t>
      </w:r>
      <w:r>
        <w:rPr>
          <w:rFonts w:ascii="宋体" w:hAnsi="宋体"/>
          <w:szCs w:val="21"/>
        </w:rPr>
        <w:t>2</w:t>
      </w:r>
      <w:r>
        <w:rPr>
          <w:rFonts w:hint="eastAsia" w:ascii="宋体" w:hAnsi="宋体"/>
          <w:szCs w:val="21"/>
        </w:rPr>
        <w:t>.2投标人如对招标文件内容有疑问，应当在招标公告规定的澄清（提问）截止时间前以网上提问的形式通过网上政府采购系统提交政府集中采购机构。</w:t>
      </w:r>
    </w:p>
    <w:p>
      <w:pPr>
        <w:ind w:firstLine="411" w:firstLineChars="196"/>
        <w:rPr>
          <w:rFonts w:ascii="宋体" w:hAnsi="宋体"/>
          <w:szCs w:val="21"/>
        </w:rPr>
      </w:pPr>
      <w:r>
        <w:rPr>
          <w:rFonts w:hint="eastAsia" w:ascii="宋体" w:hAnsi="宋体"/>
          <w:szCs w:val="21"/>
        </w:rPr>
        <w:t>1</w:t>
      </w:r>
      <w:r>
        <w:rPr>
          <w:rFonts w:ascii="宋体" w:hAnsi="宋体"/>
          <w:szCs w:val="21"/>
        </w:rPr>
        <w:t>2</w:t>
      </w:r>
      <w:r>
        <w:rPr>
          <w:rFonts w:hint="eastAsia" w:ascii="宋体" w:hAnsi="宋体"/>
          <w:szCs w:val="21"/>
        </w:rPr>
        <w:t>.3不论是政府集中采购机构根据需要主动对招标文件进行必要的澄清或是根据投标人的要求对招标文件做出澄清，政府集中采购机构都将在投标截止日期前以书面形式（包括政府集中采购机构网站发布方式）答复或发送给所有投标人。答复内容是招标文件的组成部分，对投标人起约束作用，其有效性按照本通用条款第1</w:t>
      </w:r>
      <w:r>
        <w:rPr>
          <w:rFonts w:ascii="宋体" w:hAnsi="宋体"/>
          <w:szCs w:val="21"/>
        </w:rPr>
        <w:t>3.3</w:t>
      </w:r>
      <w:r>
        <w:rPr>
          <w:rFonts w:hint="eastAsia" w:ascii="宋体" w:hAnsi="宋体"/>
          <w:szCs w:val="21"/>
        </w:rPr>
        <w:t>、1</w:t>
      </w:r>
      <w:r>
        <w:rPr>
          <w:rFonts w:ascii="宋体" w:hAnsi="宋体"/>
          <w:szCs w:val="21"/>
        </w:rPr>
        <w:t>3.4</w:t>
      </w:r>
      <w:r>
        <w:rPr>
          <w:rFonts w:hint="eastAsia" w:ascii="宋体" w:hAnsi="宋体"/>
          <w:szCs w:val="21"/>
        </w:rPr>
        <w:t>款规定执行。</w:t>
      </w:r>
    </w:p>
    <w:p>
      <w:pPr>
        <w:rPr>
          <w:rFonts w:ascii="黑体" w:hAnsi="宋体" w:eastAsia="黑体"/>
          <w:sz w:val="24"/>
        </w:rPr>
      </w:pPr>
      <w:r>
        <w:rPr>
          <w:rFonts w:ascii="黑体" w:hAnsi="宋体" w:eastAsia="黑体"/>
          <w:sz w:val="24"/>
        </w:rPr>
        <w:t>1</w:t>
      </w:r>
      <w:r>
        <w:rPr>
          <w:rFonts w:hint="eastAsia" w:ascii="黑体" w:hAnsi="宋体" w:eastAsia="黑体"/>
          <w:sz w:val="24"/>
        </w:rPr>
        <w:t>3．招标文件的修改</w:t>
      </w:r>
    </w:p>
    <w:p>
      <w:pPr>
        <w:ind w:firstLine="411" w:firstLineChars="196"/>
        <w:rPr>
          <w:rFonts w:ascii="宋体" w:hAnsi="宋体"/>
          <w:szCs w:val="21"/>
        </w:rPr>
      </w:pPr>
      <w:r>
        <w:rPr>
          <w:rFonts w:ascii="宋体" w:hAnsi="宋体"/>
          <w:szCs w:val="21"/>
        </w:rPr>
        <w:t>1</w:t>
      </w:r>
      <w:r>
        <w:rPr>
          <w:rFonts w:hint="eastAsia" w:ascii="宋体" w:hAnsi="宋体"/>
          <w:szCs w:val="21"/>
        </w:rPr>
        <w:t>3.1招标文件发出后，在投标截止日期前任何时候，确需要变更招标文件内容的，政府集中采购机构可主动或在解答投标人提出的澄清问题时对招标文件进行修改。</w:t>
      </w:r>
    </w:p>
    <w:p>
      <w:pPr>
        <w:ind w:firstLine="411" w:firstLineChars="196"/>
        <w:rPr>
          <w:rFonts w:ascii="宋体" w:hAnsi="宋体"/>
          <w:szCs w:val="21"/>
        </w:rPr>
      </w:pPr>
      <w:r>
        <w:rPr>
          <w:rFonts w:ascii="宋体" w:hAnsi="宋体"/>
          <w:szCs w:val="21"/>
        </w:rPr>
        <w:t>1</w:t>
      </w:r>
      <w:r>
        <w:rPr>
          <w:rFonts w:hint="eastAsia" w:ascii="宋体" w:hAnsi="宋体"/>
          <w:szCs w:val="21"/>
        </w:rPr>
        <w:t>3.2招标文件的修改以书面形式（包括政府集中采购机构网站发布方式，如更正公告等）发送给所有投标人，招标文件的修改内容作为招标文件的组成部分，并具有约束力。</w:t>
      </w:r>
    </w:p>
    <w:p>
      <w:pPr>
        <w:ind w:firstLine="411" w:firstLineChars="196"/>
        <w:rPr>
          <w:rFonts w:ascii="宋体" w:hAnsi="宋体"/>
          <w:szCs w:val="21"/>
        </w:rPr>
      </w:pPr>
      <w:r>
        <w:rPr>
          <w:rFonts w:ascii="宋体" w:hAnsi="宋体"/>
          <w:szCs w:val="21"/>
        </w:rPr>
        <w:t>1</w:t>
      </w:r>
      <w:r>
        <w:rPr>
          <w:rFonts w:hint="eastAsia" w:ascii="宋体" w:hAnsi="宋体"/>
          <w:szCs w:val="21"/>
        </w:rPr>
        <w:t>3.3招标文件、招标文件澄清答复内容、招标文件修改补充内容均以书面形式（包括政府集中采购机构网站公开发布方式，如更正公告等）明确的内容为准。当招标文件、修改补充通知、招标文件澄清答复内容相互矛盾时，以最后发出的内容为准。</w:t>
      </w:r>
    </w:p>
    <w:p>
      <w:pPr>
        <w:ind w:firstLine="411" w:firstLineChars="196"/>
        <w:rPr>
          <w:rFonts w:ascii="宋体" w:hAnsi="宋体"/>
          <w:szCs w:val="21"/>
        </w:rPr>
      </w:pPr>
      <w:r>
        <w:rPr>
          <w:rFonts w:ascii="宋体" w:hAnsi="宋体"/>
          <w:szCs w:val="21"/>
        </w:rPr>
        <w:t>1</w:t>
      </w:r>
      <w:r>
        <w:rPr>
          <w:rFonts w:hint="eastAsia" w:ascii="宋体" w:hAnsi="宋体"/>
          <w:szCs w:val="21"/>
        </w:rPr>
        <w:t>3.4政府集中采购机构保证招标文件澄清答复内容和招标文件修改补充内容在投标截止时间前以书面形式（包括政府集中采购机构网站发布方式，如更正公告等）发送给所有投标人。为使投标人在编制投标文件时有充分时间对招标文件的修改部分进行研究，政府集中采购机构可以酌情延长递交投标文件的截止日期。</w:t>
      </w:r>
      <w:bookmarkEnd w:id="87"/>
    </w:p>
    <w:p>
      <w:pPr>
        <w:pStyle w:val="7"/>
        <w:numPr>
          <w:ilvl w:val="0"/>
          <w:numId w:val="10"/>
        </w:numPr>
        <w:spacing w:before="120" w:beforeLines="50" w:after="120" w:afterLines="50"/>
        <w:ind w:left="562" w:hanging="562"/>
        <w:rPr>
          <w:sz w:val="28"/>
          <w:szCs w:val="28"/>
        </w:rPr>
      </w:pPr>
      <w:r>
        <w:rPr>
          <w:rFonts w:hint="eastAsia"/>
          <w:sz w:val="28"/>
          <w:szCs w:val="28"/>
        </w:rPr>
        <w:t>投标文件的编制</w:t>
      </w:r>
    </w:p>
    <w:p>
      <w:pPr>
        <w:rPr>
          <w:rFonts w:ascii="黑体" w:hAnsi="宋体" w:eastAsia="黑体"/>
          <w:sz w:val="24"/>
        </w:rPr>
      </w:pPr>
      <w:r>
        <w:rPr>
          <w:rFonts w:hint="eastAsia" w:ascii="黑体" w:hAnsi="宋体" w:eastAsia="黑体"/>
          <w:sz w:val="24"/>
        </w:rPr>
        <w:t>14．</w:t>
      </w:r>
      <w:bookmarkStart w:id="88" w:name="_Hlk72400236"/>
      <w:r>
        <w:rPr>
          <w:rFonts w:hint="eastAsia" w:ascii="黑体" w:hAnsi="宋体" w:eastAsia="黑体"/>
          <w:sz w:val="24"/>
        </w:rPr>
        <w:t>投标文件的语言及度量单位</w:t>
      </w:r>
    </w:p>
    <w:p>
      <w:pPr>
        <w:ind w:firstLine="411" w:firstLineChars="196"/>
        <w:rPr>
          <w:rFonts w:ascii="宋体" w:hAnsi="宋体"/>
          <w:szCs w:val="21"/>
        </w:rPr>
      </w:pPr>
      <w:r>
        <w:rPr>
          <w:rFonts w:hint="eastAsia" w:ascii="宋体" w:hAnsi="宋体"/>
          <w:szCs w:val="21"/>
        </w:rPr>
        <w:t>14.1 投标人与政府集中采购机构之间与投标有关的所有往来通知、函件和投标文件均用中文表述。投标人随投标文件提供的证明文件和资料可以为其它语言，但必须附中文译文。翻译的中文资料与外文资料如果出现差异时，以中文为准，但翻译错误的除外。</w:t>
      </w:r>
    </w:p>
    <w:p>
      <w:pPr>
        <w:ind w:firstLine="411" w:firstLineChars="196"/>
        <w:rPr>
          <w:rFonts w:ascii="宋体" w:hAnsi="宋体"/>
          <w:szCs w:val="21"/>
        </w:rPr>
      </w:pPr>
      <w:r>
        <w:rPr>
          <w:rFonts w:hint="eastAsia" w:ascii="宋体" w:hAnsi="宋体"/>
          <w:szCs w:val="21"/>
        </w:rPr>
        <w:t>14.2 除技术规范另有规定外，投标文件使用的度量单位，均采用中华人民共和国法定计量单位。</w:t>
      </w:r>
    </w:p>
    <w:bookmarkEnd w:id="88"/>
    <w:p>
      <w:pPr>
        <w:rPr>
          <w:rFonts w:ascii="黑体" w:hAnsi="宋体" w:eastAsia="黑体"/>
          <w:sz w:val="24"/>
        </w:rPr>
      </w:pPr>
      <w:r>
        <w:rPr>
          <w:rFonts w:hint="eastAsia" w:ascii="黑体" w:hAnsi="宋体" w:eastAsia="黑体"/>
          <w:sz w:val="24"/>
        </w:rPr>
        <w:t>15．</w:t>
      </w:r>
      <w:bookmarkStart w:id="89" w:name="_Hlk72401567"/>
      <w:r>
        <w:rPr>
          <w:rFonts w:hint="eastAsia" w:ascii="黑体" w:hAnsi="宋体" w:eastAsia="黑体"/>
          <w:sz w:val="24"/>
        </w:rPr>
        <w:t>投标文件的组成</w:t>
      </w:r>
    </w:p>
    <w:p>
      <w:pPr>
        <w:ind w:firstLine="411" w:firstLineChars="196"/>
        <w:rPr>
          <w:rFonts w:ascii="宋体" w:hAnsi="宋体"/>
          <w:szCs w:val="21"/>
        </w:rPr>
      </w:pPr>
      <w:r>
        <w:rPr>
          <w:rFonts w:hint="eastAsia" w:ascii="宋体" w:hAnsi="宋体"/>
          <w:szCs w:val="21"/>
        </w:rPr>
        <w:t>具体内容在招标文件专用条款中进行规定。</w:t>
      </w:r>
    </w:p>
    <w:p>
      <w:pPr>
        <w:rPr>
          <w:rFonts w:ascii="黑体" w:hAnsi="宋体" w:eastAsia="黑体"/>
          <w:sz w:val="24"/>
        </w:rPr>
      </w:pPr>
      <w:r>
        <w:rPr>
          <w:rFonts w:ascii="黑体" w:hAnsi="宋体" w:eastAsia="黑体"/>
          <w:sz w:val="24"/>
        </w:rPr>
        <w:t>16．投标文件格式</w:t>
      </w:r>
    </w:p>
    <w:p>
      <w:pPr>
        <w:ind w:firstLine="411" w:firstLineChars="196"/>
        <w:rPr>
          <w:rFonts w:ascii="宋体" w:hAnsi="宋体"/>
          <w:szCs w:val="21"/>
        </w:rPr>
      </w:pPr>
      <w:r>
        <w:rPr>
          <w:rFonts w:hint="eastAsia" w:ascii="宋体" w:hAnsi="宋体"/>
          <w:szCs w:val="21"/>
        </w:rPr>
        <w:t>投标文件包括本通用条款第</w:t>
      </w:r>
      <w:r>
        <w:rPr>
          <w:rFonts w:ascii="宋体" w:hAnsi="宋体"/>
          <w:szCs w:val="21"/>
        </w:rPr>
        <w:t>15条中规定的内容。如招标文件提供了投标文件格式，则</w:t>
      </w:r>
      <w:r>
        <w:rPr>
          <w:rFonts w:hint="eastAsia" w:ascii="宋体" w:hAnsi="宋体"/>
          <w:b/>
          <w:bCs/>
          <w:szCs w:val="21"/>
        </w:rPr>
        <w:t>投标人提交的投标文件应毫无例外地使用招标文件所提供的相应格式</w:t>
      </w:r>
      <w:r>
        <w:rPr>
          <w:rFonts w:hint="eastAsia" w:ascii="宋体" w:hAnsi="宋体"/>
          <w:szCs w:val="21"/>
        </w:rPr>
        <w:t>（表格均可按同样格式扩展）。</w:t>
      </w:r>
    </w:p>
    <w:p>
      <w:pPr>
        <w:rPr>
          <w:rFonts w:ascii="黑体" w:hAnsi="宋体" w:eastAsia="黑体"/>
          <w:sz w:val="24"/>
        </w:rPr>
      </w:pPr>
      <w:r>
        <w:rPr>
          <w:rFonts w:hint="eastAsia" w:ascii="黑体" w:hAnsi="宋体" w:eastAsia="黑体"/>
          <w:sz w:val="24"/>
        </w:rPr>
        <w:t>17．投标货币</w:t>
      </w:r>
    </w:p>
    <w:p>
      <w:pPr>
        <w:ind w:firstLine="411" w:firstLineChars="196"/>
        <w:rPr>
          <w:rFonts w:ascii="宋体" w:hAnsi="宋体"/>
          <w:szCs w:val="21"/>
        </w:rPr>
      </w:pPr>
      <w:r>
        <w:rPr>
          <w:rFonts w:hint="eastAsia" w:ascii="宋体" w:hAnsi="宋体"/>
          <w:szCs w:val="21"/>
        </w:rPr>
        <w:t>本项目的投标报价应以人民币计。</w:t>
      </w:r>
    </w:p>
    <w:bookmarkEnd w:id="89"/>
    <w:p>
      <w:pPr>
        <w:rPr>
          <w:rFonts w:ascii="黑体" w:hAnsi="宋体" w:eastAsia="黑体"/>
          <w:sz w:val="24"/>
        </w:rPr>
      </w:pPr>
      <w:r>
        <w:rPr>
          <w:rFonts w:hint="eastAsia" w:ascii="黑体" w:hAnsi="宋体" w:eastAsia="黑体"/>
          <w:sz w:val="24"/>
        </w:rPr>
        <w:t>18．</w:t>
      </w:r>
      <w:bookmarkStart w:id="90" w:name="_Hlk72401735"/>
      <w:r>
        <w:rPr>
          <w:rFonts w:hint="eastAsia" w:ascii="黑体" w:hAnsi="宋体" w:eastAsia="黑体"/>
          <w:sz w:val="24"/>
        </w:rPr>
        <w:t>证明投标文件投标技术方案的合格性和符合招标文件规定的文件要求</w:t>
      </w:r>
    </w:p>
    <w:p>
      <w:pPr>
        <w:ind w:firstLine="411" w:firstLineChars="196"/>
        <w:rPr>
          <w:rFonts w:ascii="宋体" w:hAnsi="宋体"/>
          <w:szCs w:val="21"/>
        </w:rPr>
      </w:pPr>
      <w:r>
        <w:rPr>
          <w:rFonts w:hint="eastAsia" w:ascii="宋体" w:hAnsi="宋体"/>
          <w:szCs w:val="21"/>
        </w:rPr>
        <w:t>18</w:t>
      </w:r>
      <w:r>
        <w:rPr>
          <w:rFonts w:ascii="宋体" w:hAnsi="宋体"/>
          <w:szCs w:val="21"/>
        </w:rPr>
        <w:t xml:space="preserve">.1 </w:t>
      </w:r>
      <w:r>
        <w:rPr>
          <w:rFonts w:hint="eastAsia" w:ascii="宋体" w:hAnsi="宋体"/>
          <w:szCs w:val="21"/>
        </w:rPr>
        <w:t>投标人应提交证明文件，证明其投标技术方案项下的货物和服务的合格性符合招标文件规定。该投标技术方案及其证明文件均作为投标文件组成部分。</w:t>
      </w:r>
    </w:p>
    <w:p>
      <w:pPr>
        <w:ind w:firstLine="411" w:firstLineChars="196"/>
        <w:rPr>
          <w:rFonts w:ascii="宋体" w:hAnsi="宋体"/>
          <w:szCs w:val="21"/>
        </w:rPr>
      </w:pPr>
      <w:r>
        <w:rPr>
          <w:rFonts w:ascii="宋体" w:hAnsi="宋体"/>
          <w:szCs w:val="21"/>
        </w:rPr>
        <w:t>1</w:t>
      </w:r>
      <w:r>
        <w:rPr>
          <w:rFonts w:hint="eastAsia" w:ascii="宋体" w:hAnsi="宋体"/>
          <w:szCs w:val="21"/>
        </w:rPr>
        <w:t>8</w:t>
      </w:r>
      <w:r>
        <w:rPr>
          <w:rFonts w:ascii="宋体" w:hAnsi="宋体"/>
          <w:szCs w:val="21"/>
        </w:rPr>
        <w:t xml:space="preserve">.2 </w:t>
      </w:r>
      <w:r>
        <w:rPr>
          <w:rFonts w:hint="eastAsia" w:ascii="宋体" w:hAnsi="宋体"/>
          <w:szCs w:val="21"/>
        </w:rPr>
        <w:t>投标人提供证明投标技术方案与招标文件的要求相一致的文件，可以是文字资料、图纸、数据或数码照片、制造商公布的产品说明书、产品彩页和我国政府机构出具的产品检验和核准证件等，提供的文件应符合以下要求：</w:t>
      </w:r>
    </w:p>
    <w:p>
      <w:pPr>
        <w:ind w:firstLine="411" w:firstLineChars="196"/>
        <w:rPr>
          <w:rFonts w:ascii="宋体" w:hAnsi="宋体"/>
          <w:szCs w:val="21"/>
        </w:rPr>
      </w:pPr>
      <w:r>
        <w:rPr>
          <w:rFonts w:hint="eastAsia" w:ascii="宋体" w:hAnsi="宋体"/>
          <w:szCs w:val="21"/>
        </w:rPr>
        <w:t>18.2.1主要技术指标和性能的详细说明。</w:t>
      </w:r>
    </w:p>
    <w:p>
      <w:pPr>
        <w:ind w:firstLine="411" w:firstLineChars="196"/>
        <w:rPr>
          <w:rFonts w:ascii="宋体" w:hAnsi="宋体"/>
          <w:szCs w:val="21"/>
        </w:rPr>
      </w:pPr>
      <w:r>
        <w:rPr>
          <w:rFonts w:hint="eastAsia" w:ascii="宋体" w:hAnsi="宋体"/>
          <w:szCs w:val="21"/>
        </w:rPr>
        <w:t>18.2.</w:t>
      </w:r>
      <w:r>
        <w:rPr>
          <w:rFonts w:ascii="宋体" w:hAnsi="宋体"/>
          <w:szCs w:val="21"/>
        </w:rPr>
        <w:t>2</w:t>
      </w:r>
      <w:r>
        <w:rPr>
          <w:rFonts w:hint="eastAsia" w:ascii="宋体" w:hAnsi="宋体"/>
          <w:szCs w:val="21"/>
        </w:rPr>
        <w:t>投标产品从采购人开始使用至招标文件中规定的周期内正常、连续地使用所必须的备件和专用工具清单，包括备件和专用工具的货源及现行价格。</w:t>
      </w:r>
    </w:p>
    <w:p>
      <w:pPr>
        <w:ind w:firstLine="411" w:firstLineChars="196"/>
        <w:rPr>
          <w:rFonts w:ascii="宋体" w:hAnsi="宋体"/>
          <w:szCs w:val="21"/>
        </w:rPr>
      </w:pPr>
      <w:r>
        <w:rPr>
          <w:rFonts w:hint="eastAsia" w:ascii="宋体" w:hAnsi="宋体"/>
          <w:szCs w:val="21"/>
        </w:rPr>
        <w:t>18.2.</w:t>
      </w:r>
      <w:r>
        <w:rPr>
          <w:rFonts w:ascii="宋体" w:hAnsi="宋体"/>
          <w:szCs w:val="21"/>
        </w:rPr>
        <w:t>3</w:t>
      </w:r>
      <w:r>
        <w:rPr>
          <w:rFonts w:hint="eastAsia" w:ascii="宋体" w:hAnsi="宋体"/>
          <w:szCs w:val="21"/>
        </w:rPr>
        <w:t>对照招标文件技术规格，逐条说明投标技术方案已对采购人的技术规格做出了实质性的响应，或申明与技术规格条文的偏差和例外。投标人应详细说明投标技术方案中产品的具体参数，不得不合理照搬照抄招标文件的技术要求。</w:t>
      </w:r>
    </w:p>
    <w:p>
      <w:pPr>
        <w:ind w:firstLine="411" w:firstLineChars="196"/>
        <w:rPr>
          <w:rFonts w:ascii="宋体" w:hAnsi="宋体"/>
          <w:szCs w:val="21"/>
        </w:rPr>
      </w:pPr>
      <w:r>
        <w:rPr>
          <w:rFonts w:hint="eastAsia" w:ascii="宋体" w:hAnsi="宋体"/>
          <w:szCs w:val="21"/>
        </w:rPr>
        <w:t>18.2.4产品说明书或彩页应为制造商公布或出具的中文产品说明书或彩页；提供外文说明书或彩页的，必须同时提供加盖制造商公章的对应中文翻译说明，评标依据以中文翻译内容为准，外文说明书或彩页仅供参考；产品说明书或彩页的尺寸和</w:t>
      </w:r>
      <w:r>
        <w:rPr>
          <w:rFonts w:hint="eastAsia"/>
        </w:rPr>
        <w:t>清晰度要求能够使用电脑阅读、识别和判断</w:t>
      </w:r>
      <w:r>
        <w:rPr>
          <w:rFonts w:hint="eastAsia" w:ascii="宋体" w:hAnsi="宋体"/>
          <w:szCs w:val="21"/>
        </w:rPr>
        <w:t>；</w:t>
      </w:r>
    </w:p>
    <w:p>
      <w:pPr>
        <w:ind w:firstLine="411" w:firstLineChars="196"/>
        <w:rPr>
          <w:rFonts w:ascii="宋体" w:hAnsi="宋体"/>
          <w:szCs w:val="21"/>
        </w:rPr>
      </w:pPr>
      <w:r>
        <w:rPr>
          <w:rFonts w:hint="eastAsia" w:ascii="宋体" w:hAnsi="宋体"/>
          <w:szCs w:val="21"/>
        </w:rPr>
        <w:t>18.2.5我国政府机构出具的产品检验和核准证件应为证件正面、背面和附件标注的全部具体内容；产品检验和核准证件的尺寸和清晰度应该能够在电脑上被阅读、识别和判断，提供原件扫描件。</w:t>
      </w:r>
    </w:p>
    <w:p>
      <w:pPr>
        <w:ind w:firstLine="411" w:firstLineChars="196"/>
        <w:rPr>
          <w:rFonts w:ascii="宋体" w:hAnsi="宋体"/>
          <w:szCs w:val="21"/>
        </w:rPr>
      </w:pPr>
      <w:r>
        <w:rPr>
          <w:rFonts w:hint="eastAsia" w:ascii="宋体" w:hAnsi="宋体"/>
          <w:szCs w:val="21"/>
        </w:rPr>
        <w:t>18.3相关资料不符合18.2款要求的，评审委员会有权认定为投标技术方案不合格响应，其相关分数予以扣减或作投标无效处理。</w:t>
      </w:r>
    </w:p>
    <w:p>
      <w:pPr>
        <w:ind w:firstLine="411" w:firstLineChars="196"/>
        <w:rPr>
          <w:rFonts w:ascii="宋体" w:hAnsi="宋体"/>
          <w:szCs w:val="21"/>
        </w:rPr>
      </w:pPr>
      <w:r>
        <w:rPr>
          <w:rFonts w:ascii="宋体" w:hAnsi="宋体"/>
          <w:szCs w:val="21"/>
        </w:rPr>
        <w:t>1</w:t>
      </w:r>
      <w:r>
        <w:rPr>
          <w:rFonts w:hint="eastAsia" w:ascii="宋体" w:hAnsi="宋体"/>
          <w:szCs w:val="21"/>
        </w:rPr>
        <w:t>8</w:t>
      </w:r>
      <w:r>
        <w:rPr>
          <w:rFonts w:ascii="宋体" w:hAnsi="宋体"/>
          <w:szCs w:val="21"/>
        </w:rPr>
        <w:t>.</w:t>
      </w:r>
      <w:r>
        <w:rPr>
          <w:rFonts w:hint="eastAsia" w:ascii="宋体" w:hAnsi="宋体"/>
          <w:szCs w:val="21"/>
        </w:rPr>
        <w:t>4投标人在阐述上述第18.2时应注意采购人在技术规格中指出的工艺、材料和设备的标准以及参照的牌号或分类号仅起说明作用，并没有任何限制性。投标人在投标中可以选用替代标准、牌号或分类号，但这些替代要实质上满足招标文件中技术规格的要求，是否</w:t>
      </w:r>
      <w:r>
        <w:rPr>
          <w:rFonts w:hint="eastAsia"/>
        </w:rPr>
        <w:t>满足要求</w:t>
      </w:r>
      <w:r>
        <w:rPr>
          <w:rFonts w:hint="eastAsia" w:ascii="宋体" w:hAnsi="宋体"/>
          <w:szCs w:val="21"/>
        </w:rPr>
        <w:t>，由评审委员会来评判。</w:t>
      </w:r>
    </w:p>
    <w:p>
      <w:pPr>
        <w:ind w:firstLine="411" w:firstLineChars="196"/>
        <w:rPr>
          <w:rFonts w:ascii="宋体" w:hAnsi="宋体"/>
          <w:szCs w:val="21"/>
        </w:rPr>
      </w:pPr>
      <w:r>
        <w:rPr>
          <w:rFonts w:hint="eastAsia" w:ascii="宋体" w:hAnsi="宋体"/>
          <w:szCs w:val="21"/>
        </w:rPr>
        <w:t>18.5除非另有规定或说明，投标人对同一项目投标时，不得同时提供两套或两套以上的投标方案。</w:t>
      </w:r>
    </w:p>
    <w:bookmarkEnd w:id="90"/>
    <w:p>
      <w:pPr>
        <w:rPr>
          <w:rFonts w:ascii="黑体" w:hAnsi="宋体" w:eastAsia="黑体"/>
          <w:sz w:val="24"/>
        </w:rPr>
      </w:pPr>
      <w:r>
        <w:rPr>
          <w:rFonts w:hint="eastAsia" w:ascii="黑体" w:hAnsi="宋体" w:eastAsia="黑体"/>
          <w:sz w:val="24"/>
        </w:rPr>
        <w:t>19．</w:t>
      </w:r>
      <w:bookmarkStart w:id="91" w:name="_Hlk72402034"/>
      <w:r>
        <w:rPr>
          <w:rFonts w:hint="eastAsia" w:ascii="黑体" w:hAnsi="宋体" w:eastAsia="黑体"/>
          <w:sz w:val="24"/>
        </w:rPr>
        <w:t>投标文件其他证明文件的要求</w:t>
      </w:r>
    </w:p>
    <w:p>
      <w:pPr>
        <w:rPr>
          <w:rFonts w:ascii="宋体" w:hAnsi="宋体"/>
          <w:color w:val="FF0000"/>
          <w:szCs w:val="21"/>
        </w:rPr>
      </w:pPr>
      <w:r>
        <w:rPr>
          <w:rFonts w:hint="eastAsia" w:ascii="宋体" w:hAnsi="宋体"/>
          <w:szCs w:val="21"/>
        </w:rPr>
        <w:t>19.1采用综合评分法的项目，对项目招标文件《评标信息》评分项中涉及的相关业绩、社保情况等内容以及《资格性审查表》和《符合性审查表》中涉及的证明材料，投标人应提供相关部门出具的证明材料扫描件或照片，原件备查。有关扫描件（或照片）的尺寸和清晰度要求能够使用电脑阅读、识别和判断。若投标人未按要求提供证明材料或提供的是部分证明材料或提供不清晰的扫描件（或照片）的，评审委员会有权认定其投标文件未对招标文件有关需求进行响应，涉及资格性检查或符合性检查的予以投标无效处理，涉及《评标信息》打分项的则该项评分予以0分处理。评审委员会对供应商投标资料是否异常、是否有效问题进行核查和判定，如认为供应商投标资料有异常或无效的，若涉及资格性审查或符合性审查条款的，则应作投标无效处理；若涉及评分的，则作不得分处理。</w:t>
      </w:r>
      <w:bookmarkStart w:id="92" w:name="_Hlk71407299"/>
    </w:p>
    <w:bookmarkEnd w:id="92"/>
    <w:p>
      <w:pPr>
        <w:ind w:firstLine="411" w:firstLineChars="196"/>
        <w:rPr>
          <w:rFonts w:ascii="宋体" w:hAnsi="宋体"/>
          <w:szCs w:val="21"/>
        </w:rPr>
      </w:pPr>
      <w:r>
        <w:rPr>
          <w:rFonts w:hint="eastAsia" w:ascii="宋体" w:hAnsi="宋体"/>
          <w:szCs w:val="21"/>
        </w:rPr>
        <w:t>19.2本项目涉及提供的有关资质（资格）证书，若原有资质（资格）证书处于年审期间，须提供证书颁发部门提供的回执，并且回执须证明该证书依然有效（若在法规范围不需提供的，供应商应做书面说明并提供证明文件，否则该证书无效），则该投标人提供年审证明的可按原资质（资格）投标；若投标人正在申报上一级别资质（资格），在未获批准之前，仍按原级别资质（资格）投标。</w:t>
      </w:r>
    </w:p>
    <w:p>
      <w:pPr>
        <w:rPr>
          <w:rFonts w:ascii="黑体" w:hAnsi="宋体" w:eastAsia="黑体"/>
          <w:sz w:val="24"/>
        </w:rPr>
      </w:pPr>
      <w:r>
        <w:rPr>
          <w:rFonts w:hint="eastAsia" w:ascii="黑体" w:hAnsi="宋体" w:eastAsia="黑体"/>
          <w:sz w:val="24"/>
        </w:rPr>
        <w:t>20．投标有效期</w:t>
      </w:r>
    </w:p>
    <w:bookmarkEnd w:id="91"/>
    <w:p>
      <w:pPr>
        <w:ind w:firstLine="411" w:firstLineChars="196"/>
        <w:rPr>
          <w:rFonts w:ascii="宋体" w:hAnsi="宋体"/>
          <w:szCs w:val="21"/>
        </w:rPr>
      </w:pPr>
      <w:bookmarkStart w:id="93" w:name="_Hlk72402214"/>
      <w:r>
        <w:rPr>
          <w:rFonts w:hint="eastAsia" w:ascii="宋体" w:hAnsi="宋体"/>
          <w:szCs w:val="21"/>
        </w:rPr>
        <w:t>20.1 投标有效期为</w:t>
      </w:r>
      <w:r>
        <w:rPr>
          <w:rFonts w:hint="eastAsia" w:ascii="Arial" w:hAnsi="Arial" w:cs="Arial"/>
          <w:szCs w:val="21"/>
        </w:rPr>
        <w:t>从投标截止之日算起的日历天数。</w:t>
      </w:r>
      <w:r>
        <w:rPr>
          <w:rFonts w:hint="eastAsia" w:ascii="宋体" w:hAnsi="宋体"/>
          <w:szCs w:val="21"/>
        </w:rPr>
        <w:t>在此期限内，所有投标文件均保持有效。</w:t>
      </w:r>
    </w:p>
    <w:p>
      <w:pPr>
        <w:ind w:firstLine="411" w:firstLineChars="196"/>
        <w:rPr>
          <w:rFonts w:ascii="宋体" w:hAnsi="宋体"/>
          <w:szCs w:val="21"/>
        </w:rPr>
      </w:pPr>
      <w:r>
        <w:rPr>
          <w:rFonts w:hint="eastAsia" w:ascii="宋体" w:hAnsi="宋体"/>
          <w:szCs w:val="21"/>
        </w:rPr>
        <w:t>20.2 在特殊情况下，政府集中采购机构在原定的投标有效期满之前，政府集中采购机构可以根据需要以书面形式（包括政府集中采购机构网站公开发布方式）向投标人提出延长投标有效期的要求，对此要求投标人须以书面形式予以答复，投标人可以拒绝政府集中采购机构此项要求，其投标在原投标有效期满后不再有效。同意延长投标有效期的投标人不能要求也不允许修改其投标文件。</w:t>
      </w:r>
    </w:p>
    <w:p>
      <w:pPr>
        <w:ind w:firstLine="411" w:firstLineChars="196"/>
        <w:rPr>
          <w:rFonts w:ascii="宋体" w:hAnsi="宋体"/>
          <w:szCs w:val="21"/>
        </w:rPr>
      </w:pPr>
      <w:r>
        <w:rPr>
          <w:rFonts w:hint="eastAsia" w:ascii="宋体" w:hAnsi="宋体"/>
          <w:szCs w:val="21"/>
        </w:rPr>
        <w:t>20</w:t>
      </w:r>
      <w:r>
        <w:rPr>
          <w:rFonts w:ascii="宋体" w:hAnsi="宋体"/>
          <w:szCs w:val="21"/>
        </w:rPr>
        <w:t>.3</w:t>
      </w:r>
      <w:r>
        <w:rPr>
          <w:rFonts w:hint="eastAsia" w:ascii="宋体" w:hAnsi="宋体"/>
          <w:szCs w:val="21"/>
        </w:rPr>
        <w:t xml:space="preserve"> 中标供应商的投标文件有效期，截止于完成本招标文件规定的全部项目内容，并通过竣工验收及保修期结束。</w:t>
      </w:r>
    </w:p>
    <w:bookmarkEnd w:id="93"/>
    <w:p>
      <w:pPr>
        <w:rPr>
          <w:rFonts w:ascii="黑体" w:hAnsi="宋体" w:eastAsia="黑体"/>
          <w:sz w:val="24"/>
        </w:rPr>
      </w:pPr>
      <w:r>
        <w:rPr>
          <w:rFonts w:hint="eastAsia" w:ascii="黑体" w:hAnsi="宋体" w:eastAsia="黑体"/>
          <w:sz w:val="24"/>
        </w:rPr>
        <w:t>21．</w:t>
      </w:r>
      <w:bookmarkStart w:id="94" w:name="_Hlk72402325"/>
      <w:r>
        <w:rPr>
          <w:rFonts w:hint="eastAsia" w:ascii="黑体" w:hAnsi="宋体" w:eastAsia="黑体"/>
          <w:sz w:val="24"/>
        </w:rPr>
        <w:t xml:space="preserve">关于投标保证金 </w:t>
      </w:r>
    </w:p>
    <w:p>
      <w:pPr>
        <w:rPr>
          <w:rFonts w:ascii="宋体" w:hAnsi="宋体"/>
          <w:szCs w:val="21"/>
        </w:rPr>
      </w:pPr>
      <w:r>
        <w:rPr>
          <w:rFonts w:hint="eastAsia" w:ascii="宋体" w:hAnsi="宋体"/>
          <w:szCs w:val="21"/>
        </w:rPr>
        <w:t xml:space="preserve">    21.1 </w:t>
      </w:r>
      <w:r>
        <w:rPr>
          <w:rFonts w:hint="eastAsia"/>
        </w:rPr>
        <w:t>根据《</w:t>
      </w:r>
      <w:r>
        <w:t>深圳市财政局关于明确政府采购保证金管理工作的通知</w:t>
      </w:r>
      <w:r>
        <w:rPr>
          <w:rFonts w:hint="eastAsia"/>
        </w:rPr>
        <w:t>》（深财购[</w:t>
      </w:r>
      <w:r>
        <w:t>2019]42</w:t>
      </w:r>
      <w:r>
        <w:rPr>
          <w:rFonts w:hint="eastAsia"/>
        </w:rPr>
        <w:t>号）文的规定，本项目不收取投标保证金。</w:t>
      </w:r>
    </w:p>
    <w:p>
      <w:pPr>
        <w:rPr>
          <w:rFonts w:ascii="黑体" w:hAnsi="宋体" w:eastAsia="黑体"/>
          <w:sz w:val="24"/>
        </w:rPr>
      </w:pPr>
      <w:r>
        <w:rPr>
          <w:rFonts w:hint="eastAsia" w:ascii="黑体" w:hAnsi="宋体" w:eastAsia="黑体"/>
          <w:sz w:val="24"/>
        </w:rPr>
        <w:t>22．投标人的替代方案</w:t>
      </w:r>
    </w:p>
    <w:p>
      <w:pPr>
        <w:ind w:firstLine="411" w:firstLineChars="196"/>
        <w:rPr>
          <w:rFonts w:ascii="宋体" w:hAnsi="宋体"/>
          <w:szCs w:val="21"/>
        </w:rPr>
      </w:pPr>
      <w:r>
        <w:rPr>
          <w:rFonts w:hint="eastAsia" w:ascii="宋体" w:hAnsi="宋体"/>
          <w:szCs w:val="21"/>
        </w:rPr>
        <w:t>22.1投标人所提交的投标文件应完全满足招标文件（包括图纸和技术规范所示的基本技术设计）的要求。除非项目明确允许投标人提交替代方案，否则投标人有关替代方案的条款将初审不通过，作投标无效处理。</w:t>
      </w:r>
    </w:p>
    <w:p>
      <w:pPr>
        <w:ind w:firstLine="411" w:firstLineChars="196"/>
        <w:rPr>
          <w:rFonts w:ascii="宋体" w:hAnsi="宋体"/>
          <w:szCs w:val="21"/>
        </w:rPr>
      </w:pPr>
      <w:r>
        <w:rPr>
          <w:rFonts w:hint="eastAsia" w:ascii="宋体" w:hAnsi="宋体"/>
          <w:szCs w:val="21"/>
        </w:rPr>
        <w:t>22.2 如果允许投标人提交替代方案，则准备提交替代方案的投标人除应提交一份满足招标文件（包括图纸和技术规范所示的基本技术设计）要求的投标文件外，还应提交需评审其替代方案所需的全部资料，包括项目方案书、技术规范、替代方案报价书、所建议的项目方案及有关的其它详细资料。</w:t>
      </w:r>
    </w:p>
    <w:bookmarkEnd w:id="94"/>
    <w:p>
      <w:pPr>
        <w:rPr>
          <w:rFonts w:ascii="黑体" w:hAnsi="宋体" w:eastAsia="黑体"/>
          <w:sz w:val="24"/>
        </w:rPr>
      </w:pPr>
      <w:r>
        <w:rPr>
          <w:rFonts w:hint="eastAsia" w:ascii="黑体" w:hAnsi="宋体" w:eastAsia="黑体"/>
          <w:sz w:val="24"/>
        </w:rPr>
        <w:t>23．</w:t>
      </w:r>
      <w:bookmarkStart w:id="95" w:name="_Hlk72402860"/>
      <w:r>
        <w:rPr>
          <w:rFonts w:ascii="黑体" w:hAnsi="宋体" w:eastAsia="黑体"/>
          <w:sz w:val="24"/>
        </w:rPr>
        <w:t>投标文件的</w:t>
      </w:r>
      <w:r>
        <w:rPr>
          <w:rFonts w:hint="eastAsia" w:ascii="黑体" w:hAnsi="宋体" w:eastAsia="黑体"/>
          <w:sz w:val="24"/>
        </w:rPr>
        <w:t>制作</w:t>
      </w:r>
      <w:r>
        <w:rPr>
          <w:rFonts w:ascii="黑体" w:hAnsi="宋体" w:eastAsia="黑体"/>
          <w:sz w:val="24"/>
        </w:rPr>
        <w:t>要求</w:t>
      </w:r>
    </w:p>
    <w:p>
      <w:pPr>
        <w:ind w:firstLine="411" w:firstLineChars="196"/>
        <w:rPr>
          <w:rFonts w:ascii="宋体" w:hAnsi="宋体"/>
        </w:rPr>
      </w:pPr>
      <w:r>
        <w:rPr>
          <w:rFonts w:hint="eastAsia" w:ascii="宋体" w:hAnsi="宋体"/>
        </w:rPr>
        <w:t>23.1投标人应准备所投项目的电子投标文件一份。此电子投标文件须由投标人根据政府集中采购机构提供的后缀名为.szczf的电子招标文件，下载并使用相应的深圳智慧采购平台投标文件制作专用软件打开招标文件（.szczf格式）【下载地址：</w:t>
      </w:r>
      <w:r>
        <w:rPr>
          <w:rFonts w:hint="eastAsia"/>
        </w:rPr>
        <w:t>http://zfcg.szggzy.com:8081/cgxy/013002/20210923/173e0b2c-7a4c-4246-a0c7-e0ea75d84dd6.html</w:t>
      </w:r>
      <w:r>
        <w:rPr>
          <w:rFonts w:hint="eastAsia" w:ascii="宋体" w:hAnsi="宋体"/>
        </w:rPr>
        <w:t>】。</w:t>
      </w:r>
    </w:p>
    <w:p>
      <w:pPr>
        <w:ind w:firstLine="411" w:firstLineChars="196"/>
        <w:rPr>
          <w:rFonts w:ascii="宋体" w:hAnsi="宋体"/>
        </w:rPr>
      </w:pPr>
      <w:r>
        <w:rPr>
          <w:rFonts w:hint="eastAsia" w:ascii="宋体" w:hAnsi="宋体"/>
        </w:rPr>
        <w:t>23.2投标人在使用《投标文件制作软件》编制投标书时须注意：</w:t>
      </w:r>
    </w:p>
    <w:p>
      <w:pPr>
        <w:ind w:firstLine="411" w:firstLineChars="196"/>
        <w:rPr>
          <w:rFonts w:ascii="宋体" w:hAnsi="宋体"/>
        </w:rPr>
      </w:pPr>
      <w:r>
        <w:rPr>
          <w:rFonts w:hint="eastAsia" w:ascii="宋体" w:hAnsi="宋体"/>
        </w:rPr>
        <w:t>23.2.1导入《投标文件制作软件》的招标文件项目编号、包号应与以此制作的投标文件项目编号、包号一致。例如，不能将甲项目A包的招标书导入《投标文件制作软件》，制作乙项目B包的投标书。</w:t>
      </w:r>
    </w:p>
    <w:p>
      <w:pPr>
        <w:ind w:firstLine="411" w:firstLineChars="196"/>
        <w:rPr>
          <w:rFonts w:ascii="宋体" w:hAnsi="宋体"/>
        </w:rPr>
      </w:pPr>
      <w:r>
        <w:rPr>
          <w:rFonts w:hint="eastAsia" w:ascii="宋体" w:hAnsi="宋体"/>
        </w:rPr>
        <w:t>23.2.2不能用非本公司的电子密钥加密本公司的投标文件，或者用其它公司的登录用户上传本公司的投标文件。</w:t>
      </w:r>
    </w:p>
    <w:p>
      <w:pPr>
        <w:ind w:firstLine="411" w:firstLineChars="196"/>
        <w:rPr>
          <w:rFonts w:ascii="宋体" w:hAnsi="宋体"/>
        </w:rPr>
      </w:pPr>
      <w:r>
        <w:rPr>
          <w:rFonts w:hint="eastAsia" w:ascii="宋体" w:hAnsi="宋体"/>
        </w:rPr>
        <w:t>23.2.3要求用《投标文件制作软件》编制投标书的包，不能用其它方式编制投标书。编制投标文件时，电脑须连通互联网。</w:t>
      </w:r>
    </w:p>
    <w:p>
      <w:pPr>
        <w:ind w:firstLine="411" w:firstLineChars="196"/>
        <w:rPr>
          <w:rFonts w:ascii="宋体" w:hAnsi="宋体"/>
        </w:rPr>
      </w:pPr>
      <w:r>
        <w:rPr>
          <w:rFonts w:hint="eastAsia" w:ascii="宋体" w:hAnsi="宋体"/>
        </w:rPr>
        <w:t>23.2.4投标文件不能带病毒。政府集中采购机构将用专业杀毒软件对投标文件进行病毒检测，如果这两种软件均报告发现病毒，则政府集中采购机构认为该投标文件带病毒。</w:t>
      </w:r>
    </w:p>
    <w:p>
      <w:pPr>
        <w:ind w:firstLine="411" w:firstLineChars="196"/>
        <w:rPr>
          <w:rFonts w:ascii="宋体" w:hAnsi="宋体"/>
        </w:rPr>
      </w:pPr>
      <w:r>
        <w:rPr>
          <w:rFonts w:hint="eastAsia" w:ascii="宋体" w:hAnsi="宋体"/>
        </w:rPr>
        <w:t>23.2.5完整填写“投标关键信息”，如下图所示：</w:t>
      </w:r>
    </w:p>
    <w:p>
      <w:pPr>
        <w:ind w:firstLine="411" w:firstLineChars="196"/>
        <w:rPr>
          <w:rFonts w:ascii="宋体" w:hAnsi="宋体"/>
        </w:rPr>
      </w:pPr>
      <w:r>
        <w:rPr>
          <w:rFonts w:ascii="宋体" w:hAnsi="宋体"/>
        </w:rPr>
        <w:drawing>
          <wp:inline distT="0" distB="0" distL="0" distR="0">
            <wp:extent cx="5278755" cy="2721610"/>
            <wp:effectExtent l="0" t="0" r="0" b="2540"/>
            <wp:docPr id="6" name="图片 6"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图形用户界面, 应用程序&#10;&#10;描述已自动生成"/>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a:xfrm>
                      <a:off x="0" y="0"/>
                      <a:ext cx="5278755" cy="2721610"/>
                    </a:xfrm>
                    <a:prstGeom prst="rect">
                      <a:avLst/>
                    </a:prstGeom>
                    <a:noFill/>
                    <a:ln>
                      <a:noFill/>
                    </a:ln>
                  </pic:spPr>
                </pic:pic>
              </a:graphicData>
            </a:graphic>
          </wp:inline>
        </w:drawing>
      </w:r>
    </w:p>
    <w:p>
      <w:pPr>
        <w:ind w:firstLine="413" w:firstLineChars="196"/>
        <w:rPr>
          <w:rFonts w:ascii="宋体" w:hAnsi="宋体"/>
          <w:b/>
        </w:rPr>
      </w:pPr>
      <w:r>
        <w:rPr>
          <w:rFonts w:hint="eastAsia" w:ascii="宋体" w:hAnsi="宋体"/>
          <w:b/>
        </w:rPr>
        <w:t>备注：上述“开标一览表”中的“投标报价”将作为价格分计算依据；其它信息仅是对投标文件相关内容的概括性表述，不作为评审依据。</w:t>
      </w:r>
    </w:p>
    <w:p>
      <w:pPr>
        <w:ind w:firstLine="411" w:firstLineChars="196"/>
        <w:rPr>
          <w:rFonts w:ascii="宋体" w:hAnsi="宋体"/>
        </w:rPr>
      </w:pPr>
      <w:r>
        <w:rPr>
          <w:rFonts w:hint="eastAsia" w:ascii="宋体" w:hAnsi="宋体"/>
        </w:rPr>
        <w:t>23.2.6投标人在编辑投标文件时，</w:t>
      </w:r>
      <w:r>
        <w:rPr>
          <w:rFonts w:hint="eastAsia" w:ascii="宋体" w:hAnsi="宋体"/>
          <w:b/>
        </w:rPr>
        <w:t>在投标文件目录中属于本节点内容的必须在本节点中填写，填写到其他节点或附件，</w:t>
      </w:r>
      <w:r>
        <w:rPr>
          <w:rFonts w:hint="eastAsia" w:ascii="宋体" w:hAnsi="宋体"/>
        </w:rPr>
        <w:t>一切后果由供应商自行承担。</w:t>
      </w:r>
    </w:p>
    <w:p>
      <w:pPr>
        <w:ind w:firstLine="411" w:firstLineChars="196"/>
        <w:rPr>
          <w:rFonts w:ascii="宋体" w:hAnsi="宋体"/>
        </w:rPr>
      </w:pPr>
      <w:r>
        <w:rPr>
          <w:rFonts w:hint="eastAsia" w:ascii="宋体" w:hAnsi="宋体"/>
        </w:rPr>
        <w:t>23.2.7投标文件编写完成后，</w:t>
      </w:r>
      <w:r>
        <w:rPr>
          <w:rFonts w:hint="eastAsia" w:ascii="宋体" w:hAnsi="宋体"/>
          <w:b/>
        </w:rPr>
        <w:t>必须用属于投标人的电子密钥进行加密，否则视同未盖公章，将导致投标文件无效。</w:t>
      </w:r>
    </w:p>
    <w:p>
      <w:pPr>
        <w:ind w:firstLine="411" w:firstLineChars="196"/>
        <w:rPr>
          <w:rFonts w:ascii="宋体" w:hAnsi="宋体"/>
        </w:rPr>
      </w:pPr>
      <w:r>
        <w:rPr>
          <w:rFonts w:hint="eastAsia" w:ascii="宋体" w:hAnsi="宋体"/>
        </w:rPr>
        <w:t>23.2.8政府集中采购机构不接受投标截止时间后递交的纸质、电子、传真等所有形式的投标文件。由于对网上政府采购系统操作不熟悉或自身电脑、网络等原因导致不能在投标截止时间之前上传投标文件，政府集中采购机构概不负责。建议于开标前一个工作日完成投标文件的制作与上传，如上传确有困难，请及时咨询。</w:t>
      </w:r>
    </w:p>
    <w:p>
      <w:pPr>
        <w:ind w:firstLine="411" w:firstLineChars="196"/>
        <w:rPr>
          <w:rFonts w:ascii="宋体" w:hAnsi="宋体"/>
        </w:rPr>
      </w:pPr>
      <w:r>
        <w:rPr>
          <w:rFonts w:hint="eastAsia" w:ascii="宋体" w:hAnsi="宋体"/>
        </w:rPr>
        <w:t>23.2.9如果开标时出现网络故障、技术故障，影响了政府采购活动，政府集中采购机构有权采取措施如延期、接受无法从网上上传的投标书等，以保障政府采购活动的公开、公平和公正。</w:t>
      </w:r>
    </w:p>
    <w:p>
      <w:pPr>
        <w:ind w:firstLine="411" w:firstLineChars="196"/>
        <w:rPr>
          <w:rFonts w:ascii="宋体" w:hAnsi="宋体"/>
        </w:rPr>
      </w:pPr>
      <w:r>
        <w:rPr>
          <w:rFonts w:hint="eastAsia" w:ascii="宋体" w:hAnsi="宋体"/>
        </w:rPr>
        <w:t>23.3电报、电话、传真形式的投标概不接受。</w:t>
      </w:r>
    </w:p>
    <w:p>
      <w:pPr>
        <w:ind w:firstLine="413" w:firstLineChars="196"/>
        <w:rPr>
          <w:rFonts w:ascii="宋体" w:hAnsi="宋体"/>
          <w:b/>
        </w:rPr>
      </w:pPr>
      <w:r>
        <w:rPr>
          <w:rFonts w:hint="eastAsia" w:ascii="宋体" w:hAnsi="宋体"/>
          <w:b/>
        </w:rPr>
        <w:t>23.4经投标人电子密钥加密的投标文件无须盖章或签字，</w:t>
      </w:r>
      <w:r>
        <w:rPr>
          <w:rFonts w:hint="eastAsia" w:ascii="宋体" w:hAnsi="宋体"/>
        </w:rPr>
        <w:t>专用条款另有要求的除外。</w:t>
      </w:r>
    </w:p>
    <w:p>
      <w:pPr>
        <w:ind w:firstLine="413" w:firstLineChars="196"/>
        <w:rPr>
          <w:rFonts w:ascii="宋体" w:hAnsi="宋体"/>
        </w:rPr>
      </w:pPr>
      <w:r>
        <w:rPr>
          <w:rFonts w:hint="eastAsia" w:ascii="宋体" w:hAnsi="宋体"/>
          <w:b/>
        </w:rPr>
        <w:t>23.5</w:t>
      </w:r>
      <w:r>
        <w:rPr>
          <w:rFonts w:hint="eastAsia" w:ascii="宋体" w:hAnsi="宋体"/>
        </w:rPr>
        <w:t xml:space="preserve"> 各类资格（资质）文件提供扫描件，专用条款另有要求的除外。</w:t>
      </w:r>
      <w:bookmarkEnd w:id="95"/>
    </w:p>
    <w:p>
      <w:pPr>
        <w:pStyle w:val="7"/>
        <w:numPr>
          <w:ilvl w:val="0"/>
          <w:numId w:val="10"/>
        </w:numPr>
        <w:spacing w:before="120" w:beforeLines="50" w:after="120" w:afterLines="50"/>
        <w:ind w:left="562" w:hanging="562"/>
        <w:rPr>
          <w:sz w:val="28"/>
          <w:szCs w:val="28"/>
        </w:rPr>
      </w:pPr>
      <w:r>
        <w:rPr>
          <w:rFonts w:hint="eastAsia"/>
          <w:sz w:val="28"/>
          <w:szCs w:val="28"/>
        </w:rPr>
        <w:t>投标文件的递交</w:t>
      </w:r>
      <w:bookmarkStart w:id="96" w:name="_Hlk72405459"/>
    </w:p>
    <w:p>
      <w:pPr>
        <w:rPr>
          <w:rFonts w:ascii="黑体" w:hAnsi="宋体" w:eastAsia="黑体"/>
          <w:sz w:val="24"/>
        </w:rPr>
      </w:pPr>
      <w:r>
        <w:rPr>
          <w:rFonts w:hint="eastAsia" w:ascii="黑体" w:hAnsi="宋体" w:eastAsia="黑体"/>
          <w:sz w:val="24"/>
        </w:rPr>
        <w:t>24．投标书的保密</w:t>
      </w:r>
    </w:p>
    <w:p>
      <w:pPr>
        <w:ind w:firstLine="411" w:firstLineChars="196"/>
        <w:rPr>
          <w:rFonts w:ascii="宋体" w:hAnsi="宋体"/>
        </w:rPr>
      </w:pPr>
      <w:r>
        <w:rPr>
          <w:rFonts w:hint="eastAsia" w:ascii="宋体" w:hAnsi="宋体"/>
        </w:rPr>
        <w:t>24.1在投标文件制作完成后，在投标文件制作软件点击【生成标书】按钮进入【填写开标一览表界面】界面，在该界面填写完开标一览表信息后点击【确定】，进入投标文件生成环节。投标文件制作软件会在投标文件生成过程中，提示用户输入密码，输入密码后对标文件自动进行加密，此加密程序确保投标文件在到达开标时间后才能解密查看。在加密过程中，请按照软件提示进行操作。加密操作界面如下图所示：</w:t>
      </w:r>
    </w:p>
    <w:p>
      <w:pPr>
        <w:ind w:firstLine="411" w:firstLineChars="196"/>
        <w:rPr>
          <w:rFonts w:ascii="宋体" w:hAnsi="宋体"/>
        </w:rPr>
      </w:pPr>
      <w:r>
        <w:rPr>
          <w:rFonts w:ascii="宋体" w:hAnsi="宋体"/>
        </w:rPr>
        <w:drawing>
          <wp:inline distT="0" distB="0" distL="0" distR="0">
            <wp:extent cx="5278755" cy="2721610"/>
            <wp:effectExtent l="0" t="0" r="0" b="2540"/>
            <wp:docPr id="7" name="图片 7"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图形用户界面, 应用程序&#10;&#10;描述已自动生成"/>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a:xfrm>
                      <a:off x="0" y="0"/>
                      <a:ext cx="5278755" cy="2721610"/>
                    </a:xfrm>
                    <a:prstGeom prst="rect">
                      <a:avLst/>
                    </a:prstGeom>
                    <a:noFill/>
                    <a:ln>
                      <a:noFill/>
                    </a:ln>
                  </pic:spPr>
                </pic:pic>
              </a:graphicData>
            </a:graphic>
          </wp:inline>
        </w:drawing>
      </w:r>
    </w:p>
    <w:p>
      <w:pPr>
        <w:ind w:firstLine="411" w:firstLineChars="196"/>
        <w:rPr>
          <w:rFonts w:ascii="宋体" w:hAnsi="宋体"/>
        </w:rPr>
      </w:pPr>
      <w:r>
        <w:rPr>
          <w:rFonts w:hint="eastAsia" w:ascii="宋体" w:hAnsi="宋体"/>
        </w:rPr>
        <w:t>在投标文件制作软件点击【生成标书】按钮进入【填写开标一览表界面】界面，在该界面填写完开标一览表信息后点击【确定】，进入投标文件生成环节。</w:t>
      </w:r>
      <w:r>
        <w:rPr>
          <w:rFonts w:ascii="宋体" w:hAnsi="宋体"/>
        </w:rPr>
        <w:drawing>
          <wp:inline distT="0" distB="0" distL="0" distR="0">
            <wp:extent cx="5278755" cy="2732405"/>
            <wp:effectExtent l="0" t="0" r="0" b="0"/>
            <wp:docPr id="8" name="图片 8" descr="图形用户界面&#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图形用户界面&#10;&#10;描述已自动生成"/>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a:xfrm>
                      <a:off x="0" y="0"/>
                      <a:ext cx="5278755" cy="2732405"/>
                    </a:xfrm>
                    <a:prstGeom prst="rect">
                      <a:avLst/>
                    </a:prstGeom>
                    <a:noFill/>
                    <a:ln>
                      <a:noFill/>
                    </a:ln>
                  </pic:spPr>
                </pic:pic>
              </a:graphicData>
            </a:graphic>
          </wp:inline>
        </w:drawing>
      </w:r>
    </w:p>
    <w:p>
      <w:pPr>
        <w:ind w:firstLine="411" w:firstLineChars="196"/>
        <w:rPr>
          <w:rFonts w:ascii="宋体" w:hAnsi="宋体"/>
        </w:rPr>
      </w:pPr>
      <w:r>
        <w:rPr>
          <w:rFonts w:hint="eastAsia" w:ascii="宋体" w:hAnsi="宋体"/>
        </w:rPr>
        <w:t>投标文件制作软件会在投标文件生成过程中，提示用户输入密码，输入密码后对投标文件自动进行加密。</w:t>
      </w:r>
    </w:p>
    <w:p>
      <w:pPr>
        <w:ind w:firstLine="422" w:firstLineChars="200"/>
        <w:rPr>
          <w:rFonts w:ascii="宋体" w:hAnsi="宋体"/>
          <w:b/>
        </w:rPr>
      </w:pPr>
      <w:r>
        <w:rPr>
          <w:rFonts w:hint="eastAsia" w:ascii="宋体" w:hAnsi="宋体"/>
          <w:b/>
        </w:rPr>
        <w:t>24.2若采购项目出现延期情况：</w:t>
      </w:r>
    </w:p>
    <w:p>
      <w:pPr>
        <w:ind w:firstLine="422" w:firstLineChars="200"/>
        <w:rPr>
          <w:rFonts w:ascii="黑体" w:hAnsi="宋体" w:eastAsia="黑体"/>
          <w:b/>
          <w:sz w:val="24"/>
        </w:rPr>
      </w:pPr>
      <w:r>
        <w:rPr>
          <w:rFonts w:hint="eastAsia" w:ascii="宋体" w:hAnsi="宋体"/>
          <w:b/>
        </w:rPr>
        <w:t>如果供下载的招标文件（后缀名为.</w:t>
      </w:r>
      <w:r>
        <w:rPr>
          <w:rFonts w:ascii="宋体" w:hAnsi="宋体"/>
          <w:b/>
        </w:rPr>
        <w:t>szczf</w:t>
      </w:r>
      <w:r>
        <w:rPr>
          <w:rFonts w:hint="eastAsia" w:ascii="宋体" w:hAnsi="宋体"/>
          <w:b/>
        </w:rPr>
        <w:t>）有更新，投标人必须重新下载招标文件、重新制作投标文件、重新加密投标文件、重新上传投标文件；如果供下载的招标文件（后缀名为.</w:t>
      </w:r>
      <w:r>
        <w:rPr>
          <w:rFonts w:ascii="宋体" w:hAnsi="宋体"/>
          <w:b/>
        </w:rPr>
        <w:t>szczf</w:t>
      </w:r>
      <w:r>
        <w:rPr>
          <w:rFonts w:hint="eastAsia" w:ascii="宋体" w:hAnsi="宋体"/>
          <w:b/>
        </w:rPr>
        <w:t>）没有更新，投标人必须重新加密投标文件、重新上传投标文件（是否重新制作投标文件根据项目实际情况定）。否则，投标人自行承担投标文件无法解密导致投标无效的后果。</w:t>
      </w:r>
    </w:p>
    <w:p>
      <w:pPr>
        <w:rPr>
          <w:rFonts w:ascii="黑体" w:hAnsi="宋体" w:eastAsia="黑体"/>
          <w:sz w:val="24"/>
        </w:rPr>
      </w:pPr>
      <w:r>
        <w:rPr>
          <w:rFonts w:hint="eastAsia" w:ascii="黑体" w:hAnsi="宋体" w:eastAsia="黑体"/>
          <w:sz w:val="24"/>
        </w:rPr>
        <w:t>25．上传投标文件及投标截止日期</w:t>
      </w:r>
    </w:p>
    <w:p>
      <w:pPr>
        <w:ind w:firstLine="411" w:firstLineChars="196"/>
        <w:rPr>
          <w:rFonts w:ascii="宋体" w:hAnsi="宋体"/>
        </w:rPr>
      </w:pPr>
      <w:r>
        <w:rPr>
          <w:rFonts w:hint="eastAsia" w:ascii="宋体" w:hAnsi="宋体"/>
        </w:rPr>
        <w:t>25</w:t>
      </w:r>
      <w:r>
        <w:rPr>
          <w:rFonts w:ascii="宋体" w:hAnsi="宋体"/>
        </w:rPr>
        <w:t>.</w:t>
      </w:r>
      <w:r>
        <w:rPr>
          <w:rFonts w:hint="eastAsia" w:ascii="宋体" w:hAnsi="宋体"/>
        </w:rPr>
        <w:t>1实行网上投标，</w:t>
      </w:r>
      <w:r>
        <w:rPr>
          <w:rFonts w:ascii="宋体" w:hAnsi="宋体"/>
        </w:rPr>
        <w:t>投标人必须</w:t>
      </w:r>
      <w:r>
        <w:rPr>
          <w:rFonts w:hint="eastAsia" w:ascii="宋体" w:hAnsi="宋体"/>
        </w:rPr>
        <w:t>在招标</w:t>
      </w:r>
      <w:r>
        <w:rPr>
          <w:rFonts w:ascii="宋体" w:hAnsi="宋体"/>
        </w:rPr>
        <w:t>文件规定的投标截止时间前</w:t>
      </w:r>
      <w:r>
        <w:rPr>
          <w:rFonts w:hint="eastAsia" w:ascii="宋体" w:hAnsi="宋体"/>
        </w:rPr>
        <w:t>用电子密钥登录“深圳政府采购智慧平台用户网上办事子系统（http://zfcg.szggzy.com:8081/TPBidder/memberLogin）”，用“【我的项目】→【项目流程】→【递交投标(应答)文件】”功能点上传投标文件。如上传过程中遇到问题，可拨打技术支持电话，联系方式：0755-88653300，转6。</w:t>
      </w:r>
    </w:p>
    <w:p>
      <w:pPr>
        <w:ind w:firstLine="411" w:firstLineChars="196"/>
        <w:rPr>
          <w:rFonts w:ascii="宋体" w:hAnsi="宋体"/>
        </w:rPr>
      </w:pPr>
      <w:r>
        <w:rPr>
          <w:rFonts w:hint="eastAsia" w:ascii="宋体" w:hAnsi="宋体"/>
        </w:rPr>
        <w:t>25.2政府集中采购机构可以按本通用条款第13条规定，通过修改招标文件自行决定酌情延长投标截止期。在此情况下，政府集中采购机构、采购人和投标人受投标截止期制约的所有权利和义务均应延长至新的截止期。</w:t>
      </w:r>
    </w:p>
    <w:p>
      <w:pPr>
        <w:ind w:firstLine="411" w:firstLineChars="196"/>
        <w:rPr>
          <w:rFonts w:ascii="宋体" w:hAnsi="宋体"/>
        </w:rPr>
      </w:pPr>
      <w:r>
        <w:rPr>
          <w:rFonts w:hint="eastAsia" w:ascii="宋体" w:hAnsi="宋体"/>
        </w:rPr>
        <w:t>25</w:t>
      </w:r>
      <w:r>
        <w:rPr>
          <w:rFonts w:ascii="宋体" w:hAnsi="宋体"/>
        </w:rPr>
        <w:t>.</w:t>
      </w:r>
      <w:r>
        <w:rPr>
          <w:rFonts w:hint="eastAsia" w:ascii="宋体" w:hAnsi="宋体"/>
        </w:rPr>
        <w:t>3投标截止时间以后不得上传投标文件。</w:t>
      </w:r>
    </w:p>
    <w:p>
      <w:pPr>
        <w:ind w:firstLine="411" w:firstLineChars="196"/>
        <w:rPr>
          <w:rFonts w:ascii="宋体" w:hAnsi="宋体"/>
        </w:rPr>
      </w:pPr>
      <w:r>
        <w:rPr>
          <w:rFonts w:hint="eastAsia" w:ascii="宋体" w:hAnsi="宋体"/>
        </w:rPr>
        <w:t>25.4.投标人须在开标当日的开标时间至解密截止时间内进行解密，逾期未解密的作无效处理。解密方法：登录“深圳政府采购智慧平台用户网上办事子系统（http://zfcg.szggzy.com:8081/TPBidder/memberLogin）”，使用本单位制作电子投标文件同一个电子密钥，在“【我的项目】→【项目流程】→【开标及解密】”进行在线解密、查询开标情况。</w:t>
      </w:r>
    </w:p>
    <w:bookmarkEnd w:id="96"/>
    <w:p>
      <w:pPr>
        <w:rPr>
          <w:rFonts w:ascii="黑体" w:hAnsi="宋体" w:eastAsia="黑体"/>
          <w:sz w:val="24"/>
        </w:rPr>
      </w:pPr>
      <w:r>
        <w:rPr>
          <w:rFonts w:hint="eastAsia" w:ascii="黑体" w:hAnsi="宋体" w:eastAsia="黑体"/>
          <w:sz w:val="24"/>
        </w:rPr>
        <w:t>26. 样品、演示、方案讲解</w:t>
      </w:r>
    </w:p>
    <w:p>
      <w:pPr>
        <w:ind w:firstLine="411" w:firstLineChars="196"/>
        <w:rPr>
          <w:rFonts w:ascii="宋体" w:hAnsi="宋体"/>
          <w:szCs w:val="21"/>
        </w:rPr>
      </w:pPr>
      <w:r>
        <w:rPr>
          <w:rFonts w:hint="eastAsia" w:ascii="宋体" w:hAnsi="宋体"/>
          <w:szCs w:val="21"/>
        </w:rPr>
        <w:t>26.1 样品、演示、方案讲解等事项在招标文件专用条款中进行规定。</w:t>
      </w:r>
    </w:p>
    <w:p>
      <w:pPr>
        <w:rPr>
          <w:rFonts w:ascii="黑体" w:hAnsi="宋体" w:eastAsia="黑体"/>
          <w:sz w:val="24"/>
        </w:rPr>
      </w:pPr>
      <w:bookmarkStart w:id="97" w:name="_Hlk72428346"/>
      <w:r>
        <w:rPr>
          <w:rFonts w:ascii="黑体" w:hAnsi="宋体" w:eastAsia="黑体"/>
          <w:sz w:val="24"/>
        </w:rPr>
        <w:t>2</w:t>
      </w:r>
      <w:r>
        <w:rPr>
          <w:rFonts w:hint="eastAsia" w:ascii="黑体" w:hAnsi="宋体" w:eastAsia="黑体"/>
          <w:sz w:val="24"/>
        </w:rPr>
        <w:t>7．</w:t>
      </w:r>
      <w:r>
        <w:rPr>
          <w:rFonts w:ascii="黑体" w:hAnsi="宋体" w:eastAsia="黑体"/>
          <w:sz w:val="24"/>
        </w:rPr>
        <w:t>投标文件的修改和撤销</w:t>
      </w:r>
    </w:p>
    <w:p>
      <w:pPr>
        <w:ind w:firstLine="411" w:firstLineChars="196"/>
        <w:rPr>
          <w:rFonts w:ascii="宋体" w:hAnsi="宋体"/>
        </w:rPr>
      </w:pPr>
      <w:r>
        <w:rPr>
          <w:rFonts w:ascii="宋体" w:hAnsi="宋体"/>
        </w:rPr>
        <w:t>2</w:t>
      </w:r>
      <w:r>
        <w:rPr>
          <w:rFonts w:hint="eastAsia" w:ascii="宋体" w:hAnsi="宋体"/>
        </w:rPr>
        <w:t>7</w:t>
      </w:r>
      <w:r>
        <w:rPr>
          <w:rFonts w:ascii="宋体" w:hAnsi="宋体"/>
        </w:rPr>
        <w:t>.</w:t>
      </w:r>
      <w:r>
        <w:rPr>
          <w:rFonts w:hint="eastAsia" w:ascii="宋体" w:hAnsi="宋体"/>
        </w:rPr>
        <w:t>1</w:t>
      </w:r>
      <w:r>
        <w:rPr>
          <w:rFonts w:ascii="宋体" w:hAnsi="宋体"/>
        </w:rPr>
        <w:t>投标方在提交投标文件后可对其投标文件进行修改</w:t>
      </w:r>
      <w:r>
        <w:rPr>
          <w:rFonts w:hint="eastAsia" w:ascii="宋体" w:hAnsi="宋体"/>
        </w:rPr>
        <w:t>并重新上传投标文件</w:t>
      </w:r>
      <w:r>
        <w:rPr>
          <w:rFonts w:ascii="宋体" w:hAnsi="宋体"/>
        </w:rPr>
        <w:t>或</w:t>
      </w:r>
      <w:r>
        <w:rPr>
          <w:rFonts w:hint="eastAsia" w:ascii="宋体" w:hAnsi="宋体"/>
        </w:rPr>
        <w:t>在网上进行</w:t>
      </w:r>
      <w:r>
        <w:rPr>
          <w:rFonts w:ascii="宋体" w:hAnsi="宋体"/>
        </w:rPr>
        <w:t>撤销</w:t>
      </w:r>
      <w:r>
        <w:rPr>
          <w:rFonts w:hint="eastAsia" w:ascii="宋体" w:hAnsi="宋体"/>
        </w:rPr>
        <w:t>投标的操作</w:t>
      </w:r>
      <w:r>
        <w:rPr>
          <w:rFonts w:ascii="宋体" w:hAnsi="宋体"/>
        </w:rPr>
        <w:t>。</w:t>
      </w:r>
    </w:p>
    <w:p>
      <w:pPr>
        <w:ind w:firstLine="411" w:firstLineChars="196"/>
        <w:rPr>
          <w:rFonts w:ascii="宋体" w:hAnsi="宋体"/>
        </w:rPr>
      </w:pPr>
      <w:r>
        <w:rPr>
          <w:rFonts w:ascii="宋体" w:hAnsi="宋体"/>
        </w:rPr>
        <w:t>2</w:t>
      </w:r>
      <w:r>
        <w:rPr>
          <w:rFonts w:hint="eastAsia" w:ascii="宋体" w:hAnsi="宋体"/>
        </w:rPr>
        <w:t>7</w:t>
      </w:r>
      <w:r>
        <w:rPr>
          <w:rFonts w:ascii="宋体" w:hAnsi="宋体"/>
        </w:rPr>
        <w:t>.</w:t>
      </w:r>
      <w:r>
        <w:rPr>
          <w:rFonts w:hint="eastAsia" w:ascii="宋体" w:hAnsi="宋体"/>
        </w:rPr>
        <w:t>2</w:t>
      </w:r>
      <w:r>
        <w:rPr>
          <w:rFonts w:ascii="宋体" w:hAnsi="宋体"/>
        </w:rPr>
        <w:t>投标截止时间以后不得修改投标文件。</w:t>
      </w:r>
    </w:p>
    <w:p>
      <w:pPr>
        <w:ind w:firstLine="411" w:firstLineChars="196"/>
        <w:rPr>
          <w:rFonts w:ascii="宋体" w:hAnsi="宋体"/>
        </w:rPr>
      </w:pPr>
      <w:r>
        <w:rPr>
          <w:rFonts w:ascii="宋体" w:hAnsi="宋体"/>
        </w:rPr>
        <w:t>2</w:t>
      </w:r>
      <w:r>
        <w:rPr>
          <w:rFonts w:hint="eastAsia" w:ascii="宋体" w:hAnsi="宋体"/>
        </w:rPr>
        <w:t>7</w:t>
      </w:r>
      <w:r>
        <w:rPr>
          <w:rFonts w:ascii="宋体" w:hAnsi="宋体"/>
        </w:rPr>
        <w:t>.</w:t>
      </w:r>
      <w:r>
        <w:rPr>
          <w:rFonts w:hint="eastAsia" w:ascii="宋体" w:hAnsi="宋体"/>
        </w:rPr>
        <w:t>3从投标截止期至投标人在投标文件中确定的投标有效期之间的这段时间内，投标人不得撤回其投标。</w:t>
      </w:r>
    </w:p>
    <w:p>
      <w:pPr>
        <w:ind w:firstLine="411" w:firstLineChars="196"/>
        <w:rPr>
          <w:rFonts w:ascii="宋体" w:hAnsi="宋体"/>
          <w:szCs w:val="21"/>
        </w:rPr>
      </w:pPr>
      <w:r>
        <w:rPr>
          <w:rFonts w:hint="eastAsia" w:ascii="宋体" w:hAnsi="宋体"/>
          <w:szCs w:val="21"/>
        </w:rPr>
        <w:t>27.4政府集中采购机构不退还投标文件，专用条款另有规定的除外。</w:t>
      </w:r>
    </w:p>
    <w:bookmarkEnd w:id="97"/>
    <w:p>
      <w:pPr>
        <w:pStyle w:val="7"/>
        <w:numPr>
          <w:ilvl w:val="0"/>
          <w:numId w:val="10"/>
        </w:numPr>
        <w:spacing w:before="120" w:beforeLines="50" w:after="120" w:afterLines="50"/>
        <w:ind w:left="562" w:hanging="562"/>
        <w:rPr>
          <w:sz w:val="28"/>
          <w:szCs w:val="28"/>
        </w:rPr>
      </w:pPr>
      <w:r>
        <w:rPr>
          <w:rFonts w:hint="eastAsia"/>
          <w:sz w:val="28"/>
          <w:szCs w:val="28"/>
        </w:rPr>
        <w:t>开标</w:t>
      </w:r>
    </w:p>
    <w:p>
      <w:pPr>
        <w:rPr>
          <w:rFonts w:ascii="黑体" w:hAnsi="宋体" w:eastAsia="黑体"/>
          <w:sz w:val="24"/>
        </w:rPr>
      </w:pPr>
      <w:r>
        <w:rPr>
          <w:rFonts w:hint="eastAsia" w:ascii="黑体" w:hAnsi="宋体" w:eastAsia="黑体"/>
          <w:sz w:val="24"/>
        </w:rPr>
        <w:t>28．开标</w:t>
      </w:r>
    </w:p>
    <w:p>
      <w:pPr>
        <w:ind w:firstLine="420" w:firstLineChars="200"/>
        <w:rPr>
          <w:rFonts w:ascii="宋体" w:hAnsi="宋体"/>
        </w:rPr>
      </w:pPr>
      <w:r>
        <w:rPr>
          <w:rFonts w:ascii="宋体" w:hAnsi="宋体"/>
          <w:szCs w:val="21"/>
        </w:rPr>
        <w:t>2</w:t>
      </w:r>
      <w:r>
        <w:rPr>
          <w:rFonts w:hint="eastAsia" w:ascii="宋体" w:hAnsi="宋体"/>
          <w:szCs w:val="21"/>
        </w:rPr>
        <w:t>8</w:t>
      </w:r>
      <w:r>
        <w:rPr>
          <w:rFonts w:ascii="宋体" w:hAnsi="宋体"/>
          <w:szCs w:val="21"/>
        </w:rPr>
        <w:t>.</w:t>
      </w:r>
      <w:r>
        <w:rPr>
          <w:rFonts w:hint="eastAsia" w:ascii="宋体" w:hAnsi="宋体"/>
          <w:szCs w:val="21"/>
        </w:rPr>
        <w:t>1</w:t>
      </w:r>
      <w:r>
        <w:rPr>
          <w:rFonts w:hint="eastAsia" w:ascii="宋体" w:hAnsi="宋体"/>
        </w:rPr>
        <w:t>投标人须在开标当日的开标时间至解密截止时间内进行解密，逾期未解密的作无效处理。解密方法：登录“深圳政府采购智慧平台用户网上办事子系统（http://zfcg.szggzy.com:8081/TPBidder/memberLogin）”，使用本单位制作电子投标文件同一个电子密钥，在“【我的项目】→【项目流程】→【开标及解密】”进行在线解密、查询开标情况。</w:t>
      </w:r>
    </w:p>
    <w:p>
      <w:pPr>
        <w:ind w:firstLine="359" w:firstLineChars="171"/>
        <w:rPr>
          <w:rFonts w:ascii="宋体" w:hAnsi="宋体"/>
          <w:szCs w:val="21"/>
        </w:rPr>
      </w:pPr>
      <w:r>
        <w:rPr>
          <w:rFonts w:hint="eastAsia" w:ascii="宋体" w:hAnsi="宋体"/>
          <w:szCs w:val="21"/>
        </w:rPr>
        <w:t>2</w:t>
      </w:r>
      <w:r>
        <w:rPr>
          <w:rFonts w:ascii="宋体" w:hAnsi="宋体"/>
          <w:szCs w:val="21"/>
        </w:rPr>
        <w:t xml:space="preserve">8.2 </w:t>
      </w:r>
      <w:r>
        <w:rPr>
          <w:rFonts w:hint="eastAsia" w:ascii="宋体" w:hAnsi="宋体"/>
          <w:szCs w:val="21"/>
        </w:rPr>
        <w:t>政府集中采购机构将在满足开标条件（</w:t>
      </w:r>
      <w:r>
        <w:rPr>
          <w:rFonts w:hint="eastAsia" w:ascii="宋体" w:hAnsi="宋体" w:cs="宋体"/>
          <w:color w:val="333333"/>
          <w:sz w:val="20"/>
          <w:szCs w:val="20"/>
          <w:shd w:val="clear" w:color="auto" w:fill="FFFFFF"/>
        </w:rPr>
        <w:t>①</w:t>
      </w:r>
      <w:r>
        <w:rPr>
          <w:rFonts w:hint="eastAsia" w:ascii="宋体" w:hAnsi="宋体"/>
          <w:szCs w:val="21"/>
        </w:rPr>
        <w:t>解密时间结束，解密后的投标供应商数量满足开标要求或</w:t>
      </w:r>
      <w:r>
        <w:rPr>
          <w:rFonts w:hint="eastAsia" w:ascii="宋体" w:hAnsi="宋体" w:cs="宋体"/>
          <w:color w:val="333333"/>
          <w:sz w:val="20"/>
          <w:szCs w:val="20"/>
          <w:shd w:val="clear" w:color="auto" w:fill="FFFFFF"/>
        </w:rPr>
        <w:t>②</w:t>
      </w:r>
      <w:r>
        <w:rPr>
          <w:rFonts w:hint="eastAsia" w:ascii="宋体" w:hAnsi="宋体"/>
          <w:szCs w:val="21"/>
        </w:rPr>
        <w:t>解密时间结束前所有投标供应商均完成投标文件解密）后，对投标文件进行开标，并在网上公布开标结果。</w:t>
      </w:r>
    </w:p>
    <w:p>
      <w:pPr>
        <w:pStyle w:val="7"/>
        <w:numPr>
          <w:ilvl w:val="0"/>
          <w:numId w:val="10"/>
        </w:numPr>
        <w:spacing w:before="120" w:beforeLines="50" w:after="120" w:afterLines="50"/>
        <w:ind w:left="562" w:hanging="562"/>
        <w:rPr>
          <w:sz w:val="28"/>
          <w:szCs w:val="28"/>
        </w:rPr>
      </w:pPr>
      <w:r>
        <w:rPr>
          <w:rFonts w:hint="eastAsia"/>
          <w:sz w:val="28"/>
          <w:szCs w:val="28"/>
        </w:rPr>
        <w:t>评审要求</w:t>
      </w:r>
    </w:p>
    <w:p>
      <w:pPr>
        <w:rPr>
          <w:rFonts w:ascii="黑体" w:hAnsi="宋体" w:eastAsia="黑体"/>
          <w:sz w:val="24"/>
        </w:rPr>
      </w:pPr>
      <w:r>
        <w:rPr>
          <w:rFonts w:hint="eastAsia" w:ascii="黑体" w:hAnsi="宋体" w:eastAsia="黑体"/>
          <w:sz w:val="24"/>
        </w:rPr>
        <w:t>29．评审委员会组成</w:t>
      </w:r>
    </w:p>
    <w:p>
      <w:pPr>
        <w:ind w:firstLine="411" w:firstLineChars="196"/>
        <w:rPr>
          <w:rFonts w:ascii="宋体" w:hAnsi="宋体"/>
        </w:rPr>
      </w:pPr>
      <w:r>
        <w:rPr>
          <w:rFonts w:hint="eastAsia" w:ascii="宋体" w:hAnsi="宋体"/>
        </w:rPr>
        <w:t>29.1网上开标结束后召开评审会议，</w:t>
      </w:r>
      <w:r>
        <w:rPr>
          <w:rFonts w:hint="eastAsia" w:ascii="宋体" w:hAnsi="宋体"/>
          <w:szCs w:val="21"/>
        </w:rPr>
        <w:t>评审委员会</w:t>
      </w:r>
      <w:r>
        <w:rPr>
          <w:rFonts w:hint="eastAsia" w:ascii="宋体" w:hAnsi="宋体"/>
        </w:rPr>
        <w:t>由政府集中采购机构依法组建，负责评审活动。</w:t>
      </w:r>
    </w:p>
    <w:p>
      <w:pPr>
        <w:ind w:firstLine="411" w:firstLineChars="196"/>
        <w:rPr>
          <w:rFonts w:ascii="宋体" w:hAnsi="宋体"/>
        </w:rPr>
      </w:pPr>
      <w:bookmarkStart w:id="98" w:name="_Hlk72436580"/>
      <w:r>
        <w:rPr>
          <w:rFonts w:hint="eastAsia" w:ascii="宋体" w:hAnsi="宋体"/>
        </w:rPr>
        <w:t>评审委员会由采购人代表和评审专家组成，成员人数应当为5人以上单数（部分条件下为7人以上单数），其中评审专家不得少于成员总数的三分之二。</w:t>
      </w:r>
      <w:bookmarkEnd w:id="98"/>
      <w:r>
        <w:rPr>
          <w:rFonts w:hint="eastAsia" w:ascii="宋体" w:hAnsi="宋体"/>
        </w:rPr>
        <w:t>评定</w:t>
      </w:r>
      <w:r>
        <w:rPr>
          <w:rFonts w:hint="eastAsia"/>
        </w:rPr>
        <w:t>分离项目</w:t>
      </w:r>
      <w:r>
        <w:t>评审专家</w:t>
      </w:r>
      <w:r>
        <w:rPr>
          <w:rFonts w:hint="eastAsia"/>
        </w:rPr>
        <w:t>均</w:t>
      </w:r>
      <w:r>
        <w:t>由</w:t>
      </w:r>
      <w:r>
        <w:rPr>
          <w:rFonts w:hint="eastAsia"/>
        </w:rPr>
        <w:t>评审专家组成。</w:t>
      </w:r>
      <w:r>
        <w:rPr>
          <w:rFonts w:hint="eastAsia" w:ascii="宋体" w:hAnsi="宋体"/>
          <w:szCs w:val="21"/>
        </w:rPr>
        <w:t>评审专家一般是</w:t>
      </w:r>
      <w:r>
        <w:rPr>
          <w:rFonts w:hint="eastAsia" w:ascii="宋体" w:hAnsi="宋体"/>
        </w:rPr>
        <w:t>从深圳市政府采购评审专家库中随机抽取。采购人代表须持采购人出具的《评审授权书》参加评审，。</w:t>
      </w:r>
    </w:p>
    <w:p>
      <w:pPr>
        <w:ind w:firstLine="411" w:firstLineChars="196"/>
        <w:rPr>
          <w:rFonts w:ascii="宋体" w:hAnsi="宋体"/>
        </w:rPr>
      </w:pPr>
      <w:r>
        <w:rPr>
          <w:rFonts w:hint="eastAsia" w:ascii="宋体" w:hAnsi="宋体"/>
        </w:rPr>
        <w:t>29.2评审定标应当遵循公平、公正、科学、择优的原则。</w:t>
      </w:r>
    </w:p>
    <w:p>
      <w:pPr>
        <w:ind w:firstLine="411" w:firstLineChars="196"/>
        <w:rPr>
          <w:rFonts w:ascii="宋体" w:hAnsi="宋体"/>
        </w:rPr>
      </w:pPr>
      <w:r>
        <w:rPr>
          <w:rFonts w:hint="eastAsia" w:ascii="宋体" w:hAnsi="宋体"/>
        </w:rPr>
        <w:t>29.3评审活动依法进行，任何单位和个人不得非法干预评标过程和结果。</w:t>
      </w:r>
    </w:p>
    <w:p>
      <w:pPr>
        <w:ind w:firstLine="411" w:firstLineChars="196"/>
        <w:rPr>
          <w:rFonts w:ascii="宋体" w:hAnsi="宋体"/>
        </w:rPr>
      </w:pPr>
      <w:r>
        <w:rPr>
          <w:rFonts w:hint="eastAsia" w:ascii="宋体" w:hAnsi="宋体"/>
        </w:rPr>
        <w:t>29.4评审过程中不允许违背评标程序或采用招标文件未载明的评标方法或评标因素进行评标。</w:t>
      </w:r>
    </w:p>
    <w:p>
      <w:pPr>
        <w:ind w:firstLine="411" w:firstLineChars="196"/>
        <w:rPr>
          <w:rFonts w:ascii="宋体" w:hAnsi="宋体"/>
          <w:bCs/>
        </w:rPr>
      </w:pPr>
      <w:r>
        <w:rPr>
          <w:rFonts w:hint="eastAsia" w:ascii="宋体" w:hAnsi="宋体"/>
          <w:bCs/>
        </w:rPr>
        <w:t>29.5 开标后，直到签订合同为止，凡属于对投标文件的审查、澄清、评价和比较的有关资料以及中标候选人的推荐情况、与评审有关的其他任何情况均严格保密（</w:t>
      </w:r>
      <w:r>
        <w:rPr>
          <w:rFonts w:hint="eastAsia"/>
        </w:rPr>
        <w:t>信息公开的内容除外</w:t>
      </w:r>
      <w:r>
        <w:rPr>
          <w:rFonts w:hint="eastAsia" w:ascii="宋体" w:hAnsi="宋体"/>
          <w:bCs/>
        </w:rPr>
        <w:t>）。</w:t>
      </w:r>
    </w:p>
    <w:p>
      <w:pPr>
        <w:rPr>
          <w:rFonts w:ascii="黑体" w:hAnsi="宋体" w:eastAsia="黑体"/>
          <w:sz w:val="24"/>
        </w:rPr>
      </w:pPr>
      <w:r>
        <w:rPr>
          <w:rFonts w:hint="eastAsia" w:ascii="黑体" w:hAnsi="宋体" w:eastAsia="黑体"/>
          <w:sz w:val="24"/>
        </w:rPr>
        <w:t>30．向评审委员会提供的资料</w:t>
      </w:r>
    </w:p>
    <w:p>
      <w:pPr>
        <w:ind w:firstLine="411" w:firstLineChars="196"/>
        <w:rPr>
          <w:rFonts w:ascii="宋体" w:hAnsi="宋体"/>
        </w:rPr>
      </w:pPr>
      <w:r>
        <w:rPr>
          <w:rFonts w:hint="eastAsia" w:ascii="宋体" w:hAnsi="宋体"/>
        </w:rPr>
        <w:t>30.1公开发布的招标文件，包括图纸、服务清单、答疑文件等；</w:t>
      </w:r>
    </w:p>
    <w:p>
      <w:pPr>
        <w:ind w:firstLine="411" w:firstLineChars="196"/>
        <w:rPr>
          <w:rFonts w:ascii="宋体" w:hAnsi="宋体"/>
        </w:rPr>
      </w:pPr>
      <w:r>
        <w:rPr>
          <w:rFonts w:hint="eastAsia" w:ascii="宋体" w:hAnsi="宋体"/>
        </w:rPr>
        <w:t>30.2其他评标必须的资料。</w:t>
      </w:r>
    </w:p>
    <w:p>
      <w:pPr>
        <w:ind w:firstLine="411" w:firstLineChars="196"/>
        <w:rPr>
          <w:rFonts w:ascii="宋体" w:hAnsi="宋体"/>
        </w:rPr>
      </w:pPr>
      <w:r>
        <w:rPr>
          <w:rFonts w:hint="eastAsia" w:ascii="宋体" w:hAnsi="宋体"/>
        </w:rPr>
        <w:t>30.3</w:t>
      </w:r>
      <w:r>
        <w:rPr>
          <w:rFonts w:hint="eastAsia" w:ascii="宋体" w:hAnsi="宋体"/>
          <w:szCs w:val="21"/>
        </w:rPr>
        <w:t>评审委员会</w:t>
      </w:r>
      <w:r>
        <w:rPr>
          <w:rFonts w:hint="eastAsia" w:ascii="宋体" w:hAnsi="宋体"/>
        </w:rPr>
        <w:t>应当认真研究招标文件，至少应了解熟悉以下内容：</w:t>
      </w:r>
    </w:p>
    <w:p>
      <w:pPr>
        <w:ind w:firstLine="411" w:firstLineChars="196"/>
        <w:rPr>
          <w:rFonts w:ascii="宋体" w:hAnsi="宋体"/>
        </w:rPr>
      </w:pPr>
      <w:r>
        <w:rPr>
          <w:rFonts w:hint="eastAsia" w:ascii="宋体" w:hAnsi="宋体"/>
        </w:rPr>
        <w:t>（1）招标的目的；</w:t>
      </w:r>
    </w:p>
    <w:p>
      <w:pPr>
        <w:ind w:firstLine="411" w:firstLineChars="196"/>
        <w:rPr>
          <w:rFonts w:ascii="宋体" w:hAnsi="宋体"/>
        </w:rPr>
      </w:pPr>
      <w:r>
        <w:rPr>
          <w:rFonts w:hint="eastAsia" w:ascii="宋体" w:hAnsi="宋体"/>
        </w:rPr>
        <w:t>（2）招标项目需求的范围和性质；</w:t>
      </w:r>
    </w:p>
    <w:p>
      <w:pPr>
        <w:ind w:firstLine="411" w:firstLineChars="196"/>
        <w:rPr>
          <w:rFonts w:ascii="宋体" w:hAnsi="宋体"/>
        </w:rPr>
      </w:pPr>
      <w:r>
        <w:rPr>
          <w:rFonts w:hint="eastAsia" w:ascii="宋体" w:hAnsi="宋体"/>
        </w:rPr>
        <w:t>（3）招标文件规定的投标人的资格、预算金额、商务条款；</w:t>
      </w:r>
    </w:p>
    <w:p>
      <w:pPr>
        <w:ind w:firstLine="411" w:firstLineChars="196"/>
        <w:rPr>
          <w:rFonts w:ascii="宋体" w:hAnsi="宋体"/>
        </w:rPr>
      </w:pPr>
      <w:r>
        <w:rPr>
          <w:rFonts w:hint="eastAsia" w:ascii="宋体" w:hAnsi="宋体"/>
        </w:rPr>
        <w:t>（4）招标文件规定的评标程序、评标方法和评标因素；</w:t>
      </w:r>
    </w:p>
    <w:p>
      <w:pPr>
        <w:ind w:firstLine="411" w:firstLineChars="196"/>
        <w:rPr>
          <w:rFonts w:ascii="宋体" w:hAnsi="宋体"/>
        </w:rPr>
      </w:pPr>
      <w:r>
        <w:rPr>
          <w:rFonts w:hint="eastAsia" w:ascii="宋体" w:hAnsi="宋体"/>
        </w:rPr>
        <w:t>（5）招标文件所列示的资格性审查表及符合性审查表。</w:t>
      </w:r>
    </w:p>
    <w:p>
      <w:pPr>
        <w:rPr>
          <w:rFonts w:ascii="黑体" w:hAnsi="宋体" w:eastAsia="黑体"/>
          <w:sz w:val="24"/>
        </w:rPr>
      </w:pPr>
      <w:r>
        <w:rPr>
          <w:rFonts w:hint="eastAsia" w:ascii="黑体" w:hAnsi="宋体" w:eastAsia="黑体"/>
          <w:sz w:val="24"/>
        </w:rPr>
        <w:t>31．独立评审</w:t>
      </w:r>
    </w:p>
    <w:p>
      <w:pPr>
        <w:ind w:firstLine="411" w:firstLineChars="196"/>
        <w:rPr>
          <w:rFonts w:ascii="宋体" w:hAnsi="宋体"/>
          <w:bCs/>
        </w:rPr>
      </w:pPr>
      <w:r>
        <w:rPr>
          <w:rFonts w:hint="eastAsia" w:ascii="宋体" w:hAnsi="宋体"/>
          <w:bCs/>
        </w:rPr>
        <w:t>3</w:t>
      </w:r>
      <w:r>
        <w:rPr>
          <w:rFonts w:ascii="宋体" w:hAnsi="宋体"/>
          <w:bCs/>
        </w:rPr>
        <w:t>1</w:t>
      </w:r>
      <w:r>
        <w:rPr>
          <w:rFonts w:hint="eastAsia" w:ascii="宋体" w:hAnsi="宋体"/>
          <w:bCs/>
        </w:rPr>
        <w:t>.1</w:t>
      </w:r>
      <w:r>
        <w:rPr>
          <w:rFonts w:hint="eastAsia" w:ascii="宋体" w:hAnsi="宋体"/>
          <w:szCs w:val="21"/>
        </w:rPr>
        <w:t>评审委员会</w:t>
      </w:r>
      <w:r>
        <w:rPr>
          <w:rFonts w:hint="eastAsia" w:ascii="宋体" w:hAnsi="宋体"/>
          <w:bCs/>
        </w:rPr>
        <w:t>成员的评标活动应当独立进行，并应遵循投标文件初审、澄清有关问题、比较与评价、确定中标供应商、编写评审报告的工作程序。</w:t>
      </w:r>
    </w:p>
    <w:p>
      <w:pPr>
        <w:pStyle w:val="7"/>
        <w:numPr>
          <w:ilvl w:val="0"/>
          <w:numId w:val="10"/>
        </w:numPr>
        <w:spacing w:before="120" w:beforeLines="50" w:after="120" w:afterLines="50"/>
        <w:ind w:left="562" w:hanging="562"/>
        <w:rPr>
          <w:sz w:val="28"/>
          <w:szCs w:val="28"/>
        </w:rPr>
      </w:pPr>
      <w:r>
        <w:rPr>
          <w:rFonts w:hint="eastAsia"/>
          <w:sz w:val="28"/>
          <w:szCs w:val="28"/>
        </w:rPr>
        <w:t>评审程序及评审方法</w:t>
      </w:r>
    </w:p>
    <w:p>
      <w:pPr>
        <w:rPr>
          <w:rFonts w:ascii="黑体" w:hAnsi="宋体" w:eastAsia="黑体"/>
          <w:sz w:val="24"/>
        </w:rPr>
      </w:pPr>
      <w:r>
        <w:rPr>
          <w:rFonts w:hint="eastAsia" w:ascii="黑体" w:hAnsi="宋体" w:eastAsia="黑体"/>
          <w:sz w:val="24"/>
        </w:rPr>
        <w:t>32．投标文件初审</w:t>
      </w:r>
    </w:p>
    <w:p>
      <w:pPr>
        <w:ind w:firstLine="411" w:firstLineChars="196"/>
        <w:rPr>
          <w:rFonts w:ascii="宋体" w:hAnsi="宋体"/>
        </w:rPr>
      </w:pPr>
      <w:r>
        <w:rPr>
          <w:rFonts w:hint="eastAsia" w:ascii="宋体" w:hAnsi="宋体"/>
        </w:rPr>
        <w:t>32.1投标文件初审包括资格性审查和符合性审查。</w:t>
      </w:r>
    </w:p>
    <w:p>
      <w:pPr>
        <w:ind w:firstLine="411" w:firstLineChars="196"/>
        <w:rPr>
          <w:rFonts w:ascii="宋体" w:hAnsi="宋体"/>
        </w:rPr>
      </w:pPr>
      <w:r>
        <w:rPr>
          <w:rFonts w:hint="eastAsia" w:ascii="宋体" w:hAnsi="宋体"/>
        </w:rPr>
        <w:t>资格性审查：依据法律法规和招标文件的规定，对投标文件中的资格证明等进行审查，以确定投标供应商是否具备投标资格。</w:t>
      </w:r>
    </w:p>
    <w:p>
      <w:pPr>
        <w:ind w:firstLine="411" w:firstLineChars="196"/>
        <w:rPr>
          <w:rFonts w:ascii="宋体" w:hAnsi="宋体"/>
        </w:rPr>
      </w:pPr>
      <w:r>
        <w:rPr>
          <w:rFonts w:hint="eastAsia" w:ascii="宋体" w:hAnsi="宋体"/>
        </w:rPr>
        <w:t>符合性审查：依据招标文件的规定，对投标文件的有效性、完整性和对招标文件的响应程度进行审查，以确定是否满足符合性审查的要求。</w:t>
      </w:r>
    </w:p>
    <w:p>
      <w:pPr>
        <w:ind w:firstLine="411" w:firstLineChars="196"/>
        <w:rPr>
          <w:rFonts w:ascii="宋体" w:hAnsi="宋体"/>
        </w:rPr>
      </w:pPr>
      <w:r>
        <w:rPr>
          <w:rFonts w:hint="eastAsia" w:ascii="宋体" w:hAnsi="宋体"/>
        </w:rPr>
        <w:t>32.2 投标文件初审内容请详见《资格性审查表》和《符合性审查表》部分。投标人若有一条审查不通过则按投标无效处理。</w:t>
      </w:r>
    </w:p>
    <w:p>
      <w:pPr>
        <w:ind w:firstLine="411" w:firstLineChars="196"/>
        <w:rPr>
          <w:rFonts w:ascii="宋体" w:hAnsi="宋体"/>
          <w:bCs/>
        </w:rPr>
      </w:pPr>
      <w:r>
        <w:rPr>
          <w:rFonts w:hint="eastAsia" w:ascii="宋体" w:hAnsi="宋体"/>
          <w:bCs/>
        </w:rPr>
        <w:t>32.3 投标文件初审中关于供应商家数的计算:</w:t>
      </w:r>
    </w:p>
    <w:p>
      <w:pPr>
        <w:ind w:firstLine="411" w:firstLineChars="196"/>
        <w:rPr>
          <w:rFonts w:ascii="宋体" w:hAnsi="宋体"/>
          <w:bCs/>
        </w:rPr>
      </w:pPr>
      <w:r>
        <w:rPr>
          <w:rFonts w:hint="eastAsia" w:ascii="宋体" w:hAnsi="宋体"/>
          <w:bCs/>
        </w:rPr>
        <w:t>32.3.1采用最低评标价法的采购项目，提供相同品牌产品的不同投标人参加同一合同项下投标的，以其中通过资格审查、符合性审查且报价最低的参加评标；报价相同的，由采购人或者采购人委托评审委员会按照招标文件规定的方式确定一个参加评审的投标人，招标文件未规定的采取随机抽取方式确定，其他投标无效。</w:t>
      </w:r>
    </w:p>
    <w:p>
      <w:pPr>
        <w:ind w:firstLine="411" w:firstLineChars="196"/>
        <w:rPr>
          <w:rFonts w:ascii="宋体" w:hAnsi="宋体"/>
          <w:bCs/>
        </w:rPr>
      </w:pPr>
      <w:r>
        <w:rPr>
          <w:rFonts w:hint="eastAsia" w:ascii="宋体" w:hAnsi="宋体"/>
          <w:bCs/>
        </w:rPr>
        <w:t>32.3.2采用综合评分法的采购项目，提供相同品牌产品且通过资格审查、符合性审查的不同投标人参加同一合同项下投标的，按一家投标人计算，评审后得分最高的同品牌投标人获得中标人推荐资格；评审得分相同的，由采购人或者采购人委托</w:t>
      </w:r>
      <w:r>
        <w:rPr>
          <w:rFonts w:hint="eastAsia" w:ascii="宋体" w:hAnsi="宋体"/>
          <w:bCs/>
          <w:szCs w:val="21"/>
        </w:rPr>
        <w:t>评审委员会</w:t>
      </w:r>
      <w:r>
        <w:rPr>
          <w:rFonts w:hint="eastAsia" w:ascii="宋体" w:hAnsi="宋体"/>
          <w:bCs/>
        </w:rPr>
        <w:t>按照招标文件规定的方式确定一个投标人获得中标人推荐资格，招标文件未规定的采取随机抽取方式确定，其他同品牌投标人不作为中标候选人。</w:t>
      </w:r>
    </w:p>
    <w:p>
      <w:pPr>
        <w:ind w:firstLine="411" w:firstLineChars="196"/>
        <w:rPr>
          <w:rFonts w:ascii="宋体" w:hAnsi="宋体"/>
          <w:bCs/>
        </w:rPr>
      </w:pPr>
      <w:r>
        <w:rPr>
          <w:rFonts w:hint="eastAsia" w:ascii="宋体" w:hAnsi="宋体"/>
          <w:bCs/>
        </w:rPr>
        <w:t>32.3.3非单一产品采购项目，采购人应当根据采购项目技术构成、产品价格比重等合理确定核心产品，并在招标文件中载明。多家投标人提供的核心产品品牌相同的，按前两款规定处理。</w:t>
      </w:r>
    </w:p>
    <w:p>
      <w:pPr>
        <w:ind w:firstLine="411" w:firstLineChars="196"/>
        <w:rPr>
          <w:rFonts w:ascii="宋体" w:hAnsi="宋体"/>
        </w:rPr>
      </w:pPr>
      <w:r>
        <w:rPr>
          <w:rFonts w:hint="eastAsia" w:ascii="宋体" w:hAnsi="宋体"/>
        </w:rPr>
        <w:t>32.4投标人投标文件作无效处理的情形，具体包括但不限于以下：</w:t>
      </w:r>
    </w:p>
    <w:p>
      <w:pPr>
        <w:ind w:firstLine="411" w:firstLineChars="196"/>
      </w:pPr>
      <w:r>
        <w:rPr>
          <w:rFonts w:hint="eastAsia" w:ascii="宋体" w:hAnsi="宋体"/>
        </w:rPr>
        <w:t>32.4.1</w:t>
      </w:r>
      <w:r>
        <w:rPr>
          <w:rFonts w:hint="eastAsia"/>
        </w:rPr>
        <w:t>不同投标人的投标文件由同一单位或者同一个人编制，或者由同一个人分阶段参与编制；</w:t>
      </w:r>
    </w:p>
    <w:p>
      <w:pPr>
        <w:ind w:firstLine="411" w:firstLineChars="196"/>
      </w:pPr>
      <w:r>
        <w:rPr>
          <w:rFonts w:ascii="宋体" w:hAnsi="宋体"/>
        </w:rPr>
        <w:t>32.4.</w:t>
      </w:r>
      <w:r>
        <w:rPr>
          <w:rFonts w:hint="eastAsia" w:ascii="宋体" w:hAnsi="宋体"/>
        </w:rPr>
        <w:t>2</w:t>
      </w:r>
      <w:r>
        <w:rPr>
          <w:rFonts w:hint="eastAsia"/>
        </w:rPr>
        <w:t>不同投标人委托同一单位或者个人办理投标事宜；</w:t>
      </w:r>
    </w:p>
    <w:p>
      <w:pPr>
        <w:ind w:firstLine="411" w:firstLineChars="196"/>
        <w:rPr>
          <w:rFonts w:ascii="宋体" w:hAnsi="宋体"/>
        </w:rPr>
      </w:pPr>
      <w:r>
        <w:rPr>
          <w:rFonts w:hint="eastAsia" w:ascii="宋体" w:hAnsi="宋体"/>
        </w:rPr>
        <w:t>32.4.3不同投标人的投标文件载明的项目管理成员或者联系人员为同一人；</w:t>
      </w:r>
    </w:p>
    <w:p>
      <w:pPr>
        <w:ind w:firstLine="411" w:firstLineChars="196"/>
        <w:rPr>
          <w:rFonts w:ascii="宋体" w:hAnsi="宋体"/>
        </w:rPr>
      </w:pPr>
      <w:r>
        <w:rPr>
          <w:rFonts w:hint="eastAsia" w:ascii="宋体" w:hAnsi="宋体"/>
        </w:rPr>
        <w:t>32.4.4不同投标人的投标文件异常一致或者投标报价呈规律性差异；</w:t>
      </w:r>
    </w:p>
    <w:p>
      <w:pPr>
        <w:ind w:firstLine="411" w:firstLineChars="196"/>
        <w:rPr>
          <w:rFonts w:ascii="宋体" w:hAnsi="宋体"/>
        </w:rPr>
      </w:pPr>
      <w:r>
        <w:rPr>
          <w:rFonts w:hint="eastAsia" w:ascii="宋体" w:hAnsi="宋体"/>
        </w:rPr>
        <w:t>32.4.5</w:t>
      </w:r>
      <w:r>
        <w:rPr>
          <w:rFonts w:ascii="宋体" w:hAnsi="宋体"/>
        </w:rPr>
        <w:t>不同投标供应商的投标文件或部分投标文件相互混装</w:t>
      </w:r>
      <w:r>
        <w:rPr>
          <w:rFonts w:hint="eastAsia" w:ascii="宋体" w:hAnsi="宋体"/>
        </w:rPr>
        <w:t>；</w:t>
      </w:r>
    </w:p>
    <w:p>
      <w:pPr>
        <w:ind w:firstLine="411" w:firstLineChars="196"/>
        <w:rPr>
          <w:rFonts w:ascii="宋体" w:hAnsi="宋体"/>
        </w:rPr>
      </w:pPr>
      <w:r>
        <w:rPr>
          <w:rFonts w:hint="eastAsia" w:ascii="宋体" w:hAnsi="宋体"/>
        </w:rPr>
        <w:t>32.4.6投标供应商之间相互约定给予未中标的供应商利益补偿；</w:t>
      </w:r>
    </w:p>
    <w:p>
      <w:pPr>
        <w:ind w:firstLine="411" w:firstLineChars="196"/>
        <w:rPr>
          <w:rFonts w:ascii="宋体" w:hAnsi="宋体"/>
        </w:rPr>
      </w:pPr>
      <w:r>
        <w:rPr>
          <w:rFonts w:hint="eastAsia" w:ascii="宋体" w:hAnsi="宋体"/>
        </w:rPr>
        <w:t>32.4.7不同投标供应商的法定代表人、主要经营负责人、项目投标授权代表人、项目负责人、主要技术人员为同一人、属同一单位或者同一单位缴纳社会保险；</w:t>
      </w:r>
    </w:p>
    <w:p>
      <w:pPr>
        <w:ind w:firstLine="411" w:firstLineChars="196"/>
        <w:rPr>
          <w:rFonts w:ascii="宋体" w:hAnsi="宋体"/>
        </w:rPr>
      </w:pPr>
      <w:r>
        <w:rPr>
          <w:rFonts w:hint="eastAsia" w:ascii="宋体" w:hAnsi="宋体"/>
        </w:rPr>
        <w:t>32.4.8不同投标供应商的投标文件内容存在非正常一致；</w:t>
      </w:r>
    </w:p>
    <w:p>
      <w:pPr>
        <w:ind w:firstLine="411" w:firstLineChars="196"/>
        <w:rPr>
          <w:rFonts w:ascii="宋体" w:hAnsi="宋体"/>
        </w:rPr>
      </w:pPr>
      <w:r>
        <w:rPr>
          <w:rFonts w:hint="eastAsia" w:ascii="宋体" w:hAnsi="宋体"/>
        </w:rPr>
        <w:t>32.4.9在同一单位工作人员为两家以上（含两家）供应商进行同一项投标活动；</w:t>
      </w:r>
    </w:p>
    <w:p>
      <w:pPr>
        <w:ind w:firstLine="411" w:firstLineChars="196"/>
        <w:rPr>
          <w:rFonts w:ascii="宋体" w:hAnsi="宋体"/>
        </w:rPr>
      </w:pPr>
      <w:r>
        <w:rPr>
          <w:rFonts w:hint="eastAsia" w:ascii="宋体" w:hAnsi="宋体"/>
        </w:rPr>
        <w:t>32.4.10主管部门依照法律、法规认定的其他情形。</w:t>
      </w:r>
    </w:p>
    <w:p>
      <w:pPr>
        <w:ind w:firstLine="411" w:firstLineChars="196"/>
        <w:rPr>
          <w:rFonts w:ascii="宋体" w:hAnsi="宋体"/>
        </w:rPr>
      </w:pPr>
      <w:r>
        <w:rPr>
          <w:rFonts w:hint="eastAsia" w:ascii="宋体" w:hAnsi="宋体"/>
        </w:rPr>
        <w:t>32.5对不属于《资格性审查表》和《符合性审查表》所列的其他情形，除专用条款另有规定和32.4条款所列情形外，不得作为投标无效的理由。</w:t>
      </w:r>
    </w:p>
    <w:p>
      <w:pPr>
        <w:rPr>
          <w:rFonts w:ascii="黑体" w:hAnsi="宋体" w:eastAsia="黑体"/>
          <w:sz w:val="24"/>
        </w:rPr>
      </w:pPr>
      <w:r>
        <w:rPr>
          <w:rFonts w:hint="eastAsia" w:ascii="黑体" w:hAnsi="宋体" w:eastAsia="黑体"/>
          <w:sz w:val="24"/>
        </w:rPr>
        <w:t>33．澄清有关问题</w:t>
      </w:r>
    </w:p>
    <w:p>
      <w:pPr>
        <w:ind w:firstLine="411" w:firstLineChars="196"/>
        <w:rPr>
          <w:rFonts w:ascii="宋体" w:hAnsi="宋体"/>
        </w:rPr>
      </w:pPr>
      <w:bookmarkStart w:id="99" w:name="_Hlk71407321"/>
      <w:r>
        <w:rPr>
          <w:rFonts w:hint="eastAsia" w:ascii="宋体" w:hAnsi="宋体"/>
        </w:rPr>
        <w:t>3</w:t>
      </w:r>
      <w:r>
        <w:rPr>
          <w:rFonts w:ascii="宋体" w:hAnsi="宋体"/>
        </w:rPr>
        <w:t>3.1</w:t>
      </w:r>
      <w:r>
        <w:rPr>
          <w:rFonts w:hint="eastAsia" w:ascii="宋体" w:hAnsi="宋体"/>
        </w:rPr>
        <w:t>对招标文件中描述有歧义或前后不一致的地方（不含</w:t>
      </w:r>
      <w:r>
        <w:rPr>
          <w:szCs w:val="21"/>
        </w:rPr>
        <w:t>招标文件存在歧义、重大缺陷导致评</w:t>
      </w:r>
      <w:r>
        <w:rPr>
          <w:rFonts w:hint="eastAsia"/>
          <w:szCs w:val="21"/>
        </w:rPr>
        <w:t>审</w:t>
      </w:r>
      <w:r>
        <w:rPr>
          <w:szCs w:val="21"/>
        </w:rPr>
        <w:t>工作无法进行</w:t>
      </w:r>
      <w:r>
        <w:rPr>
          <w:rFonts w:hint="eastAsia"/>
          <w:szCs w:val="21"/>
        </w:rPr>
        <w:t>的情况）</w:t>
      </w:r>
      <w:r>
        <w:rPr>
          <w:rFonts w:hint="eastAsia" w:ascii="宋体" w:hAnsi="宋体"/>
        </w:rPr>
        <w:t>，评审委员会有权进行评判，但对同一条款的评判应适用于每个投标人。</w:t>
      </w:r>
      <w:bookmarkEnd w:id="99"/>
    </w:p>
    <w:p>
      <w:pPr>
        <w:ind w:firstLine="411" w:firstLineChars="196"/>
        <w:rPr>
          <w:rFonts w:ascii="宋体" w:hAnsi="宋体"/>
        </w:rPr>
      </w:pPr>
      <w:r>
        <w:rPr>
          <w:rFonts w:hint="eastAsia" w:ascii="宋体" w:hAnsi="宋体"/>
        </w:rPr>
        <w:t>3</w:t>
      </w:r>
      <w:r>
        <w:rPr>
          <w:rFonts w:ascii="宋体" w:hAnsi="宋体"/>
        </w:rPr>
        <w:t>3.2</w:t>
      </w:r>
      <w:r>
        <w:rPr>
          <w:szCs w:val="21"/>
        </w:rPr>
        <w:t>评</w:t>
      </w:r>
      <w:r>
        <w:rPr>
          <w:rFonts w:hint="eastAsia"/>
          <w:szCs w:val="21"/>
        </w:rPr>
        <w:t>审</w:t>
      </w:r>
      <w:r>
        <w:rPr>
          <w:szCs w:val="21"/>
        </w:rPr>
        <w:t>委员会发现招标文件存在歧义、重大缺陷导致评</w:t>
      </w:r>
      <w:r>
        <w:rPr>
          <w:rFonts w:hint="eastAsia"/>
          <w:szCs w:val="21"/>
        </w:rPr>
        <w:t>审</w:t>
      </w:r>
      <w:r>
        <w:rPr>
          <w:szCs w:val="21"/>
        </w:rPr>
        <w:t>工作无法进行，或者招标文件内容违反国家有关强制性规定的，应当停止评</w:t>
      </w:r>
      <w:r>
        <w:rPr>
          <w:rFonts w:hint="eastAsia"/>
          <w:szCs w:val="21"/>
        </w:rPr>
        <w:t>审</w:t>
      </w:r>
      <w:r>
        <w:rPr>
          <w:szCs w:val="21"/>
        </w:rPr>
        <w:t>工作，与</w:t>
      </w:r>
      <w:r>
        <w:rPr>
          <w:rFonts w:hint="eastAsia"/>
          <w:szCs w:val="21"/>
        </w:rPr>
        <w:t>政府集中采购机构</w:t>
      </w:r>
      <w:r>
        <w:rPr>
          <w:szCs w:val="21"/>
        </w:rPr>
        <w:t>沟通并作书面记录。</w:t>
      </w:r>
      <w:r>
        <w:rPr>
          <w:rFonts w:hint="eastAsia"/>
          <w:szCs w:val="21"/>
        </w:rPr>
        <w:t>经</w:t>
      </w:r>
      <w:r>
        <w:rPr>
          <w:szCs w:val="21"/>
        </w:rPr>
        <w:t>确认后，</w:t>
      </w:r>
      <w:r>
        <w:rPr>
          <w:rFonts w:hint="eastAsia"/>
          <w:szCs w:val="21"/>
        </w:rPr>
        <w:t>项目</w:t>
      </w:r>
      <w:r>
        <w:rPr>
          <w:szCs w:val="21"/>
        </w:rPr>
        <w:t>应当修改招标文件，重新组织采购活动。</w:t>
      </w:r>
    </w:p>
    <w:p>
      <w:pPr>
        <w:ind w:firstLine="411" w:firstLineChars="196"/>
        <w:rPr>
          <w:rFonts w:ascii="宋体" w:hAnsi="宋体"/>
        </w:rPr>
      </w:pPr>
      <w:r>
        <w:rPr>
          <w:rFonts w:ascii="宋体" w:hAnsi="宋体"/>
        </w:rPr>
        <w:t>33.3</w:t>
      </w:r>
      <w:r>
        <w:rPr>
          <w:rFonts w:hint="eastAsia" w:ascii="宋体" w:hAnsi="宋体"/>
        </w:rPr>
        <w:t>对于投标文件中含义不明确、同类问题表述不一致或者有明显文字和计算错误的内容，评审委员会应当以书面形式要求投标人作出必要的澄清、说明或者补正。</w:t>
      </w:r>
    </w:p>
    <w:p>
      <w:pPr>
        <w:ind w:firstLine="411" w:firstLineChars="196"/>
        <w:rPr>
          <w:rFonts w:ascii="宋体" w:hAnsi="宋体"/>
        </w:rPr>
      </w:pPr>
      <w:r>
        <w:rPr>
          <w:rFonts w:hint="eastAsia" w:ascii="宋体" w:hAnsi="宋体"/>
        </w:rPr>
        <w:t>投标人的澄清、说明或者补正应当采用书面形式【书面形式是指文书、信件（含电子邮件）、电报、电传、传真等形式】，并加盖公章（或者由法定代表人或其授权的代表签字）。投标人的澄清、说明或者补正不得超出投标文件的范围或者改变投标文件的实质性内容。</w:t>
      </w:r>
    </w:p>
    <w:p>
      <w:pPr>
        <w:ind w:firstLine="411" w:firstLineChars="196"/>
        <w:rPr>
          <w:rFonts w:ascii="宋体" w:hAnsi="宋体"/>
          <w:szCs w:val="21"/>
        </w:rPr>
      </w:pPr>
      <w:r>
        <w:rPr>
          <w:rFonts w:hint="eastAsia" w:ascii="宋体" w:hAnsi="宋体"/>
          <w:szCs w:val="21"/>
        </w:rPr>
        <w:t>根据本通用条款第34条，凡属于评审委员会在评审中发现的算术错误进行核实的修改不在此列。</w:t>
      </w:r>
    </w:p>
    <w:p>
      <w:pPr>
        <w:rPr>
          <w:rFonts w:ascii="黑体" w:hAnsi="宋体" w:eastAsia="黑体"/>
          <w:sz w:val="24"/>
        </w:rPr>
      </w:pPr>
      <w:bookmarkStart w:id="100" w:name="_Toc73518151"/>
      <w:bookmarkStart w:id="101" w:name="_Toc100052400"/>
      <w:bookmarkStart w:id="102" w:name="_Toc73521581"/>
      <w:bookmarkStart w:id="103" w:name="_Toc73517673"/>
      <w:bookmarkStart w:id="104" w:name="_Toc73521669"/>
      <w:r>
        <w:rPr>
          <w:rFonts w:hint="eastAsia" w:ascii="黑体" w:hAnsi="宋体" w:eastAsia="黑体"/>
          <w:sz w:val="24"/>
        </w:rPr>
        <w:t>34．错误的修正</w:t>
      </w:r>
      <w:bookmarkEnd w:id="100"/>
      <w:bookmarkEnd w:id="101"/>
      <w:bookmarkEnd w:id="102"/>
      <w:bookmarkEnd w:id="103"/>
      <w:bookmarkEnd w:id="104"/>
    </w:p>
    <w:p>
      <w:pPr>
        <w:ind w:firstLine="411" w:firstLineChars="196"/>
        <w:rPr>
          <w:rFonts w:ascii="宋体" w:hAnsi="宋体"/>
          <w:szCs w:val="21"/>
        </w:rPr>
      </w:pPr>
      <w:r>
        <w:rPr>
          <w:rFonts w:hint="eastAsia" w:ascii="宋体" w:hAnsi="宋体"/>
          <w:szCs w:val="21"/>
        </w:rPr>
        <w:t>投标文件报价出现前后不一致的，除专用条款另有规定外，按照下列规定修正：</w:t>
      </w:r>
    </w:p>
    <w:p>
      <w:pPr>
        <w:ind w:firstLine="411" w:firstLineChars="196"/>
        <w:rPr>
          <w:rFonts w:ascii="宋体" w:hAnsi="宋体"/>
          <w:szCs w:val="21"/>
        </w:rPr>
      </w:pPr>
      <w:r>
        <w:rPr>
          <w:rFonts w:hint="eastAsia" w:ascii="宋体" w:hAnsi="宋体"/>
          <w:szCs w:val="21"/>
        </w:rPr>
        <w:t>34.1投标文件中开标一览表投标报价内容与投标文件中投标报价相应内容不一致的，以开标一览表为准；</w:t>
      </w:r>
    </w:p>
    <w:p>
      <w:pPr>
        <w:ind w:firstLine="411" w:firstLineChars="196"/>
        <w:rPr>
          <w:rFonts w:ascii="宋体" w:hAnsi="宋体"/>
          <w:szCs w:val="21"/>
        </w:rPr>
      </w:pPr>
      <w:r>
        <w:rPr>
          <w:rFonts w:hint="eastAsia" w:ascii="宋体" w:hAnsi="宋体"/>
          <w:szCs w:val="21"/>
        </w:rPr>
        <w:t>34.2大写金额和小写金额不一致的，以大写金额为准；</w:t>
      </w:r>
    </w:p>
    <w:p>
      <w:pPr>
        <w:ind w:firstLine="411" w:firstLineChars="196"/>
        <w:rPr>
          <w:rFonts w:ascii="宋体" w:hAnsi="宋体"/>
          <w:szCs w:val="21"/>
        </w:rPr>
      </w:pPr>
      <w:r>
        <w:rPr>
          <w:rFonts w:hint="eastAsia" w:ascii="宋体" w:hAnsi="宋体"/>
          <w:szCs w:val="21"/>
        </w:rPr>
        <w:t>34.3单价金额小数点或者百分比有明显错位，以开标一览表的总价为准，并修改单价；</w:t>
      </w:r>
    </w:p>
    <w:p>
      <w:pPr>
        <w:ind w:firstLine="411" w:firstLineChars="196"/>
        <w:rPr>
          <w:rFonts w:ascii="宋体" w:hAnsi="宋体"/>
          <w:szCs w:val="21"/>
        </w:rPr>
      </w:pPr>
      <w:r>
        <w:rPr>
          <w:rFonts w:hint="eastAsia" w:ascii="宋体" w:hAnsi="宋体"/>
          <w:szCs w:val="21"/>
        </w:rPr>
        <w:t>34.4总价金额与按单价汇总金额不一致的，以单价金额计算结果为准。</w:t>
      </w:r>
    </w:p>
    <w:p>
      <w:pPr>
        <w:ind w:firstLine="411" w:firstLineChars="196"/>
        <w:rPr>
          <w:rFonts w:ascii="宋体" w:hAnsi="宋体"/>
          <w:szCs w:val="21"/>
        </w:rPr>
      </w:pPr>
      <w:r>
        <w:rPr>
          <w:rFonts w:hint="eastAsia" w:ascii="宋体" w:hAnsi="宋体"/>
          <w:szCs w:val="21"/>
        </w:rPr>
        <w:t>34.5同时出现两种以上不一致的，按照前款规定的顺序修正。修正后的报价按照本通用条款33条的规定，经投标人确认后产生约束力，投标人不确认的，其投标无效。</w:t>
      </w:r>
    </w:p>
    <w:p>
      <w:pPr>
        <w:rPr>
          <w:rFonts w:ascii="黑体" w:hAnsi="宋体" w:eastAsia="黑体"/>
          <w:sz w:val="24"/>
        </w:rPr>
      </w:pPr>
      <w:r>
        <w:rPr>
          <w:rFonts w:hint="eastAsia" w:ascii="黑体" w:hAnsi="宋体" w:eastAsia="黑体"/>
          <w:sz w:val="24"/>
        </w:rPr>
        <w:t>35．投标文件的比较与评价</w:t>
      </w:r>
    </w:p>
    <w:p>
      <w:pPr>
        <w:ind w:firstLine="411" w:firstLineChars="196"/>
        <w:rPr>
          <w:rFonts w:ascii="宋体" w:hAnsi="宋体"/>
          <w:szCs w:val="21"/>
        </w:rPr>
      </w:pPr>
      <w:r>
        <w:rPr>
          <w:rFonts w:hint="eastAsia" w:ascii="宋体" w:hAnsi="宋体"/>
          <w:szCs w:val="21"/>
        </w:rPr>
        <w:t>评审委员会将按照《深圳经济特区政府采购条例》、《深圳经济特区政府采购条例实施细则》、《深圳市政府采购评标定标分离管理办法》及政府采购其他法律法规，仅对通过资格性审查和符合性审查的投标文件进行综合比较与评价。</w:t>
      </w:r>
    </w:p>
    <w:p>
      <w:pPr>
        <w:ind w:firstLine="411" w:firstLineChars="196"/>
        <w:rPr>
          <w:rFonts w:ascii="宋体" w:hAnsi="宋体"/>
          <w:szCs w:val="21"/>
        </w:rPr>
      </w:pPr>
      <w:r>
        <w:rPr>
          <w:rFonts w:hint="eastAsia" w:ascii="宋体" w:hAnsi="宋体"/>
          <w:szCs w:val="21"/>
        </w:rPr>
        <w:t>评审委员会成员对需要共同认定的事项存在争议的，应当按照少数服从多数的原则作出结论。持不同意见的评审委员会成员应当书面作出说明，否则视为无异议。</w:t>
      </w:r>
    </w:p>
    <w:p>
      <w:pPr>
        <w:rPr>
          <w:rFonts w:ascii="黑体" w:hAnsi="宋体" w:eastAsia="黑体"/>
          <w:sz w:val="24"/>
        </w:rPr>
      </w:pPr>
      <w:r>
        <w:rPr>
          <w:rFonts w:hint="eastAsia" w:ascii="黑体" w:hAnsi="宋体" w:eastAsia="黑体"/>
          <w:sz w:val="24"/>
        </w:rPr>
        <w:t>36. 实地考察或资料查验</w:t>
      </w:r>
    </w:p>
    <w:p>
      <w:pPr>
        <w:ind w:firstLine="411" w:firstLineChars="196"/>
        <w:rPr>
          <w:rFonts w:ascii="宋体" w:hAnsi="宋体"/>
          <w:szCs w:val="21"/>
        </w:rPr>
      </w:pPr>
      <w:r>
        <w:rPr>
          <w:rFonts w:hint="eastAsia" w:ascii="宋体" w:hAnsi="宋体"/>
          <w:szCs w:val="21"/>
        </w:rPr>
        <w:t>36.1在评审过程中，评审委员会有权决定是否对本项目投标人进行实地考察或资料查验（原件）。投标人应随时做好接受实地考察或资料查验的准备。</w:t>
      </w:r>
    </w:p>
    <w:p>
      <w:pPr>
        <w:rPr>
          <w:rFonts w:ascii="黑体" w:hAnsi="宋体" w:eastAsia="黑体"/>
          <w:sz w:val="24"/>
        </w:rPr>
      </w:pPr>
      <w:r>
        <w:rPr>
          <w:rFonts w:hint="eastAsia" w:ascii="黑体" w:hAnsi="宋体" w:eastAsia="黑体"/>
          <w:sz w:val="24"/>
        </w:rPr>
        <w:t>37．评审方法</w:t>
      </w:r>
    </w:p>
    <w:p>
      <w:pPr>
        <w:ind w:firstLine="413" w:firstLineChars="196"/>
        <w:rPr>
          <w:rFonts w:ascii="宋体" w:hAnsi="宋体"/>
          <w:b/>
          <w:bCs/>
          <w:szCs w:val="21"/>
        </w:rPr>
      </w:pPr>
      <w:r>
        <w:rPr>
          <w:rFonts w:hint="eastAsia" w:ascii="宋体" w:hAnsi="宋体"/>
          <w:b/>
          <w:bCs/>
          <w:szCs w:val="21"/>
        </w:rPr>
        <w:t>37.1.1最低价法</w:t>
      </w:r>
    </w:p>
    <w:p>
      <w:pPr>
        <w:ind w:firstLine="411" w:firstLineChars="196"/>
        <w:rPr>
          <w:rFonts w:hint="eastAsia" w:ascii="ˎ̥" w:hAnsi="ˎ̥"/>
        </w:rPr>
      </w:pPr>
      <w:bookmarkStart w:id="105" w:name="_Hlk72438142"/>
      <w:r>
        <w:rPr>
          <w:rFonts w:ascii="ˎ̥" w:hAnsi="ˎ̥"/>
        </w:rPr>
        <w:t>最低价法，是指</w:t>
      </w:r>
      <w:r>
        <w:rPr>
          <w:rFonts w:hint="eastAsia" w:ascii="ˎ̥" w:hAnsi="ˎ̥"/>
        </w:rPr>
        <w:t>完全</w:t>
      </w:r>
      <w:r>
        <w:rPr>
          <w:rFonts w:ascii="ˎ̥" w:hAnsi="ˎ̥"/>
        </w:rPr>
        <w:t>满足招标文件实质性要求，</w:t>
      </w:r>
      <w:r>
        <w:rPr>
          <w:rFonts w:hint="eastAsia" w:ascii="ˎ̥" w:hAnsi="ˎ̥"/>
        </w:rPr>
        <w:t>按照报价由低到高的顺序，依据招标文件中规定的数量或者比例推荐候选中标供应商。</w:t>
      </w:r>
    </w:p>
    <w:p>
      <w:pPr>
        <w:ind w:firstLine="413" w:firstLineChars="196"/>
        <w:rPr>
          <w:rFonts w:ascii="宋体" w:hAnsi="宋体"/>
          <w:b/>
          <w:bCs/>
          <w:szCs w:val="21"/>
        </w:rPr>
      </w:pPr>
      <w:r>
        <w:rPr>
          <w:rFonts w:hint="eastAsia" w:ascii="宋体" w:hAnsi="宋体"/>
          <w:b/>
          <w:bCs/>
          <w:szCs w:val="21"/>
        </w:rPr>
        <w:t>37.1.2综合评分法</w:t>
      </w:r>
    </w:p>
    <w:p>
      <w:pPr>
        <w:ind w:firstLine="411" w:firstLineChars="196"/>
        <w:rPr>
          <w:rFonts w:hint="eastAsia" w:ascii="ˎ̥" w:hAnsi="ˎ̥"/>
        </w:rPr>
      </w:pPr>
      <w:r>
        <w:rPr>
          <w:rFonts w:ascii="ˎ̥" w:hAnsi="ˎ̥"/>
        </w:rPr>
        <w:t>综合评分法，是指</w:t>
      </w:r>
      <w:r>
        <w:rPr>
          <w:rFonts w:hint="eastAsia" w:ascii="ˎ̥" w:hAnsi="ˎ̥"/>
        </w:rPr>
        <w:t>在</w:t>
      </w:r>
      <w:r>
        <w:rPr>
          <w:rFonts w:ascii="ˎ̥" w:hAnsi="ˎ̥"/>
        </w:rPr>
        <w:t>满足招标文件全部实质性要求</w:t>
      </w:r>
      <w:r>
        <w:rPr>
          <w:rFonts w:hint="eastAsia" w:ascii="ˎ̥" w:hAnsi="ˎ̥"/>
        </w:rPr>
        <w:t>的前提下</w:t>
      </w:r>
      <w:r>
        <w:rPr>
          <w:rFonts w:ascii="ˎ̥" w:hAnsi="ˎ̥"/>
        </w:rPr>
        <w:t>，</w:t>
      </w:r>
      <w:r>
        <w:rPr>
          <w:rFonts w:hint="eastAsia" w:ascii="ˎ̥" w:hAnsi="ˎ̥"/>
        </w:rPr>
        <w:t>按照招标文件中规定的各项因素进行综合评审，评审总得分排名前列的投标人，作为推荐的候选中标供应商。</w:t>
      </w:r>
      <w:bookmarkEnd w:id="105"/>
    </w:p>
    <w:p>
      <w:pPr>
        <w:ind w:firstLine="413" w:firstLineChars="196"/>
        <w:rPr>
          <w:rFonts w:ascii="宋体" w:hAnsi="宋体"/>
          <w:b/>
          <w:bCs/>
          <w:szCs w:val="21"/>
        </w:rPr>
      </w:pPr>
      <w:r>
        <w:rPr>
          <w:rFonts w:hint="eastAsia" w:ascii="宋体" w:hAnsi="宋体"/>
          <w:b/>
          <w:bCs/>
          <w:szCs w:val="21"/>
        </w:rPr>
        <w:t>37.2 本项目采用的评审方法见本项目招标文件第一册“专用条款”的相关内容。</w:t>
      </w:r>
    </w:p>
    <w:p>
      <w:pPr>
        <w:ind w:firstLine="413" w:firstLineChars="196"/>
        <w:rPr>
          <w:rFonts w:ascii="宋体" w:hAnsi="宋体"/>
          <w:b/>
          <w:bCs/>
          <w:szCs w:val="21"/>
        </w:rPr>
      </w:pPr>
      <w:r>
        <w:rPr>
          <w:rFonts w:hint="eastAsia" w:ascii="宋体" w:hAnsi="宋体"/>
          <w:b/>
          <w:bCs/>
          <w:szCs w:val="21"/>
        </w:rPr>
        <w:t>37.3重新评审的情形</w:t>
      </w:r>
    </w:p>
    <w:p>
      <w:pPr>
        <w:ind w:firstLine="411" w:firstLineChars="196"/>
        <w:rPr>
          <w:rFonts w:ascii="宋体" w:hAnsi="宋体"/>
          <w:b/>
          <w:bCs/>
          <w:szCs w:val="21"/>
        </w:rPr>
      </w:pPr>
      <w:r>
        <w:rPr>
          <w:rFonts w:hint="eastAsia" w:ascii="宋体" w:hAnsi="宋体" w:cs="宋体"/>
          <w:kern w:val="0"/>
          <w:szCs w:val="21"/>
        </w:rPr>
        <w:t>评审结果汇总完成后，除下列情形外，任何人不得修改评审结果：</w:t>
      </w:r>
    </w:p>
    <w:p>
      <w:pPr>
        <w:ind w:firstLine="411" w:firstLineChars="196"/>
        <w:rPr>
          <w:rFonts w:ascii="宋体" w:hAnsi="宋体" w:cs="宋体"/>
          <w:kern w:val="0"/>
          <w:szCs w:val="21"/>
        </w:rPr>
      </w:pPr>
      <w:r>
        <w:rPr>
          <w:rFonts w:hint="eastAsia" w:ascii="宋体" w:hAnsi="宋体" w:cs="宋体"/>
          <w:kern w:val="0"/>
          <w:szCs w:val="21"/>
        </w:rPr>
        <w:t>37.3.1分值汇总计算错误的；</w:t>
      </w:r>
    </w:p>
    <w:p>
      <w:pPr>
        <w:ind w:firstLine="411" w:firstLineChars="196"/>
        <w:rPr>
          <w:rFonts w:ascii="宋体" w:hAnsi="宋体" w:cs="宋体"/>
          <w:kern w:val="0"/>
          <w:szCs w:val="21"/>
        </w:rPr>
      </w:pPr>
      <w:r>
        <w:rPr>
          <w:rFonts w:hint="eastAsia" w:ascii="宋体" w:hAnsi="宋体" w:cs="宋体"/>
          <w:kern w:val="0"/>
          <w:szCs w:val="21"/>
        </w:rPr>
        <w:t>37.3.2分项评分超出评分标准范围的；</w:t>
      </w:r>
    </w:p>
    <w:p>
      <w:pPr>
        <w:ind w:firstLine="411" w:firstLineChars="196"/>
        <w:rPr>
          <w:rFonts w:ascii="宋体" w:hAnsi="宋体" w:cs="宋体"/>
          <w:kern w:val="0"/>
          <w:szCs w:val="21"/>
        </w:rPr>
      </w:pPr>
      <w:r>
        <w:rPr>
          <w:rFonts w:hint="eastAsia" w:ascii="宋体" w:hAnsi="宋体" w:cs="宋体"/>
          <w:kern w:val="0"/>
          <w:szCs w:val="21"/>
        </w:rPr>
        <w:t>37.3.3评审委员会成员对客观评审因素评分不一致的；</w:t>
      </w:r>
    </w:p>
    <w:p>
      <w:pPr>
        <w:ind w:firstLine="411" w:firstLineChars="196"/>
        <w:rPr>
          <w:rFonts w:ascii="宋体" w:hAnsi="宋体" w:cs="宋体"/>
          <w:kern w:val="0"/>
          <w:szCs w:val="21"/>
        </w:rPr>
      </w:pPr>
      <w:r>
        <w:rPr>
          <w:rFonts w:hint="eastAsia" w:ascii="宋体" w:hAnsi="宋体" w:cs="宋体"/>
          <w:kern w:val="0"/>
          <w:szCs w:val="21"/>
        </w:rPr>
        <w:t>37.3.4经评审委员会认定评分畸高、畸低的。</w:t>
      </w:r>
    </w:p>
    <w:p>
      <w:pPr>
        <w:ind w:firstLine="411" w:firstLineChars="196"/>
        <w:rPr>
          <w:rFonts w:ascii="宋体" w:hAnsi="宋体" w:cs="宋体"/>
          <w:kern w:val="0"/>
          <w:szCs w:val="21"/>
        </w:rPr>
      </w:pPr>
      <w:r>
        <w:rPr>
          <w:rFonts w:hint="eastAsia" w:ascii="宋体" w:hAnsi="宋体" w:cs="宋体"/>
          <w:kern w:val="0"/>
          <w:szCs w:val="21"/>
        </w:rPr>
        <w:t>评审报告签署前，经复核发现存在以上情形之一的，评审委员会应当当场修改评审结果，并进行书面记载；评审报告签署后，采购人或者采购代理机构发现存在以上情形之一的，应当组织原评审委员会进行重新评审，重新评审改变评审结果的，书面报告本级财政部门。</w:t>
      </w:r>
    </w:p>
    <w:p>
      <w:pPr>
        <w:ind w:firstLine="411" w:firstLineChars="196"/>
        <w:rPr>
          <w:rFonts w:ascii="宋体" w:hAnsi="宋体" w:cs="宋体"/>
          <w:kern w:val="0"/>
          <w:szCs w:val="21"/>
        </w:rPr>
      </w:pPr>
      <w:r>
        <w:rPr>
          <w:rFonts w:hint="eastAsia" w:ascii="宋体" w:hAnsi="宋体" w:cs="宋体"/>
          <w:kern w:val="0"/>
          <w:szCs w:val="21"/>
        </w:rPr>
        <w:t>投标人对本条第一款情形提出质疑的，采购人或者采购代理机构可以组织原评审委员会进行重新评审，重新评审改变评审结果的，应当书面报告本级财政部门。</w:t>
      </w:r>
    </w:p>
    <w:p>
      <w:pPr>
        <w:ind w:firstLine="413" w:firstLineChars="196"/>
        <w:rPr>
          <w:rFonts w:ascii="宋体" w:hAnsi="宋体"/>
          <w:b/>
          <w:bCs/>
          <w:szCs w:val="21"/>
        </w:rPr>
      </w:pPr>
      <w:r>
        <w:rPr>
          <w:rFonts w:hint="eastAsia" w:ascii="宋体" w:hAnsi="宋体"/>
          <w:b/>
          <w:bCs/>
          <w:szCs w:val="21"/>
        </w:rPr>
        <w:t xml:space="preserve"> 37.4重新组建评审委员会的情形</w:t>
      </w:r>
    </w:p>
    <w:p>
      <w:pPr>
        <w:ind w:firstLine="411" w:firstLineChars="196"/>
        <w:rPr>
          <w:rFonts w:ascii="宋体" w:hAnsi="宋体" w:cs="宋体"/>
          <w:kern w:val="0"/>
          <w:szCs w:val="21"/>
        </w:rPr>
      </w:pPr>
      <w:r>
        <w:rPr>
          <w:rFonts w:hint="eastAsia" w:ascii="宋体" w:hAnsi="宋体" w:cs="宋体"/>
          <w:kern w:val="0"/>
          <w:szCs w:val="21"/>
        </w:rPr>
        <w:t>评审委员会或者其成员存在下列情形导致评审结果无效的，重新组建评审委员会进行评标，并书面报告本级财政部门：</w:t>
      </w:r>
    </w:p>
    <w:p>
      <w:pPr>
        <w:ind w:firstLine="411" w:firstLineChars="196"/>
        <w:rPr>
          <w:rFonts w:ascii="宋体" w:hAnsi="宋体" w:cs="宋体"/>
          <w:kern w:val="0"/>
          <w:szCs w:val="21"/>
        </w:rPr>
      </w:pPr>
      <w:r>
        <w:rPr>
          <w:rFonts w:hint="eastAsia" w:ascii="宋体" w:hAnsi="宋体" w:cs="宋体"/>
          <w:kern w:val="0"/>
          <w:szCs w:val="21"/>
        </w:rPr>
        <w:t>37.4.1评审委员会组成不符合《政府采购货物和服务招标投标管理办法》规定的；</w:t>
      </w:r>
    </w:p>
    <w:p>
      <w:pPr>
        <w:ind w:firstLine="411" w:firstLineChars="196"/>
        <w:rPr>
          <w:rFonts w:ascii="宋体" w:hAnsi="宋体" w:cs="宋体"/>
          <w:kern w:val="0"/>
          <w:szCs w:val="21"/>
        </w:rPr>
      </w:pPr>
      <w:r>
        <w:rPr>
          <w:rFonts w:hint="eastAsia" w:ascii="宋体" w:hAnsi="宋体" w:cs="宋体"/>
          <w:kern w:val="0"/>
          <w:szCs w:val="21"/>
        </w:rPr>
        <w:t>37.4.2有《政府采购货物和服务招标投标管理办法》第六十二条第一至五项情形的；</w:t>
      </w:r>
    </w:p>
    <w:p>
      <w:pPr>
        <w:ind w:firstLine="411" w:firstLineChars="196"/>
        <w:rPr>
          <w:rFonts w:ascii="宋体" w:hAnsi="宋体" w:cs="宋体"/>
          <w:kern w:val="0"/>
          <w:szCs w:val="21"/>
        </w:rPr>
      </w:pPr>
      <w:r>
        <w:rPr>
          <w:rFonts w:hint="eastAsia" w:ascii="宋体" w:hAnsi="宋体" w:cs="宋体"/>
          <w:kern w:val="0"/>
          <w:szCs w:val="21"/>
        </w:rPr>
        <w:t>37.4.3评审委员会及其成员独立评标受到非法干预的；</w:t>
      </w:r>
    </w:p>
    <w:p>
      <w:pPr>
        <w:ind w:firstLine="411" w:firstLineChars="196"/>
        <w:rPr>
          <w:rFonts w:ascii="宋体" w:hAnsi="宋体" w:cs="宋体"/>
          <w:kern w:val="0"/>
          <w:szCs w:val="21"/>
        </w:rPr>
      </w:pPr>
      <w:r>
        <w:rPr>
          <w:rFonts w:hint="eastAsia" w:ascii="宋体" w:hAnsi="宋体" w:cs="宋体"/>
          <w:kern w:val="0"/>
          <w:szCs w:val="21"/>
        </w:rPr>
        <w:t>37.4.4有政府采购法实施条例第七十五条规定的违法行为的。</w:t>
      </w:r>
    </w:p>
    <w:p>
      <w:pPr>
        <w:ind w:firstLine="411" w:firstLineChars="196"/>
        <w:rPr>
          <w:rFonts w:ascii="宋体" w:hAnsi="宋体" w:cs="宋体"/>
          <w:kern w:val="0"/>
          <w:szCs w:val="21"/>
        </w:rPr>
      </w:pPr>
      <w:r>
        <w:rPr>
          <w:rFonts w:hint="eastAsia" w:ascii="宋体" w:hAnsi="宋体" w:cs="宋体"/>
          <w:kern w:val="0"/>
          <w:szCs w:val="21"/>
        </w:rPr>
        <w:t>有违法违规行为的原评审委员会成员不得参加重新组建的评审委员会。</w:t>
      </w:r>
    </w:p>
    <w:p>
      <w:pPr>
        <w:pStyle w:val="7"/>
        <w:numPr>
          <w:ilvl w:val="0"/>
          <w:numId w:val="10"/>
        </w:numPr>
        <w:spacing w:before="120" w:beforeLines="50" w:after="120" w:afterLines="50"/>
        <w:ind w:left="562" w:hanging="562"/>
        <w:rPr>
          <w:sz w:val="28"/>
          <w:szCs w:val="28"/>
        </w:rPr>
      </w:pPr>
      <w:r>
        <w:rPr>
          <w:rFonts w:hint="eastAsia"/>
          <w:sz w:val="28"/>
          <w:szCs w:val="28"/>
        </w:rPr>
        <w:t>定标及公示</w:t>
      </w:r>
    </w:p>
    <w:p>
      <w:pPr>
        <w:rPr>
          <w:rFonts w:ascii="黑体" w:hAnsi="宋体" w:eastAsia="黑体"/>
          <w:sz w:val="24"/>
        </w:rPr>
      </w:pPr>
      <w:r>
        <w:rPr>
          <w:rFonts w:hint="eastAsia" w:ascii="黑体" w:hAnsi="宋体" w:eastAsia="黑体"/>
          <w:sz w:val="24"/>
        </w:rPr>
        <w:t>38．定标方法</w:t>
      </w:r>
    </w:p>
    <w:p>
      <w:pPr>
        <w:ind w:firstLine="411" w:firstLineChars="196"/>
        <w:rPr>
          <w:rFonts w:ascii="宋体" w:hAnsi="宋体"/>
          <w:szCs w:val="21"/>
        </w:rPr>
      </w:pPr>
      <w:bookmarkStart w:id="106" w:name="_Hlk73782795"/>
      <w:r>
        <w:rPr>
          <w:rFonts w:hint="eastAsia" w:ascii="宋体" w:hAnsi="宋体"/>
          <w:szCs w:val="21"/>
        </w:rPr>
        <w:t>38.1非评定分离项目定标方法</w:t>
      </w:r>
    </w:p>
    <w:p>
      <w:pPr>
        <w:ind w:firstLine="411" w:firstLineChars="196"/>
        <w:rPr>
          <w:rFonts w:ascii="宋体" w:hAnsi="宋体"/>
          <w:szCs w:val="21"/>
        </w:rPr>
      </w:pPr>
      <w:r>
        <w:rPr>
          <w:rFonts w:hint="eastAsia" w:ascii="宋体" w:hAnsi="宋体"/>
          <w:szCs w:val="21"/>
        </w:rPr>
        <w:t>38</w:t>
      </w:r>
      <w:r>
        <w:rPr>
          <w:rFonts w:ascii="宋体" w:hAnsi="宋体"/>
          <w:szCs w:val="21"/>
        </w:rPr>
        <w:t>.</w:t>
      </w:r>
      <w:r>
        <w:rPr>
          <w:rFonts w:hint="eastAsia" w:ascii="宋体" w:hAnsi="宋体"/>
          <w:szCs w:val="21"/>
        </w:rPr>
        <w:t>1.1评审委员会依据本项目招标文件所约定的评审方法进行评审和比较，向政府集中采购机构提交书面评审报告，并根据评审方法比较评价结果从优到劣进行排序，确定候选中标供应商。</w:t>
      </w:r>
    </w:p>
    <w:p>
      <w:pPr>
        <w:ind w:firstLine="411" w:firstLineChars="196"/>
        <w:rPr>
          <w:rFonts w:hint="eastAsia" w:ascii="ˎ̥" w:hAnsi="ˎ̥"/>
        </w:rPr>
      </w:pPr>
      <w:r>
        <w:rPr>
          <w:rFonts w:hint="eastAsia" w:ascii="宋体" w:hAnsi="宋体"/>
          <w:szCs w:val="21"/>
        </w:rPr>
        <w:t>38</w:t>
      </w:r>
      <w:r>
        <w:rPr>
          <w:rFonts w:ascii="宋体" w:hAnsi="宋体"/>
          <w:szCs w:val="21"/>
        </w:rPr>
        <w:t>.</w:t>
      </w:r>
      <w:r>
        <w:rPr>
          <w:rFonts w:hint="eastAsia" w:ascii="宋体" w:hAnsi="宋体"/>
          <w:szCs w:val="21"/>
        </w:rPr>
        <w:t>1.2</w:t>
      </w:r>
      <w:r>
        <w:rPr>
          <w:rFonts w:ascii="ˎ̥" w:hAnsi="ˎ̥"/>
        </w:rPr>
        <w:t>采用最低价法的，评</w:t>
      </w:r>
      <w:r>
        <w:rPr>
          <w:rFonts w:hint="eastAsia" w:ascii="ˎ̥" w:hAnsi="ˎ̥"/>
        </w:rPr>
        <w:t>审</w:t>
      </w:r>
      <w:r>
        <w:rPr>
          <w:rFonts w:ascii="ˎ̥" w:hAnsi="ˎ̥"/>
        </w:rPr>
        <w:t>结果按投标报价由低到高顺序排列。投标报价相同的并列。投标文件满足招标文件全部实质性要求且投标报价最低的</w:t>
      </w:r>
      <w:r>
        <w:rPr>
          <w:rFonts w:hint="eastAsia" w:ascii="ˎ̥" w:hAnsi="ˎ̥"/>
        </w:rPr>
        <w:t>投标人为</w:t>
      </w:r>
      <w:bookmarkStart w:id="107" w:name="_Hlk73821177"/>
      <w:r>
        <w:rPr>
          <w:rFonts w:hint="eastAsia" w:ascii="ˎ̥" w:hAnsi="ˎ̥"/>
        </w:rPr>
        <w:t>中标供应商</w:t>
      </w:r>
      <w:r>
        <w:rPr>
          <w:rFonts w:ascii="ˎ̥" w:hAnsi="ˎ̥"/>
        </w:rPr>
        <w:t>（</w:t>
      </w:r>
      <w:r>
        <w:rPr>
          <w:rFonts w:hint="eastAsia" w:ascii="ˎ̥" w:hAnsi="ˎ̥"/>
        </w:rPr>
        <w:t>排名</w:t>
      </w:r>
      <w:r>
        <w:rPr>
          <w:rFonts w:ascii="ˎ̥" w:hAnsi="ˎ̥"/>
        </w:rPr>
        <w:t>第二</w:t>
      </w:r>
      <w:r>
        <w:rPr>
          <w:rFonts w:hint="eastAsia" w:ascii="ˎ̥" w:hAnsi="ˎ̥"/>
        </w:rPr>
        <w:t>的投标人为第一替补中标候选人、排名</w:t>
      </w:r>
      <w:r>
        <w:rPr>
          <w:rFonts w:ascii="ˎ̥" w:hAnsi="ˎ̥"/>
        </w:rPr>
        <w:t>第</w:t>
      </w:r>
      <w:r>
        <w:rPr>
          <w:rFonts w:hint="eastAsia" w:ascii="ˎ̥" w:hAnsi="ˎ̥"/>
        </w:rPr>
        <w:t>三的投标人为第二替补中标候选人</w:t>
      </w:r>
      <w:bookmarkEnd w:id="107"/>
      <w:r>
        <w:rPr>
          <w:rFonts w:ascii="ˎ̥" w:hAnsi="ˎ̥"/>
        </w:rPr>
        <w:t>）。</w:t>
      </w:r>
    </w:p>
    <w:p>
      <w:pPr>
        <w:ind w:firstLine="411" w:firstLineChars="196"/>
        <w:rPr>
          <w:rFonts w:hint="eastAsia" w:ascii="ˎ̥" w:hAnsi="ˎ̥"/>
        </w:rPr>
      </w:pPr>
      <w:r>
        <w:rPr>
          <w:rFonts w:hint="eastAsia" w:ascii="宋体" w:hAnsi="宋体"/>
          <w:szCs w:val="21"/>
        </w:rPr>
        <w:t>38</w:t>
      </w:r>
      <w:r>
        <w:rPr>
          <w:rFonts w:ascii="宋体" w:hAnsi="宋体"/>
          <w:szCs w:val="21"/>
        </w:rPr>
        <w:t>.</w:t>
      </w:r>
      <w:r>
        <w:rPr>
          <w:rFonts w:hint="eastAsia" w:ascii="宋体" w:hAnsi="宋体"/>
          <w:szCs w:val="21"/>
        </w:rPr>
        <w:t>1.3</w:t>
      </w:r>
      <w:r>
        <w:rPr>
          <w:rFonts w:ascii="宋体" w:hAnsi="宋体"/>
          <w:szCs w:val="21"/>
        </w:rPr>
        <w:t>采</w:t>
      </w:r>
      <w:r>
        <w:rPr>
          <w:rFonts w:ascii="ˎ̥" w:hAnsi="ˎ̥"/>
        </w:rPr>
        <w:t>用综合评分法的，评标结果按评审后得分由高到低顺序排列。得分相同的，按投标报价由低到高顺序排列。得分且投标报价相同的并列。投标文件满足招标文件全部实质性要求，且按照评审因素的量化指标评审得分最高的投标人</w:t>
      </w:r>
      <w:r>
        <w:rPr>
          <w:rFonts w:hint="eastAsia" w:ascii="ˎ̥" w:hAnsi="ˎ̥"/>
        </w:rPr>
        <w:t>为中标供应商</w:t>
      </w:r>
      <w:r>
        <w:rPr>
          <w:rFonts w:ascii="ˎ̥" w:hAnsi="ˎ̥"/>
        </w:rPr>
        <w:t>（</w:t>
      </w:r>
      <w:r>
        <w:rPr>
          <w:rFonts w:hint="eastAsia" w:ascii="ˎ̥" w:hAnsi="ˎ̥"/>
        </w:rPr>
        <w:t>排名</w:t>
      </w:r>
      <w:r>
        <w:rPr>
          <w:rFonts w:ascii="ˎ̥" w:hAnsi="ˎ̥"/>
        </w:rPr>
        <w:t>第二</w:t>
      </w:r>
      <w:r>
        <w:rPr>
          <w:rFonts w:hint="eastAsia" w:ascii="ˎ̥" w:hAnsi="ˎ̥"/>
        </w:rPr>
        <w:t>的投标人为第一替补中标候选人、排名</w:t>
      </w:r>
      <w:r>
        <w:rPr>
          <w:rFonts w:ascii="ˎ̥" w:hAnsi="ˎ̥"/>
        </w:rPr>
        <w:t>第</w:t>
      </w:r>
      <w:r>
        <w:rPr>
          <w:rFonts w:hint="eastAsia" w:ascii="ˎ̥" w:hAnsi="ˎ̥"/>
        </w:rPr>
        <w:t>三的投标人为第二替补中标候选人</w:t>
      </w:r>
      <w:r>
        <w:rPr>
          <w:rFonts w:ascii="ˎ̥" w:hAnsi="ˎ̥"/>
        </w:rPr>
        <w:t>）。</w:t>
      </w:r>
      <w:r>
        <w:rPr>
          <w:rFonts w:hint="eastAsia" w:ascii="ˎ̥" w:hAnsi="ˎ̥"/>
        </w:rPr>
        <w:t>出现</w:t>
      </w:r>
      <w:r>
        <w:rPr>
          <w:rFonts w:ascii="ˎ̥" w:hAnsi="ˎ̥"/>
        </w:rPr>
        <w:t>得分且投标报价相同的并列</w:t>
      </w:r>
      <w:r>
        <w:rPr>
          <w:rFonts w:hint="eastAsia" w:ascii="ˎ̥" w:hAnsi="ˎ̥"/>
        </w:rPr>
        <w:t>情况时，采取随机抽取的方式确定，具体操作办法及流程由评审委员会确定。</w:t>
      </w:r>
    </w:p>
    <w:p>
      <w:pPr>
        <w:ind w:firstLine="411" w:firstLineChars="196"/>
        <w:rPr>
          <w:rFonts w:ascii="宋体" w:hAnsi="宋体"/>
          <w:szCs w:val="21"/>
        </w:rPr>
      </w:pPr>
      <w:r>
        <w:rPr>
          <w:rFonts w:hint="eastAsia" w:ascii="宋体" w:hAnsi="宋体"/>
          <w:szCs w:val="21"/>
        </w:rPr>
        <w:t>38.2评定分离项目定标方法</w:t>
      </w:r>
    </w:p>
    <w:p>
      <w:pPr>
        <w:ind w:firstLine="411" w:firstLineChars="196"/>
        <w:rPr>
          <w:rFonts w:ascii="宋体" w:hAnsi="宋体"/>
          <w:szCs w:val="21"/>
        </w:rPr>
      </w:pPr>
      <w:r>
        <w:rPr>
          <w:rFonts w:hint="eastAsia" w:ascii="宋体" w:hAnsi="宋体"/>
          <w:szCs w:val="21"/>
        </w:rPr>
        <w:t>38.2.1评定分离是指在政府集中采购程序中，以公开招标方式执行采购，评审委员会负责对投标文件进行评审、推荐候选中标供应商并出具书面评审报告，由采购人根据评审委员会出具的评审报告从推荐的候选中标供应商中确定中标供应商。单个项目需要确定多家中标供应商的，不适用评定分离。</w:t>
      </w:r>
    </w:p>
    <w:p>
      <w:pPr>
        <w:ind w:firstLine="411" w:firstLineChars="196"/>
      </w:pPr>
      <w:r>
        <w:rPr>
          <w:rFonts w:ascii="宋体" w:hAnsi="宋体"/>
          <w:szCs w:val="21"/>
        </w:rPr>
        <w:t xml:space="preserve">38.2.2 </w:t>
      </w:r>
      <w:bookmarkStart w:id="108" w:name="_Hlk71469733"/>
      <w:r>
        <w:t>适用评定分离的政府采购项目，采用综合评分法评</w:t>
      </w:r>
      <w:r>
        <w:rPr>
          <w:rFonts w:hint="eastAsia"/>
        </w:rPr>
        <w:t>审。</w:t>
      </w:r>
      <w:r>
        <w:rPr>
          <w:rFonts w:hint="eastAsia" w:ascii="宋体" w:hAnsi="宋体"/>
          <w:szCs w:val="21"/>
        </w:rPr>
        <w:t>评审委员会按照评审结果，推荐</w:t>
      </w:r>
      <w:r>
        <w:t>三个合格的候选中标供应商。</w:t>
      </w:r>
    </w:p>
    <w:p>
      <w:pPr>
        <w:ind w:firstLine="411" w:firstLineChars="196"/>
        <w:rPr>
          <w:rFonts w:ascii="宋体" w:hAnsi="宋体"/>
          <w:szCs w:val="21"/>
        </w:rPr>
      </w:pPr>
      <w:r>
        <w:rPr>
          <w:rFonts w:hint="eastAsia" w:ascii="宋体" w:hAnsi="宋体"/>
          <w:szCs w:val="21"/>
        </w:rPr>
        <w:t>38.2.3</w:t>
      </w:r>
      <w:bookmarkStart w:id="109" w:name="_Hlk71469688"/>
      <w:r>
        <w:t>适用评定分离的政府采购项目，</w:t>
      </w:r>
      <w:r>
        <w:rPr>
          <w:rFonts w:hint="eastAsia" w:ascii="宋体" w:hAnsi="宋体"/>
          <w:szCs w:val="21"/>
        </w:rPr>
        <w:t>按照自定法确定中标供应商：自定法是指采购人组织定标委员会，由定标委员会在三家候选中标供应商中确定中标供应商。</w:t>
      </w:r>
      <w:bookmarkEnd w:id="108"/>
      <w:bookmarkEnd w:id="109"/>
    </w:p>
    <w:p>
      <w:pPr>
        <w:ind w:firstLine="411" w:firstLineChars="196"/>
        <w:rPr>
          <w:rFonts w:ascii="宋体" w:hAnsi="宋体"/>
          <w:szCs w:val="21"/>
        </w:rPr>
      </w:pPr>
      <w:r>
        <w:rPr>
          <w:rFonts w:ascii="宋体" w:hAnsi="宋体"/>
          <w:szCs w:val="21"/>
        </w:rPr>
        <w:t>38.2.4</w:t>
      </w:r>
      <w:r>
        <w:rPr>
          <w:rFonts w:hint="eastAsia" w:ascii="宋体" w:hAnsi="宋体"/>
          <w:szCs w:val="21"/>
        </w:rPr>
        <w:t>政府集中采购机构</w:t>
      </w:r>
      <w:r>
        <w:t>应当自评审结束之日起两个工作日内将候选中标供应商名单及其投标文件、评审报告送交采购人</w:t>
      </w:r>
      <w:r>
        <w:rPr>
          <w:rFonts w:hint="eastAsia" w:ascii="宋体" w:hAnsi="宋体"/>
          <w:szCs w:val="21"/>
        </w:rPr>
        <w:t>。</w:t>
      </w:r>
      <w:r>
        <w:t>采购人应当安排专人对定标过程进行书面记录，形成定标报告，作为采购文件的组成部分存档，并及时将定标结果反馈</w:t>
      </w:r>
      <w:r>
        <w:rPr>
          <w:rFonts w:hint="eastAsia"/>
        </w:rPr>
        <w:t>政府集中采购机构。具体定标程序及相关要求以按照《</w:t>
      </w:r>
      <w:r>
        <w:t>深圳市财政局关于印发</w:t>
      </w:r>
      <w:r>
        <w:rPr>
          <w:rFonts w:hint="eastAsia" w:ascii="宋体" w:hAnsi="宋体"/>
        </w:rPr>
        <w:t>〈</w:t>
      </w:r>
      <w:r>
        <w:t>深圳市政府采购评标定标分离管理办法</w:t>
      </w:r>
      <w:r>
        <w:rPr>
          <w:rFonts w:hint="eastAsia" w:ascii="宋体" w:hAnsi="宋体"/>
        </w:rPr>
        <w:t>〉</w:t>
      </w:r>
      <w:r>
        <w:t>的通知</w:t>
      </w:r>
      <w:r>
        <w:rPr>
          <w:rFonts w:hint="eastAsia"/>
        </w:rPr>
        <w:t>》（深财规【2</w:t>
      </w:r>
      <w:r>
        <w:t>020</w:t>
      </w:r>
      <w:r>
        <w:rPr>
          <w:rFonts w:hint="eastAsia"/>
        </w:rPr>
        <w:t>】1号）执行。</w:t>
      </w:r>
    </w:p>
    <w:p>
      <w:pPr>
        <w:ind w:firstLine="411" w:firstLineChars="196"/>
        <w:rPr>
          <w:rFonts w:ascii="宋体" w:hAnsi="宋体"/>
          <w:szCs w:val="21"/>
        </w:rPr>
      </w:pPr>
      <w:r>
        <w:rPr>
          <w:rFonts w:hint="eastAsia" w:ascii="宋体" w:hAnsi="宋体"/>
          <w:szCs w:val="21"/>
        </w:rPr>
        <w:t>说明：采购人及投标供应商应按照上述方法提前做好相关准备。</w:t>
      </w:r>
    </w:p>
    <w:p>
      <w:pPr>
        <w:ind w:firstLine="411" w:firstLineChars="196"/>
        <w:rPr>
          <w:rFonts w:ascii="宋体" w:hAnsi="宋体"/>
          <w:szCs w:val="21"/>
        </w:rPr>
      </w:pPr>
      <w:r>
        <w:rPr>
          <w:rFonts w:hint="eastAsia" w:ascii="宋体" w:hAnsi="宋体"/>
          <w:szCs w:val="21"/>
        </w:rPr>
        <w:t>38.3专用条款另有规定的，按专用条款相关要求定标。</w:t>
      </w:r>
      <w:bookmarkEnd w:id="106"/>
    </w:p>
    <w:p>
      <w:pPr>
        <w:rPr>
          <w:rFonts w:ascii="黑体" w:hAnsi="宋体" w:eastAsia="黑体"/>
          <w:sz w:val="24"/>
        </w:rPr>
      </w:pPr>
      <w:r>
        <w:rPr>
          <w:rFonts w:hint="eastAsia" w:ascii="黑体" w:hAnsi="宋体" w:eastAsia="黑体"/>
          <w:sz w:val="24"/>
        </w:rPr>
        <w:t>39．编写评审报告</w:t>
      </w:r>
    </w:p>
    <w:p>
      <w:pPr>
        <w:ind w:firstLine="411" w:firstLineChars="196"/>
        <w:rPr>
          <w:rFonts w:ascii="宋体" w:hAnsi="宋体"/>
          <w:szCs w:val="21"/>
        </w:rPr>
      </w:pPr>
      <w:r>
        <w:rPr>
          <w:rFonts w:hint="eastAsia" w:ascii="宋体" w:hAnsi="宋体"/>
          <w:szCs w:val="21"/>
        </w:rPr>
        <w:t>评审报告是评审委员会根据全体评标成员签字的原始评审记录和评审结果编写的报告，评审报告由评审委员会全体成员签字。对评审结论持有异议的评审委员会成员可以书面方式阐述其不同意见和理由。评审委员会成员拒绝在评审报告上签字且不陈述其不同意见和理由的，视为同意评审结论。评审委员会应当对此作出书面说明并记录存档。</w:t>
      </w:r>
    </w:p>
    <w:p>
      <w:pPr>
        <w:rPr>
          <w:rFonts w:ascii="黑体" w:hAnsi="宋体" w:eastAsia="黑体"/>
          <w:sz w:val="24"/>
        </w:rPr>
      </w:pPr>
      <w:r>
        <w:rPr>
          <w:rFonts w:hint="eastAsia" w:ascii="黑体" w:hAnsi="宋体" w:eastAsia="黑体"/>
          <w:sz w:val="24"/>
        </w:rPr>
        <w:t>40．中标公告</w:t>
      </w:r>
    </w:p>
    <w:p>
      <w:pPr>
        <w:ind w:firstLine="411" w:firstLineChars="196"/>
        <w:rPr>
          <w:rFonts w:ascii="宋体" w:hAnsi="宋体"/>
          <w:szCs w:val="21"/>
        </w:rPr>
      </w:pPr>
      <w:r>
        <w:rPr>
          <w:rFonts w:hint="eastAsia" w:ascii="宋体" w:hAnsi="宋体"/>
          <w:szCs w:val="21"/>
        </w:rPr>
        <w:t>40.1</w:t>
      </w:r>
      <w:bookmarkStart w:id="110" w:name="_Hlk72438709"/>
      <w:r>
        <w:rPr>
          <w:rFonts w:hint="eastAsia" w:ascii="宋体" w:hAnsi="宋体"/>
          <w:szCs w:val="21"/>
        </w:rPr>
        <w:t>为体现“公开、公平、公正”的原则，评审结束后经采购人确认（确定）评审结果，政府集中采购机构将在“深圳政府采购智慧平台（http://zfcg.szggzy.com:8081/）”上发布中标结果公告。</w:t>
      </w:r>
      <w:bookmarkEnd w:id="110"/>
      <w:bookmarkStart w:id="111" w:name="_Hlk72438751"/>
      <w:r>
        <w:rPr>
          <w:rFonts w:hint="eastAsia" w:ascii="宋体" w:hAnsi="宋体"/>
          <w:szCs w:val="21"/>
        </w:rPr>
        <w:t>供应商如对评审结果有异议，</w:t>
      </w:r>
      <w:r>
        <w:rPr>
          <w:rFonts w:ascii="宋体" w:hAnsi="宋体"/>
          <w:szCs w:val="21"/>
        </w:rPr>
        <w:t>可在发布公示日期起</w:t>
      </w:r>
      <w:r>
        <w:rPr>
          <w:rFonts w:hint="eastAsia" w:ascii="宋体" w:hAnsi="宋体"/>
          <w:szCs w:val="21"/>
        </w:rPr>
        <w:t>七</w:t>
      </w:r>
      <w:r>
        <w:rPr>
          <w:rFonts w:ascii="宋体" w:hAnsi="宋体"/>
          <w:szCs w:val="21"/>
        </w:rPr>
        <w:t>个工作日内向</w:t>
      </w:r>
      <w:r>
        <w:rPr>
          <w:rFonts w:hint="eastAsia" w:ascii="宋体" w:hAnsi="宋体"/>
          <w:szCs w:val="21"/>
        </w:rPr>
        <w:t>政府集中采购机构</w:t>
      </w:r>
      <w:r>
        <w:rPr>
          <w:rFonts w:ascii="宋体" w:hAnsi="宋体"/>
          <w:szCs w:val="21"/>
        </w:rPr>
        <w:t>提出。 监督电话：0755-83948143。</w:t>
      </w:r>
      <w:r>
        <w:rPr>
          <w:rFonts w:hint="eastAsia" w:ascii="宋体" w:hAnsi="宋体"/>
          <w:szCs w:val="21"/>
        </w:rPr>
        <w:t>若在公示期内未提出质疑，则视为认同该评审结果。</w:t>
      </w:r>
    </w:p>
    <w:bookmarkEnd w:id="111"/>
    <w:p>
      <w:pPr>
        <w:ind w:firstLine="411" w:firstLineChars="196"/>
        <w:rPr>
          <w:rFonts w:ascii="宋体" w:hAnsi="宋体"/>
          <w:szCs w:val="21"/>
        </w:rPr>
      </w:pPr>
      <w:r>
        <w:rPr>
          <w:rFonts w:hint="eastAsia" w:ascii="宋体" w:hAnsi="宋体"/>
          <w:szCs w:val="21"/>
        </w:rPr>
        <w:t>40.2质疑、投诉供应商应保证质疑、投诉内容的真实性和可靠性，并承担相应的法律责任。</w:t>
      </w:r>
    </w:p>
    <w:p>
      <w:pPr>
        <w:rPr>
          <w:rFonts w:ascii="黑体" w:hAnsi="宋体" w:eastAsia="黑体"/>
          <w:sz w:val="24"/>
        </w:rPr>
      </w:pPr>
      <w:r>
        <w:rPr>
          <w:rFonts w:hint="eastAsia" w:ascii="黑体" w:hAnsi="宋体" w:eastAsia="黑体"/>
          <w:sz w:val="24"/>
        </w:rPr>
        <w:t>41．中标通知书</w:t>
      </w:r>
    </w:p>
    <w:p>
      <w:pPr>
        <w:ind w:firstLine="411" w:firstLineChars="196"/>
        <w:rPr>
          <w:rFonts w:ascii="宋体" w:hAnsi="宋体"/>
          <w:szCs w:val="21"/>
        </w:rPr>
      </w:pPr>
      <w:r>
        <w:rPr>
          <w:rFonts w:hint="eastAsia" w:ascii="宋体" w:hAnsi="宋体"/>
          <w:szCs w:val="21"/>
        </w:rPr>
        <w:t>41</w:t>
      </w:r>
      <w:r>
        <w:rPr>
          <w:rFonts w:ascii="宋体" w:hAnsi="宋体"/>
          <w:szCs w:val="21"/>
        </w:rPr>
        <w:t>.</w:t>
      </w:r>
      <w:r>
        <w:rPr>
          <w:rFonts w:hint="eastAsia" w:ascii="宋体" w:hAnsi="宋体"/>
          <w:szCs w:val="21"/>
        </w:rPr>
        <w:t>1</w:t>
      </w:r>
      <w:bookmarkStart w:id="112" w:name="_Hlk72438863"/>
      <w:r>
        <w:rPr>
          <w:rFonts w:hint="eastAsia" w:ascii="宋体" w:hAnsi="宋体"/>
          <w:szCs w:val="21"/>
        </w:rPr>
        <w:t>中标公告公布以后无异常的情况下,中标供应商和采购人可自行在“深圳政府采购智慧平台（http://zfcg.szggzy.com:8081/）”上打印</w:t>
      </w:r>
      <w:r>
        <w:rPr>
          <w:rFonts w:hint="eastAsia" w:ascii="宋体" w:hAnsi="宋体"/>
          <w:b/>
          <w:szCs w:val="21"/>
        </w:rPr>
        <w:t>《数字中标通知书》（</w:t>
      </w:r>
      <w:r>
        <w:rPr>
          <w:rFonts w:hint="eastAsia" w:ascii="宋体" w:hAnsi="宋体"/>
          <w:szCs w:val="21"/>
        </w:rPr>
        <w:t>咨询电话：</w:t>
      </w:r>
      <w:r>
        <w:rPr>
          <w:rFonts w:hint="eastAsia" w:ascii="宋体" w:hAnsi="宋体"/>
          <w:b/>
          <w:bCs/>
          <w:szCs w:val="21"/>
        </w:rPr>
        <w:t>0755-88653300，转6</w:t>
      </w:r>
      <w:r>
        <w:rPr>
          <w:rFonts w:hint="eastAsia" w:ascii="宋体" w:hAnsi="宋体"/>
          <w:szCs w:val="21"/>
        </w:rPr>
        <w:t>）。</w:t>
      </w:r>
      <w:bookmarkEnd w:id="112"/>
    </w:p>
    <w:p>
      <w:pPr>
        <w:ind w:firstLine="411" w:firstLineChars="196"/>
        <w:rPr>
          <w:rFonts w:ascii="宋体" w:hAnsi="宋体"/>
          <w:szCs w:val="21"/>
        </w:rPr>
      </w:pPr>
      <w:r>
        <w:rPr>
          <w:rFonts w:hint="eastAsia" w:ascii="宋体" w:hAnsi="宋体"/>
          <w:szCs w:val="21"/>
        </w:rPr>
        <w:t>41</w:t>
      </w:r>
      <w:r>
        <w:rPr>
          <w:rFonts w:ascii="宋体" w:hAnsi="宋体"/>
          <w:szCs w:val="21"/>
        </w:rPr>
        <w:t>.2</w:t>
      </w:r>
      <w:r>
        <w:rPr>
          <w:rFonts w:hint="eastAsia" w:ascii="宋体" w:hAnsi="宋体"/>
          <w:szCs w:val="21"/>
        </w:rPr>
        <w:t>中标通知书是合同的重要组成部分。</w:t>
      </w:r>
    </w:p>
    <w:p>
      <w:pPr>
        <w:ind w:firstLine="411" w:firstLineChars="196"/>
        <w:rPr>
          <w:rFonts w:ascii="宋体" w:hAnsi="宋体"/>
          <w:szCs w:val="21"/>
        </w:rPr>
      </w:pPr>
      <w:bookmarkStart w:id="113" w:name="_Hlk71407340"/>
      <w:r>
        <w:rPr>
          <w:rFonts w:hint="eastAsia" w:ascii="宋体" w:hAnsi="宋体"/>
          <w:szCs w:val="21"/>
        </w:rPr>
        <w:t>41.3因质疑投诉或其它原因导致项目结果变更或采购终止的，政府集中采购机构有权吊销中标通知书。</w:t>
      </w:r>
    </w:p>
    <w:bookmarkEnd w:id="113"/>
    <w:p>
      <w:pPr>
        <w:pStyle w:val="7"/>
        <w:numPr>
          <w:ilvl w:val="0"/>
          <w:numId w:val="10"/>
        </w:numPr>
        <w:spacing w:before="120" w:beforeLines="50" w:after="120" w:afterLines="50"/>
        <w:ind w:left="562" w:hanging="562"/>
        <w:rPr>
          <w:sz w:val="28"/>
          <w:szCs w:val="28"/>
        </w:rPr>
      </w:pPr>
      <w:r>
        <w:rPr>
          <w:rFonts w:hint="eastAsia"/>
          <w:sz w:val="28"/>
          <w:szCs w:val="28"/>
        </w:rPr>
        <w:t>公开招标失败的后续处理</w:t>
      </w:r>
    </w:p>
    <w:p>
      <w:pPr>
        <w:rPr>
          <w:rFonts w:ascii="黑体" w:hAnsi="宋体" w:eastAsia="黑体"/>
          <w:sz w:val="24"/>
        </w:rPr>
      </w:pPr>
      <w:r>
        <w:rPr>
          <w:rFonts w:hint="eastAsia" w:ascii="黑体" w:hAnsi="宋体" w:eastAsia="黑体"/>
          <w:sz w:val="24"/>
        </w:rPr>
        <w:t>42．公开招标失败的处理</w:t>
      </w:r>
    </w:p>
    <w:p>
      <w:pPr>
        <w:ind w:firstLine="411" w:firstLineChars="196"/>
        <w:rPr>
          <w:rFonts w:ascii="宋体" w:hAnsi="宋体"/>
        </w:rPr>
      </w:pPr>
      <w:r>
        <w:rPr>
          <w:rFonts w:hint="eastAsia" w:ascii="宋体" w:hAnsi="宋体"/>
          <w:szCs w:val="21"/>
        </w:rPr>
        <w:t>42.1本项目公开招标过程中若由于投标截止后</w:t>
      </w:r>
      <w:r>
        <w:rPr>
          <w:rFonts w:hint="eastAsia" w:ascii="宋体" w:hAnsi="宋体"/>
        </w:rPr>
        <w:t>实际递交</w:t>
      </w:r>
      <w:r>
        <w:rPr>
          <w:rFonts w:ascii="宋体" w:hAnsi="宋体"/>
        </w:rPr>
        <w:t>投标</w:t>
      </w:r>
      <w:r>
        <w:rPr>
          <w:rFonts w:hint="eastAsia" w:ascii="宋体" w:hAnsi="宋体"/>
        </w:rPr>
        <w:t>文件的供应商数量不足、经</w:t>
      </w:r>
      <w:r>
        <w:rPr>
          <w:rFonts w:hint="eastAsia" w:ascii="宋体" w:hAnsi="宋体"/>
          <w:szCs w:val="21"/>
        </w:rPr>
        <w:t>评审委员会</w:t>
      </w:r>
      <w:r>
        <w:rPr>
          <w:rFonts w:hint="eastAsia" w:ascii="宋体" w:hAnsi="宋体"/>
        </w:rPr>
        <w:t>评审对招标文件作实质响应的供应商不足等原因造成公开招标失败，可由</w:t>
      </w:r>
      <w:r>
        <w:rPr>
          <w:rFonts w:hint="eastAsia" w:ascii="宋体" w:hAnsi="宋体" w:cs="宋体"/>
        </w:rPr>
        <w:t>政府集中采购机构</w:t>
      </w:r>
      <w:r>
        <w:rPr>
          <w:rFonts w:hint="eastAsia" w:ascii="宋体" w:hAnsi="宋体"/>
        </w:rPr>
        <w:t>重新组织采购。</w:t>
      </w:r>
    </w:p>
    <w:p>
      <w:pPr>
        <w:ind w:firstLine="411" w:firstLineChars="196"/>
        <w:rPr>
          <w:rFonts w:ascii="宋体" w:hAnsi="宋体"/>
          <w:szCs w:val="21"/>
        </w:rPr>
      </w:pPr>
      <w:r>
        <w:rPr>
          <w:rFonts w:hint="eastAsia" w:ascii="宋体" w:hAnsi="宋体"/>
          <w:szCs w:val="21"/>
        </w:rPr>
        <w:t>42.2对公开招标失败的项目，评审委员会在出具该项目招标失败结论的同时，可以提出重新采购组织形式的建议，以及进一步完善招标文件的资格、技术、商务要求的修改建议。</w:t>
      </w:r>
    </w:p>
    <w:p>
      <w:pPr>
        <w:ind w:firstLine="411" w:firstLineChars="196"/>
        <w:rPr>
          <w:rFonts w:ascii="宋体" w:hAnsi="宋体"/>
          <w:szCs w:val="21"/>
        </w:rPr>
      </w:pPr>
      <w:r>
        <w:rPr>
          <w:rFonts w:hint="eastAsia" w:ascii="宋体" w:hAnsi="宋体"/>
          <w:szCs w:val="21"/>
        </w:rPr>
        <w:t>42.3重新组织采购有以下两种组织形式：</w:t>
      </w:r>
    </w:p>
    <w:p>
      <w:pPr>
        <w:ind w:firstLine="411" w:firstLineChars="196"/>
        <w:rPr>
          <w:rFonts w:ascii="宋体" w:hAnsi="宋体"/>
        </w:rPr>
      </w:pPr>
      <w:r>
        <w:rPr>
          <w:rFonts w:hint="eastAsia" w:ascii="宋体" w:hAnsi="宋体"/>
        </w:rPr>
        <w:t>（1）由政府集中采购机构重新组织公开招标；</w:t>
      </w:r>
    </w:p>
    <w:p>
      <w:pPr>
        <w:ind w:firstLine="411" w:firstLineChars="196"/>
        <w:rPr>
          <w:rFonts w:ascii="宋体" w:hAnsi="宋体"/>
        </w:rPr>
      </w:pPr>
      <w:r>
        <w:rPr>
          <w:rFonts w:hint="eastAsia" w:ascii="宋体" w:hAnsi="宋体"/>
        </w:rPr>
        <w:t>（2）根据实际情况需要向同级财政部门提出非公开招标方式申请，经同级财政部门批准，公开招标失败采购项目可转为竞争性谈判或单一来源谈判方式采购。</w:t>
      </w:r>
    </w:p>
    <w:p>
      <w:pPr>
        <w:ind w:firstLine="411" w:firstLineChars="196"/>
        <w:rPr>
          <w:rFonts w:ascii="宋体" w:hAnsi="宋体"/>
        </w:rPr>
      </w:pPr>
      <w:r>
        <w:rPr>
          <w:rFonts w:hint="eastAsia" w:ascii="宋体" w:hAnsi="宋体"/>
        </w:rPr>
        <w:t>42.4公开招标失败的采购项目重新组织公开招标，由政府集中采购机构重新按公开招标流程组织采购活动。</w:t>
      </w:r>
    </w:p>
    <w:p>
      <w:pPr>
        <w:rPr>
          <w:rFonts w:ascii="宋体" w:hAnsi="宋体"/>
        </w:rPr>
      </w:pPr>
      <w:r>
        <w:rPr>
          <w:rFonts w:hint="eastAsia" w:ascii="宋体" w:hAnsi="宋体"/>
        </w:rPr>
        <w:t>42.5公开招标失败的采购项目经同级财政部门批准转为竞争性谈判或单一来源谈判方式采购的，按规定要求组织政府采购工作。</w:t>
      </w:r>
    </w:p>
    <w:p>
      <w:pPr>
        <w:pStyle w:val="7"/>
        <w:numPr>
          <w:ilvl w:val="0"/>
          <w:numId w:val="10"/>
        </w:numPr>
        <w:spacing w:before="120" w:beforeLines="50" w:after="120" w:afterLines="50"/>
        <w:ind w:left="562" w:hanging="562"/>
        <w:rPr>
          <w:sz w:val="28"/>
          <w:szCs w:val="28"/>
        </w:rPr>
      </w:pPr>
      <w:bookmarkStart w:id="114" w:name="_Hlk72439043"/>
      <w:r>
        <w:rPr>
          <w:rFonts w:hint="eastAsia"/>
          <w:sz w:val="28"/>
          <w:szCs w:val="28"/>
        </w:rPr>
        <w:t>合同的授予与备案</w:t>
      </w:r>
      <w:bookmarkEnd w:id="114"/>
    </w:p>
    <w:p>
      <w:pPr>
        <w:rPr>
          <w:rFonts w:ascii="黑体" w:hAnsi="宋体" w:eastAsia="黑体"/>
          <w:sz w:val="24"/>
        </w:rPr>
      </w:pPr>
      <w:bookmarkStart w:id="115" w:name="_Toc73517679"/>
      <w:bookmarkStart w:id="116" w:name="_Toc73521586"/>
      <w:bookmarkStart w:id="117" w:name="_Toc73518157"/>
      <w:bookmarkStart w:id="118" w:name="_Toc73521674"/>
      <w:bookmarkStart w:id="119" w:name="_Toc100052408"/>
      <w:bookmarkStart w:id="120" w:name="_Hlk72439088"/>
      <w:r>
        <w:rPr>
          <w:rFonts w:hint="eastAsia" w:ascii="黑体" w:hAnsi="宋体" w:eastAsia="黑体"/>
          <w:sz w:val="24"/>
        </w:rPr>
        <w:t>43．合同授予标准</w:t>
      </w:r>
      <w:bookmarkEnd w:id="115"/>
      <w:bookmarkEnd w:id="116"/>
      <w:bookmarkEnd w:id="117"/>
      <w:bookmarkEnd w:id="118"/>
      <w:bookmarkEnd w:id="119"/>
    </w:p>
    <w:p>
      <w:pPr>
        <w:ind w:firstLine="411" w:firstLineChars="196"/>
        <w:rPr>
          <w:rFonts w:ascii="宋体" w:hAnsi="宋体"/>
          <w:szCs w:val="21"/>
        </w:rPr>
      </w:pPr>
      <w:r>
        <w:rPr>
          <w:rFonts w:hint="eastAsia" w:ascii="宋体" w:hAnsi="宋体"/>
          <w:szCs w:val="21"/>
        </w:rPr>
        <w:t>本项目的合同将授予经本招标文件规定评审确定的中标供应商。</w:t>
      </w:r>
    </w:p>
    <w:p>
      <w:pPr>
        <w:rPr>
          <w:rFonts w:ascii="黑体" w:hAnsi="宋体" w:eastAsia="黑体"/>
          <w:sz w:val="24"/>
        </w:rPr>
      </w:pPr>
      <w:bookmarkStart w:id="121" w:name="_Toc73521587"/>
      <w:bookmarkStart w:id="122" w:name="_Toc73518158"/>
      <w:bookmarkStart w:id="123" w:name="_Toc100052409"/>
      <w:bookmarkStart w:id="124" w:name="_Toc73517680"/>
      <w:bookmarkStart w:id="125" w:name="_Toc73521675"/>
      <w:r>
        <w:rPr>
          <w:rFonts w:hint="eastAsia" w:ascii="黑体" w:hAnsi="宋体" w:eastAsia="黑体"/>
          <w:sz w:val="24"/>
        </w:rPr>
        <w:t>44．</w:t>
      </w:r>
      <w:bookmarkEnd w:id="121"/>
      <w:bookmarkEnd w:id="122"/>
      <w:bookmarkEnd w:id="123"/>
      <w:bookmarkEnd w:id="124"/>
      <w:bookmarkEnd w:id="125"/>
      <w:r>
        <w:rPr>
          <w:rFonts w:hint="eastAsia" w:ascii="黑体" w:hAnsi="宋体" w:eastAsia="黑体"/>
          <w:sz w:val="24"/>
        </w:rPr>
        <w:t>接受和拒绝任何或所有投标的权力</w:t>
      </w:r>
    </w:p>
    <w:p>
      <w:pPr>
        <w:ind w:firstLine="411" w:firstLineChars="196"/>
        <w:rPr>
          <w:rFonts w:ascii="宋体" w:hAnsi="宋体"/>
          <w:szCs w:val="21"/>
        </w:rPr>
      </w:pPr>
      <w:r>
        <w:rPr>
          <w:rFonts w:hint="eastAsia" w:ascii="宋体" w:hAnsi="宋体"/>
          <w:szCs w:val="21"/>
        </w:rPr>
        <w:t>政府集中采购机构和采购人保留在投标之前任何时候接受或拒绝任何投标或所有投标，以及宣布招标无效的权力，对受影响的投标人不承担任何责任，也无义务向受影响的投标人解释采取这一行动的理由。</w:t>
      </w:r>
    </w:p>
    <w:p>
      <w:pPr>
        <w:rPr>
          <w:rFonts w:ascii="黑体" w:hAnsi="宋体" w:eastAsia="黑体"/>
          <w:sz w:val="24"/>
        </w:rPr>
      </w:pPr>
      <w:bookmarkStart w:id="126" w:name="_Toc73518160"/>
      <w:bookmarkStart w:id="127" w:name="_Toc73521677"/>
      <w:bookmarkStart w:id="128" w:name="_Toc73521589"/>
      <w:bookmarkStart w:id="129" w:name="_Toc100052410"/>
      <w:bookmarkStart w:id="130" w:name="_Toc73517682"/>
      <w:r>
        <w:rPr>
          <w:rFonts w:hint="eastAsia" w:ascii="黑体" w:hAnsi="宋体" w:eastAsia="黑体"/>
          <w:sz w:val="24"/>
        </w:rPr>
        <w:t>45．合同的签订</w:t>
      </w:r>
      <w:bookmarkEnd w:id="126"/>
      <w:bookmarkEnd w:id="127"/>
      <w:bookmarkEnd w:id="128"/>
      <w:bookmarkEnd w:id="129"/>
      <w:bookmarkEnd w:id="130"/>
    </w:p>
    <w:p>
      <w:pPr>
        <w:ind w:firstLine="411" w:firstLineChars="196"/>
        <w:rPr>
          <w:rFonts w:ascii="宋体" w:hAnsi="宋体"/>
          <w:szCs w:val="21"/>
        </w:rPr>
      </w:pPr>
      <w:r>
        <w:rPr>
          <w:rFonts w:hint="eastAsia" w:ascii="宋体" w:hAnsi="宋体"/>
          <w:szCs w:val="21"/>
        </w:rPr>
        <w:t>45.1中标人将于中标通知书发出之日起十个工作日内，按照采购文件（招标文件和投标文件等）内容与采购人签订政府采购合同；合同的实质性内容应当符合招标文件的规定；</w:t>
      </w:r>
    </w:p>
    <w:p>
      <w:pPr>
        <w:ind w:firstLine="411" w:firstLineChars="196"/>
        <w:rPr>
          <w:rFonts w:ascii="宋体" w:hAnsi="宋体"/>
          <w:szCs w:val="21"/>
        </w:rPr>
      </w:pPr>
      <w:r>
        <w:rPr>
          <w:rFonts w:hint="eastAsia" w:ascii="宋体" w:hAnsi="宋体"/>
          <w:szCs w:val="21"/>
        </w:rPr>
        <w:t>45.2中标人如不按本通用条款第45</w:t>
      </w:r>
      <w:r>
        <w:rPr>
          <w:rFonts w:ascii="宋体" w:hAnsi="宋体"/>
          <w:szCs w:val="21"/>
        </w:rPr>
        <w:t>.1</w:t>
      </w:r>
      <w:r>
        <w:rPr>
          <w:rFonts w:hint="eastAsia" w:ascii="宋体" w:hAnsi="宋体"/>
          <w:szCs w:val="21"/>
        </w:rPr>
        <w:t>款的规定与采购人签订合同，</w:t>
      </w:r>
      <w:r>
        <w:rPr>
          <w:rFonts w:ascii="宋体" w:hAnsi="宋体" w:cs="宋体"/>
          <w:kern w:val="0"/>
          <w:szCs w:val="21"/>
        </w:rPr>
        <w:t>情节严重的，由</w:t>
      </w:r>
      <w:r>
        <w:rPr>
          <w:rFonts w:hint="eastAsia" w:ascii="宋体" w:hAnsi="宋体" w:cs="宋体"/>
          <w:kern w:val="0"/>
          <w:szCs w:val="21"/>
        </w:rPr>
        <w:t>同级财政</w:t>
      </w:r>
      <w:r>
        <w:rPr>
          <w:rFonts w:ascii="宋体" w:hAnsi="宋体" w:cs="宋体"/>
          <w:kern w:val="0"/>
          <w:szCs w:val="21"/>
        </w:rPr>
        <w:t>部门记入供应商诚信档案，予以通报</w:t>
      </w:r>
      <w:r>
        <w:rPr>
          <w:rFonts w:hint="eastAsia" w:ascii="宋体" w:hAnsi="宋体"/>
          <w:szCs w:val="21"/>
        </w:rPr>
        <w:t>；</w:t>
      </w:r>
    </w:p>
    <w:p>
      <w:pPr>
        <w:ind w:firstLine="411" w:firstLineChars="196"/>
        <w:rPr>
          <w:rFonts w:ascii="宋体" w:hAnsi="宋体"/>
          <w:szCs w:val="21"/>
        </w:rPr>
      </w:pPr>
      <w:r>
        <w:rPr>
          <w:rFonts w:hint="eastAsia" w:ascii="宋体" w:hAnsi="宋体"/>
          <w:szCs w:val="21"/>
        </w:rPr>
        <w:t>45.3中标人应当按照合同约定履行义务，完成中标项目，不得将中标项目转让（转包）给他人。</w:t>
      </w:r>
    </w:p>
    <w:p>
      <w:pPr>
        <w:rPr>
          <w:rFonts w:ascii="黑体" w:hAnsi="宋体" w:eastAsia="黑体"/>
          <w:sz w:val="24"/>
        </w:rPr>
      </w:pPr>
      <w:bookmarkStart w:id="131" w:name="_Toc73517683"/>
      <w:bookmarkStart w:id="132" w:name="_Toc73521590"/>
      <w:bookmarkStart w:id="133" w:name="_Toc73521678"/>
      <w:bookmarkStart w:id="134" w:name="_Toc100052411"/>
      <w:bookmarkStart w:id="135" w:name="_Toc73518161"/>
      <w:r>
        <w:rPr>
          <w:rFonts w:hint="eastAsia" w:ascii="黑体" w:hAnsi="宋体" w:eastAsia="黑体"/>
          <w:sz w:val="24"/>
        </w:rPr>
        <w:t>46．履约担保</w:t>
      </w:r>
      <w:bookmarkEnd w:id="131"/>
      <w:bookmarkEnd w:id="132"/>
      <w:bookmarkEnd w:id="133"/>
      <w:bookmarkEnd w:id="134"/>
      <w:bookmarkEnd w:id="135"/>
    </w:p>
    <w:p>
      <w:pPr>
        <w:ind w:firstLine="411" w:firstLineChars="196"/>
        <w:rPr>
          <w:rFonts w:ascii="宋体" w:hAnsi="宋体"/>
          <w:szCs w:val="21"/>
        </w:rPr>
      </w:pPr>
      <w:r>
        <w:rPr>
          <w:rFonts w:hint="eastAsia" w:ascii="宋体" w:hAnsi="宋体"/>
          <w:szCs w:val="21"/>
        </w:rPr>
        <w:t>46.1在签订项目合同的同时，中标人应按“对通用条款的补充内容”中规定的金额向采购人提交履约担保；</w:t>
      </w:r>
    </w:p>
    <w:p>
      <w:pPr>
        <w:ind w:firstLine="411" w:firstLineChars="196"/>
        <w:rPr>
          <w:rFonts w:ascii="宋体" w:hAnsi="宋体"/>
          <w:szCs w:val="21"/>
        </w:rPr>
      </w:pPr>
      <w:r>
        <w:rPr>
          <w:rFonts w:hint="eastAsia" w:ascii="宋体" w:hAnsi="宋体"/>
          <w:szCs w:val="21"/>
        </w:rPr>
        <w:t>46.2，允许供应商自主选择以支票、汇票、本票、保函等非现金方式提交履约担保；</w:t>
      </w:r>
      <w:r>
        <w:t>中标</w:t>
      </w:r>
      <w:r>
        <w:rPr>
          <w:rFonts w:hint="eastAsia"/>
        </w:rPr>
        <w:t>人</w:t>
      </w:r>
      <w:r>
        <w:t>提交履约</w:t>
      </w:r>
      <w:r>
        <w:rPr>
          <w:rFonts w:hint="eastAsia"/>
        </w:rPr>
        <w:t>担保不是</w:t>
      </w:r>
      <w:r>
        <w:t>合同签订的</w:t>
      </w:r>
      <w:r>
        <w:rPr>
          <w:rFonts w:hint="eastAsia"/>
        </w:rPr>
        <w:t>前提</w:t>
      </w:r>
      <w:r>
        <w:t>条件，不要求中标</w:t>
      </w:r>
      <w:r>
        <w:rPr>
          <w:rFonts w:hint="eastAsia"/>
        </w:rPr>
        <w:t>人</w:t>
      </w:r>
      <w:r>
        <w:t>提供除法律、法规明确规定外的其他担保</w:t>
      </w:r>
      <w:r>
        <w:rPr>
          <w:rFonts w:hint="eastAsia"/>
        </w:rPr>
        <w:t>。</w:t>
      </w:r>
    </w:p>
    <w:p>
      <w:pPr>
        <w:rPr>
          <w:rFonts w:ascii="黑体" w:hAnsi="宋体" w:eastAsia="黑体"/>
          <w:sz w:val="24"/>
        </w:rPr>
      </w:pPr>
      <w:r>
        <w:rPr>
          <w:rFonts w:hint="eastAsia" w:ascii="黑体" w:hAnsi="宋体" w:eastAsia="黑体"/>
          <w:sz w:val="24"/>
        </w:rPr>
        <w:t>47. 合同备案</w:t>
      </w:r>
    </w:p>
    <w:p>
      <w:pPr>
        <w:ind w:firstLine="411" w:firstLineChars="196"/>
        <w:rPr>
          <w:rFonts w:ascii="宋体" w:hAnsi="宋体"/>
          <w:szCs w:val="21"/>
        </w:rPr>
      </w:pPr>
      <w:r>
        <w:rPr>
          <w:rFonts w:hint="eastAsia" w:ascii="宋体" w:hAnsi="宋体"/>
          <w:szCs w:val="21"/>
        </w:rPr>
        <w:t>采购人与中标人应于合同签订之日起十日内，由采购人或委托中标人将采购合同副本抄送合同备案工作实施机构备案。</w:t>
      </w:r>
    </w:p>
    <w:p>
      <w:pPr>
        <w:rPr>
          <w:rFonts w:ascii="黑体" w:hAnsi="宋体" w:eastAsia="黑体"/>
          <w:sz w:val="24"/>
        </w:rPr>
      </w:pPr>
      <w:r>
        <w:rPr>
          <w:rFonts w:hint="eastAsia" w:ascii="黑体" w:hAnsi="宋体" w:eastAsia="黑体"/>
          <w:sz w:val="24"/>
        </w:rPr>
        <w:t>48. 合同变更</w:t>
      </w:r>
    </w:p>
    <w:p>
      <w:pPr>
        <w:ind w:firstLine="411" w:firstLineChars="196"/>
        <w:rPr>
          <w:rFonts w:ascii="宋体" w:hAnsi="宋体"/>
          <w:szCs w:val="21"/>
        </w:rPr>
      </w:pPr>
      <w:r>
        <w:rPr>
          <w:rFonts w:hint="eastAsia" w:ascii="宋体" w:hAnsi="宋体"/>
          <w:szCs w:val="21"/>
        </w:rPr>
        <w:t>合同变更事宜按《深圳市财政局关于优化政府采购合同备案的通知》（深财发保〔2022〕2号）相关规定执行。</w:t>
      </w:r>
    </w:p>
    <w:p>
      <w:pPr>
        <w:rPr>
          <w:rFonts w:ascii="黑体" w:hAnsi="宋体" w:eastAsia="黑体"/>
          <w:sz w:val="24"/>
        </w:rPr>
      </w:pPr>
      <w:r>
        <w:rPr>
          <w:rFonts w:hint="eastAsia" w:ascii="黑体" w:hAnsi="宋体" w:eastAsia="黑体"/>
          <w:sz w:val="24"/>
        </w:rPr>
        <w:t>49. 项目验收</w:t>
      </w:r>
    </w:p>
    <w:p>
      <w:pPr>
        <w:widowControl/>
        <w:ind w:right="176" w:firstLine="420"/>
        <w:jc w:val="left"/>
        <w:rPr>
          <w:rFonts w:ascii="宋体" w:hAnsi="宋体"/>
        </w:rPr>
      </w:pPr>
      <w:r>
        <w:rPr>
          <w:rFonts w:hint="eastAsia" w:ascii="宋体" w:hAnsi="宋体"/>
        </w:rPr>
        <w:t>49.1采购人应当按照招标文件和合同规定的标准和方法，及时组织验收。</w:t>
      </w:r>
    </w:p>
    <w:p>
      <w:pPr>
        <w:rPr>
          <w:rFonts w:ascii="黑体" w:hAnsi="宋体" w:eastAsia="黑体"/>
          <w:sz w:val="24"/>
        </w:rPr>
      </w:pPr>
      <w:r>
        <w:rPr>
          <w:rFonts w:hint="eastAsia" w:ascii="黑体" w:hAnsi="宋体" w:eastAsia="黑体"/>
          <w:sz w:val="24"/>
        </w:rPr>
        <w:t>50. 宣传</w:t>
      </w:r>
    </w:p>
    <w:p>
      <w:pPr>
        <w:ind w:left="210" w:leftChars="100" w:firstLine="411" w:firstLineChars="196"/>
        <w:rPr>
          <w:rFonts w:ascii="宋体" w:hAnsi="宋体"/>
        </w:rPr>
      </w:pPr>
      <w:r>
        <w:rPr>
          <w:rFonts w:hint="eastAsia" w:ascii="宋体" w:hAnsi="宋体"/>
        </w:rPr>
        <w:t>凡与政府采购活动有关的宣传或广告，若当中提及政府采购，</w:t>
      </w:r>
      <w:r>
        <w:rPr>
          <w:rFonts w:ascii="宋体" w:hAnsi="宋体"/>
        </w:rPr>
        <w:t>必须事先将具体对外宣传方案报</w:t>
      </w:r>
      <w:r>
        <w:rPr>
          <w:rFonts w:hint="eastAsia" w:ascii="宋体" w:hAnsi="宋体"/>
        </w:rPr>
        <w:t>同级财政部门</w:t>
      </w:r>
      <w:r>
        <w:rPr>
          <w:rFonts w:ascii="宋体" w:hAnsi="宋体"/>
        </w:rPr>
        <w:t>和</w:t>
      </w:r>
      <w:r>
        <w:rPr>
          <w:rFonts w:hint="eastAsia" w:ascii="宋体" w:hAnsi="宋体"/>
        </w:rPr>
        <w:t>政府集中采购机构</w:t>
      </w:r>
      <w:r>
        <w:rPr>
          <w:rFonts w:ascii="宋体" w:hAnsi="宋体"/>
        </w:rPr>
        <w:t>，并征得其同意。对外市场宣传包括但不限于以下形式：</w:t>
      </w:r>
    </w:p>
    <w:p>
      <w:pPr>
        <w:ind w:left="210" w:leftChars="100" w:firstLine="411" w:firstLineChars="196"/>
        <w:rPr>
          <w:rFonts w:ascii="宋体" w:hAnsi="宋体"/>
        </w:rPr>
      </w:pPr>
      <w:r>
        <w:rPr>
          <w:rFonts w:ascii="宋体" w:hAnsi="宋体"/>
        </w:rPr>
        <w:t>a.名片、宣传册、广告标语等；</w:t>
      </w:r>
    </w:p>
    <w:p>
      <w:pPr>
        <w:ind w:left="210" w:leftChars="100" w:firstLine="411" w:firstLineChars="196"/>
        <w:rPr>
          <w:rFonts w:ascii="宋体" w:hAnsi="宋体"/>
        </w:rPr>
      </w:pPr>
      <w:r>
        <w:rPr>
          <w:rFonts w:ascii="宋体" w:hAnsi="宋体"/>
        </w:rPr>
        <w:t>b.案例介绍、推广等；</w:t>
      </w:r>
    </w:p>
    <w:p>
      <w:pPr>
        <w:ind w:left="210" w:leftChars="100" w:firstLine="411" w:firstLineChars="196"/>
        <w:rPr>
          <w:rFonts w:ascii="宋体" w:hAnsi="宋体"/>
        </w:rPr>
      </w:pPr>
      <w:r>
        <w:rPr>
          <w:rFonts w:hint="eastAsia" w:ascii="宋体" w:hAnsi="宋体"/>
        </w:rPr>
        <w:t>c.工作</w:t>
      </w:r>
      <w:r>
        <w:rPr>
          <w:rFonts w:ascii="宋体" w:hAnsi="宋体"/>
        </w:rPr>
        <w:t>人员向其他消费群体宣传。</w:t>
      </w:r>
    </w:p>
    <w:p>
      <w:pPr>
        <w:rPr>
          <w:rFonts w:ascii="黑体" w:hAnsi="宋体" w:eastAsia="黑体"/>
          <w:sz w:val="24"/>
        </w:rPr>
      </w:pPr>
      <w:r>
        <w:rPr>
          <w:rFonts w:hint="eastAsia" w:ascii="黑体" w:hAnsi="宋体" w:eastAsia="黑体"/>
          <w:sz w:val="24"/>
        </w:rPr>
        <w:t>51. 供应商违法责任</w:t>
      </w:r>
    </w:p>
    <w:p>
      <w:pPr>
        <w:ind w:firstLine="411" w:firstLineChars="196"/>
        <w:rPr>
          <w:rFonts w:ascii="宋体" w:hAnsi="宋体"/>
          <w:szCs w:val="21"/>
        </w:rPr>
      </w:pPr>
      <w:r>
        <w:rPr>
          <w:rFonts w:hint="eastAsia" w:ascii="宋体" w:hAnsi="宋体"/>
          <w:szCs w:val="21"/>
        </w:rPr>
        <w:t>5</w:t>
      </w:r>
      <w:r>
        <w:rPr>
          <w:rFonts w:ascii="宋体" w:hAnsi="宋体"/>
          <w:szCs w:val="21"/>
        </w:rPr>
        <w:t>1.1</w:t>
      </w:r>
      <w:r>
        <w:rPr>
          <w:rFonts w:hint="eastAsia" w:ascii="宋体" w:hAnsi="宋体"/>
          <w:szCs w:val="21"/>
        </w:rPr>
        <w:t>《深圳经济特区政府采购条例》第五十七条 供应商在政府采购中，有下列行为之一的，一至三年内禁止其参与本市政府采购，并由主管部门记入供应商诚信档案，处以采购金额千分之十以上千分之二十以下的罚款；情节严重的，取消其参与本市政府采购资格，处以采购金额千分之二十以上千分之三十以下的罚款，并由市场监管部门依法吊销其营业执照；给他人造成损失的，依法承担赔偿责任；构成犯罪的，依法追究刑事责任：</w:t>
      </w:r>
    </w:p>
    <w:p>
      <w:pPr>
        <w:ind w:firstLine="411" w:firstLineChars="196"/>
        <w:rPr>
          <w:rFonts w:ascii="宋体" w:hAnsi="宋体"/>
          <w:szCs w:val="21"/>
        </w:rPr>
      </w:pPr>
      <w:r>
        <w:rPr>
          <w:rFonts w:hint="eastAsia" w:ascii="宋体" w:hAnsi="宋体"/>
          <w:szCs w:val="21"/>
        </w:rPr>
        <w:t>（1）在采购活动中应当回避而未回避的；</w:t>
      </w:r>
    </w:p>
    <w:p>
      <w:pPr>
        <w:ind w:firstLine="411" w:firstLineChars="196"/>
        <w:rPr>
          <w:rFonts w:ascii="宋体" w:hAnsi="宋体"/>
          <w:szCs w:val="21"/>
        </w:rPr>
      </w:pPr>
      <w:r>
        <w:rPr>
          <w:rFonts w:hint="eastAsia" w:ascii="宋体" w:hAnsi="宋体"/>
          <w:szCs w:val="21"/>
        </w:rPr>
        <w:t>（2）未按本条例规定签订、履行采购合同，造成严重后果的；</w:t>
      </w:r>
    </w:p>
    <w:p>
      <w:pPr>
        <w:ind w:firstLine="411" w:firstLineChars="196"/>
        <w:rPr>
          <w:rFonts w:ascii="宋体" w:hAnsi="宋体"/>
          <w:szCs w:val="21"/>
        </w:rPr>
      </w:pPr>
      <w:r>
        <w:rPr>
          <w:rFonts w:hint="eastAsia" w:ascii="宋体" w:hAnsi="宋体"/>
          <w:szCs w:val="21"/>
        </w:rPr>
        <w:t>（3）隐瞒真实情况，提供虚假资料的；</w:t>
      </w:r>
    </w:p>
    <w:p>
      <w:pPr>
        <w:ind w:firstLine="411" w:firstLineChars="196"/>
        <w:rPr>
          <w:rFonts w:ascii="宋体" w:hAnsi="宋体"/>
          <w:szCs w:val="21"/>
        </w:rPr>
      </w:pPr>
      <w:r>
        <w:rPr>
          <w:rFonts w:hint="eastAsia" w:ascii="宋体" w:hAnsi="宋体"/>
          <w:szCs w:val="21"/>
        </w:rPr>
        <w:t>（4）以非法手段排斥其他供应商参与竞争的；</w:t>
      </w:r>
    </w:p>
    <w:p>
      <w:pPr>
        <w:ind w:firstLine="411" w:firstLineChars="196"/>
        <w:rPr>
          <w:rFonts w:ascii="宋体" w:hAnsi="宋体"/>
          <w:szCs w:val="21"/>
        </w:rPr>
      </w:pPr>
      <w:r>
        <w:rPr>
          <w:rFonts w:hint="eastAsia" w:ascii="宋体" w:hAnsi="宋体"/>
          <w:szCs w:val="21"/>
        </w:rPr>
        <w:t>（5）与其他采购参加人串通投标的；</w:t>
      </w:r>
    </w:p>
    <w:p>
      <w:pPr>
        <w:ind w:firstLine="411" w:firstLineChars="196"/>
        <w:rPr>
          <w:rFonts w:ascii="宋体" w:hAnsi="宋体"/>
          <w:szCs w:val="21"/>
        </w:rPr>
      </w:pPr>
      <w:r>
        <w:rPr>
          <w:rFonts w:hint="eastAsia" w:ascii="宋体" w:hAnsi="宋体"/>
          <w:szCs w:val="21"/>
        </w:rPr>
        <w:t>（6）恶意投诉的；</w:t>
      </w:r>
    </w:p>
    <w:p>
      <w:pPr>
        <w:ind w:firstLine="411" w:firstLineChars="196"/>
        <w:rPr>
          <w:rFonts w:ascii="宋体" w:hAnsi="宋体"/>
          <w:szCs w:val="21"/>
        </w:rPr>
      </w:pPr>
      <w:r>
        <w:rPr>
          <w:rFonts w:hint="eastAsia" w:ascii="宋体" w:hAnsi="宋体"/>
          <w:szCs w:val="21"/>
        </w:rPr>
        <w:t>（7）向采购项目相关人行贿或者提供其他不当利益的；</w:t>
      </w:r>
    </w:p>
    <w:p>
      <w:pPr>
        <w:ind w:firstLine="411" w:firstLineChars="196"/>
        <w:rPr>
          <w:rFonts w:ascii="宋体" w:hAnsi="宋体"/>
          <w:szCs w:val="21"/>
        </w:rPr>
      </w:pPr>
      <w:r>
        <w:rPr>
          <w:rFonts w:hint="eastAsia" w:ascii="宋体" w:hAnsi="宋体"/>
          <w:szCs w:val="21"/>
        </w:rPr>
        <w:t>（8）阻碍、抗拒主管部门监督检查的；</w:t>
      </w:r>
    </w:p>
    <w:p>
      <w:pPr>
        <w:ind w:firstLine="411" w:firstLineChars="196"/>
        <w:rPr>
          <w:rFonts w:ascii="宋体" w:hAnsi="宋体"/>
          <w:szCs w:val="21"/>
        </w:rPr>
      </w:pPr>
      <w:r>
        <w:rPr>
          <w:rFonts w:hint="eastAsia" w:ascii="宋体" w:hAnsi="宋体"/>
          <w:szCs w:val="21"/>
        </w:rPr>
        <w:t>（9）其他违反本条例规定的行为。</w:t>
      </w:r>
    </w:p>
    <w:p>
      <w:pPr>
        <w:ind w:firstLine="411" w:firstLineChars="196"/>
        <w:rPr>
          <w:rFonts w:ascii="宋体" w:hAnsi="宋体"/>
          <w:szCs w:val="21"/>
        </w:rPr>
      </w:pPr>
      <w:r>
        <w:rPr>
          <w:rFonts w:hint="eastAsia" w:ascii="宋体" w:hAnsi="宋体"/>
          <w:szCs w:val="21"/>
        </w:rPr>
        <w:t>5</w:t>
      </w:r>
      <w:r>
        <w:rPr>
          <w:rFonts w:ascii="宋体" w:hAnsi="宋体"/>
          <w:szCs w:val="21"/>
        </w:rPr>
        <w:t xml:space="preserve">1.2 </w:t>
      </w:r>
      <w:r>
        <w:rPr>
          <w:rFonts w:hint="eastAsia" w:ascii="宋体" w:hAnsi="宋体"/>
          <w:szCs w:val="21"/>
        </w:rPr>
        <w:t>根据《深圳市财政局关于明确政府采购保证金管理工作的通知》（深财购[2019]42号）的要求，供应商在政府采购活动中出现《深圳经济特区政府采购条例实施细则》第八十四条所列情形的，</w:t>
      </w:r>
      <w:bookmarkStart w:id="136" w:name="_Hlk72440769"/>
      <w:r>
        <w:rPr>
          <w:rFonts w:hint="eastAsia" w:ascii="宋体" w:hAnsi="宋体"/>
          <w:szCs w:val="21"/>
        </w:rPr>
        <w:t>采购人或政府集中采购机构</w:t>
      </w:r>
      <w:bookmarkEnd w:id="136"/>
      <w:r>
        <w:rPr>
          <w:rFonts w:hint="eastAsia" w:ascii="宋体" w:hAnsi="宋体"/>
          <w:szCs w:val="21"/>
        </w:rPr>
        <w:t>可将有关情况报同级财政部门，由财政部门根据实际情况记入供应商诚信档案，予以通报：</w:t>
      </w:r>
    </w:p>
    <w:p>
      <w:pPr>
        <w:ind w:firstLine="411" w:firstLineChars="196"/>
        <w:rPr>
          <w:rFonts w:ascii="宋体" w:hAnsi="宋体"/>
          <w:szCs w:val="21"/>
        </w:rPr>
      </w:pPr>
      <w:r>
        <w:rPr>
          <w:rFonts w:hint="eastAsia" w:ascii="宋体" w:hAnsi="宋体"/>
          <w:szCs w:val="21"/>
        </w:rPr>
        <w:t>（1</w:t>
      </w:r>
      <w:r>
        <w:rPr>
          <w:rFonts w:ascii="宋体" w:hAnsi="宋体"/>
          <w:szCs w:val="21"/>
        </w:rPr>
        <w:t>）投标截止后，撤销投标的；</w:t>
      </w:r>
    </w:p>
    <w:p>
      <w:pPr>
        <w:ind w:firstLine="411" w:firstLineChars="196"/>
        <w:rPr>
          <w:rFonts w:ascii="宋体" w:hAnsi="宋体"/>
          <w:szCs w:val="21"/>
        </w:rPr>
      </w:pPr>
      <w:r>
        <w:rPr>
          <w:rFonts w:ascii="宋体" w:hAnsi="宋体"/>
          <w:szCs w:val="21"/>
        </w:rPr>
        <w:t>（</w:t>
      </w:r>
      <w:r>
        <w:rPr>
          <w:rFonts w:hint="eastAsia" w:ascii="宋体" w:hAnsi="宋体"/>
          <w:szCs w:val="21"/>
        </w:rPr>
        <w:t>2</w:t>
      </w:r>
      <w:r>
        <w:rPr>
          <w:rFonts w:ascii="宋体" w:hAnsi="宋体"/>
          <w:szCs w:val="21"/>
        </w:rPr>
        <w:t>）中标后无正当理由未在规定期限内签订合同的；</w:t>
      </w:r>
    </w:p>
    <w:p>
      <w:pPr>
        <w:ind w:firstLine="411" w:firstLineChars="196"/>
        <w:rPr>
          <w:rFonts w:ascii="宋体" w:hAnsi="宋体"/>
          <w:szCs w:val="21"/>
        </w:rPr>
      </w:pPr>
      <w:r>
        <w:rPr>
          <w:rFonts w:ascii="宋体" w:hAnsi="宋体"/>
          <w:szCs w:val="21"/>
        </w:rPr>
        <w:t>（</w:t>
      </w:r>
      <w:r>
        <w:rPr>
          <w:rFonts w:hint="eastAsia" w:ascii="宋体" w:hAnsi="宋体"/>
          <w:szCs w:val="21"/>
        </w:rPr>
        <w:t>3</w:t>
      </w:r>
      <w:r>
        <w:rPr>
          <w:rFonts w:ascii="宋体" w:hAnsi="宋体"/>
          <w:szCs w:val="21"/>
        </w:rPr>
        <w:t>）将中标项目转让给他人、或者在投标文件中未说明且未经采购人、采购招标机构同意，将中标项目分包给他人的；</w:t>
      </w:r>
    </w:p>
    <w:p>
      <w:pPr>
        <w:ind w:firstLine="411" w:firstLineChars="196"/>
        <w:rPr>
          <w:rFonts w:ascii="宋体" w:hAnsi="宋体"/>
          <w:szCs w:val="21"/>
        </w:rPr>
      </w:pPr>
      <w:r>
        <w:rPr>
          <w:rFonts w:ascii="宋体" w:hAnsi="宋体"/>
          <w:szCs w:val="21"/>
        </w:rPr>
        <w:t>（</w:t>
      </w:r>
      <w:r>
        <w:rPr>
          <w:rFonts w:hint="eastAsia" w:ascii="宋体" w:hAnsi="宋体"/>
          <w:szCs w:val="21"/>
        </w:rPr>
        <w:t>4</w:t>
      </w:r>
      <w:r>
        <w:rPr>
          <w:rFonts w:ascii="宋体" w:hAnsi="宋体"/>
          <w:szCs w:val="21"/>
        </w:rPr>
        <w:t>）拒绝履行合同义务的</w:t>
      </w:r>
      <w:r>
        <w:rPr>
          <w:rFonts w:hint="eastAsia" w:ascii="宋体" w:hAnsi="宋体"/>
          <w:szCs w:val="21"/>
        </w:rPr>
        <w:t>。</w:t>
      </w:r>
    </w:p>
    <w:bookmarkEnd w:id="120"/>
    <w:p>
      <w:pPr>
        <w:pStyle w:val="7"/>
        <w:numPr>
          <w:ilvl w:val="0"/>
          <w:numId w:val="10"/>
        </w:numPr>
        <w:spacing w:before="120" w:beforeLines="50" w:after="120" w:afterLines="50"/>
        <w:ind w:left="562" w:hanging="562"/>
        <w:rPr>
          <w:sz w:val="28"/>
          <w:szCs w:val="28"/>
        </w:rPr>
      </w:pPr>
      <w:r>
        <w:rPr>
          <w:rFonts w:hint="eastAsia"/>
          <w:sz w:val="28"/>
          <w:szCs w:val="28"/>
        </w:rPr>
        <w:t>质疑处理</w:t>
      </w:r>
    </w:p>
    <w:p>
      <w:pPr>
        <w:rPr>
          <w:rFonts w:ascii="黑体" w:hAnsi="宋体" w:eastAsia="黑体"/>
          <w:sz w:val="24"/>
        </w:rPr>
      </w:pPr>
      <w:bookmarkStart w:id="137" w:name="_Hlk72439706"/>
      <w:r>
        <w:rPr>
          <w:rFonts w:hint="eastAsia" w:ascii="黑体" w:hAnsi="宋体" w:eastAsia="黑体"/>
          <w:sz w:val="24"/>
        </w:rPr>
        <w:t>52.质疑提出与答复</w:t>
      </w:r>
    </w:p>
    <w:p>
      <w:pPr>
        <w:rPr>
          <w:rFonts w:ascii="宋体" w:hAnsi="宋体"/>
          <w:szCs w:val="21"/>
        </w:rPr>
      </w:pPr>
      <w:r>
        <w:rPr>
          <w:rFonts w:hint="eastAsia" w:ascii="宋体" w:hAnsi="宋体"/>
          <w:szCs w:val="21"/>
        </w:rPr>
        <w:t xml:space="preserve">    52.1提出质疑</w:t>
      </w:r>
    </w:p>
    <w:p>
      <w:pPr>
        <w:rPr>
          <w:rFonts w:ascii="宋体" w:hAnsi="宋体"/>
          <w:szCs w:val="21"/>
        </w:rPr>
      </w:pPr>
      <w:r>
        <w:rPr>
          <w:rFonts w:hint="eastAsia" w:ascii="宋体" w:hAnsi="宋体"/>
          <w:szCs w:val="21"/>
        </w:rPr>
        <w:t xml:space="preserve">    参与政府采购活动的供应商认为自己的权益在采购活动中受到损害的，应当自知道或者应当知道其权益受到损害之日起七个工作日内向采购人、政府集中采购机构以书面形式提出质疑。</w:t>
      </w:r>
    </w:p>
    <w:p>
      <w:pPr>
        <w:rPr>
          <w:rFonts w:ascii="宋体" w:hAnsi="宋体"/>
          <w:szCs w:val="21"/>
        </w:rPr>
      </w:pPr>
      <w:r>
        <w:rPr>
          <w:rFonts w:hint="eastAsia" w:ascii="宋体" w:hAnsi="宋体"/>
          <w:szCs w:val="21"/>
        </w:rPr>
        <w:t xml:space="preserve">    52.2</w:t>
      </w:r>
      <w:r>
        <w:rPr>
          <w:rFonts w:ascii="宋体" w:hAnsi="宋体"/>
          <w:szCs w:val="21"/>
        </w:rPr>
        <w:t>法律依据</w:t>
      </w:r>
    </w:p>
    <w:p>
      <w:pPr>
        <w:rPr>
          <w:rFonts w:ascii="宋体" w:hAnsi="宋体"/>
          <w:szCs w:val="21"/>
        </w:rPr>
      </w:pPr>
      <w:r>
        <w:rPr>
          <w:rFonts w:hint="eastAsia" w:ascii="宋体" w:hAnsi="宋体"/>
          <w:szCs w:val="21"/>
        </w:rPr>
        <w:t xml:space="preserve">    《中华人民共和国政府采购法》、《中华人民共和国政府采购法实施条例》、</w:t>
      </w:r>
      <w:r>
        <w:rPr>
          <w:rFonts w:ascii="宋体" w:hAnsi="宋体"/>
          <w:szCs w:val="21"/>
        </w:rPr>
        <w:t>《</w:t>
      </w:r>
      <w:r>
        <w:rPr>
          <w:rFonts w:hint="eastAsia" w:ascii="宋体" w:hAnsi="宋体"/>
          <w:szCs w:val="21"/>
        </w:rPr>
        <w:t>深圳经济特区政府采购</w:t>
      </w:r>
      <w:r>
        <w:rPr>
          <w:rFonts w:ascii="宋体" w:hAnsi="宋体"/>
          <w:szCs w:val="21"/>
        </w:rPr>
        <w:t>条例</w:t>
      </w:r>
      <w:r>
        <w:rPr>
          <w:rFonts w:hint="eastAsia" w:ascii="宋体" w:hAnsi="宋体"/>
          <w:szCs w:val="21"/>
        </w:rPr>
        <w:t>》、《深圳经济特区政府采购条例实施细则》、《政府采购质疑和投诉办法》（财政部令第94号）和其他有关法律法规规定。</w:t>
      </w:r>
    </w:p>
    <w:p>
      <w:pPr>
        <w:rPr>
          <w:rFonts w:ascii="宋体" w:hAnsi="宋体"/>
          <w:szCs w:val="21"/>
        </w:rPr>
      </w:pPr>
      <w:r>
        <w:rPr>
          <w:rFonts w:hint="eastAsia" w:ascii="宋体" w:hAnsi="宋体"/>
          <w:szCs w:val="21"/>
        </w:rPr>
        <w:t>52.3质疑条件</w:t>
      </w:r>
    </w:p>
    <w:p>
      <w:pPr>
        <w:rPr>
          <w:rFonts w:ascii="宋体" w:hAnsi="宋体"/>
          <w:szCs w:val="21"/>
        </w:rPr>
      </w:pPr>
      <w:r>
        <w:rPr>
          <w:rFonts w:hint="eastAsia" w:ascii="宋体" w:hAnsi="宋体"/>
          <w:szCs w:val="21"/>
        </w:rPr>
        <w:t xml:space="preserve">    52.3.1提出质疑的供应商应当是参与所质疑项目采购活动的供应商；</w:t>
      </w:r>
      <w:bookmarkStart w:id="138" w:name="_Hlk75374941"/>
      <w:r>
        <w:rPr>
          <w:rFonts w:hint="eastAsia" w:ascii="宋体" w:hAnsi="宋体"/>
          <w:szCs w:val="21"/>
        </w:rPr>
        <w:t>以联合体形式参与的，质疑应当由组成联合体的所有成员共同提出</w:t>
      </w:r>
      <w:bookmarkEnd w:id="138"/>
      <w:r>
        <w:rPr>
          <w:rFonts w:hint="eastAsia" w:ascii="宋体" w:hAnsi="宋体"/>
          <w:szCs w:val="21"/>
        </w:rPr>
        <w:t>；</w:t>
      </w:r>
    </w:p>
    <w:p>
      <w:pPr>
        <w:rPr>
          <w:rFonts w:ascii="宋体" w:hAnsi="宋体"/>
          <w:szCs w:val="21"/>
        </w:rPr>
      </w:pPr>
      <w:r>
        <w:rPr>
          <w:rFonts w:hint="eastAsia" w:ascii="宋体" w:hAnsi="宋体"/>
          <w:szCs w:val="21"/>
        </w:rPr>
        <w:t xml:space="preserve">    52.3.2应当在法定质疑期内一次性提出针对同一采购程序环节的质疑，法定质疑期为自知道或应当知道权益受到损害之日起7个工作日内。应当知道其权益受到损害之日是指：对招标文件的质疑，为招标文件公布之日；对采购过程的质疑，为各采购程序环节结束之日；对中标结果以及评审委员会组成人员的质疑，为中标结果公示之日；</w:t>
      </w:r>
    </w:p>
    <w:p>
      <w:pPr>
        <w:ind w:firstLine="420"/>
        <w:rPr>
          <w:rFonts w:ascii="宋体" w:hAnsi="宋体"/>
          <w:szCs w:val="21"/>
        </w:rPr>
      </w:pPr>
      <w:r>
        <w:rPr>
          <w:rFonts w:hint="eastAsia" w:ascii="宋体" w:hAnsi="宋体"/>
          <w:szCs w:val="21"/>
        </w:rPr>
        <w:t>52.3.3应提交书面质疑函，质疑函应当包括以下内容：</w:t>
      </w:r>
    </w:p>
    <w:p>
      <w:pPr>
        <w:ind w:firstLine="420"/>
        <w:rPr>
          <w:rFonts w:ascii="宋体" w:hAnsi="宋体"/>
          <w:szCs w:val="21"/>
        </w:rPr>
      </w:pPr>
      <w:r>
        <w:rPr>
          <w:rFonts w:hint="eastAsia" w:ascii="宋体" w:hAnsi="宋体"/>
          <w:szCs w:val="21"/>
        </w:rPr>
        <w:t>（1）供应商的名称（或者姓名）、地址、邮编、邮箱、联系人及联系电话；</w:t>
      </w:r>
    </w:p>
    <w:p>
      <w:pPr>
        <w:ind w:firstLine="420" w:firstLineChars="200"/>
        <w:rPr>
          <w:rFonts w:ascii="宋体" w:hAnsi="宋体"/>
          <w:szCs w:val="21"/>
        </w:rPr>
      </w:pPr>
      <w:r>
        <w:rPr>
          <w:rFonts w:hint="eastAsia" w:ascii="宋体" w:hAnsi="宋体"/>
          <w:szCs w:val="21"/>
        </w:rPr>
        <w:t>（2）质疑项目的名称、编号；</w:t>
      </w:r>
    </w:p>
    <w:p>
      <w:pPr>
        <w:ind w:firstLine="420" w:firstLineChars="200"/>
        <w:rPr>
          <w:rFonts w:ascii="宋体" w:hAnsi="宋体"/>
          <w:szCs w:val="21"/>
        </w:rPr>
      </w:pPr>
      <w:r>
        <w:rPr>
          <w:rFonts w:hint="eastAsia" w:ascii="宋体" w:hAnsi="宋体"/>
          <w:szCs w:val="21"/>
        </w:rPr>
        <w:t>（3）具体、明确的质疑对象、质疑事项和质疑请求；</w:t>
      </w:r>
    </w:p>
    <w:p>
      <w:pPr>
        <w:ind w:firstLine="420" w:firstLineChars="200"/>
        <w:rPr>
          <w:rFonts w:ascii="宋体" w:hAnsi="宋体"/>
          <w:szCs w:val="21"/>
        </w:rPr>
      </w:pPr>
      <w:r>
        <w:rPr>
          <w:rFonts w:hint="eastAsia" w:ascii="宋体" w:hAnsi="宋体"/>
          <w:szCs w:val="21"/>
        </w:rPr>
        <w:t>（4）因质疑事项而受损害的权益；</w:t>
      </w:r>
    </w:p>
    <w:p>
      <w:pPr>
        <w:ind w:firstLine="420" w:firstLineChars="200"/>
        <w:rPr>
          <w:rFonts w:ascii="宋体" w:hAnsi="宋体"/>
          <w:szCs w:val="21"/>
        </w:rPr>
      </w:pPr>
      <w:r>
        <w:rPr>
          <w:rFonts w:hint="eastAsia" w:ascii="宋体" w:hAnsi="宋体"/>
          <w:szCs w:val="21"/>
        </w:rPr>
        <w:t>（5）事实依据；</w:t>
      </w:r>
    </w:p>
    <w:p>
      <w:pPr>
        <w:ind w:firstLine="420" w:firstLineChars="200"/>
        <w:rPr>
          <w:rFonts w:ascii="宋体" w:hAnsi="宋体"/>
          <w:szCs w:val="21"/>
        </w:rPr>
      </w:pPr>
      <w:r>
        <w:rPr>
          <w:rFonts w:hint="eastAsia" w:ascii="宋体" w:hAnsi="宋体"/>
          <w:szCs w:val="21"/>
        </w:rPr>
        <w:t>（6）必要的法律依据；</w:t>
      </w:r>
    </w:p>
    <w:p>
      <w:pPr>
        <w:ind w:firstLine="420" w:firstLineChars="200"/>
        <w:rPr>
          <w:rFonts w:ascii="宋体" w:hAnsi="宋体"/>
          <w:szCs w:val="21"/>
        </w:rPr>
      </w:pPr>
      <w:r>
        <w:rPr>
          <w:rFonts w:hint="eastAsia" w:ascii="宋体" w:hAnsi="宋体"/>
          <w:szCs w:val="21"/>
        </w:rPr>
        <w:t>（7）提出质疑的日期。</w:t>
      </w:r>
    </w:p>
    <w:p>
      <w:pPr>
        <w:ind w:firstLine="420" w:firstLineChars="200"/>
        <w:rPr>
          <w:rFonts w:ascii="宋体" w:hAnsi="宋体"/>
          <w:szCs w:val="21"/>
        </w:rPr>
      </w:pPr>
      <w:r>
        <w:rPr>
          <w:rFonts w:hint="eastAsia" w:ascii="宋体" w:hAnsi="宋体"/>
          <w:szCs w:val="21"/>
        </w:rPr>
        <w:t>供应商为自然人的，应当由本人签字；供应商为法人或者其他组织的，应当由法定代表人（负责人），或者其授权代理人签字或者盖章，并加盖公章。</w:t>
      </w:r>
    </w:p>
    <w:p>
      <w:pPr>
        <w:ind w:firstLine="420" w:firstLineChars="200"/>
        <w:rPr>
          <w:rFonts w:ascii="宋体" w:hAnsi="宋体"/>
          <w:szCs w:val="21"/>
        </w:rPr>
      </w:pPr>
      <w:r>
        <w:rPr>
          <w:rFonts w:hint="eastAsia" w:ascii="宋体" w:hAnsi="宋体"/>
          <w:szCs w:val="21"/>
        </w:rPr>
        <w:t>52.4提交</w:t>
      </w:r>
      <w:r>
        <w:rPr>
          <w:rFonts w:ascii="宋体" w:hAnsi="宋体"/>
          <w:szCs w:val="21"/>
        </w:rPr>
        <w:t>材料</w:t>
      </w:r>
    </w:p>
    <w:p>
      <w:pPr>
        <w:ind w:firstLine="420" w:firstLineChars="200"/>
        <w:rPr>
          <w:rFonts w:ascii="宋体" w:hAnsi="宋体"/>
          <w:szCs w:val="21"/>
        </w:rPr>
      </w:pPr>
      <w:r>
        <w:rPr>
          <w:rFonts w:hint="eastAsia" w:ascii="宋体" w:hAnsi="宋体"/>
          <w:szCs w:val="21"/>
        </w:rPr>
        <w:t>供应商质疑实行实名制。供应商为自然人的，应当提交本人身份证复印件；供应商为法人或者其他组织的，应当根据自身性质提交营业执照复印件或者其他证明文件（如事业单位法人证书等）复印件。</w:t>
      </w:r>
    </w:p>
    <w:p>
      <w:pPr>
        <w:ind w:firstLine="420" w:firstLineChars="200"/>
        <w:rPr>
          <w:rFonts w:ascii="宋体" w:hAnsi="宋体"/>
          <w:szCs w:val="21"/>
        </w:rPr>
      </w:pPr>
      <w:r>
        <w:rPr>
          <w:rFonts w:hint="eastAsia" w:ascii="宋体" w:hAnsi="宋体"/>
          <w:szCs w:val="21"/>
        </w:rPr>
        <w:t>供应商可以委托代理人进行质疑。</w:t>
      </w:r>
      <w:r>
        <w:rPr>
          <w:rFonts w:ascii="宋体" w:hAnsi="宋体"/>
          <w:szCs w:val="21"/>
        </w:rPr>
        <w:t>其授权委托书应当载明代理人的姓名或者名称、代理事项、具体权限、期限和相关事项。供应商为自然人的，应当由本人签字；供应商为法人或者其他组织的，应当由法定代表人、主要负责人签字或者盖章，并加盖公章。</w:t>
      </w:r>
    </w:p>
    <w:p>
      <w:pPr>
        <w:ind w:firstLine="420" w:firstLineChars="200"/>
        <w:rPr>
          <w:rFonts w:ascii="宋体" w:hAnsi="宋体"/>
          <w:szCs w:val="21"/>
        </w:rPr>
      </w:pPr>
      <w:r>
        <w:rPr>
          <w:rFonts w:hint="eastAsia" w:ascii="宋体" w:hAnsi="宋体"/>
          <w:szCs w:val="21"/>
        </w:rPr>
        <w:t>52.5提交方式</w:t>
      </w:r>
    </w:p>
    <w:p>
      <w:pPr>
        <w:ind w:firstLine="420"/>
        <w:rPr>
          <w:rFonts w:ascii="宋体" w:hAnsi="宋体"/>
          <w:szCs w:val="21"/>
        </w:rPr>
      </w:pPr>
      <w:r>
        <w:rPr>
          <w:rFonts w:hint="eastAsia" w:ascii="宋体" w:hAnsi="宋体"/>
          <w:szCs w:val="21"/>
        </w:rPr>
        <w:t>5</w:t>
      </w:r>
      <w:r>
        <w:rPr>
          <w:rFonts w:ascii="宋体" w:hAnsi="宋体"/>
          <w:szCs w:val="21"/>
        </w:rPr>
        <w:t>2.5.1</w:t>
      </w:r>
      <w:r>
        <w:rPr>
          <w:rFonts w:hint="eastAsia" w:ascii="宋体" w:hAnsi="宋体"/>
          <w:szCs w:val="21"/>
        </w:rPr>
        <w:t>供应商登录“深圳政府采购智慧平台用户网上办事子系统（http://zfcg.szggzy.com:8081/TPBidder/memberLogin）”，在“【我的项目】→【项目流程】→【质疑】”中提出质疑。</w:t>
      </w:r>
    </w:p>
    <w:p>
      <w:pPr>
        <w:ind w:firstLine="420" w:firstLineChars="200"/>
        <w:rPr>
          <w:rFonts w:ascii="宋体" w:hAnsi="宋体"/>
          <w:b/>
          <w:bCs/>
          <w:szCs w:val="21"/>
        </w:rPr>
      </w:pPr>
      <w:r>
        <w:rPr>
          <w:rFonts w:hint="eastAsia" w:ascii="宋体" w:hAnsi="宋体"/>
          <w:szCs w:val="21"/>
        </w:rPr>
        <w:t>5</w:t>
      </w:r>
      <w:r>
        <w:rPr>
          <w:rFonts w:ascii="宋体" w:hAnsi="宋体"/>
          <w:szCs w:val="21"/>
        </w:rPr>
        <w:t>2.5.2</w:t>
      </w:r>
      <w:r>
        <w:rPr>
          <w:rFonts w:hint="eastAsia" w:ascii="宋体" w:hAnsi="宋体"/>
          <w:szCs w:val="21"/>
        </w:rPr>
        <w:t>请质疑供应商根据深圳政府采购智慧平台（http://zfcg.szggzy.com:8081/）所发布的质疑指引、质疑函模板填写质疑函并提交质疑材料。</w:t>
      </w:r>
      <w:r>
        <w:rPr>
          <w:rFonts w:hint="eastAsia" w:ascii="宋体" w:hAnsi="宋体"/>
          <w:b/>
          <w:bCs/>
          <w:szCs w:val="21"/>
        </w:rPr>
        <w:t>地址：深圳市南山区沙河西路3185号南山智谷A座（深圳交易集团总部大楼）27楼，质疑咨询电话：0755-86500050。</w:t>
      </w:r>
    </w:p>
    <w:p>
      <w:pPr>
        <w:ind w:firstLine="420" w:firstLineChars="200"/>
        <w:rPr>
          <w:rFonts w:ascii="宋体" w:hAnsi="宋体"/>
          <w:szCs w:val="21"/>
        </w:rPr>
      </w:pPr>
      <w:r>
        <w:rPr>
          <w:rFonts w:hint="eastAsia" w:ascii="宋体" w:hAnsi="宋体"/>
          <w:szCs w:val="21"/>
        </w:rPr>
        <w:t>52.6收文办理</w:t>
      </w:r>
      <w:r>
        <w:rPr>
          <w:rFonts w:ascii="宋体" w:hAnsi="宋体"/>
          <w:szCs w:val="21"/>
        </w:rPr>
        <w:t>程序</w:t>
      </w:r>
    </w:p>
    <w:p>
      <w:pPr>
        <w:ind w:firstLine="420" w:firstLineChars="200"/>
        <w:rPr>
          <w:rFonts w:ascii="宋体" w:hAnsi="宋体"/>
          <w:szCs w:val="21"/>
        </w:rPr>
      </w:pPr>
      <w:r>
        <w:rPr>
          <w:rFonts w:hint="eastAsia" w:ascii="宋体" w:hAnsi="宋体"/>
          <w:szCs w:val="21"/>
        </w:rPr>
        <w:t>52.6.1供应商提交的质疑符合受理条件的，政府集中采购机构自收到质疑材料之日起即为受理，应当向供应商出具质疑函收文回执并可以要求其递交质疑的法定代表人（负责人）或者授权代理人签署质疑文书送达地址确认书。</w:t>
      </w:r>
    </w:p>
    <w:p>
      <w:pPr>
        <w:ind w:firstLine="420" w:firstLineChars="200"/>
        <w:rPr>
          <w:rFonts w:ascii="仿宋" w:hAnsi="仿宋" w:eastAsia="仿宋"/>
          <w:sz w:val="28"/>
          <w:szCs w:val="28"/>
        </w:rPr>
      </w:pPr>
      <w:r>
        <w:rPr>
          <w:rFonts w:hint="eastAsia" w:ascii="宋体" w:hAnsi="宋体"/>
          <w:szCs w:val="21"/>
        </w:rPr>
        <w:t>52.6.2供应商提交的质疑材料不符合质疑条件的，视情况处理：</w:t>
      </w:r>
    </w:p>
    <w:p>
      <w:pPr>
        <w:ind w:firstLine="420" w:firstLineChars="200"/>
        <w:rPr>
          <w:rFonts w:ascii="宋体" w:hAnsi="宋体"/>
          <w:szCs w:val="21"/>
        </w:rPr>
      </w:pPr>
      <w:r>
        <w:rPr>
          <w:rFonts w:hint="eastAsia" w:ascii="宋体" w:hAnsi="宋体"/>
          <w:szCs w:val="21"/>
        </w:rPr>
        <w:t>供应商提交的质疑材料不全或者未按要求签字或者盖章的，政府集中采购机构应当一次性告知供应商需补正的内容和补正期限。</w:t>
      </w:r>
    </w:p>
    <w:p>
      <w:pPr>
        <w:ind w:firstLine="420" w:firstLineChars="200"/>
        <w:rPr>
          <w:rFonts w:ascii="宋体" w:hAnsi="宋体"/>
          <w:szCs w:val="21"/>
        </w:rPr>
      </w:pPr>
      <w:r>
        <w:rPr>
          <w:rFonts w:hint="eastAsia" w:ascii="宋体" w:hAnsi="宋体"/>
          <w:szCs w:val="21"/>
        </w:rPr>
        <w:t>供应商提交的质疑存在下列情形之一的，不予受理：</w:t>
      </w:r>
    </w:p>
    <w:p>
      <w:pPr>
        <w:ind w:firstLine="420" w:firstLineChars="200"/>
        <w:rPr>
          <w:rFonts w:ascii="宋体" w:hAnsi="宋体"/>
          <w:szCs w:val="21"/>
        </w:rPr>
      </w:pPr>
      <w:r>
        <w:rPr>
          <w:rFonts w:hint="eastAsia" w:ascii="宋体" w:hAnsi="宋体"/>
          <w:szCs w:val="21"/>
        </w:rPr>
        <w:t>（1）质疑主体不满足要求的；</w:t>
      </w:r>
    </w:p>
    <w:p>
      <w:pPr>
        <w:ind w:firstLine="420" w:firstLineChars="200"/>
        <w:rPr>
          <w:rFonts w:ascii="宋体" w:hAnsi="宋体"/>
          <w:szCs w:val="21"/>
        </w:rPr>
      </w:pPr>
      <w:r>
        <w:rPr>
          <w:rFonts w:hint="eastAsia" w:ascii="宋体" w:hAnsi="宋体"/>
          <w:szCs w:val="21"/>
        </w:rPr>
        <w:t>（2）供应商自身权益未受到损害的；</w:t>
      </w:r>
    </w:p>
    <w:p>
      <w:pPr>
        <w:ind w:firstLine="420" w:firstLineChars="200"/>
        <w:rPr>
          <w:rFonts w:ascii="宋体" w:hAnsi="宋体"/>
          <w:szCs w:val="21"/>
        </w:rPr>
      </w:pPr>
      <w:r>
        <w:rPr>
          <w:rFonts w:hint="eastAsia" w:ascii="宋体" w:hAnsi="宋体"/>
          <w:szCs w:val="21"/>
        </w:rPr>
        <w:t>（3）供应商未在法定质疑期限内提出质疑的；</w:t>
      </w:r>
    </w:p>
    <w:p>
      <w:pPr>
        <w:ind w:firstLine="420" w:firstLineChars="200"/>
        <w:rPr>
          <w:rFonts w:ascii="宋体" w:hAnsi="宋体"/>
          <w:szCs w:val="21"/>
        </w:rPr>
      </w:pPr>
      <w:r>
        <w:rPr>
          <w:rFonts w:hint="eastAsia" w:ascii="宋体" w:hAnsi="宋体"/>
          <w:szCs w:val="21"/>
        </w:rPr>
        <w:t>（4）质疑材料不全或者未按要求签字或者盖章的情况下，要求补正后，逾期未补正或者补正后仍不符合规定的；</w:t>
      </w:r>
    </w:p>
    <w:p>
      <w:pPr>
        <w:ind w:firstLine="420" w:firstLineChars="200"/>
        <w:rPr>
          <w:rFonts w:ascii="宋体" w:hAnsi="宋体"/>
          <w:szCs w:val="21"/>
        </w:rPr>
      </w:pPr>
      <w:r>
        <w:rPr>
          <w:rFonts w:hint="eastAsia" w:ascii="宋体" w:hAnsi="宋体"/>
          <w:szCs w:val="21"/>
        </w:rPr>
        <w:t>（5）其他不符合受理条件情形的。</w:t>
      </w:r>
    </w:p>
    <w:p>
      <w:pPr>
        <w:ind w:firstLine="420" w:firstLineChars="200"/>
        <w:rPr>
          <w:rFonts w:ascii="宋体" w:hAnsi="宋体"/>
          <w:szCs w:val="21"/>
        </w:rPr>
      </w:pPr>
      <w:r>
        <w:rPr>
          <w:rFonts w:hint="eastAsia" w:ascii="宋体" w:hAnsi="宋体"/>
          <w:szCs w:val="21"/>
        </w:rPr>
        <w:t>质疑事项不予受理的，政府集中采购机构应当向供应商出具不符合质疑条件告知书。</w:t>
      </w:r>
    </w:p>
    <w:p>
      <w:pPr>
        <w:rPr>
          <w:rFonts w:ascii="宋体" w:hAnsi="宋体"/>
          <w:szCs w:val="21"/>
        </w:rPr>
      </w:pPr>
      <w:r>
        <w:rPr>
          <w:rFonts w:hint="eastAsia" w:ascii="宋体" w:hAnsi="宋体"/>
          <w:szCs w:val="21"/>
        </w:rPr>
        <w:t xml:space="preserve">  52.7质疑答复时限</w:t>
      </w:r>
    </w:p>
    <w:p>
      <w:pPr>
        <w:rPr>
          <w:rFonts w:ascii="宋体" w:hAnsi="宋体"/>
          <w:szCs w:val="21"/>
        </w:rPr>
      </w:pPr>
      <w:r>
        <w:rPr>
          <w:rFonts w:hint="eastAsia" w:ascii="宋体" w:hAnsi="宋体"/>
          <w:szCs w:val="21"/>
        </w:rPr>
        <w:t xml:space="preserve">    自收文之日起七个工作日内。</w:t>
      </w:r>
    </w:p>
    <w:p>
      <w:pPr>
        <w:rPr>
          <w:rFonts w:ascii="宋体" w:hAnsi="宋体"/>
          <w:szCs w:val="21"/>
        </w:rPr>
      </w:pPr>
      <w:r>
        <w:rPr>
          <w:rFonts w:hint="eastAsia" w:ascii="宋体" w:hAnsi="宋体"/>
          <w:szCs w:val="21"/>
        </w:rPr>
        <w:t xml:space="preserve">    52.8投诉</w:t>
      </w:r>
    </w:p>
    <w:p>
      <w:pPr>
        <w:rPr>
          <w:rFonts w:ascii="宋体" w:hAnsi="宋体"/>
          <w:szCs w:val="21"/>
        </w:rPr>
      </w:pPr>
      <w:r>
        <w:rPr>
          <w:rFonts w:hint="eastAsia" w:ascii="宋体" w:hAnsi="宋体"/>
          <w:szCs w:val="21"/>
        </w:rPr>
        <w:t xml:space="preserve">    对质疑答复不满意或者未在规定时间内答复的，提出质疑的供应商可以在答复期满后15个工作日内向同级财政部门投诉。</w:t>
      </w:r>
    </w:p>
    <w:p>
      <w:pPr>
        <w:rPr>
          <w:rFonts w:ascii="黑体" w:hAnsi="宋体" w:eastAsia="黑体"/>
          <w:sz w:val="24"/>
        </w:rPr>
      </w:pPr>
      <w:r>
        <w:rPr>
          <w:rFonts w:hint="eastAsia" w:ascii="黑体" w:hAnsi="宋体" w:eastAsia="黑体"/>
          <w:sz w:val="24"/>
        </w:rPr>
        <w:t>53. 质疑后续处理</w:t>
      </w:r>
    </w:p>
    <w:p>
      <w:pPr>
        <w:rPr>
          <w:rFonts w:ascii="宋体" w:hAnsi="宋体"/>
          <w:szCs w:val="21"/>
        </w:rPr>
      </w:pPr>
      <w:r>
        <w:rPr>
          <w:rFonts w:hint="eastAsia" w:ascii="宋体" w:hAnsi="宋体"/>
          <w:szCs w:val="21"/>
        </w:rPr>
        <w:t xml:space="preserve">    53.1供应商质疑不成立，或者成立但未对中标、成交结果构成影响的，继续开展采购活动。</w:t>
      </w:r>
    </w:p>
    <w:p>
      <w:pPr>
        <w:rPr>
          <w:rFonts w:ascii="宋体" w:hAnsi="宋体"/>
          <w:szCs w:val="21"/>
        </w:rPr>
      </w:pPr>
      <w:r>
        <w:rPr>
          <w:rFonts w:hint="eastAsia" w:ascii="宋体" w:hAnsi="宋体"/>
          <w:szCs w:val="21"/>
        </w:rPr>
        <w:t xml:space="preserve">    53.2供应商质疑成立且影响或者可能影响中标、成交结果的，按照下列情况处理：（1）对采购文件提出的质疑，依法通过澄清或者修改可以继续开展采购活动的，澄清或者修改采购文件后继续开展采购活动；否则应当修改采购文件后重新开展采购活动。（2）对采购过程、中标或者成交结果提出的质疑，合格供应商符合法定数量时，可以从合格的中标或者成交候选人中另行确定中标、成交供应商的，应当依法另行确定中标、成交供应商。否则应当重新开展采购活动。</w:t>
      </w:r>
    </w:p>
    <w:p>
      <w:pPr>
        <w:jc w:val="center"/>
      </w:pPr>
      <w:r>
        <w:t>---- END ----</w:t>
      </w:r>
      <w:bookmarkEnd w:id="137"/>
    </w:p>
    <w:sectPr>
      <w:pgSz w:w="11907" w:h="16840"/>
      <w:pgMar w:top="1440" w:right="1797" w:bottom="1440" w:left="1797" w:header="851" w:footer="992" w:gutter="0"/>
      <w:cols w:space="425" w:num="1"/>
      <w:titlePg/>
      <w:docGrid w:linePitch="46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政府采购业务分公司" w:date="2023-02-21T09:21:00Z" w:initials="陈">
    <w:p w14:paraId="49272E77">
      <w:pPr>
        <w:pStyle w:val="18"/>
      </w:pPr>
      <w:r>
        <w:rPr>
          <w:rFonts w:hint="eastAsia"/>
        </w:rPr>
        <w:t>采用最低评标价法时修改为“最低评标价法”</w:t>
      </w:r>
    </w:p>
  </w:comment>
  <w:comment w:id="1" w:author="政府采购业务分公司" w:date="2023-02-21T09:21:00Z" w:initials="陈">
    <w:p w14:paraId="7FA0248E">
      <w:pPr>
        <w:pStyle w:val="18"/>
      </w:pPr>
      <w:r>
        <w:rPr>
          <w:rFonts w:hint="eastAsia"/>
        </w:rPr>
        <w:t>使用最低价法时将整个表格修改为：</w:t>
      </w:r>
    </w:p>
    <w:p w14:paraId="41B91785">
      <w:pPr>
        <w:pStyle w:val="18"/>
      </w:pPr>
      <w:r>
        <w:rPr>
          <w:rFonts w:hint="eastAsia"/>
        </w:rPr>
        <w:t>最低评标价法，是指投标文件满足招标文件全部实质性要求，且投标报价最低的投标人为中标候选人的评标方法。</w:t>
      </w:r>
    </w:p>
  </w:comment>
  <w:comment w:id="2" w:author="王秀子" w:date="2023-07-06T11:47:28Z" w:initials="x">
    <w:p w14:paraId="67C565E2">
      <w:pPr>
        <w:pStyle w:val="18"/>
        <w:rPr>
          <w:rFonts w:hint="eastAsia"/>
        </w:rPr>
      </w:pPr>
      <w:r>
        <w:rPr>
          <w:rFonts w:hint="eastAsia"/>
        </w:rPr>
        <w:t>根据《中华人民共和国政府采购法实施条例》第三十四条，采用综合评分法的，评审标准中的分值设置应当与评审因素的量化指标相对应。</w:t>
      </w:r>
    </w:p>
    <w:p w14:paraId="4B1B52F2">
      <w:pPr>
        <w:pStyle w:val="18"/>
        <w:rPr>
          <w:rFonts w:hint="eastAsia"/>
        </w:rPr>
      </w:pPr>
      <w:r>
        <w:rPr>
          <w:rFonts w:hint="eastAsia"/>
        </w:rPr>
        <w:t>根据《政府采购货物和服务招标投标管理办法（财政部令第87号）》第五十五条，评审因素应当细化和量化，且与相应的商务条件和采购需求对应。</w:t>
      </w:r>
    </w:p>
    <w:p w14:paraId="61E25100">
      <w:pPr>
        <w:pStyle w:val="18"/>
      </w:pPr>
      <w:r>
        <w:rPr>
          <w:rFonts w:hint="eastAsia"/>
        </w:rPr>
        <w:t>请合理设置分值。本项目参数较多，建议根据参数数量适当降低扣分值，总分不超过100分太多。</w:t>
      </w:r>
    </w:p>
  </w:comment>
  <w:comment w:id="3" w:author="王秀子" w:date="2023-07-06T14:09:22Z" w:initials="x">
    <w:p w14:paraId="562B3E7A">
      <w:pPr>
        <w:pStyle w:val="18"/>
        <w:rPr>
          <w:rFonts w:hint="default" w:eastAsia="宋体"/>
          <w:lang w:val="en-US" w:eastAsia="zh-CN"/>
        </w:rPr>
      </w:pPr>
      <w:r>
        <w:rPr>
          <w:rFonts w:hint="eastAsia"/>
          <w:lang w:val="en-US" w:eastAsia="zh-CN"/>
        </w:rPr>
        <w:t>属于公开部分，调整到综合实力部分。</w:t>
      </w:r>
    </w:p>
  </w:comment>
  <w:comment w:id="4" w:author="王秀子" w:date="2023-07-06T12:59:48Z" w:initials="x">
    <w:p w14:paraId="5AE6351D">
      <w:pPr>
        <w:pStyle w:val="18"/>
        <w:rPr>
          <w:rFonts w:hint="default" w:eastAsia="宋体"/>
          <w:lang w:val="en-US" w:eastAsia="zh-CN"/>
        </w:rPr>
      </w:pPr>
      <w:r>
        <w:rPr>
          <w:rFonts w:hint="eastAsia"/>
          <w:lang w:val="en-US" w:eastAsia="zh-CN"/>
        </w:rPr>
        <w:t>不涉及，拟删除。</w:t>
      </w:r>
    </w:p>
  </w:comment>
  <w:comment w:id="5" w:author="王秀子" w:date="2023-07-06T14:02:36Z" w:initials="x">
    <w:p w14:paraId="5577439C">
      <w:pPr>
        <w:pStyle w:val="18"/>
        <w:rPr>
          <w:rFonts w:hint="default" w:eastAsia="宋体"/>
          <w:lang w:val="en-US" w:eastAsia="zh-CN"/>
        </w:rPr>
      </w:pPr>
      <w:r>
        <w:rPr>
          <w:rFonts w:hint="eastAsia"/>
          <w:lang w:val="en-US" w:eastAsia="zh-CN"/>
        </w:rPr>
        <w:t>这个认证和家具关联较弱，建议删除。</w:t>
      </w:r>
    </w:p>
  </w:comment>
  <w:comment w:id="6" w:author="王秀子" w:date="2023-07-06T14:03:31Z" w:initials="x">
    <w:p w14:paraId="68F46D5E">
      <w:pPr>
        <w:pStyle w:val="18"/>
        <w:rPr>
          <w:rFonts w:hint="default" w:eastAsia="宋体"/>
          <w:lang w:val="en-US" w:eastAsia="zh-CN"/>
        </w:rPr>
      </w:pPr>
      <w:r>
        <w:rPr>
          <w:rFonts w:hint="eastAsia"/>
          <w:lang w:val="en-US" w:eastAsia="zh-CN"/>
        </w:rPr>
        <w:t>本来就是比较宽泛，应该不涉及此项。</w:t>
      </w:r>
    </w:p>
  </w:comment>
  <w:comment w:id="7" w:author="王秀子" w:date="2023-07-06T14:16:05Z" w:initials="x">
    <w:p w14:paraId="18526943">
      <w:pPr>
        <w:pStyle w:val="18"/>
        <w:rPr>
          <w:rFonts w:hint="default" w:eastAsia="宋体"/>
          <w:lang w:val="en-US" w:eastAsia="zh-CN"/>
        </w:rPr>
      </w:pPr>
      <w:r>
        <w:rPr>
          <w:rFonts w:hint="eastAsia"/>
          <w:lang w:val="en-US" w:eastAsia="zh-CN"/>
        </w:rPr>
        <w:t>根据采购计划补充。</w:t>
      </w:r>
    </w:p>
    <w:p w14:paraId="1F131F9B">
      <w:pPr>
        <w:pStyle w:val="18"/>
      </w:pPr>
      <w:r>
        <w:rPr>
          <w:rFonts w:hint="eastAsia"/>
        </w:rPr>
        <w:t>请确认本项目是否专门中小微企业采购。如是，则本项目投标人提供货物全部均应由中小微企业制造，即货物由中小微企业生产且使用该中小企业商号或者注册商标。大型企业制造产品将不能参与本项目投标。</w:t>
      </w:r>
    </w:p>
  </w:comment>
  <w:comment w:id="8" w:author="王秀子" w:date="2023-07-06T14:17:50Z" w:initials="x">
    <w:p w14:paraId="5C2828A6">
      <w:pPr>
        <w:pStyle w:val="18"/>
        <w:rPr>
          <w:rFonts w:hint="eastAsia"/>
        </w:rPr>
      </w:pPr>
      <w:r>
        <w:rPr>
          <w:rFonts w:hint="eastAsia"/>
        </w:rPr>
        <w:t>根据市财政局招标文件编制指引2021及财政部关于印发《政府采购促进中小企业发展管理办法》的通知，请填写货物所属行业。</w:t>
      </w:r>
    </w:p>
    <w:p w14:paraId="49275862">
      <w:pPr>
        <w:pStyle w:val="18"/>
        <w:rPr>
          <w:rFonts w:hint="eastAsia"/>
        </w:rPr>
      </w:pPr>
      <w:r>
        <w:rPr>
          <w:rFonts w:hint="eastAsia"/>
        </w:rPr>
        <w:t>请从以下行业中选择：</w:t>
      </w:r>
    </w:p>
    <w:p w14:paraId="080E096D">
      <w:pPr>
        <w:pStyle w:val="18"/>
        <w:rPr>
          <w:rFonts w:hint="eastAsia"/>
        </w:rPr>
      </w:pPr>
      <w:r>
        <w:rPr>
          <w:rFonts w:hint="eastAsia"/>
        </w:rPr>
        <w:t>1.农、林、牧、渔业</w:t>
      </w:r>
    </w:p>
    <w:p w14:paraId="2420283F">
      <w:pPr>
        <w:pStyle w:val="18"/>
        <w:rPr>
          <w:rFonts w:hint="eastAsia"/>
        </w:rPr>
      </w:pPr>
      <w:r>
        <w:rPr>
          <w:rFonts w:hint="eastAsia"/>
        </w:rPr>
        <w:t>2.工业（包括采矿业，制造业，电力、热力、燃气及水生产和供应业）</w:t>
      </w:r>
    </w:p>
    <w:p w14:paraId="469D4915">
      <w:pPr>
        <w:pStyle w:val="18"/>
        <w:rPr>
          <w:rFonts w:hint="eastAsia"/>
        </w:rPr>
      </w:pPr>
      <w:r>
        <w:rPr>
          <w:rFonts w:hint="eastAsia"/>
        </w:rPr>
        <w:t>3.建筑业</w:t>
      </w:r>
    </w:p>
    <w:p w14:paraId="6671263A">
      <w:pPr>
        <w:pStyle w:val="18"/>
        <w:rPr>
          <w:rFonts w:hint="eastAsia"/>
        </w:rPr>
      </w:pPr>
      <w:r>
        <w:rPr>
          <w:rFonts w:hint="eastAsia"/>
        </w:rPr>
        <w:t>4.批发业</w:t>
      </w:r>
    </w:p>
    <w:p w14:paraId="72011195">
      <w:pPr>
        <w:pStyle w:val="18"/>
        <w:rPr>
          <w:rFonts w:hint="eastAsia"/>
        </w:rPr>
      </w:pPr>
      <w:r>
        <w:rPr>
          <w:rFonts w:hint="eastAsia"/>
        </w:rPr>
        <w:t>5.零售业</w:t>
      </w:r>
    </w:p>
    <w:p w14:paraId="2CC37BA2">
      <w:pPr>
        <w:pStyle w:val="18"/>
        <w:rPr>
          <w:rFonts w:hint="eastAsia"/>
        </w:rPr>
      </w:pPr>
      <w:r>
        <w:rPr>
          <w:rFonts w:hint="eastAsia"/>
        </w:rPr>
        <w:t>6.交通运输业（不含铁路运输业）</w:t>
      </w:r>
    </w:p>
    <w:p w14:paraId="064D0342">
      <w:pPr>
        <w:pStyle w:val="18"/>
        <w:rPr>
          <w:rFonts w:hint="eastAsia"/>
        </w:rPr>
      </w:pPr>
      <w:r>
        <w:rPr>
          <w:rFonts w:hint="eastAsia"/>
        </w:rPr>
        <w:t>7.仓储业</w:t>
      </w:r>
    </w:p>
    <w:p w14:paraId="1EEB5D09">
      <w:pPr>
        <w:pStyle w:val="18"/>
        <w:rPr>
          <w:rFonts w:hint="eastAsia"/>
        </w:rPr>
      </w:pPr>
      <w:r>
        <w:rPr>
          <w:rFonts w:hint="eastAsia"/>
        </w:rPr>
        <w:t>8.邮政业</w:t>
      </w:r>
    </w:p>
    <w:p w14:paraId="0E1115F0">
      <w:pPr>
        <w:pStyle w:val="18"/>
        <w:rPr>
          <w:rFonts w:hint="eastAsia"/>
        </w:rPr>
      </w:pPr>
      <w:r>
        <w:rPr>
          <w:rFonts w:hint="eastAsia"/>
        </w:rPr>
        <w:t>9.住宿业</w:t>
      </w:r>
    </w:p>
    <w:p w14:paraId="611A1490">
      <w:pPr>
        <w:pStyle w:val="18"/>
        <w:rPr>
          <w:rFonts w:hint="eastAsia"/>
        </w:rPr>
      </w:pPr>
      <w:r>
        <w:rPr>
          <w:rFonts w:hint="eastAsia"/>
        </w:rPr>
        <w:t>10.餐饮业</w:t>
      </w:r>
    </w:p>
    <w:p w14:paraId="3D2F155A">
      <w:pPr>
        <w:pStyle w:val="18"/>
        <w:rPr>
          <w:rFonts w:hint="eastAsia"/>
        </w:rPr>
      </w:pPr>
      <w:r>
        <w:rPr>
          <w:rFonts w:hint="eastAsia"/>
        </w:rPr>
        <w:t>11.信息传输业（包括电信、互联网和相关服务）</w:t>
      </w:r>
    </w:p>
    <w:p w14:paraId="25540165">
      <w:pPr>
        <w:pStyle w:val="18"/>
        <w:rPr>
          <w:rFonts w:hint="eastAsia"/>
        </w:rPr>
      </w:pPr>
      <w:r>
        <w:rPr>
          <w:rFonts w:hint="eastAsia"/>
        </w:rPr>
        <w:t>12.软件和信息技术服务业</w:t>
      </w:r>
    </w:p>
    <w:p w14:paraId="2DEA3CC4">
      <w:pPr>
        <w:pStyle w:val="18"/>
        <w:rPr>
          <w:rFonts w:hint="eastAsia"/>
        </w:rPr>
      </w:pPr>
      <w:r>
        <w:rPr>
          <w:rFonts w:hint="eastAsia"/>
        </w:rPr>
        <w:t>13.房地产开发经营</w:t>
      </w:r>
    </w:p>
    <w:p w14:paraId="71243089">
      <w:pPr>
        <w:pStyle w:val="18"/>
        <w:rPr>
          <w:rFonts w:hint="eastAsia"/>
        </w:rPr>
      </w:pPr>
      <w:r>
        <w:rPr>
          <w:rFonts w:hint="eastAsia"/>
        </w:rPr>
        <w:t>14.物业管理</w:t>
      </w:r>
    </w:p>
    <w:p w14:paraId="744035DE">
      <w:pPr>
        <w:pStyle w:val="18"/>
        <w:rPr>
          <w:rFonts w:hint="eastAsia"/>
        </w:rPr>
      </w:pPr>
      <w:r>
        <w:rPr>
          <w:rFonts w:hint="eastAsia"/>
        </w:rPr>
        <w:t>15.租赁和商务服务业</w:t>
      </w:r>
    </w:p>
    <w:p w14:paraId="6B8D72D7">
      <w:pPr>
        <w:pStyle w:val="18"/>
      </w:pPr>
      <w:r>
        <w:rPr>
          <w:rFonts w:hint="eastAsia"/>
        </w:rPr>
        <w:t>16.其他未列明行业（包括科学研究和技术服务业，水利、环境和公共设施管理业，居民服务、修理和其他服务业，社会工作，文化、体育和娱乐业等）</w:t>
      </w:r>
    </w:p>
  </w:comment>
  <w:comment w:id="9" w:author="王秀子" w:date="2023-07-06T09:41:25Z" w:initials="x">
    <w:p w14:paraId="7B7A7EEC">
      <w:pPr>
        <w:pStyle w:val="18"/>
      </w:pPr>
      <w:r>
        <w:rPr>
          <w:rFonts w:hint="eastAsia"/>
        </w:rPr>
        <w:t>如涉及办公家具，需按《深圳市市直党政机关办公家具配置标准》设置单价最高限价。</w:t>
      </w:r>
    </w:p>
  </w:comment>
  <w:comment w:id="10" w:author="王秀子" w:date="2023-07-06T09:38:24Z" w:initials="x">
    <w:p w14:paraId="47431442">
      <w:pPr>
        <w:pStyle w:val="18"/>
        <w:rPr>
          <w:rFonts w:hint="default" w:eastAsia="宋体"/>
          <w:lang w:val="en-US" w:eastAsia="zh-CN"/>
        </w:rPr>
      </w:pPr>
      <w:r>
        <w:rPr>
          <w:rFonts w:hint="eastAsia"/>
          <w:lang w:val="en-US" w:eastAsia="zh-CN"/>
        </w:rPr>
        <w:t>请按上表采购计划对应的预算金额区分预算，</w:t>
      </w:r>
    </w:p>
  </w:comment>
  <w:comment w:id="11" w:author="王秀子" w:date="2023-07-06T09:49:55Z" w:initials="x">
    <w:p w14:paraId="62017C24">
      <w:pPr>
        <w:pStyle w:val="18"/>
        <w:rPr>
          <w:rFonts w:hint="default" w:eastAsia="宋体"/>
          <w:lang w:val="en-US" w:eastAsia="zh-CN"/>
        </w:rPr>
      </w:pPr>
      <w:r>
        <w:rPr>
          <w:rFonts w:hint="eastAsia"/>
          <w:lang w:val="en-US" w:eastAsia="zh-CN"/>
        </w:rPr>
        <w:t>请确定一个核心产品。</w:t>
      </w:r>
    </w:p>
  </w:comment>
  <w:comment w:id="12" w:author="政府采购业务分公司" w:date="2022-07-01T15:41:00Z" w:initials="陈">
    <w:p w14:paraId="1D1C185E">
      <w:pPr>
        <w:pStyle w:val="18"/>
      </w:pPr>
      <w:r>
        <w:rPr>
          <w:rFonts w:hint="eastAsia"/>
        </w:rPr>
        <w:t>请采购人确认</w:t>
      </w:r>
    </w:p>
  </w:comment>
  <w:comment w:id="13" w:author="政府采购业务分公司" w:date="2021-08-31T14:23:00Z" w:initials="陈">
    <w:p w14:paraId="47733857">
      <w:pPr>
        <w:pStyle w:val="18"/>
      </w:pPr>
      <w:r>
        <w:rPr>
          <w:rFonts w:hint="eastAsia"/>
        </w:rPr>
        <w:t>涉及区间的参数，请逐条核实。如不满足此要求，请修改此项描述或在参数中注明。</w:t>
      </w:r>
    </w:p>
    <w:p w14:paraId="4AC12022">
      <w:pPr>
        <w:pStyle w:val="18"/>
      </w:pPr>
      <w:r>
        <w:rPr>
          <w:rFonts w:hint="eastAsia"/>
        </w:rPr>
        <w:t>除这种情况，还有以下三种情况：</w:t>
      </w:r>
    </w:p>
    <w:p w14:paraId="40F618D4">
      <w:pPr>
        <w:pStyle w:val="18"/>
      </w:pPr>
      <w:r>
        <w:rPr>
          <w:rFonts w:hint="eastAsia"/>
        </w:rPr>
        <w:t>1.涉及区间的参数除特别注明以外，产品参数区间不在招标要求区间范围内的视为负偏离。例：区间要求为5-20ML, 所投产品，范围最小值≥5ML，范围最大值≤20ML，即为满足该项技术要求。</w:t>
      </w:r>
    </w:p>
    <w:p w14:paraId="29A95CEC">
      <w:pPr>
        <w:pStyle w:val="18"/>
      </w:pPr>
      <w:r>
        <w:rPr>
          <w:rFonts w:hint="eastAsia"/>
        </w:rPr>
        <w:t>2.涉及区间的技术要求，除特别注明以外，所投产品范围涵盖对应的区间即认定为满足该项技术要求。例：区间要求为5-20ML, 所投产品范围最小值≤5ML，范围最大值≥20ML，即为满足该项技术要求。</w:t>
      </w:r>
    </w:p>
    <w:p w14:paraId="67CD088A">
      <w:pPr>
        <w:pStyle w:val="18"/>
      </w:pPr>
      <w:r>
        <w:rPr>
          <w:rFonts w:hint="eastAsia"/>
        </w:rPr>
        <w:t>3. 涉及区间的技术要求，除特别注明以外，所投产品响应数值在招标文件要求的区间范围内即认定为满足该项技术要求。例：区间要求为5-20ML, 所投产品响应为5ML、10ML或20ML，即为满足该项技术要求。</w:t>
      </w:r>
    </w:p>
  </w:comment>
  <w:comment w:id="14" w:author="王秀子" w:date="2023-07-04T22:12:33Z" w:initials="x">
    <w:p w14:paraId="324834C5">
      <w:pPr>
        <w:widowControl w:val="0"/>
        <w:autoSpaceDE w:val="0"/>
        <w:autoSpaceDN w:val="0"/>
        <w:adjustRightInd w:val="0"/>
        <w:jc w:val="left"/>
        <w:textAlignment w:val="baseline"/>
        <w:rPr>
          <w:rFonts w:hint="default" w:ascii="宋体" w:hAnsi="Times New Roman" w:eastAsia="宋体" w:cs="Times New Roman"/>
          <w:kern w:val="0"/>
          <w:sz w:val="34"/>
          <w:szCs w:val="20"/>
          <w:lang w:val="en-US" w:eastAsia="zh-CN" w:bidi="ar-SA"/>
        </w:rPr>
      </w:pPr>
      <w:r>
        <w:rPr>
          <w:rFonts w:hint="eastAsia" w:ascii="宋体" w:hAnsi="Times New Roman" w:eastAsia="宋体" w:cs="Times New Roman"/>
          <w:kern w:val="0"/>
          <w:sz w:val="34"/>
          <w:szCs w:val="20"/>
          <w:lang w:val="en-US" w:eastAsia="zh-CN" w:bidi="ar-SA"/>
        </w:rPr>
        <w:t>此处补充了检测报告送检单位的要求及名称不一致的说明。</w:t>
      </w:r>
    </w:p>
  </w:comment>
  <w:comment w:id="15" w:author="王秀子" w:date="2023-07-06T09:54:54Z" w:initials="x">
    <w:p w14:paraId="36295E6C">
      <w:pPr>
        <w:pStyle w:val="18"/>
        <w:rPr>
          <w:rFonts w:hint="eastAsia"/>
        </w:rPr>
      </w:pPr>
      <w:r>
        <w:rPr>
          <w:rFonts w:hint="eastAsia"/>
        </w:rPr>
        <w:t>涉及投标时提供检测报告的，请核实检测时间。</w:t>
      </w:r>
    </w:p>
    <w:p w14:paraId="5F837BE6">
      <w:pPr>
        <w:pStyle w:val="18"/>
        <w:rPr>
          <w:rFonts w:hint="eastAsia"/>
        </w:rPr>
      </w:pPr>
      <w:r>
        <w:rPr>
          <w:rFonts w:hint="eastAsia"/>
        </w:rPr>
        <w:t>根据深圳市财政局发布招标文件编制指引2021，从招标文件发布时间至投标截止时间，需充分考虑准备检验检测报告的必要时间。</w:t>
      </w:r>
    </w:p>
    <w:p w14:paraId="2641031A">
      <w:pPr>
        <w:pStyle w:val="18"/>
      </w:pPr>
      <w:r>
        <w:rPr>
          <w:rFonts w:hint="eastAsia"/>
        </w:rPr>
        <w:t>如检测时间超10天，请删除检测报告要求。</w:t>
      </w:r>
    </w:p>
  </w:comment>
  <w:comment w:id="16" w:author="王秀子" w:date="2023-07-06T11:29:46Z" w:initials="x">
    <w:p w14:paraId="6668677C">
      <w:pPr>
        <w:pStyle w:val="18"/>
        <w:rPr>
          <w:rFonts w:hint="eastAsia"/>
          <w:lang w:val="en-US" w:eastAsia="zh-CN"/>
        </w:rPr>
      </w:pPr>
      <w:r>
        <w:rPr>
          <w:rFonts w:hint="eastAsia"/>
          <w:lang w:val="en-US" w:eastAsia="zh-CN"/>
        </w:rPr>
        <w:t>共要求了45项检测报告……</w:t>
      </w:r>
    </w:p>
    <w:p w14:paraId="47A419BD">
      <w:pPr>
        <w:pStyle w:val="18"/>
        <w:rPr>
          <w:rFonts w:hint="eastAsia"/>
          <w:lang w:val="en-US" w:eastAsia="zh-CN"/>
        </w:rPr>
      </w:pPr>
      <w:r>
        <w:rPr>
          <w:rFonts w:hint="eastAsia"/>
          <w:lang w:val="en-US" w:eastAsia="zh-CN"/>
        </w:rPr>
        <w:t>供应点投标成本巨大。</w:t>
      </w:r>
    </w:p>
    <w:p w14:paraId="161C1DA9">
      <w:pPr>
        <w:pStyle w:val="18"/>
        <w:rPr>
          <w:rFonts w:hint="eastAsia"/>
          <w:lang w:val="en-US" w:eastAsia="zh-CN"/>
        </w:rPr>
      </w:pPr>
      <w:r>
        <w:rPr>
          <w:rFonts w:hint="eastAsia"/>
          <w:lang w:val="en-US" w:eastAsia="zh-CN"/>
        </w:rPr>
        <w:t>根据招标文件编制指引2021，招标文件要求提供检验检测报告的，设置检验检测报告评审因素应</w:t>
      </w:r>
    </w:p>
    <w:p w14:paraId="3ECE3032">
      <w:pPr>
        <w:pStyle w:val="18"/>
        <w:rPr>
          <w:rFonts w:hint="eastAsia"/>
          <w:lang w:val="en-US" w:eastAsia="zh-CN"/>
        </w:rPr>
      </w:pPr>
      <w:r>
        <w:rPr>
          <w:rFonts w:hint="eastAsia"/>
          <w:lang w:val="en-US" w:eastAsia="zh-CN"/>
        </w:rPr>
        <w:t>当与采购项目的具体特点和实际需要相适应或与合同履行相关，不得简单追求检验检测报告数量，增加供应商投标成本。</w:t>
      </w:r>
    </w:p>
    <w:p w14:paraId="741406CB">
      <w:pPr>
        <w:pStyle w:val="18"/>
        <w:rPr>
          <w:rFonts w:hint="default"/>
          <w:lang w:val="en-US" w:eastAsia="zh-CN"/>
        </w:rPr>
      </w:pPr>
      <w:r>
        <w:rPr>
          <w:rFonts w:hint="eastAsia"/>
          <w:lang w:val="en-US" w:eastAsia="zh-CN"/>
        </w:rPr>
        <w:t>另根据近期出台的《学校家具政府采购需求标准（征求意见稿）》，检测报告数量建议控制在15项以内。</w:t>
      </w:r>
    </w:p>
  </w:comment>
  <w:comment w:id="17" w:author="王秀子" w:date="2023-07-06T09:50:46Z" w:initials="x">
    <w:p w14:paraId="62FA3A6C">
      <w:pPr>
        <w:pStyle w:val="18"/>
        <w:rPr>
          <w:rFonts w:hint="default" w:eastAsia="宋体"/>
          <w:lang w:val="en-US" w:eastAsia="zh-CN"/>
        </w:rPr>
      </w:pPr>
      <w:r>
        <w:rPr>
          <w:rFonts w:hint="eastAsia"/>
          <w:lang w:val="en-US" w:eastAsia="zh-CN"/>
        </w:rPr>
        <w:t>请替换为虚拟图。</w:t>
      </w:r>
    </w:p>
  </w:comment>
  <w:comment w:id="18" w:author="王秀子" w:date="2023-07-06T10:00:29Z" w:initials="x">
    <w:p w14:paraId="68884400">
      <w:pPr>
        <w:pStyle w:val="18"/>
        <w:rPr>
          <w:rFonts w:hint="eastAsia"/>
          <w:b w:val="0"/>
          <w:bCs w:val="0"/>
        </w:rPr>
      </w:pPr>
      <w:r>
        <w:rPr>
          <w:rFonts w:hint="eastAsia"/>
          <w:b w:val="0"/>
          <w:bCs w:val="0"/>
        </w:rPr>
        <w:t>调整为检测报告标准表述：</w:t>
      </w:r>
    </w:p>
    <w:p w14:paraId="6E385D13">
      <w:pPr>
        <w:pStyle w:val="18"/>
        <w:rPr>
          <w:rFonts w:hint="eastAsia"/>
          <w:b w:val="0"/>
          <w:bCs w:val="0"/>
        </w:rPr>
      </w:pPr>
      <w:r>
        <w:rPr>
          <w:rFonts w:hint="eastAsia"/>
          <w:b w:val="0"/>
          <w:bCs w:val="0"/>
        </w:rPr>
        <w:t>提供第三方检验检测机构出具的具有CMA和CNAS标识的检测报告扫描件（其中本检测项目应在该检测机构CMA和CNAS认可范围内）及检测机构官网[或全国认证认可信息公共服务平台（http://cx.cnca.cn/）]的检测报告查询记录截图。检测报告无法在公开渠道查询的，提供检测机构出具证明材料，证明该报告真实有效。</w:t>
      </w:r>
    </w:p>
    <w:p w14:paraId="0F256EEA">
      <w:pPr>
        <w:pStyle w:val="18"/>
        <w:rPr>
          <w:rFonts w:hint="eastAsia" w:eastAsia="宋体"/>
          <w:b w:val="0"/>
          <w:bCs w:val="0"/>
          <w:lang w:val="en-US" w:eastAsia="zh-CN"/>
        </w:rPr>
      </w:pPr>
      <w:r>
        <w:rPr>
          <w:rFonts w:hint="eastAsia"/>
          <w:b w:val="0"/>
          <w:bCs w:val="0"/>
          <w:lang w:val="en-US" w:eastAsia="zh-CN"/>
        </w:rPr>
        <w:t>下同。</w:t>
      </w:r>
    </w:p>
  </w:comment>
  <w:comment w:id="19" w:author="王秀子" w:date="2023-07-06T10:09:48Z" w:initials="x">
    <w:p w14:paraId="73BF4B71">
      <w:pPr>
        <w:pStyle w:val="18"/>
        <w:rPr>
          <w:rFonts w:hint="default" w:eastAsia="宋体"/>
          <w:lang w:val="en-US" w:eastAsia="zh-CN"/>
        </w:rPr>
      </w:pPr>
      <w:r>
        <w:rPr>
          <w:rFonts w:hint="eastAsia"/>
          <w:lang w:val="en-US" w:eastAsia="zh-CN"/>
        </w:rPr>
        <w:t>该标准已废止，请核实。</w:t>
      </w:r>
    </w:p>
  </w:comment>
  <w:comment w:id="20" w:author="王秀子" w:date="2023-07-06T11:25:44Z" w:initials="x">
    <w:p w14:paraId="000306AF">
      <w:pPr>
        <w:pStyle w:val="18"/>
        <w:rPr>
          <w:rFonts w:hint="default" w:eastAsia="宋体"/>
          <w:lang w:val="en-US" w:eastAsia="zh-CN"/>
        </w:rPr>
      </w:pPr>
      <w:r>
        <w:rPr>
          <w:rFonts w:hint="eastAsia"/>
          <w:lang w:val="en-US" w:eastAsia="zh-CN"/>
        </w:rPr>
        <w:t>前后不一致</w:t>
      </w:r>
    </w:p>
  </w:comment>
  <w:comment w:id="21" w:author="王秀子" w:date="2023-07-06T11:25:48Z" w:initials="x">
    <w:p w14:paraId="10843C8F">
      <w:pPr>
        <w:pStyle w:val="18"/>
      </w:pPr>
      <w:r>
        <w:annotationRef/>
      </w:r>
    </w:p>
  </w:comment>
  <w:comment w:id="22" w:author="王秀子" w:date="2023-07-06T10:26:57Z" w:initials="x">
    <w:p w14:paraId="24D62E44">
      <w:pPr>
        <w:pStyle w:val="18"/>
        <w:rPr>
          <w:rFonts w:hint="default" w:eastAsia="宋体"/>
          <w:lang w:val="en-US" w:eastAsia="zh-CN"/>
        </w:rPr>
      </w:pPr>
      <w:r>
        <w:rPr>
          <w:rFonts w:hint="eastAsia"/>
          <w:lang w:val="en-US" w:eastAsia="zh-CN"/>
        </w:rPr>
        <w:t>防霉检测需要28天，请删除此项检测要求。</w:t>
      </w:r>
    </w:p>
  </w:comment>
  <w:comment w:id="23" w:author="王秀子" w:date="2023-07-06T10:28:12Z" w:initials="x">
    <w:p w14:paraId="0A0C3B9B">
      <w:pPr>
        <w:pStyle w:val="18"/>
        <w:rPr>
          <w:rFonts w:hint="default" w:eastAsia="宋体"/>
          <w:lang w:val="en-US" w:eastAsia="zh-CN"/>
        </w:rPr>
      </w:pPr>
      <w:r>
        <w:rPr>
          <w:rFonts w:hint="eastAsia"/>
          <w:lang w:val="en-US" w:eastAsia="zh-CN"/>
        </w:rPr>
        <w:t>避免产品宣传的表述，改为，适应性强？</w:t>
      </w:r>
    </w:p>
  </w:comment>
  <w:comment w:id="24" w:author="王秀子" w:date="2023-07-06T10:28:42Z" w:initials="x">
    <w:p w14:paraId="6E681FEC">
      <w:pPr>
        <w:pStyle w:val="18"/>
      </w:pPr>
      <w:r>
        <w:rPr>
          <w:rFonts w:hint="eastAsia"/>
        </w:rPr>
        <w:t>区间参数请根据本章节说明第4项确认。</w:t>
      </w:r>
    </w:p>
  </w:comment>
  <w:comment w:id="25" w:author="王秀子" w:date="2023-07-06T10:29:41Z" w:initials="x">
    <w:p w14:paraId="4F7E578D">
      <w:pPr>
        <w:pStyle w:val="18"/>
        <w:rPr>
          <w:rFonts w:hint="default" w:eastAsia="宋体"/>
          <w:lang w:val="en-US" w:eastAsia="zh-CN"/>
        </w:rPr>
      </w:pPr>
      <w:r>
        <w:rPr>
          <w:rFonts w:hint="eastAsia"/>
          <w:lang w:val="en-US" w:eastAsia="zh-CN"/>
        </w:rPr>
        <w:t>耐低温，抗撞击？</w:t>
      </w:r>
    </w:p>
  </w:comment>
  <w:comment w:id="26" w:author="王秀子" w:date="2023-07-06T10:30:04Z" w:initials="x">
    <w:p w14:paraId="7E4779FB">
      <w:pPr>
        <w:pStyle w:val="18"/>
        <w:rPr>
          <w:rFonts w:hint="eastAsia" w:eastAsia="宋体"/>
          <w:lang w:val="en-US" w:eastAsia="zh-CN"/>
        </w:rPr>
      </w:pPr>
      <w:r>
        <w:rPr>
          <w:rFonts w:hint="eastAsia"/>
        </w:rPr>
        <w:t>热稳定性</w:t>
      </w:r>
      <w:r>
        <w:rPr>
          <w:rFonts w:hint="eastAsia"/>
          <w:lang w:val="en-US" w:eastAsia="zh-CN"/>
        </w:rPr>
        <w:t>好？</w:t>
      </w:r>
    </w:p>
  </w:comment>
  <w:comment w:id="27" w:author="王秀子" w:date="2023-07-06T10:30:44Z" w:initials="x">
    <w:p w14:paraId="10FC760B">
      <w:pPr>
        <w:pStyle w:val="18"/>
        <w:rPr>
          <w:rFonts w:hint="default" w:eastAsia="宋体"/>
          <w:lang w:val="en-US" w:eastAsia="zh-CN"/>
        </w:rPr>
      </w:pPr>
      <w:r>
        <w:rPr>
          <w:rFonts w:hint="eastAsia"/>
          <w:lang w:val="en-US" w:eastAsia="zh-CN"/>
        </w:rPr>
        <w:t>课桌脚垫要求食品接触性？？</w:t>
      </w:r>
    </w:p>
  </w:comment>
  <w:comment w:id="28" w:author="王秀子" w:date="2023-07-06T10:31:07Z" w:initials="x">
    <w:p w14:paraId="18BA48E0">
      <w:pPr>
        <w:pStyle w:val="18"/>
        <w:rPr>
          <w:rFonts w:hint="eastAsia" w:eastAsia="宋体"/>
          <w:lang w:eastAsia="zh-CN"/>
        </w:rPr>
      </w:pPr>
      <w:r>
        <w:rPr>
          <w:rFonts w:hint="eastAsia"/>
          <w:lang w:eastAsia="zh-CN"/>
        </w:rPr>
        <w:t>？</w:t>
      </w:r>
    </w:p>
  </w:comment>
  <w:comment w:id="29" w:author="王秀子" w:date="2023-07-06T10:31:23Z" w:initials="x">
    <w:p w14:paraId="61334D89">
      <w:pPr>
        <w:pStyle w:val="18"/>
        <w:rPr>
          <w:rFonts w:hint="default" w:eastAsia="宋体"/>
          <w:lang w:val="en-US" w:eastAsia="zh-CN"/>
        </w:rPr>
      </w:pPr>
      <w:r>
        <w:rPr>
          <w:rFonts w:hint="eastAsia"/>
        </w:rPr>
        <w:t>热稳定性</w:t>
      </w:r>
      <w:r>
        <w:rPr>
          <w:rFonts w:hint="eastAsia"/>
          <w:lang w:eastAsia="zh-CN"/>
        </w:rPr>
        <w:t>，</w:t>
      </w:r>
      <w:r>
        <w:rPr>
          <w:rFonts w:hint="eastAsia"/>
        </w:rPr>
        <w:t>抗蠕变性</w:t>
      </w:r>
      <w:r>
        <w:rPr>
          <w:rFonts w:hint="eastAsia"/>
          <w:lang w:eastAsia="zh-CN"/>
        </w:rPr>
        <w:t>，</w:t>
      </w:r>
      <w:r>
        <w:rPr>
          <w:rFonts w:hint="eastAsia"/>
        </w:rPr>
        <w:t>热稳定性</w:t>
      </w:r>
      <w:r>
        <w:rPr>
          <w:rFonts w:hint="eastAsia"/>
          <w:lang w:val="en-US" w:eastAsia="zh-CN"/>
        </w:rPr>
        <w:t>及</w:t>
      </w:r>
      <w:r>
        <w:rPr>
          <w:rFonts w:hint="eastAsia"/>
        </w:rPr>
        <w:t>耐化学性</w:t>
      </w:r>
      <w:r>
        <w:rPr>
          <w:rFonts w:hint="eastAsia"/>
          <w:lang w:val="en-US" w:eastAsia="zh-CN"/>
        </w:rPr>
        <w:t>能佳？</w:t>
      </w:r>
    </w:p>
  </w:comment>
  <w:comment w:id="30" w:author="王秀子" w:date="2023-07-06T11:23:25Z" w:initials="x">
    <w:p w14:paraId="72FA7262">
      <w:pPr>
        <w:pStyle w:val="18"/>
        <w:rPr>
          <w:rFonts w:hint="eastAsia" w:eastAsia="宋体"/>
          <w:lang w:eastAsia="zh-CN"/>
        </w:rPr>
      </w:pPr>
      <w:r>
        <w:rPr>
          <w:rFonts w:hint="eastAsia"/>
          <w:lang w:eastAsia="zh-CN"/>
        </w:rPr>
        <w:t>？</w:t>
      </w:r>
    </w:p>
  </w:comment>
  <w:comment w:id="31" w:author="王秀子" w:date="2023-07-06T11:23:51Z" w:initials="x">
    <w:p w14:paraId="15314AB4">
      <w:pPr>
        <w:pStyle w:val="18"/>
        <w:rPr>
          <w:rFonts w:hint="eastAsia"/>
        </w:rPr>
      </w:pPr>
      <w:r>
        <w:rPr>
          <w:rFonts w:hint="eastAsia"/>
        </w:rPr>
        <w:t>根据市财政局发布招标文件编制指引2021，给予供应商准备检验检测报告的必要时间。除法律法规强制性具备的检验检测报告外（如CCC），投标人提供符合招标文件要求的检验检测报告是需要制作时间的。从招标文件发布时间至投标截止时间，需充分考虑准备检验检测报告的必要时间。</w:t>
      </w:r>
    </w:p>
    <w:p w14:paraId="319F662A">
      <w:pPr>
        <w:pStyle w:val="18"/>
        <w:rPr>
          <w:rFonts w:hint="default" w:eastAsia="宋体"/>
          <w:lang w:val="en-US" w:eastAsia="zh-CN"/>
        </w:rPr>
      </w:pPr>
      <w:r>
        <w:rPr>
          <w:rFonts w:hint="eastAsia"/>
          <w:lang w:val="en-US" w:eastAsia="zh-CN"/>
        </w:rPr>
        <w:t>请删除此项检测要求</w:t>
      </w:r>
    </w:p>
  </w:comment>
  <w:comment w:id="32" w:author="王秀子" w:date="2023-07-06T11:24:10Z" w:initials="x">
    <w:p w14:paraId="56776511">
      <w:pPr>
        <w:pStyle w:val="18"/>
        <w:rPr>
          <w:rFonts w:hint="default" w:eastAsia="宋体"/>
          <w:lang w:val="en-US" w:eastAsia="zh-CN"/>
        </w:rPr>
      </w:pPr>
      <w:r>
        <w:rPr>
          <w:rFonts w:hint="eastAsia"/>
          <w:lang w:val="en-US" w:eastAsia="zh-CN"/>
        </w:rPr>
        <w:t>该标准已废除，请核实。</w:t>
      </w:r>
    </w:p>
  </w:comment>
  <w:comment w:id="33" w:author="王秀子" w:date="2023-07-06T10:37:07Z" w:initials="x">
    <w:p w14:paraId="2B593782">
      <w:pPr>
        <w:pStyle w:val="18"/>
        <w:rPr>
          <w:rFonts w:hint="default" w:eastAsia="宋体"/>
          <w:lang w:val="en-US" w:eastAsia="zh-CN"/>
        </w:rPr>
      </w:pPr>
      <w:r>
        <w:rPr>
          <w:rFonts w:hint="eastAsia"/>
          <w:lang w:val="en-US" w:eastAsia="zh-CN"/>
        </w:rPr>
        <w:t>该标准为《食品安全国家标准 食品接触材料及制品 树脂中提取物的测定》，不适用本项货物，请删除检测标准要求，并调整检测结果压球。</w:t>
      </w:r>
    </w:p>
  </w:comment>
  <w:comment w:id="34" w:author="王秀子" w:date="2023-07-06T10:39:22Z" w:initials="x">
    <w:p w14:paraId="1B5026E1">
      <w:pPr>
        <w:pStyle w:val="18"/>
        <w:rPr>
          <w:rFonts w:hint="default" w:eastAsia="宋体"/>
          <w:lang w:val="en-US" w:eastAsia="zh-CN"/>
        </w:rPr>
      </w:pPr>
      <w:r>
        <w:rPr>
          <w:rFonts w:hint="eastAsia"/>
          <w:lang w:val="en-US" w:eastAsia="zh-CN"/>
        </w:rPr>
        <w:t>该标准为《船用机舱集控台通用技术条件》，不适用本项货物，请删除检测标准要求，并调整检测结果压球。</w:t>
      </w:r>
    </w:p>
  </w:comment>
  <w:comment w:id="35" w:author="王秀子" w:date="2023-07-06T10:39:58Z" w:initials="x">
    <w:p w14:paraId="43E0045C">
      <w:pPr>
        <w:pStyle w:val="18"/>
        <w:rPr>
          <w:rFonts w:hint="default" w:eastAsia="宋体"/>
          <w:lang w:val="en-US" w:eastAsia="zh-CN"/>
        </w:rPr>
      </w:pPr>
      <w:r>
        <w:rPr>
          <w:rFonts w:hint="eastAsia"/>
          <w:lang w:val="en-US" w:eastAsia="zh-CN"/>
        </w:rPr>
        <w:t>这是标准结果的要求吗？对应哪个检测标准？</w:t>
      </w:r>
    </w:p>
  </w:comment>
  <w:comment w:id="36" w:author="王秀子" w:date="2023-07-06T10:43:04Z" w:initials="x">
    <w:p w14:paraId="79616C49">
      <w:pPr>
        <w:pStyle w:val="18"/>
        <w:rPr>
          <w:rFonts w:hint="default" w:eastAsia="宋体"/>
          <w:lang w:val="en-US" w:eastAsia="zh-CN"/>
        </w:rPr>
      </w:pPr>
      <w:r>
        <w:rPr>
          <w:rFonts w:hint="eastAsia"/>
          <w:lang w:val="en-US" w:eastAsia="zh-CN"/>
        </w:rPr>
        <w:t>这些检测结果对应哪个检测标准？</w:t>
      </w:r>
    </w:p>
  </w:comment>
  <w:comment w:id="37" w:author="王秀子" w:date="2023-07-06T10:43:49Z" w:initials="x">
    <w:p w14:paraId="732E4D96">
      <w:pPr>
        <w:pStyle w:val="18"/>
      </w:pPr>
      <w:r>
        <w:rPr>
          <w:rFonts w:hint="eastAsia"/>
        </w:rPr>
        <w:t>防霉检测需要28天，请删除此项检测要求。</w:t>
      </w:r>
    </w:p>
  </w:comment>
  <w:comment w:id="38" w:author="王秀子" w:date="2023-07-06T10:45:35Z" w:initials="x">
    <w:p w14:paraId="06801DAF">
      <w:pPr>
        <w:pStyle w:val="18"/>
        <w:rPr>
          <w:rFonts w:hint="default" w:eastAsia="宋体"/>
          <w:lang w:val="en-US" w:eastAsia="zh-CN"/>
        </w:rPr>
      </w:pPr>
      <w:r>
        <w:rPr>
          <w:rFonts w:hint="eastAsia"/>
          <w:lang w:val="en-US" w:eastAsia="zh-CN"/>
        </w:rPr>
        <w:t>靠背怎么对应有三个要求？而且名称都不相同？</w:t>
      </w:r>
    </w:p>
  </w:comment>
  <w:comment w:id="39" w:author="王秀子" w:date="2023-07-06T10:49:25Z" w:initials="x">
    <w:p w14:paraId="4CEB247C">
      <w:pPr>
        <w:pStyle w:val="18"/>
      </w:pPr>
      <w:r>
        <w:rPr>
          <w:rFonts w:hint="eastAsia"/>
          <w:lang w:val="en-US" w:eastAsia="zh-CN"/>
        </w:rPr>
        <w:t>脚垫</w:t>
      </w:r>
      <w:r>
        <w:rPr>
          <w:rFonts w:hint="eastAsia"/>
        </w:rPr>
        <w:t>怎么对应有</w:t>
      </w:r>
      <w:r>
        <w:rPr>
          <w:rFonts w:hint="eastAsia"/>
          <w:lang w:val="en-US" w:eastAsia="zh-CN"/>
        </w:rPr>
        <w:t>两个</w:t>
      </w:r>
      <w:r>
        <w:rPr>
          <w:rFonts w:hint="eastAsia"/>
        </w:rPr>
        <w:t>个要求？而且名称都不相同？</w:t>
      </w:r>
    </w:p>
  </w:comment>
  <w:comment w:id="40" w:author="王秀子" w:date="2023-07-06T10:49:59Z" w:initials="x">
    <w:p w14:paraId="3BCA6967">
      <w:pPr>
        <w:pStyle w:val="18"/>
        <w:rPr>
          <w:rFonts w:hint="eastAsia" w:eastAsia="宋体"/>
          <w:lang w:val="en-US" w:eastAsia="zh-CN"/>
        </w:rPr>
      </w:pPr>
      <w:r>
        <w:rPr>
          <w:rFonts w:hint="eastAsia"/>
          <w:lang w:val="en-US" w:eastAsia="zh-CN"/>
        </w:rPr>
        <w:t>同上</w:t>
      </w:r>
    </w:p>
  </w:comment>
  <w:comment w:id="41" w:author="王秀子" w:date="2023-07-06T10:53:27Z" w:initials="x">
    <w:p w14:paraId="1C29518F">
      <w:pPr>
        <w:pStyle w:val="18"/>
      </w:pPr>
      <w:r>
        <w:rPr>
          <w:rFonts w:hint="eastAsia"/>
        </w:rPr>
        <w:t>区间参数请根据本章节说明第4项确认。</w:t>
      </w:r>
    </w:p>
  </w:comment>
  <w:comment w:id="42" w:author="王秀子" w:date="2023-07-06T10:55:43Z" w:initials="x">
    <w:p w14:paraId="0EEF408F">
      <w:pPr>
        <w:pStyle w:val="18"/>
        <w:rPr>
          <w:rFonts w:hint="default" w:eastAsia="宋体"/>
          <w:lang w:val="en-US" w:eastAsia="zh-CN"/>
        </w:rPr>
      </w:pPr>
      <w:r>
        <w:rPr>
          <w:rFonts w:hint="eastAsia"/>
          <w:lang w:val="en-US" w:eastAsia="zh-CN"/>
        </w:rPr>
        <w:t>哪个标准里面提到了“合格试件数与有效试件数总数之比”？</w:t>
      </w:r>
    </w:p>
  </w:comment>
  <w:comment w:id="43" w:author="王秀子" w:date="2023-07-06T10:55:03Z" w:initials="x">
    <w:p w14:paraId="67515885">
      <w:pPr>
        <w:pStyle w:val="18"/>
        <w:rPr>
          <w:rFonts w:hint="eastAsia" w:eastAsia="宋体"/>
          <w:lang w:val="en-US" w:eastAsia="zh-CN"/>
        </w:rPr>
      </w:pPr>
      <w:r>
        <w:rPr>
          <w:rFonts w:hint="eastAsia"/>
          <w:lang w:val="en-US" w:eastAsia="zh-CN"/>
        </w:rPr>
        <w:t>≥？</w:t>
      </w:r>
    </w:p>
  </w:comment>
  <w:comment w:id="44" w:author="王秀子" w:date="2023-07-06T11:03:16Z" w:initials="x">
    <w:p w14:paraId="35D11B37">
      <w:pPr>
        <w:pStyle w:val="18"/>
        <w:rPr>
          <w:rFonts w:hint="default" w:eastAsia="宋体"/>
          <w:lang w:val="en-US" w:eastAsia="zh-CN"/>
        </w:rPr>
      </w:pPr>
      <w:r>
        <w:rPr>
          <w:rFonts w:hint="eastAsia"/>
          <w:lang w:val="en-US" w:eastAsia="zh-CN"/>
        </w:rPr>
        <w:t>建议和上面划分框合并。</w:t>
      </w:r>
    </w:p>
  </w:comment>
  <w:comment w:id="45" w:author="王秀子" w:date="2023-07-06T11:04:01Z" w:initials="x">
    <w:p w14:paraId="705D7D90">
      <w:pPr>
        <w:pStyle w:val="18"/>
        <w:rPr>
          <w:rFonts w:hint="default" w:eastAsia="宋体"/>
          <w:lang w:val="en-US" w:eastAsia="zh-CN"/>
        </w:rPr>
      </w:pPr>
      <w:r>
        <w:rPr>
          <w:rFonts w:hint="eastAsia"/>
          <w:lang w:val="en-US" w:eastAsia="zh-CN"/>
        </w:rPr>
        <w:t>该标准已废止，请核实。</w:t>
      </w:r>
    </w:p>
  </w:comment>
  <w:comment w:id="46" w:author="王秀子" w:date="2023-07-06T11:04:19Z" w:initials="x">
    <w:p w14:paraId="484E47C6">
      <w:pPr>
        <w:pStyle w:val="18"/>
      </w:pPr>
      <w:r>
        <w:rPr>
          <w:rFonts w:hint="eastAsia"/>
        </w:rPr>
        <w:t>区间参数请根据本章节说明第4项确认。</w:t>
      </w:r>
    </w:p>
  </w:comment>
  <w:comment w:id="47" w:author="王秀子" w:date="2023-07-06T11:07:38Z" w:initials="x">
    <w:p w14:paraId="05482FE3">
      <w:pPr>
        <w:pStyle w:val="18"/>
        <w:rPr>
          <w:rFonts w:hint="default" w:eastAsia="宋体"/>
          <w:lang w:val="en-US" w:eastAsia="zh-CN"/>
        </w:rPr>
      </w:pPr>
      <w:r>
        <w:rPr>
          <w:rFonts w:hint="eastAsia"/>
          <w:lang w:val="en-US" w:eastAsia="zh-CN"/>
        </w:rPr>
        <w:t>会议桌里面嵌入音响系统？</w:t>
      </w:r>
    </w:p>
  </w:comment>
  <w:comment w:id="48" w:author="王秀子" w:date="2023-07-06T11:05:29Z" w:initials="x">
    <w:p w14:paraId="34594998">
      <w:pPr>
        <w:pStyle w:val="18"/>
        <w:rPr>
          <w:rFonts w:hint="eastAsia"/>
        </w:rPr>
      </w:pPr>
      <w:r>
        <w:rPr>
          <w:rFonts w:hint="eastAsia"/>
        </w:rPr>
        <w:t>请核实是否根据检测标准检测，如是，请补充检测标准；如不是，该项检测项应不在检测机构的资质认可范围内，建议删除CMA要求。</w:t>
      </w:r>
    </w:p>
    <w:p w14:paraId="34C37D73">
      <w:pPr>
        <w:pStyle w:val="18"/>
      </w:pPr>
      <w:r>
        <w:rPr>
          <w:rFonts w:hint="eastAsia"/>
        </w:rPr>
        <w:t>下同。</w:t>
      </w:r>
    </w:p>
  </w:comment>
  <w:comment w:id="49" w:author="王秀子" w:date="2023-07-06T11:06:42Z" w:initials="x">
    <w:p w14:paraId="38500AEC">
      <w:pPr>
        <w:pStyle w:val="18"/>
        <w:rPr>
          <w:rFonts w:hint="eastAsia" w:eastAsia="宋体"/>
          <w:lang w:val="en-US" w:eastAsia="zh-CN"/>
        </w:rPr>
      </w:pPr>
      <w:r>
        <w:rPr>
          <w:rFonts w:hint="eastAsia"/>
          <w:lang w:val="en-US" w:eastAsia="zh-CN"/>
        </w:rPr>
        <w:t>提供检测机构官网[或全国认证认可信息公共服务平台（http://cx.cnca.cn/）]的检测报告查询记录截图。检测报告无法在公开渠道查询的，提供检测机构出具证明材料，证明该报告真实有效。</w:t>
      </w:r>
    </w:p>
  </w:comment>
  <w:comment w:id="50" w:author="王秀子" w:date="2023-07-06T11:06:58Z" w:initials="x">
    <w:p w14:paraId="3B2A73FA">
      <w:pPr>
        <w:pStyle w:val="18"/>
        <w:rPr>
          <w:rFonts w:hint="default" w:eastAsia="宋体"/>
          <w:lang w:val="en-US" w:eastAsia="zh-CN"/>
        </w:rPr>
      </w:pPr>
      <w:r>
        <w:rPr>
          <w:rFonts w:hint="eastAsia"/>
          <w:lang w:val="en-US" w:eastAsia="zh-CN"/>
        </w:rPr>
        <w:t>请删除产品宣传类似表述。</w:t>
      </w:r>
    </w:p>
  </w:comment>
  <w:comment w:id="51" w:author="王秀子" w:date="2023-07-06T11:10:29Z" w:initials="x">
    <w:p w14:paraId="578965FE">
      <w:pPr>
        <w:pStyle w:val="18"/>
        <w:rPr>
          <w:rFonts w:hint="default" w:eastAsia="宋体"/>
          <w:lang w:val="en-US" w:eastAsia="zh-CN"/>
        </w:rPr>
      </w:pPr>
      <w:r>
        <w:rPr>
          <w:rFonts w:hint="eastAsia"/>
          <w:lang w:val="en-US" w:eastAsia="zh-CN"/>
        </w:rPr>
        <w:t>前后有矛盾</w:t>
      </w:r>
    </w:p>
  </w:comment>
  <w:comment w:id="52" w:author="王秀子" w:date="2023-07-06T11:11:12Z" w:initials="x">
    <w:p w14:paraId="3BB61342">
      <w:pPr>
        <w:pStyle w:val="18"/>
      </w:pPr>
      <w:r>
        <w:annotationRef/>
      </w:r>
    </w:p>
  </w:comment>
  <w:comment w:id="53" w:author="王秀子" w:date="2023-07-06T11:14:27Z" w:initials="x">
    <w:p w14:paraId="7D2F4970">
      <w:pPr>
        <w:pStyle w:val="18"/>
        <w:rPr>
          <w:rFonts w:hint="default" w:eastAsia="宋体"/>
          <w:lang w:val="en-US" w:eastAsia="zh-CN"/>
        </w:rPr>
      </w:pPr>
      <w:r>
        <w:rPr>
          <w:rFonts w:hint="eastAsia"/>
          <w:lang w:val="en-US" w:eastAsia="zh-CN"/>
        </w:rPr>
        <w:t>该标准已废止，请核实。</w:t>
      </w:r>
    </w:p>
  </w:comment>
  <w:comment w:id="54" w:author="王秀子" w:date="2023-07-06T11:14:23Z" w:initials="x">
    <w:p w14:paraId="19F434A0">
      <w:pPr>
        <w:pStyle w:val="18"/>
      </w:pPr>
      <w:r>
        <w:rPr>
          <w:rFonts w:hint="eastAsia"/>
        </w:rPr>
        <w:t>区间参数请根据本章节说明第4项确认。</w:t>
      </w:r>
    </w:p>
  </w:comment>
  <w:comment w:id="55" w:author="王秀子" w:date="2023-07-06T11:15:00Z" w:initials="x">
    <w:p w14:paraId="414C7BEE">
      <w:pPr>
        <w:pStyle w:val="18"/>
        <w:rPr>
          <w:rFonts w:hint="eastAsia" w:eastAsia="宋体"/>
          <w:lang w:eastAsia="zh-CN"/>
        </w:rPr>
      </w:pPr>
      <w:r>
        <w:rPr>
          <w:rFonts w:hint="eastAsia"/>
          <w:lang w:eastAsia="zh-CN"/>
        </w:rPr>
        <w:t>？</w:t>
      </w:r>
    </w:p>
  </w:comment>
  <w:comment w:id="56" w:author="王秀子" w:date="2023-07-06T11:15:17Z" w:initials="x">
    <w:p w14:paraId="07760BBE">
      <w:pPr>
        <w:pStyle w:val="18"/>
        <w:rPr>
          <w:rFonts w:hint="default" w:eastAsia="宋体"/>
          <w:lang w:val="en-US" w:eastAsia="zh-CN"/>
        </w:rPr>
      </w:pPr>
      <w:r>
        <w:rPr>
          <w:rFonts w:hint="eastAsia"/>
          <w:lang w:val="en-US" w:eastAsia="zh-CN"/>
        </w:rPr>
        <w:t>是抽屉的尺寸吗？</w:t>
      </w:r>
    </w:p>
  </w:comment>
  <w:comment w:id="57" w:author="王秀子" w:date="2023-07-06T11:16:07Z" w:initials="x">
    <w:p w14:paraId="04264312">
      <w:pPr>
        <w:pStyle w:val="18"/>
        <w:rPr>
          <w:rFonts w:hint="eastAsia" w:eastAsia="宋体"/>
          <w:lang w:eastAsia="zh-CN"/>
        </w:rPr>
      </w:pPr>
      <w:r>
        <w:rPr>
          <w:rFonts w:hint="eastAsia"/>
          <w:lang w:eastAsia="zh-CN"/>
        </w:rPr>
        <w:t>？</w:t>
      </w:r>
    </w:p>
  </w:comment>
  <w:comment w:id="58" w:author="王秀子" w:date="2023-07-06T11:16:38Z" w:initials="x">
    <w:p w14:paraId="19C8249E">
      <w:pPr>
        <w:pStyle w:val="18"/>
        <w:rPr>
          <w:rFonts w:hint="default" w:eastAsia="宋体"/>
          <w:lang w:val="en-US" w:eastAsia="zh-CN"/>
        </w:rPr>
      </w:pPr>
      <w:r>
        <w:rPr>
          <w:rFonts w:hint="eastAsia"/>
          <w:lang w:val="en-US" w:eastAsia="zh-CN"/>
        </w:rPr>
        <w:t>根据前面的批注修改。</w:t>
      </w:r>
    </w:p>
  </w:comment>
  <w:comment w:id="59" w:author="王秀子" w:date="2023-07-06T11:17:09Z" w:initials="x">
    <w:p w14:paraId="53CF7185">
      <w:pPr>
        <w:pStyle w:val="18"/>
        <w:rPr>
          <w:rFonts w:hint="default" w:eastAsia="宋体"/>
          <w:lang w:val="en-US" w:eastAsia="zh-CN"/>
        </w:rPr>
      </w:pPr>
      <w:r>
        <w:rPr>
          <w:rFonts w:hint="eastAsia"/>
          <w:lang w:val="en-US" w:eastAsia="zh-CN"/>
        </w:rPr>
        <w:t>请调整产品宣传式表述。</w:t>
      </w:r>
    </w:p>
  </w:comment>
  <w:comment w:id="60" w:author="王秀子" w:date="2023-07-06T11:21:03Z" w:initials="x">
    <w:p w14:paraId="7CA502DC">
      <w:pPr>
        <w:pStyle w:val="18"/>
        <w:rPr>
          <w:rFonts w:hint="default" w:eastAsia="宋体"/>
          <w:lang w:val="en-US" w:eastAsia="zh-CN"/>
        </w:rPr>
      </w:pPr>
      <w:r>
        <w:rPr>
          <w:rFonts w:hint="eastAsia"/>
          <w:lang w:val="en-US" w:eastAsia="zh-CN"/>
        </w:rPr>
        <w:t>前后不一致</w:t>
      </w:r>
    </w:p>
  </w:comment>
  <w:comment w:id="61" w:author="王秀子" w:date="2023-07-06T11:21:07Z" w:initials="x">
    <w:p w14:paraId="4FF82068">
      <w:pPr>
        <w:pStyle w:val="18"/>
      </w:pPr>
      <w:r>
        <w:annotationRef/>
      </w:r>
    </w:p>
  </w:comment>
  <w:comment w:id="62" w:author="王秀子" w:date="2023-07-06T11:34:31Z" w:initials="x">
    <w:p w14:paraId="146B4634">
      <w:pPr>
        <w:pStyle w:val="18"/>
      </w:pPr>
      <w:r>
        <w:rPr>
          <w:rFonts w:hint="eastAsia"/>
        </w:rPr>
        <w:t>根据招标文件编制指引2021，非实质性条款避免“必须”等强制性表述。此处建议删除或设置为实质性条款。</w:t>
      </w:r>
    </w:p>
  </w:comment>
  <w:comment w:id="63" w:author="王秀子" w:date="2023-07-06T11:35:28Z" w:initials="x">
    <w:p w14:paraId="000617F2">
      <w:pPr>
        <w:pStyle w:val="18"/>
        <w:rPr>
          <w:rFonts w:hint="default" w:eastAsia="宋体"/>
          <w:lang w:val="en-US" w:eastAsia="zh-CN"/>
        </w:rPr>
      </w:pPr>
      <w:r>
        <w:rPr>
          <w:rFonts w:hint="eastAsia"/>
          <w:lang w:val="en-US" w:eastAsia="zh-CN"/>
        </w:rPr>
        <w:t>货物</w:t>
      </w:r>
    </w:p>
  </w:comment>
  <w:comment w:id="64" w:author="王秀子" w:date="2023-07-06T11:36:27Z" w:initials="x">
    <w:p w14:paraId="24CD7843">
      <w:pPr>
        <w:pStyle w:val="18"/>
        <w:rPr>
          <w:rFonts w:hint="default" w:eastAsia="宋体"/>
          <w:lang w:val="en-US" w:eastAsia="zh-CN"/>
        </w:rPr>
      </w:pPr>
      <w:r>
        <w:rPr>
          <w:rFonts w:hint="eastAsia"/>
          <w:lang w:val="en-US" w:eastAsia="zh-CN"/>
        </w:rPr>
        <w:t>本项目不收取履约保证金。请修改为扣除违约金。</w:t>
      </w:r>
    </w:p>
  </w:comment>
  <w:comment w:id="65" w:author="王秀子" w:date="2023-07-06T11:36:58Z" w:initials="x">
    <w:p w14:paraId="4F682B5A">
      <w:pPr>
        <w:pStyle w:val="18"/>
        <w:rPr>
          <w:rFonts w:hint="eastAsia"/>
        </w:rPr>
      </w:pPr>
      <w:r>
        <w:rPr>
          <w:rFonts w:hint="eastAsia"/>
        </w:rPr>
        <w:t>根据《深圳市财政局关于印发《深圳市落实采购人主体责任实施办法》的通知》（深财购〔2022〕26 号）。对于满足合同约定支付条件的，采购人应当自收到发票后15 日内将资金支付到合同约定的供应商账户，不得以机构变动、人员更替、政策调整等为由延迟付款，不得将采购文件和合同中未规定的义务作为向供应商付款的条件。</w:t>
      </w:r>
    </w:p>
    <w:p w14:paraId="4FC86792">
      <w:pPr>
        <w:pStyle w:val="18"/>
      </w:pPr>
      <w:r>
        <w:rPr>
          <w:rFonts w:hint="eastAsia"/>
        </w:rPr>
        <w:t>此处建议修改为“15日内”或删除时限的描述。</w:t>
      </w:r>
    </w:p>
  </w:comment>
  <w:comment w:id="66" w:author="王秀子" w:date="2023-07-06T11:37:10Z" w:initials="x">
    <w:p w14:paraId="24270BF7">
      <w:pPr>
        <w:pStyle w:val="18"/>
        <w:rPr>
          <w:rFonts w:hint="eastAsia"/>
        </w:rPr>
      </w:pPr>
      <w:r>
        <w:rPr>
          <w:rFonts w:hint="eastAsia"/>
        </w:rPr>
        <w:t>根据《深圳市财政局关于印发《深圳市落实采购人主体责任实施办法》的通知》（深财购〔2022〕26 号）。对于满足合同约定支付条件的，采购人应当自收到发票后15 日内将资金支付到合同约定的供应商账户，不得以机构变动、人员更替、政策调整等为由延迟付款，不得将采购文件和合同中未规定的义务作为向供应商付款的条件。</w:t>
      </w:r>
    </w:p>
    <w:p w14:paraId="00D833D0">
      <w:pPr>
        <w:pStyle w:val="18"/>
      </w:pPr>
      <w:r>
        <w:rPr>
          <w:rFonts w:hint="eastAsia"/>
        </w:rPr>
        <w:t>此处建议修改为“15日内”或删除时限的描述。</w:t>
      </w:r>
    </w:p>
  </w:comment>
  <w:comment w:id="67" w:author="王秀子" w:date="2023-07-06T11:41:49Z" w:initials="x">
    <w:p w14:paraId="43BE57A6">
      <w:pPr>
        <w:pStyle w:val="18"/>
        <w:rPr>
          <w:rFonts w:hint="eastAsia"/>
        </w:rPr>
      </w:pPr>
      <w:r>
        <w:rPr>
          <w:rFonts w:hint="eastAsia"/>
        </w:rPr>
        <w:t>1.技术要求与样品要求不得重复，否则会重复扣分。已有部分条款重复，请核实。</w:t>
      </w:r>
    </w:p>
    <w:p w14:paraId="186B6F5F">
      <w:pPr>
        <w:pStyle w:val="18"/>
        <w:rPr>
          <w:rFonts w:hint="eastAsia"/>
        </w:rPr>
      </w:pPr>
      <w:r>
        <w:rPr>
          <w:rFonts w:hint="eastAsia"/>
        </w:rPr>
        <w:t>2.根据《财政部令第87号》第二十二条 采购人、采购代理机构一般不得要求投标人提供样品，仅凭书面方式不能准确描述采购需求或者需要对样品进行主观判断以确认是否满足采购需求等特殊情况除外。</w:t>
      </w:r>
    </w:p>
    <w:p w14:paraId="7A2D666C">
      <w:pPr>
        <w:pStyle w:val="18"/>
        <w:rPr>
          <w:rFonts w:hint="eastAsia"/>
        </w:rPr>
      </w:pPr>
      <w:r>
        <w:rPr>
          <w:rFonts w:hint="eastAsia"/>
        </w:rPr>
        <w:t>样品的设置应着重考虑一些需要主观判断的因素，比如需要通过看、摸、闻、或去体验的，而非尺寸、工艺等可以用书面方式去明确的。</w:t>
      </w:r>
    </w:p>
    <w:p w14:paraId="6B967A13">
      <w:pPr>
        <w:pStyle w:val="18"/>
      </w:pPr>
      <w:r>
        <w:rPr>
          <w:rFonts w:hint="eastAsia"/>
        </w:rPr>
        <w:t>可以参考《学校家具政府采购需求标准（征求意</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49272E77" w15:done="0"/>
  <w15:commentEx w15:paraId="41B91785" w15:done="0"/>
  <w15:commentEx w15:paraId="61E25100" w15:done="0"/>
  <w15:commentEx w15:paraId="562B3E7A" w15:done="0"/>
  <w15:commentEx w15:paraId="5AE6351D" w15:done="0"/>
  <w15:commentEx w15:paraId="5577439C" w15:done="0"/>
  <w15:commentEx w15:paraId="68F46D5E" w15:done="0"/>
  <w15:commentEx w15:paraId="1F131F9B" w15:done="0"/>
  <w15:commentEx w15:paraId="6B8D72D7" w15:done="0"/>
  <w15:commentEx w15:paraId="7B7A7EEC" w15:done="0"/>
  <w15:commentEx w15:paraId="47431442" w15:done="0"/>
  <w15:commentEx w15:paraId="62017C24" w15:done="0"/>
  <w15:commentEx w15:paraId="1D1C185E" w15:done="0"/>
  <w15:commentEx w15:paraId="67CD088A" w15:done="0"/>
  <w15:commentEx w15:paraId="324834C5" w15:done="0"/>
  <w15:commentEx w15:paraId="2641031A" w15:done="0"/>
  <w15:commentEx w15:paraId="741406CB" w15:done="0"/>
  <w15:commentEx w15:paraId="62FA3A6C" w15:done="0"/>
  <w15:commentEx w15:paraId="0F256EEA" w15:done="0"/>
  <w15:commentEx w15:paraId="73BF4B71" w15:done="0"/>
  <w15:commentEx w15:paraId="000306AF" w15:done="0"/>
  <w15:commentEx w15:paraId="10843C8F" w15:done="0"/>
  <w15:commentEx w15:paraId="24D62E44" w15:done="0"/>
  <w15:commentEx w15:paraId="0A0C3B9B" w15:done="0"/>
  <w15:commentEx w15:paraId="6E681FEC" w15:done="0"/>
  <w15:commentEx w15:paraId="4F7E578D" w15:done="0"/>
  <w15:commentEx w15:paraId="7E4779FB" w15:done="0"/>
  <w15:commentEx w15:paraId="10FC760B" w15:done="0"/>
  <w15:commentEx w15:paraId="18BA48E0" w15:done="0"/>
  <w15:commentEx w15:paraId="61334D89" w15:done="0"/>
  <w15:commentEx w15:paraId="72FA7262" w15:done="0"/>
  <w15:commentEx w15:paraId="319F662A" w15:done="0"/>
  <w15:commentEx w15:paraId="56776511" w15:done="0"/>
  <w15:commentEx w15:paraId="2B593782" w15:done="0"/>
  <w15:commentEx w15:paraId="1B5026E1" w15:done="0"/>
  <w15:commentEx w15:paraId="43E0045C" w15:done="0"/>
  <w15:commentEx w15:paraId="79616C49" w15:done="0"/>
  <w15:commentEx w15:paraId="732E4D96" w15:done="0"/>
  <w15:commentEx w15:paraId="06801DAF" w15:done="0"/>
  <w15:commentEx w15:paraId="4CEB247C" w15:done="0"/>
  <w15:commentEx w15:paraId="3BCA6967" w15:done="0"/>
  <w15:commentEx w15:paraId="1C29518F" w15:done="0"/>
  <w15:commentEx w15:paraId="0EEF408F" w15:done="0"/>
  <w15:commentEx w15:paraId="67515885" w15:done="0"/>
  <w15:commentEx w15:paraId="35D11B37" w15:done="0"/>
  <w15:commentEx w15:paraId="705D7D90" w15:done="0"/>
  <w15:commentEx w15:paraId="484E47C6" w15:done="0"/>
  <w15:commentEx w15:paraId="05482FE3" w15:done="0"/>
  <w15:commentEx w15:paraId="34C37D73" w15:done="0"/>
  <w15:commentEx w15:paraId="38500AEC" w15:done="0"/>
  <w15:commentEx w15:paraId="3B2A73FA" w15:done="0"/>
  <w15:commentEx w15:paraId="578965FE" w15:done="0"/>
  <w15:commentEx w15:paraId="3BB61342" w15:done="0"/>
  <w15:commentEx w15:paraId="7D2F4970" w15:done="0"/>
  <w15:commentEx w15:paraId="19F434A0" w15:done="0"/>
  <w15:commentEx w15:paraId="414C7BEE" w15:done="0"/>
  <w15:commentEx w15:paraId="07760BBE" w15:done="0"/>
  <w15:commentEx w15:paraId="04264312" w15:done="0"/>
  <w15:commentEx w15:paraId="19C8249E" w15:done="0"/>
  <w15:commentEx w15:paraId="53CF7185" w15:done="0"/>
  <w15:commentEx w15:paraId="7CA502DC" w15:done="0"/>
  <w15:commentEx w15:paraId="4FF82068" w15:done="0"/>
  <w15:commentEx w15:paraId="146B4634" w15:done="0"/>
  <w15:commentEx w15:paraId="000617F2" w15:done="0"/>
  <w15:commentEx w15:paraId="24CD7843" w15:done="0"/>
  <w15:commentEx w15:paraId="4FC86792" w15:done="0"/>
  <w15:commentEx w15:paraId="00D833D0" w15:done="0"/>
  <w15:commentEx w15:paraId="6B967A13"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modern"/>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Unicode MS">
    <w:altName w:val="宋体"/>
    <w:panose1 w:val="020B0604020202020204"/>
    <w:charset w:val="86"/>
    <w:family w:val="swiss"/>
    <w:pitch w:val="default"/>
    <w:sig w:usb0="00000000" w:usb1="00000000" w:usb2="0000003F" w:usb3="00000000" w:csb0="003F01FF" w:csb1="00000000"/>
  </w:font>
  <w:font w:name="隶书">
    <w:panose1 w:val="02010509060101010101"/>
    <w:charset w:val="86"/>
    <w:family w:val="modern"/>
    <w:pitch w:val="default"/>
    <w:sig w:usb0="00000001" w:usb1="080E0000" w:usb2="00000000" w:usb3="00000000" w:csb0="00040000" w:csb1="00000000"/>
  </w:font>
  <w:font w:name="Verdana">
    <w:panose1 w:val="020B0604030504040204"/>
    <w:charset w:val="00"/>
    <w:family w:val="swiss"/>
    <w:pitch w:val="default"/>
    <w:sig w:usb0="A00006FF" w:usb1="4000205B" w:usb2="00000010" w:usb3="00000000" w:csb0="2000019F" w:csb1="00000000"/>
  </w:font>
  <w:font w:name="仿宋_GB2312">
    <w:panose1 w:val="02010609030101010101"/>
    <w:charset w:val="86"/>
    <w:family w:val="modern"/>
    <w:pitch w:val="default"/>
    <w:sig w:usb0="00000001" w:usb1="080E0000" w:usb2="00000000" w:usb3="00000000" w:csb0="00040000" w:csb1="00000000"/>
  </w:font>
  <w:font w:name="长城仿宋">
    <w:altName w:val="仿宋"/>
    <w:panose1 w:val="00000000000000000000"/>
    <w:charset w:val="86"/>
    <w:family w:val="modern"/>
    <w:pitch w:val="default"/>
    <w:sig w:usb0="00000000" w:usb1="00000000" w:usb2="00000010" w:usb3="00000000" w:csb0="00040000" w:csb1="00000000"/>
  </w:font>
  <w:font w:name="Helvetica">
    <w:altName w:val="Arial"/>
    <w:panose1 w:val="020B0504020202020204"/>
    <w:charset w:val="00"/>
    <w:family w:val="swiss"/>
    <w:pitch w:val="default"/>
    <w:sig w:usb0="00000000" w:usb1="00000000" w:usb2="00000000" w:usb3="00000000" w:csb0="00000093" w:csb1="00000000"/>
  </w:font>
  <w:font w:name="Tahoma">
    <w:panose1 w:val="020B0604030504040204"/>
    <w:charset w:val="00"/>
    <w:family w:val="swiss"/>
    <w:pitch w:val="default"/>
    <w:sig w:usb0="E1002EFF" w:usb1="C000605B" w:usb2="00000029" w:usb3="00000000" w:csb0="200101FF" w:csb1="20280000"/>
  </w:font>
  <w:font w:name="文鼎粗黑">
    <w:altName w:val="黑体"/>
    <w:panose1 w:val="00000000000000000000"/>
    <w:charset w:val="86"/>
    <w:family w:val="modern"/>
    <w:pitch w:val="default"/>
    <w:sig w:usb0="00000000" w:usb1="00000000" w:usb2="00000010" w:usb3="00000000" w:csb0="00040000" w:csb1="00000000"/>
  </w:font>
  <w:font w:name="Arial (W1)">
    <w:altName w:val="Arial"/>
    <w:panose1 w:val="00000000000000000000"/>
    <w:charset w:val="00"/>
    <w:family w:val="swiss"/>
    <w:pitch w:val="default"/>
    <w:sig w:usb0="00000000" w:usb1="00000000" w:usb2="00000009" w:usb3="00000000" w:csb0="000001FF" w:csb1="00000000"/>
  </w:font>
  <w:font w:name="Cambria">
    <w:panose1 w:val="02040503050406030204"/>
    <w:charset w:val="00"/>
    <w:family w:val="roman"/>
    <w:pitch w:val="default"/>
    <w:sig w:usb0="E00006FF" w:usb1="420024FF" w:usb2="02000000" w:usb3="00000000" w:csb0="2000019F" w:csb1="00000000"/>
  </w:font>
  <w:font w:name="ˎ̥">
    <w:altName w:val="Times New Roman"/>
    <w:panose1 w:val="00000000000000000000"/>
    <w:charset w:val="00"/>
    <w:family w:val="roman"/>
    <w:pitch w:val="default"/>
    <w:sig w:usb0="00000000" w:usb1="00000000" w:usb2="00000000" w:usb3="00000000" w:csb0="00000000" w:csb1="00000000"/>
  </w:font>
  <w:font w:name="??">
    <w:altName w:val="Times New Roman"/>
    <w:panose1 w:val="00000000000000000000"/>
    <w:charset w:val="01"/>
    <w:family w:val="auto"/>
    <w:pitch w:val="default"/>
    <w:sig w:usb0="00000000" w:usb1="00000000" w:usb2="00000000" w:usb3="00000000" w:csb0="00040001" w:csb1="00000000"/>
  </w:font>
  <w:font w:name="汉仪细等线简">
    <w:altName w:val="宋体"/>
    <w:panose1 w:val="00000000000000000000"/>
    <w:charset w:val="86"/>
    <w:family w:val="modern"/>
    <w:pitch w:val="default"/>
    <w:sig w:usb0="00000000" w:usb1="00000000" w:usb2="00000012" w:usb3="00000000" w:csb0="00040000" w:csb1="00000000"/>
  </w:font>
  <w:font w:name="H Yb 2gj">
    <w:altName w:val="黑体"/>
    <w:panose1 w:val="00000000000000000000"/>
    <w:charset w:val="86"/>
    <w:family w:val="auto"/>
    <w:pitch w:val="default"/>
    <w:sig w:usb0="00000000" w:usb1="00000000" w:usb2="00000010" w:usb3="00000000" w:csb0="00040000" w:csb1="00000000"/>
  </w:font>
  <w:font w:name="幼圆">
    <w:panose1 w:val="02010509060101010101"/>
    <w:charset w:val="86"/>
    <w:family w:val="modern"/>
    <w:pitch w:val="default"/>
    <w:sig w:usb0="00000001" w:usb1="080E0000" w:usb2="00000000" w:usb3="00000000" w:csb0="00040000" w:csb1="00000000"/>
  </w:font>
  <w:font w:name="Arial Narrow">
    <w:panose1 w:val="020B0606020202030204"/>
    <w:charset w:val="00"/>
    <w:family w:val="swiss"/>
    <w:pitch w:val="default"/>
    <w:sig w:usb0="00000287" w:usb1="00000800" w:usb2="00000000" w:usb3="00000000" w:csb0="2000009F" w:csb1="DFD70000"/>
  </w:font>
  <w:font w:name="微软雅黑">
    <w:panose1 w:val="020B0503020204020204"/>
    <w:charset w:val="86"/>
    <w:family w:val="swiss"/>
    <w:pitch w:val="default"/>
    <w:sig w:usb0="80000287" w:usb1="2ACF3C50" w:usb2="00000016" w:usb3="00000000" w:csb0="0004001F" w:csb1="00000000"/>
  </w:font>
  <w:font w:name="PMingLiU">
    <w:altName w:val="Microsoft JhengHei UI"/>
    <w:panose1 w:val="02010601000101010101"/>
    <w:charset w:val="88"/>
    <w:family w:val="roman"/>
    <w:pitch w:val="default"/>
    <w:sig w:usb0="00000000" w:usb1="00000000" w:usb2="00000016" w:usb3="00000000" w:csb0="00100001" w:csb1="00000000"/>
  </w:font>
  <w:font w:name="仿宋">
    <w:panose1 w:val="02010609060101010101"/>
    <w:charset w:val="86"/>
    <w:family w:val="modern"/>
    <w:pitch w:val="default"/>
    <w:sig w:usb0="800002BF" w:usb1="38CF7CFA" w:usb2="00000016" w:usb3="00000000" w:csb0="00040001" w:csb1="00000000"/>
  </w:font>
  <w:font w:name="楷体_GB2312">
    <w:panose1 w:val="02010609030101010101"/>
    <w:charset w:val="86"/>
    <w:family w:val="modern"/>
    <w:pitch w:val="default"/>
    <w:sig w:usb0="00000001" w:usb1="080E0000" w:usb2="00000000" w:usb3="00000000" w:csb0="00040000" w:csb1="00000000"/>
  </w:font>
  <w:font w:name="Microsoft JhengHei UI">
    <w:panose1 w:val="020B0604030504040204"/>
    <w:charset w:val="88"/>
    <w:family w:val="auto"/>
    <w:pitch w:val="default"/>
    <w:sig w:usb0="000002A7" w:usb1="28CF4400" w:usb2="00000016" w:usb3="00000000" w:csb0="00100009" w:csb1="00000000"/>
  </w:font>
  <w:font w:name="等线">
    <w:panose1 w:val="02010600030101010101"/>
    <w:charset w:val="86"/>
    <w:family w:val="auto"/>
    <w:pitch w:val="default"/>
    <w:sig w:usb0="A00002BF" w:usb1="38CF7CFA" w:usb2="00000016" w:usb3="00000000" w:csb0="0004000F" w:csb1="00000000"/>
  </w:font>
  <w:font w:name="Noto Sans CJK JP Black">
    <w:altName w:val="Arial"/>
    <w:panose1 w:val="00000000000000000000"/>
    <w:charset w:val="00"/>
    <w:family w:val="swiss"/>
    <w:pitch w:val="default"/>
    <w:sig w:usb0="00000000"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8"/>
      <w:framePr w:wrap="around" w:vAnchor="text" w:hAnchor="margin" w:xAlign="center" w:y="1"/>
      <w:rPr>
        <w:rStyle w:val="48"/>
      </w:rPr>
    </w:pPr>
    <w:r>
      <w:t xml:space="preserve">- </w:t>
    </w:r>
    <w:r>
      <w:fldChar w:fldCharType="begin"/>
    </w:r>
    <w:r>
      <w:instrText xml:space="preserve"> PAGE </w:instrText>
    </w:r>
    <w:r>
      <w:fldChar w:fldCharType="separate"/>
    </w:r>
    <w:r>
      <w:t>4</w:t>
    </w:r>
    <w:r>
      <w:fldChar w:fldCharType="end"/>
    </w:r>
    <w:r>
      <w:t xml:space="preserve"> -</w:t>
    </w:r>
  </w:p>
  <w:p>
    <w:pPr>
      <w:pStyle w:val="28"/>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8"/>
      <w:framePr w:wrap="around" w:vAnchor="text" w:hAnchor="margin" w:xAlign="center" w:y="1"/>
      <w:rPr>
        <w:rStyle w:val="48"/>
      </w:rPr>
    </w:pPr>
    <w:r>
      <w:rPr>
        <w:rStyle w:val="48"/>
      </w:rPr>
      <w:fldChar w:fldCharType="begin"/>
    </w:r>
    <w:r>
      <w:rPr>
        <w:rStyle w:val="48"/>
      </w:rPr>
      <w:instrText xml:space="preserve">PAGE  </w:instrText>
    </w:r>
    <w:r>
      <w:rPr>
        <w:rStyle w:val="48"/>
      </w:rPr>
      <w:fldChar w:fldCharType="separate"/>
    </w:r>
    <w:r>
      <w:rPr>
        <w:rStyle w:val="48"/>
      </w:rPr>
      <w:t>2</w:t>
    </w:r>
    <w:r>
      <w:rPr>
        <w:rStyle w:val="48"/>
      </w:rPr>
      <w:fldChar w:fldCharType="end"/>
    </w:r>
  </w:p>
  <w:p>
    <w:pPr>
      <w:pStyle w:val="28"/>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CFC3759"/>
    <w:multiLevelType w:val="singleLevel"/>
    <w:tmpl w:val="ECFC3759"/>
    <w:lvl w:ilvl="0" w:tentative="0">
      <w:start w:val="1"/>
      <w:numFmt w:val="decimal"/>
      <w:lvlText w:val="%1."/>
      <w:lvlJc w:val="left"/>
      <w:pPr>
        <w:ind w:left="425" w:hanging="425"/>
      </w:pPr>
      <w:rPr>
        <w:rFonts w:hint="default"/>
      </w:rPr>
    </w:lvl>
  </w:abstractNum>
  <w:abstractNum w:abstractNumId="1">
    <w:nsid w:val="FFFFFF7C"/>
    <w:multiLevelType w:val="singleLevel"/>
    <w:tmpl w:val="FFFFFF7C"/>
    <w:lvl w:ilvl="0" w:tentative="0">
      <w:start w:val="1"/>
      <w:numFmt w:val="decimal"/>
      <w:pStyle w:val="59"/>
      <w:lvlText w:val="%1."/>
      <w:lvlJc w:val="left"/>
      <w:pPr>
        <w:tabs>
          <w:tab w:val="left" w:pos="7994"/>
        </w:tabs>
        <w:ind w:left="7994" w:leftChars="800" w:hanging="360" w:hangingChars="200"/>
      </w:pPr>
    </w:lvl>
  </w:abstractNum>
  <w:abstractNum w:abstractNumId="2">
    <w:nsid w:val="FFFFFF89"/>
    <w:multiLevelType w:val="singleLevel"/>
    <w:tmpl w:val="FFFFFF89"/>
    <w:lvl w:ilvl="0" w:tentative="0">
      <w:start w:val="1"/>
      <w:numFmt w:val="bullet"/>
      <w:pStyle w:val="16"/>
      <w:lvlText w:val=""/>
      <w:lvlJc w:val="left"/>
      <w:pPr>
        <w:tabs>
          <w:tab w:val="left" w:pos="360"/>
        </w:tabs>
        <w:ind w:left="360" w:hanging="360" w:hangingChars="200"/>
      </w:pPr>
      <w:rPr>
        <w:rFonts w:hint="default" w:ascii="Wingdings" w:hAnsi="Wingdings"/>
      </w:rPr>
    </w:lvl>
  </w:abstractNum>
  <w:abstractNum w:abstractNumId="3">
    <w:nsid w:val="09F81FD3"/>
    <w:multiLevelType w:val="multilevel"/>
    <w:tmpl w:val="09F81FD3"/>
    <w:lvl w:ilvl="0" w:tentative="0">
      <w:start w:val="1"/>
      <w:numFmt w:val="japaneseCounting"/>
      <w:lvlText w:val="第%1章"/>
      <w:lvlJc w:val="left"/>
      <w:pPr>
        <w:tabs>
          <w:tab w:val="left" w:pos="720"/>
        </w:tabs>
        <w:ind w:left="720" w:hanging="720"/>
      </w:pPr>
      <w:rPr>
        <w:rFonts w:hint="default"/>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4">
    <w:nsid w:val="12503483"/>
    <w:multiLevelType w:val="multilevel"/>
    <w:tmpl w:val="12503483"/>
    <w:lvl w:ilvl="0" w:tentative="0">
      <w:start w:val="1"/>
      <w:numFmt w:val="bullet"/>
      <w:pStyle w:val="107"/>
      <w:lvlText w:val=""/>
      <w:lvlJc w:val="left"/>
      <w:pPr>
        <w:tabs>
          <w:tab w:val="left" w:pos="420"/>
        </w:tabs>
        <w:ind w:left="420" w:hanging="420"/>
      </w:pPr>
      <w:rPr>
        <w:rFonts w:hint="default" w:ascii="Wingdings" w:hAnsi="Wingdings"/>
      </w:rPr>
    </w:lvl>
    <w:lvl w:ilvl="1" w:tentative="0">
      <w:start w:val="1"/>
      <w:numFmt w:val="bullet"/>
      <w:pStyle w:val="106"/>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5">
    <w:nsid w:val="160D20D0"/>
    <w:multiLevelType w:val="multilevel"/>
    <w:tmpl w:val="160D20D0"/>
    <w:lvl w:ilvl="0" w:tentative="0">
      <w:start w:val="1"/>
      <w:numFmt w:val="bullet"/>
      <w:pStyle w:val="75"/>
      <w:lvlText w:val=""/>
      <w:lvlJc w:val="left"/>
      <w:pPr>
        <w:tabs>
          <w:tab w:val="left" w:pos="840"/>
        </w:tabs>
        <w:ind w:left="840" w:hanging="420"/>
      </w:pPr>
      <w:rPr>
        <w:rFonts w:hint="default" w:ascii="Wingdings" w:hAnsi="Wingdings"/>
      </w:rPr>
    </w:lvl>
    <w:lvl w:ilvl="1" w:tentative="0">
      <w:start w:val="1"/>
      <w:numFmt w:val="bullet"/>
      <w:pStyle w:val="76"/>
      <w:lvlText w:val=""/>
      <w:lvlJc w:val="left"/>
      <w:pPr>
        <w:tabs>
          <w:tab w:val="left" w:pos="1260"/>
        </w:tabs>
        <w:ind w:left="1260" w:hanging="420"/>
      </w:pPr>
      <w:rPr>
        <w:rFonts w:hint="default" w:ascii="Wingdings" w:hAnsi="Wingdings"/>
      </w:rPr>
    </w:lvl>
    <w:lvl w:ilvl="2" w:tentative="0">
      <w:start w:val="1"/>
      <w:numFmt w:val="bullet"/>
      <w:lvlText w:val=""/>
      <w:lvlJc w:val="left"/>
      <w:pPr>
        <w:tabs>
          <w:tab w:val="left" w:pos="1680"/>
        </w:tabs>
        <w:ind w:left="1680" w:hanging="420"/>
      </w:pPr>
      <w:rPr>
        <w:rFonts w:hint="default" w:ascii="Wingdings" w:hAnsi="Wingdings"/>
      </w:rPr>
    </w:lvl>
    <w:lvl w:ilvl="3" w:tentative="0">
      <w:start w:val="1"/>
      <w:numFmt w:val="bullet"/>
      <w:lvlText w:val=""/>
      <w:lvlJc w:val="left"/>
      <w:pPr>
        <w:tabs>
          <w:tab w:val="left" w:pos="2100"/>
        </w:tabs>
        <w:ind w:left="2100" w:hanging="420"/>
      </w:pPr>
      <w:rPr>
        <w:rFonts w:hint="default" w:ascii="Wingdings" w:hAnsi="Wingdings"/>
      </w:rPr>
    </w:lvl>
    <w:lvl w:ilvl="4" w:tentative="0">
      <w:start w:val="1"/>
      <w:numFmt w:val="bullet"/>
      <w:lvlText w:val=""/>
      <w:lvlJc w:val="left"/>
      <w:pPr>
        <w:tabs>
          <w:tab w:val="left" w:pos="2520"/>
        </w:tabs>
        <w:ind w:left="2520" w:hanging="420"/>
      </w:pPr>
      <w:rPr>
        <w:rFonts w:hint="default" w:ascii="Wingdings" w:hAnsi="Wingdings"/>
      </w:rPr>
    </w:lvl>
    <w:lvl w:ilvl="5" w:tentative="0">
      <w:start w:val="1"/>
      <w:numFmt w:val="bullet"/>
      <w:lvlText w:val=""/>
      <w:lvlJc w:val="left"/>
      <w:pPr>
        <w:tabs>
          <w:tab w:val="left" w:pos="2940"/>
        </w:tabs>
        <w:ind w:left="2940" w:hanging="420"/>
      </w:pPr>
      <w:rPr>
        <w:rFonts w:hint="default" w:ascii="Wingdings" w:hAnsi="Wingdings"/>
      </w:rPr>
    </w:lvl>
    <w:lvl w:ilvl="6" w:tentative="0">
      <w:start w:val="1"/>
      <w:numFmt w:val="bullet"/>
      <w:lvlText w:val=""/>
      <w:lvlJc w:val="left"/>
      <w:pPr>
        <w:tabs>
          <w:tab w:val="left" w:pos="3360"/>
        </w:tabs>
        <w:ind w:left="3360" w:hanging="420"/>
      </w:pPr>
      <w:rPr>
        <w:rFonts w:hint="default" w:ascii="Wingdings" w:hAnsi="Wingdings"/>
      </w:rPr>
    </w:lvl>
    <w:lvl w:ilvl="7" w:tentative="0">
      <w:start w:val="1"/>
      <w:numFmt w:val="bullet"/>
      <w:lvlText w:val=""/>
      <w:lvlJc w:val="left"/>
      <w:pPr>
        <w:tabs>
          <w:tab w:val="left" w:pos="3780"/>
        </w:tabs>
        <w:ind w:left="3780" w:hanging="420"/>
      </w:pPr>
      <w:rPr>
        <w:rFonts w:hint="default" w:ascii="Wingdings" w:hAnsi="Wingdings"/>
      </w:rPr>
    </w:lvl>
    <w:lvl w:ilvl="8" w:tentative="0">
      <w:start w:val="1"/>
      <w:numFmt w:val="bullet"/>
      <w:lvlText w:val=""/>
      <w:lvlJc w:val="left"/>
      <w:pPr>
        <w:tabs>
          <w:tab w:val="left" w:pos="4200"/>
        </w:tabs>
        <w:ind w:left="4200" w:hanging="420"/>
      </w:pPr>
      <w:rPr>
        <w:rFonts w:hint="default" w:ascii="Wingdings" w:hAnsi="Wingdings"/>
      </w:rPr>
    </w:lvl>
  </w:abstractNum>
  <w:abstractNum w:abstractNumId="6">
    <w:nsid w:val="22A74E43"/>
    <w:multiLevelType w:val="singleLevel"/>
    <w:tmpl w:val="22A74E43"/>
    <w:lvl w:ilvl="0" w:tentative="0">
      <w:start w:val="1"/>
      <w:numFmt w:val="decimal"/>
      <w:lvlText w:val="%1."/>
      <w:lvlJc w:val="left"/>
      <w:pPr>
        <w:ind w:left="425" w:hanging="425"/>
      </w:pPr>
      <w:rPr>
        <w:rFonts w:hint="default"/>
      </w:rPr>
    </w:lvl>
  </w:abstractNum>
  <w:abstractNum w:abstractNumId="7">
    <w:nsid w:val="2F395B7B"/>
    <w:multiLevelType w:val="multilevel"/>
    <w:tmpl w:val="2F395B7B"/>
    <w:lvl w:ilvl="0" w:tentative="0">
      <w:start w:val="1"/>
      <w:numFmt w:val="bullet"/>
      <w:pStyle w:val="167"/>
      <w:lvlText w:val=""/>
      <w:lvlJc w:val="left"/>
      <w:pPr>
        <w:tabs>
          <w:tab w:val="left" w:pos="360"/>
        </w:tabs>
        <w:ind w:left="360" w:hanging="360"/>
      </w:pPr>
      <w:rPr>
        <w:rFonts w:hint="default" w:ascii="Symbol" w:hAnsi="Symbol"/>
      </w:rPr>
    </w:lvl>
    <w:lvl w:ilvl="1" w:tentative="0">
      <w:start w:val="1"/>
      <w:numFmt w:val="bullet"/>
      <w:lvlText w:val=""/>
      <w:lvlJc w:val="left"/>
      <w:pPr>
        <w:tabs>
          <w:tab w:val="left" w:pos="1140"/>
        </w:tabs>
        <w:ind w:left="1140" w:hanging="420"/>
      </w:pPr>
      <w:rPr>
        <w:rFonts w:hint="default" w:ascii="Wingdings" w:hAnsi="Wingdings"/>
      </w:rPr>
    </w:lvl>
    <w:lvl w:ilvl="2" w:tentative="0">
      <w:start w:val="1"/>
      <w:numFmt w:val="bullet"/>
      <w:lvlText w:val=""/>
      <w:lvlJc w:val="left"/>
      <w:pPr>
        <w:tabs>
          <w:tab w:val="left" w:pos="1800"/>
        </w:tabs>
        <w:ind w:left="1800" w:hanging="360"/>
      </w:pPr>
      <w:rPr>
        <w:rFonts w:hint="default" w:ascii="Wingdings" w:hAnsi="Wingdings"/>
      </w:rPr>
    </w:lvl>
    <w:lvl w:ilvl="3" w:tentative="0">
      <w:start w:val="1"/>
      <w:numFmt w:val="bullet"/>
      <w:lvlText w:val=""/>
      <w:lvlJc w:val="left"/>
      <w:pPr>
        <w:tabs>
          <w:tab w:val="left" w:pos="2520"/>
        </w:tabs>
        <w:ind w:left="2520" w:hanging="360"/>
      </w:pPr>
      <w:rPr>
        <w:rFonts w:hint="default" w:ascii="Symbol" w:hAnsi="Symbol"/>
      </w:rPr>
    </w:lvl>
    <w:lvl w:ilvl="4" w:tentative="0">
      <w:start w:val="1"/>
      <w:numFmt w:val="bullet"/>
      <w:lvlText w:val="o"/>
      <w:lvlJc w:val="left"/>
      <w:pPr>
        <w:tabs>
          <w:tab w:val="left" w:pos="3240"/>
        </w:tabs>
        <w:ind w:left="3240" w:hanging="360"/>
      </w:pPr>
      <w:rPr>
        <w:rFonts w:hint="default" w:ascii="Courier New" w:hAnsi="Courier New" w:cs="Courier New"/>
      </w:rPr>
    </w:lvl>
    <w:lvl w:ilvl="5" w:tentative="0">
      <w:start w:val="1"/>
      <w:numFmt w:val="bullet"/>
      <w:lvlText w:val=""/>
      <w:lvlJc w:val="left"/>
      <w:pPr>
        <w:tabs>
          <w:tab w:val="left" w:pos="3960"/>
        </w:tabs>
        <w:ind w:left="3960" w:hanging="360"/>
      </w:pPr>
      <w:rPr>
        <w:rFonts w:hint="default" w:ascii="Wingdings" w:hAnsi="Wingdings"/>
      </w:rPr>
    </w:lvl>
    <w:lvl w:ilvl="6" w:tentative="0">
      <w:start w:val="1"/>
      <w:numFmt w:val="bullet"/>
      <w:lvlText w:val=""/>
      <w:lvlJc w:val="left"/>
      <w:pPr>
        <w:tabs>
          <w:tab w:val="left" w:pos="4680"/>
        </w:tabs>
        <w:ind w:left="4680" w:hanging="360"/>
      </w:pPr>
      <w:rPr>
        <w:rFonts w:hint="default" w:ascii="Symbol" w:hAnsi="Symbol"/>
      </w:rPr>
    </w:lvl>
    <w:lvl w:ilvl="7" w:tentative="0">
      <w:start w:val="1"/>
      <w:numFmt w:val="bullet"/>
      <w:lvlText w:val="o"/>
      <w:lvlJc w:val="left"/>
      <w:pPr>
        <w:tabs>
          <w:tab w:val="left" w:pos="5400"/>
        </w:tabs>
        <w:ind w:left="5400" w:hanging="360"/>
      </w:pPr>
      <w:rPr>
        <w:rFonts w:hint="default" w:ascii="Courier New" w:hAnsi="Courier New" w:cs="Courier New"/>
      </w:rPr>
    </w:lvl>
    <w:lvl w:ilvl="8" w:tentative="0">
      <w:start w:val="1"/>
      <w:numFmt w:val="bullet"/>
      <w:lvlText w:val=""/>
      <w:lvlJc w:val="left"/>
      <w:pPr>
        <w:tabs>
          <w:tab w:val="left" w:pos="6120"/>
        </w:tabs>
        <w:ind w:left="6120" w:hanging="360"/>
      </w:pPr>
      <w:rPr>
        <w:rFonts w:hint="default" w:ascii="Wingdings" w:hAnsi="Wingdings"/>
      </w:rPr>
    </w:lvl>
  </w:abstractNum>
  <w:abstractNum w:abstractNumId="8">
    <w:nsid w:val="4D034486"/>
    <w:multiLevelType w:val="singleLevel"/>
    <w:tmpl w:val="4D034486"/>
    <w:lvl w:ilvl="0" w:tentative="0">
      <w:start w:val="3"/>
      <w:numFmt w:val="chineseCounting"/>
      <w:suff w:val="space"/>
      <w:lvlText w:val="第%1条"/>
      <w:lvlJc w:val="left"/>
      <w:rPr>
        <w:rFonts w:hint="eastAsia"/>
      </w:rPr>
    </w:lvl>
  </w:abstractNum>
  <w:abstractNum w:abstractNumId="9">
    <w:nsid w:val="7AEF7716"/>
    <w:multiLevelType w:val="multilevel"/>
    <w:tmpl w:val="7AEF7716"/>
    <w:lvl w:ilvl="0" w:tentative="0">
      <w:start w:val="1"/>
      <w:numFmt w:val="chineseCountingThousand"/>
      <w:pStyle w:val="120"/>
      <w:lvlText w:val="%1"/>
      <w:lvlJc w:val="left"/>
      <w:pPr>
        <w:tabs>
          <w:tab w:val="left" w:pos="1290"/>
        </w:tabs>
        <w:ind w:left="630" w:hanging="420"/>
      </w:pPr>
      <w:rPr>
        <w:rFonts w:hint="eastAsia"/>
        <w:sz w:val="32"/>
        <w:szCs w:val="32"/>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num w:numId="1">
    <w:abstractNumId w:val="2"/>
  </w:num>
  <w:num w:numId="2">
    <w:abstractNumId w:val="1"/>
  </w:num>
  <w:num w:numId="3">
    <w:abstractNumId w:val="5"/>
  </w:num>
  <w:num w:numId="4">
    <w:abstractNumId w:val="4"/>
  </w:num>
  <w:num w:numId="5">
    <w:abstractNumId w:val="9"/>
  </w:num>
  <w:num w:numId="6">
    <w:abstractNumId w:val="7"/>
  </w:num>
  <w:num w:numId="7">
    <w:abstractNumId w:val="6"/>
  </w:num>
  <w:num w:numId="8">
    <w:abstractNumId w:val="0"/>
  </w:num>
  <w:num w:numId="9">
    <w:abstractNumId w:val="8"/>
  </w:num>
  <w:num w:numId="10">
    <w:abstractNumId w:val="3"/>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政府采购业务分公司">
    <w15:presenceInfo w15:providerId="None" w15:userId="政府采购业务分公司"/>
  </w15:person>
  <w15:person w15:author="王秀子">
    <w15:presenceInfo w15:providerId="None" w15:userId="王秀子"/>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4"/>
  <w:bordersDoNotSurroundHeader w:val="1"/>
  <w:bordersDoNotSurroundFooter w:val="1"/>
  <w:hideSpellingErrors/>
  <w:documentProtection w:enforcement="0"/>
  <w:defaultTabStop w:val="420"/>
  <w:noPunctuationKerning w:val="1"/>
  <w:characterSpacingControl w:val="doNotCompress"/>
  <w:compat>
    <w:doNotExpandShiftReturn/>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GFhNmU2MmMyNGQwMjEwYzhlMWFkMzdmNGJhNDIzNzQifQ=="/>
  </w:docVars>
  <w:rsids>
    <w:rsidRoot w:val="006C5683"/>
    <w:rsid w:val="000006EA"/>
    <w:rsid w:val="00000AD9"/>
    <w:rsid w:val="000043C0"/>
    <w:rsid w:val="00004F2D"/>
    <w:rsid w:val="000050CA"/>
    <w:rsid w:val="000051C6"/>
    <w:rsid w:val="00005215"/>
    <w:rsid w:val="00005A10"/>
    <w:rsid w:val="00005D3D"/>
    <w:rsid w:val="0000667D"/>
    <w:rsid w:val="00006F7B"/>
    <w:rsid w:val="00007951"/>
    <w:rsid w:val="00010063"/>
    <w:rsid w:val="00010102"/>
    <w:rsid w:val="0001019E"/>
    <w:rsid w:val="00011EA6"/>
    <w:rsid w:val="00012640"/>
    <w:rsid w:val="00012B21"/>
    <w:rsid w:val="0001300F"/>
    <w:rsid w:val="0001480D"/>
    <w:rsid w:val="00014A5C"/>
    <w:rsid w:val="00015388"/>
    <w:rsid w:val="0001716B"/>
    <w:rsid w:val="00017F81"/>
    <w:rsid w:val="000211EA"/>
    <w:rsid w:val="000234B2"/>
    <w:rsid w:val="00025AE4"/>
    <w:rsid w:val="0002684B"/>
    <w:rsid w:val="00026A57"/>
    <w:rsid w:val="00027645"/>
    <w:rsid w:val="000300AE"/>
    <w:rsid w:val="000300EE"/>
    <w:rsid w:val="000302B6"/>
    <w:rsid w:val="0003106D"/>
    <w:rsid w:val="00031700"/>
    <w:rsid w:val="00031F6E"/>
    <w:rsid w:val="0003277F"/>
    <w:rsid w:val="00032948"/>
    <w:rsid w:val="00032B0A"/>
    <w:rsid w:val="0003315D"/>
    <w:rsid w:val="00033DE7"/>
    <w:rsid w:val="0003541F"/>
    <w:rsid w:val="00036237"/>
    <w:rsid w:val="00036A2B"/>
    <w:rsid w:val="000379CB"/>
    <w:rsid w:val="00040D3C"/>
    <w:rsid w:val="00042C84"/>
    <w:rsid w:val="00043621"/>
    <w:rsid w:val="00043739"/>
    <w:rsid w:val="00043A89"/>
    <w:rsid w:val="00045739"/>
    <w:rsid w:val="00046D30"/>
    <w:rsid w:val="000510B6"/>
    <w:rsid w:val="00051133"/>
    <w:rsid w:val="00051F3F"/>
    <w:rsid w:val="000521D8"/>
    <w:rsid w:val="00052BC1"/>
    <w:rsid w:val="00053A89"/>
    <w:rsid w:val="0005582B"/>
    <w:rsid w:val="00055BD9"/>
    <w:rsid w:val="00056247"/>
    <w:rsid w:val="00056292"/>
    <w:rsid w:val="00056C11"/>
    <w:rsid w:val="00057302"/>
    <w:rsid w:val="00057332"/>
    <w:rsid w:val="00057D00"/>
    <w:rsid w:val="00060A3D"/>
    <w:rsid w:val="00060C1C"/>
    <w:rsid w:val="00061D20"/>
    <w:rsid w:val="0006267A"/>
    <w:rsid w:val="0006335B"/>
    <w:rsid w:val="00063C25"/>
    <w:rsid w:val="00064892"/>
    <w:rsid w:val="00066026"/>
    <w:rsid w:val="0006660A"/>
    <w:rsid w:val="0006670C"/>
    <w:rsid w:val="00067960"/>
    <w:rsid w:val="0007003A"/>
    <w:rsid w:val="00070210"/>
    <w:rsid w:val="000707BF"/>
    <w:rsid w:val="00072B70"/>
    <w:rsid w:val="00072CB4"/>
    <w:rsid w:val="000734CD"/>
    <w:rsid w:val="00074403"/>
    <w:rsid w:val="000750DC"/>
    <w:rsid w:val="00075497"/>
    <w:rsid w:val="0007583C"/>
    <w:rsid w:val="00075E26"/>
    <w:rsid w:val="00076057"/>
    <w:rsid w:val="00076D4B"/>
    <w:rsid w:val="000770EC"/>
    <w:rsid w:val="00080613"/>
    <w:rsid w:val="00081461"/>
    <w:rsid w:val="00082667"/>
    <w:rsid w:val="00082AD2"/>
    <w:rsid w:val="00083DC6"/>
    <w:rsid w:val="00084857"/>
    <w:rsid w:val="000849B8"/>
    <w:rsid w:val="000850AF"/>
    <w:rsid w:val="000852EB"/>
    <w:rsid w:val="000869D8"/>
    <w:rsid w:val="00086CA6"/>
    <w:rsid w:val="00090213"/>
    <w:rsid w:val="00092FC7"/>
    <w:rsid w:val="00093133"/>
    <w:rsid w:val="0009395E"/>
    <w:rsid w:val="00094C6E"/>
    <w:rsid w:val="000954D5"/>
    <w:rsid w:val="00095723"/>
    <w:rsid w:val="000959B5"/>
    <w:rsid w:val="00095A74"/>
    <w:rsid w:val="0009618D"/>
    <w:rsid w:val="0009709B"/>
    <w:rsid w:val="000975E3"/>
    <w:rsid w:val="000A1DD1"/>
    <w:rsid w:val="000A21A5"/>
    <w:rsid w:val="000A3908"/>
    <w:rsid w:val="000A4C29"/>
    <w:rsid w:val="000A5B36"/>
    <w:rsid w:val="000A6E2B"/>
    <w:rsid w:val="000A79D3"/>
    <w:rsid w:val="000B05E2"/>
    <w:rsid w:val="000B2568"/>
    <w:rsid w:val="000B41BB"/>
    <w:rsid w:val="000B5357"/>
    <w:rsid w:val="000B597F"/>
    <w:rsid w:val="000B634D"/>
    <w:rsid w:val="000B73D2"/>
    <w:rsid w:val="000B7465"/>
    <w:rsid w:val="000C14CB"/>
    <w:rsid w:val="000C18BC"/>
    <w:rsid w:val="000C1D03"/>
    <w:rsid w:val="000C1EE4"/>
    <w:rsid w:val="000C1FF9"/>
    <w:rsid w:val="000C4151"/>
    <w:rsid w:val="000C4425"/>
    <w:rsid w:val="000C4B12"/>
    <w:rsid w:val="000C5FA7"/>
    <w:rsid w:val="000C7E71"/>
    <w:rsid w:val="000D0BCE"/>
    <w:rsid w:val="000D16AA"/>
    <w:rsid w:val="000D1A7D"/>
    <w:rsid w:val="000D2309"/>
    <w:rsid w:val="000D2CCA"/>
    <w:rsid w:val="000D366B"/>
    <w:rsid w:val="000D37B4"/>
    <w:rsid w:val="000D38F9"/>
    <w:rsid w:val="000D5D6B"/>
    <w:rsid w:val="000D7A20"/>
    <w:rsid w:val="000E161C"/>
    <w:rsid w:val="000E2C39"/>
    <w:rsid w:val="000E355C"/>
    <w:rsid w:val="000E4445"/>
    <w:rsid w:val="000E470B"/>
    <w:rsid w:val="000E4DE8"/>
    <w:rsid w:val="000E4EF8"/>
    <w:rsid w:val="000E50F5"/>
    <w:rsid w:val="000E5E99"/>
    <w:rsid w:val="000E655B"/>
    <w:rsid w:val="000E6A66"/>
    <w:rsid w:val="000F0C3B"/>
    <w:rsid w:val="000F0E9F"/>
    <w:rsid w:val="000F1540"/>
    <w:rsid w:val="000F1D4A"/>
    <w:rsid w:val="000F2065"/>
    <w:rsid w:val="000F2A88"/>
    <w:rsid w:val="000F2C23"/>
    <w:rsid w:val="000F2D1B"/>
    <w:rsid w:val="000F3658"/>
    <w:rsid w:val="000F3B37"/>
    <w:rsid w:val="000F3C85"/>
    <w:rsid w:val="000F3F12"/>
    <w:rsid w:val="000F565B"/>
    <w:rsid w:val="000F5C6C"/>
    <w:rsid w:val="000F5F3F"/>
    <w:rsid w:val="000F64AD"/>
    <w:rsid w:val="00100570"/>
    <w:rsid w:val="00101CE5"/>
    <w:rsid w:val="00101DD0"/>
    <w:rsid w:val="00102555"/>
    <w:rsid w:val="0010291B"/>
    <w:rsid w:val="00102B4B"/>
    <w:rsid w:val="00103AB9"/>
    <w:rsid w:val="00103E80"/>
    <w:rsid w:val="00107187"/>
    <w:rsid w:val="00107272"/>
    <w:rsid w:val="00107D54"/>
    <w:rsid w:val="00110383"/>
    <w:rsid w:val="00110B62"/>
    <w:rsid w:val="00111581"/>
    <w:rsid w:val="00111CEB"/>
    <w:rsid w:val="0011245C"/>
    <w:rsid w:val="00112800"/>
    <w:rsid w:val="0011500F"/>
    <w:rsid w:val="00115A55"/>
    <w:rsid w:val="0011665D"/>
    <w:rsid w:val="00116AAC"/>
    <w:rsid w:val="00117D55"/>
    <w:rsid w:val="001204B2"/>
    <w:rsid w:val="001212EF"/>
    <w:rsid w:val="001217DC"/>
    <w:rsid w:val="00121F81"/>
    <w:rsid w:val="0012203F"/>
    <w:rsid w:val="00123CC6"/>
    <w:rsid w:val="00125689"/>
    <w:rsid w:val="00125C8A"/>
    <w:rsid w:val="001261FC"/>
    <w:rsid w:val="001306FE"/>
    <w:rsid w:val="00130827"/>
    <w:rsid w:val="001308A2"/>
    <w:rsid w:val="00131140"/>
    <w:rsid w:val="001317AD"/>
    <w:rsid w:val="00131FC3"/>
    <w:rsid w:val="0013281E"/>
    <w:rsid w:val="00132F1A"/>
    <w:rsid w:val="00132FD3"/>
    <w:rsid w:val="001339CF"/>
    <w:rsid w:val="0013673A"/>
    <w:rsid w:val="00136D81"/>
    <w:rsid w:val="001410EB"/>
    <w:rsid w:val="00141224"/>
    <w:rsid w:val="00143103"/>
    <w:rsid w:val="00143554"/>
    <w:rsid w:val="00143653"/>
    <w:rsid w:val="00143934"/>
    <w:rsid w:val="00143B3A"/>
    <w:rsid w:val="00143E43"/>
    <w:rsid w:val="00143FFC"/>
    <w:rsid w:val="00145760"/>
    <w:rsid w:val="00146ABB"/>
    <w:rsid w:val="00147338"/>
    <w:rsid w:val="00147A48"/>
    <w:rsid w:val="00150143"/>
    <w:rsid w:val="001509AB"/>
    <w:rsid w:val="00152E91"/>
    <w:rsid w:val="0015460B"/>
    <w:rsid w:val="00154736"/>
    <w:rsid w:val="00156CA9"/>
    <w:rsid w:val="00157465"/>
    <w:rsid w:val="00157E23"/>
    <w:rsid w:val="00157FC3"/>
    <w:rsid w:val="00160ACE"/>
    <w:rsid w:val="00161C4F"/>
    <w:rsid w:val="00161C84"/>
    <w:rsid w:val="00161F2A"/>
    <w:rsid w:val="00161FDF"/>
    <w:rsid w:val="001626BD"/>
    <w:rsid w:val="00162C33"/>
    <w:rsid w:val="0016340E"/>
    <w:rsid w:val="00164E23"/>
    <w:rsid w:val="0016595F"/>
    <w:rsid w:val="00166A2C"/>
    <w:rsid w:val="00166BF2"/>
    <w:rsid w:val="00166CC3"/>
    <w:rsid w:val="00170A9E"/>
    <w:rsid w:val="00170ED1"/>
    <w:rsid w:val="0017121A"/>
    <w:rsid w:val="00171401"/>
    <w:rsid w:val="0017141F"/>
    <w:rsid w:val="00171777"/>
    <w:rsid w:val="001719FB"/>
    <w:rsid w:val="00172B65"/>
    <w:rsid w:val="00172EF5"/>
    <w:rsid w:val="001732E1"/>
    <w:rsid w:val="0017486B"/>
    <w:rsid w:val="0017613E"/>
    <w:rsid w:val="00177167"/>
    <w:rsid w:val="00177753"/>
    <w:rsid w:val="00181A71"/>
    <w:rsid w:val="00182329"/>
    <w:rsid w:val="0018261B"/>
    <w:rsid w:val="001834A7"/>
    <w:rsid w:val="0018373B"/>
    <w:rsid w:val="00183C79"/>
    <w:rsid w:val="00183C8B"/>
    <w:rsid w:val="00183E75"/>
    <w:rsid w:val="001845CF"/>
    <w:rsid w:val="001865BB"/>
    <w:rsid w:val="00186EAE"/>
    <w:rsid w:val="00186F7A"/>
    <w:rsid w:val="00187518"/>
    <w:rsid w:val="00187743"/>
    <w:rsid w:val="00187F07"/>
    <w:rsid w:val="0019096C"/>
    <w:rsid w:val="00191EA7"/>
    <w:rsid w:val="00192164"/>
    <w:rsid w:val="00192883"/>
    <w:rsid w:val="00193AE9"/>
    <w:rsid w:val="00194C98"/>
    <w:rsid w:val="00194FB7"/>
    <w:rsid w:val="00195D28"/>
    <w:rsid w:val="00196B4E"/>
    <w:rsid w:val="001975A1"/>
    <w:rsid w:val="001A027A"/>
    <w:rsid w:val="001A08E4"/>
    <w:rsid w:val="001A0A6B"/>
    <w:rsid w:val="001A0D2C"/>
    <w:rsid w:val="001A12B5"/>
    <w:rsid w:val="001A1C72"/>
    <w:rsid w:val="001A3980"/>
    <w:rsid w:val="001A422B"/>
    <w:rsid w:val="001A440A"/>
    <w:rsid w:val="001A4A55"/>
    <w:rsid w:val="001A5C6F"/>
    <w:rsid w:val="001A6A4F"/>
    <w:rsid w:val="001A76B7"/>
    <w:rsid w:val="001B015C"/>
    <w:rsid w:val="001B1339"/>
    <w:rsid w:val="001B1B58"/>
    <w:rsid w:val="001B1CFC"/>
    <w:rsid w:val="001B1F55"/>
    <w:rsid w:val="001B2049"/>
    <w:rsid w:val="001B2934"/>
    <w:rsid w:val="001B4A37"/>
    <w:rsid w:val="001B5963"/>
    <w:rsid w:val="001B5CE9"/>
    <w:rsid w:val="001B6FAD"/>
    <w:rsid w:val="001C04B2"/>
    <w:rsid w:val="001C14C1"/>
    <w:rsid w:val="001C1FDE"/>
    <w:rsid w:val="001C2063"/>
    <w:rsid w:val="001C21E1"/>
    <w:rsid w:val="001C3426"/>
    <w:rsid w:val="001C4675"/>
    <w:rsid w:val="001C4768"/>
    <w:rsid w:val="001C5839"/>
    <w:rsid w:val="001C6AF6"/>
    <w:rsid w:val="001C7129"/>
    <w:rsid w:val="001C77E1"/>
    <w:rsid w:val="001C7ADA"/>
    <w:rsid w:val="001C7B48"/>
    <w:rsid w:val="001C7EA0"/>
    <w:rsid w:val="001D121D"/>
    <w:rsid w:val="001D3543"/>
    <w:rsid w:val="001D4151"/>
    <w:rsid w:val="001D58E5"/>
    <w:rsid w:val="001D7299"/>
    <w:rsid w:val="001E0FAB"/>
    <w:rsid w:val="001E2084"/>
    <w:rsid w:val="001E2502"/>
    <w:rsid w:val="001E292F"/>
    <w:rsid w:val="001E351C"/>
    <w:rsid w:val="001E474D"/>
    <w:rsid w:val="001E5194"/>
    <w:rsid w:val="001E5851"/>
    <w:rsid w:val="001E5A81"/>
    <w:rsid w:val="001E62FB"/>
    <w:rsid w:val="001E6A0B"/>
    <w:rsid w:val="001E77DA"/>
    <w:rsid w:val="001E7A2F"/>
    <w:rsid w:val="001E7AB0"/>
    <w:rsid w:val="001E7DD0"/>
    <w:rsid w:val="001F0349"/>
    <w:rsid w:val="001F077B"/>
    <w:rsid w:val="001F0B74"/>
    <w:rsid w:val="001F2648"/>
    <w:rsid w:val="001F3E37"/>
    <w:rsid w:val="001F41B9"/>
    <w:rsid w:val="001F4BE8"/>
    <w:rsid w:val="001F4EB8"/>
    <w:rsid w:val="001F560A"/>
    <w:rsid w:val="001F6270"/>
    <w:rsid w:val="001F6318"/>
    <w:rsid w:val="001F65B1"/>
    <w:rsid w:val="001F6B83"/>
    <w:rsid w:val="001F6F6A"/>
    <w:rsid w:val="001F7595"/>
    <w:rsid w:val="002000B8"/>
    <w:rsid w:val="002005CD"/>
    <w:rsid w:val="00200B4C"/>
    <w:rsid w:val="00202F46"/>
    <w:rsid w:val="00203267"/>
    <w:rsid w:val="00203897"/>
    <w:rsid w:val="0020391D"/>
    <w:rsid w:val="00205F9C"/>
    <w:rsid w:val="002060F7"/>
    <w:rsid w:val="00207BC6"/>
    <w:rsid w:val="00210771"/>
    <w:rsid w:val="00210EE2"/>
    <w:rsid w:val="00211885"/>
    <w:rsid w:val="00212864"/>
    <w:rsid w:val="00212ADF"/>
    <w:rsid w:val="002134CF"/>
    <w:rsid w:val="00213A60"/>
    <w:rsid w:val="0021429B"/>
    <w:rsid w:val="00215699"/>
    <w:rsid w:val="002159DE"/>
    <w:rsid w:val="00215E99"/>
    <w:rsid w:val="0021667D"/>
    <w:rsid w:val="002166A1"/>
    <w:rsid w:val="002166A6"/>
    <w:rsid w:val="00216BB6"/>
    <w:rsid w:val="0022039D"/>
    <w:rsid w:val="0022048B"/>
    <w:rsid w:val="0022175C"/>
    <w:rsid w:val="00221AE9"/>
    <w:rsid w:val="00222261"/>
    <w:rsid w:val="002227DF"/>
    <w:rsid w:val="00223AC8"/>
    <w:rsid w:val="00223C96"/>
    <w:rsid w:val="00224852"/>
    <w:rsid w:val="0022634D"/>
    <w:rsid w:val="00227512"/>
    <w:rsid w:val="0022766E"/>
    <w:rsid w:val="0022777A"/>
    <w:rsid w:val="002278D5"/>
    <w:rsid w:val="00227C13"/>
    <w:rsid w:val="00227D49"/>
    <w:rsid w:val="00227FC7"/>
    <w:rsid w:val="0023110A"/>
    <w:rsid w:val="00233A54"/>
    <w:rsid w:val="00234440"/>
    <w:rsid w:val="002347C9"/>
    <w:rsid w:val="00236E72"/>
    <w:rsid w:val="0023738E"/>
    <w:rsid w:val="002411BD"/>
    <w:rsid w:val="00242ED3"/>
    <w:rsid w:val="00244711"/>
    <w:rsid w:val="00244AE4"/>
    <w:rsid w:val="00245EBE"/>
    <w:rsid w:val="002472C1"/>
    <w:rsid w:val="002473F4"/>
    <w:rsid w:val="00247D64"/>
    <w:rsid w:val="00250EA1"/>
    <w:rsid w:val="00250F42"/>
    <w:rsid w:val="00252EBA"/>
    <w:rsid w:val="0025361A"/>
    <w:rsid w:val="002545EF"/>
    <w:rsid w:val="00254B44"/>
    <w:rsid w:val="00254E99"/>
    <w:rsid w:val="00255B9B"/>
    <w:rsid w:val="00256596"/>
    <w:rsid w:val="0026027A"/>
    <w:rsid w:val="00260533"/>
    <w:rsid w:val="002605CE"/>
    <w:rsid w:val="00261367"/>
    <w:rsid w:val="00261A54"/>
    <w:rsid w:val="00261C21"/>
    <w:rsid w:val="00261D37"/>
    <w:rsid w:val="00262D6B"/>
    <w:rsid w:val="00262ED0"/>
    <w:rsid w:val="00263607"/>
    <w:rsid w:val="002638EE"/>
    <w:rsid w:val="00264965"/>
    <w:rsid w:val="002656E1"/>
    <w:rsid w:val="00265CFF"/>
    <w:rsid w:val="002702CD"/>
    <w:rsid w:val="00270B4E"/>
    <w:rsid w:val="00271500"/>
    <w:rsid w:val="00272E57"/>
    <w:rsid w:val="00274663"/>
    <w:rsid w:val="00275641"/>
    <w:rsid w:val="0027569A"/>
    <w:rsid w:val="002767D9"/>
    <w:rsid w:val="00280382"/>
    <w:rsid w:val="00280F4B"/>
    <w:rsid w:val="002816D0"/>
    <w:rsid w:val="002821E9"/>
    <w:rsid w:val="002827D2"/>
    <w:rsid w:val="002835B7"/>
    <w:rsid w:val="00284C1F"/>
    <w:rsid w:val="002851AF"/>
    <w:rsid w:val="00285866"/>
    <w:rsid w:val="00286129"/>
    <w:rsid w:val="0028787B"/>
    <w:rsid w:val="00290263"/>
    <w:rsid w:val="002908A7"/>
    <w:rsid w:val="00291768"/>
    <w:rsid w:val="00291796"/>
    <w:rsid w:val="00292F66"/>
    <w:rsid w:val="0029315D"/>
    <w:rsid w:val="00293A33"/>
    <w:rsid w:val="0029449E"/>
    <w:rsid w:val="0029488D"/>
    <w:rsid w:val="0029530C"/>
    <w:rsid w:val="00296020"/>
    <w:rsid w:val="00296695"/>
    <w:rsid w:val="0029693F"/>
    <w:rsid w:val="002969C6"/>
    <w:rsid w:val="00296BE2"/>
    <w:rsid w:val="00296F46"/>
    <w:rsid w:val="00296F8A"/>
    <w:rsid w:val="002A11CE"/>
    <w:rsid w:val="002A13E2"/>
    <w:rsid w:val="002A180F"/>
    <w:rsid w:val="002A1B36"/>
    <w:rsid w:val="002A37E6"/>
    <w:rsid w:val="002A4DFC"/>
    <w:rsid w:val="002B18D6"/>
    <w:rsid w:val="002B22D4"/>
    <w:rsid w:val="002B3984"/>
    <w:rsid w:val="002B4BF3"/>
    <w:rsid w:val="002B55C8"/>
    <w:rsid w:val="002B5E4B"/>
    <w:rsid w:val="002B64E9"/>
    <w:rsid w:val="002B660D"/>
    <w:rsid w:val="002B7969"/>
    <w:rsid w:val="002C0031"/>
    <w:rsid w:val="002C0485"/>
    <w:rsid w:val="002C0762"/>
    <w:rsid w:val="002C257A"/>
    <w:rsid w:val="002C2BEC"/>
    <w:rsid w:val="002C30C0"/>
    <w:rsid w:val="002C4F4B"/>
    <w:rsid w:val="002C5233"/>
    <w:rsid w:val="002C6EC0"/>
    <w:rsid w:val="002C7258"/>
    <w:rsid w:val="002D0189"/>
    <w:rsid w:val="002D0356"/>
    <w:rsid w:val="002D07C0"/>
    <w:rsid w:val="002D0F98"/>
    <w:rsid w:val="002D1DFB"/>
    <w:rsid w:val="002D45BF"/>
    <w:rsid w:val="002D4A85"/>
    <w:rsid w:val="002D6162"/>
    <w:rsid w:val="002D64DF"/>
    <w:rsid w:val="002D750A"/>
    <w:rsid w:val="002E242E"/>
    <w:rsid w:val="002E2FEC"/>
    <w:rsid w:val="002E38DB"/>
    <w:rsid w:val="002E3BEB"/>
    <w:rsid w:val="002E441D"/>
    <w:rsid w:val="002E4AB1"/>
    <w:rsid w:val="002E4F11"/>
    <w:rsid w:val="002E4F8A"/>
    <w:rsid w:val="002E505D"/>
    <w:rsid w:val="002E6F69"/>
    <w:rsid w:val="002E7296"/>
    <w:rsid w:val="002E73B8"/>
    <w:rsid w:val="002F0545"/>
    <w:rsid w:val="002F0823"/>
    <w:rsid w:val="002F2471"/>
    <w:rsid w:val="002F2B7A"/>
    <w:rsid w:val="002F3105"/>
    <w:rsid w:val="002F59F2"/>
    <w:rsid w:val="002F5E6C"/>
    <w:rsid w:val="002F72FF"/>
    <w:rsid w:val="00300BF3"/>
    <w:rsid w:val="0030143F"/>
    <w:rsid w:val="00301A2B"/>
    <w:rsid w:val="00301BCD"/>
    <w:rsid w:val="00302988"/>
    <w:rsid w:val="00303ACF"/>
    <w:rsid w:val="0030463E"/>
    <w:rsid w:val="00304ED6"/>
    <w:rsid w:val="00305977"/>
    <w:rsid w:val="00306654"/>
    <w:rsid w:val="00306D5D"/>
    <w:rsid w:val="00306FF4"/>
    <w:rsid w:val="00310EE1"/>
    <w:rsid w:val="003122B0"/>
    <w:rsid w:val="00312390"/>
    <w:rsid w:val="003123F4"/>
    <w:rsid w:val="00313487"/>
    <w:rsid w:val="003138EB"/>
    <w:rsid w:val="00315880"/>
    <w:rsid w:val="00315A06"/>
    <w:rsid w:val="0031678B"/>
    <w:rsid w:val="0031683C"/>
    <w:rsid w:val="00317146"/>
    <w:rsid w:val="003176EA"/>
    <w:rsid w:val="00317D36"/>
    <w:rsid w:val="00321473"/>
    <w:rsid w:val="003225FB"/>
    <w:rsid w:val="00323A7C"/>
    <w:rsid w:val="00323BE9"/>
    <w:rsid w:val="00323C32"/>
    <w:rsid w:val="00323CC7"/>
    <w:rsid w:val="003247BA"/>
    <w:rsid w:val="00324A1D"/>
    <w:rsid w:val="00324C55"/>
    <w:rsid w:val="003250B4"/>
    <w:rsid w:val="00325742"/>
    <w:rsid w:val="00327224"/>
    <w:rsid w:val="00327AB3"/>
    <w:rsid w:val="00327F9E"/>
    <w:rsid w:val="00330527"/>
    <w:rsid w:val="00330C9F"/>
    <w:rsid w:val="003318A6"/>
    <w:rsid w:val="003321A8"/>
    <w:rsid w:val="00332EB1"/>
    <w:rsid w:val="00333E63"/>
    <w:rsid w:val="00334044"/>
    <w:rsid w:val="00334CB0"/>
    <w:rsid w:val="00335188"/>
    <w:rsid w:val="00335234"/>
    <w:rsid w:val="003373B8"/>
    <w:rsid w:val="003413F4"/>
    <w:rsid w:val="00342DC1"/>
    <w:rsid w:val="00342EF7"/>
    <w:rsid w:val="003432B6"/>
    <w:rsid w:val="003434E9"/>
    <w:rsid w:val="00343F41"/>
    <w:rsid w:val="00344BF3"/>
    <w:rsid w:val="00345CC1"/>
    <w:rsid w:val="00345EA7"/>
    <w:rsid w:val="0034652C"/>
    <w:rsid w:val="00346606"/>
    <w:rsid w:val="00346E73"/>
    <w:rsid w:val="00346F27"/>
    <w:rsid w:val="0035067B"/>
    <w:rsid w:val="00350681"/>
    <w:rsid w:val="00350B6E"/>
    <w:rsid w:val="00351A4A"/>
    <w:rsid w:val="00351D95"/>
    <w:rsid w:val="00351FB4"/>
    <w:rsid w:val="00353860"/>
    <w:rsid w:val="00354CD9"/>
    <w:rsid w:val="003556C1"/>
    <w:rsid w:val="00355EEE"/>
    <w:rsid w:val="00356FC1"/>
    <w:rsid w:val="00357883"/>
    <w:rsid w:val="00360494"/>
    <w:rsid w:val="00360C00"/>
    <w:rsid w:val="00361243"/>
    <w:rsid w:val="00361633"/>
    <w:rsid w:val="00361935"/>
    <w:rsid w:val="003626AE"/>
    <w:rsid w:val="0036292A"/>
    <w:rsid w:val="00362AF3"/>
    <w:rsid w:val="0036467D"/>
    <w:rsid w:val="00364BEE"/>
    <w:rsid w:val="0036508D"/>
    <w:rsid w:val="003651C8"/>
    <w:rsid w:val="00366321"/>
    <w:rsid w:val="00366419"/>
    <w:rsid w:val="003669F1"/>
    <w:rsid w:val="00366F10"/>
    <w:rsid w:val="003700A3"/>
    <w:rsid w:val="00370B40"/>
    <w:rsid w:val="00371A92"/>
    <w:rsid w:val="00371C15"/>
    <w:rsid w:val="00372CDF"/>
    <w:rsid w:val="00373411"/>
    <w:rsid w:val="00373D40"/>
    <w:rsid w:val="003741F6"/>
    <w:rsid w:val="00374A29"/>
    <w:rsid w:val="00374FA4"/>
    <w:rsid w:val="003756C6"/>
    <w:rsid w:val="00376E35"/>
    <w:rsid w:val="003773AC"/>
    <w:rsid w:val="00377F6C"/>
    <w:rsid w:val="00380094"/>
    <w:rsid w:val="00380256"/>
    <w:rsid w:val="0038165D"/>
    <w:rsid w:val="00383071"/>
    <w:rsid w:val="00383189"/>
    <w:rsid w:val="00385175"/>
    <w:rsid w:val="00385444"/>
    <w:rsid w:val="00385F39"/>
    <w:rsid w:val="00386070"/>
    <w:rsid w:val="00387DCF"/>
    <w:rsid w:val="00390006"/>
    <w:rsid w:val="003900A5"/>
    <w:rsid w:val="0039012D"/>
    <w:rsid w:val="003917AD"/>
    <w:rsid w:val="003917D1"/>
    <w:rsid w:val="00391FAB"/>
    <w:rsid w:val="00392539"/>
    <w:rsid w:val="00392677"/>
    <w:rsid w:val="00393431"/>
    <w:rsid w:val="00393633"/>
    <w:rsid w:val="003945E2"/>
    <w:rsid w:val="00394981"/>
    <w:rsid w:val="00395100"/>
    <w:rsid w:val="003953A8"/>
    <w:rsid w:val="003958E6"/>
    <w:rsid w:val="00395D76"/>
    <w:rsid w:val="00396F7B"/>
    <w:rsid w:val="00396FA3"/>
    <w:rsid w:val="0039788E"/>
    <w:rsid w:val="00397F0D"/>
    <w:rsid w:val="003A011D"/>
    <w:rsid w:val="003A0DC3"/>
    <w:rsid w:val="003A1675"/>
    <w:rsid w:val="003A1CA9"/>
    <w:rsid w:val="003A1CF5"/>
    <w:rsid w:val="003A2812"/>
    <w:rsid w:val="003A2D0C"/>
    <w:rsid w:val="003A3304"/>
    <w:rsid w:val="003A3551"/>
    <w:rsid w:val="003A38F0"/>
    <w:rsid w:val="003A443D"/>
    <w:rsid w:val="003A4DE4"/>
    <w:rsid w:val="003A6A5A"/>
    <w:rsid w:val="003A72E9"/>
    <w:rsid w:val="003B175A"/>
    <w:rsid w:val="003B3231"/>
    <w:rsid w:val="003B357A"/>
    <w:rsid w:val="003B499C"/>
    <w:rsid w:val="003B4CCD"/>
    <w:rsid w:val="003B53D4"/>
    <w:rsid w:val="003B56D7"/>
    <w:rsid w:val="003B7298"/>
    <w:rsid w:val="003C0FF8"/>
    <w:rsid w:val="003C1D0C"/>
    <w:rsid w:val="003C1F2E"/>
    <w:rsid w:val="003C42A3"/>
    <w:rsid w:val="003C49D5"/>
    <w:rsid w:val="003C4FD5"/>
    <w:rsid w:val="003C582B"/>
    <w:rsid w:val="003C6BFF"/>
    <w:rsid w:val="003C7930"/>
    <w:rsid w:val="003C796C"/>
    <w:rsid w:val="003D2333"/>
    <w:rsid w:val="003D2E1B"/>
    <w:rsid w:val="003D3241"/>
    <w:rsid w:val="003D39AE"/>
    <w:rsid w:val="003D4804"/>
    <w:rsid w:val="003D5413"/>
    <w:rsid w:val="003D7685"/>
    <w:rsid w:val="003D7E9A"/>
    <w:rsid w:val="003E0366"/>
    <w:rsid w:val="003E100C"/>
    <w:rsid w:val="003E1C0C"/>
    <w:rsid w:val="003E2FFE"/>
    <w:rsid w:val="003E37AA"/>
    <w:rsid w:val="003E4310"/>
    <w:rsid w:val="003E47DE"/>
    <w:rsid w:val="003E4FFA"/>
    <w:rsid w:val="003E6E11"/>
    <w:rsid w:val="003F0536"/>
    <w:rsid w:val="003F10D3"/>
    <w:rsid w:val="003F1548"/>
    <w:rsid w:val="003F2B3D"/>
    <w:rsid w:val="003F2FBA"/>
    <w:rsid w:val="003F3105"/>
    <w:rsid w:val="003F3C44"/>
    <w:rsid w:val="003F4172"/>
    <w:rsid w:val="003F4249"/>
    <w:rsid w:val="003F4768"/>
    <w:rsid w:val="003F4E3B"/>
    <w:rsid w:val="003F5086"/>
    <w:rsid w:val="003F5108"/>
    <w:rsid w:val="003F5C9D"/>
    <w:rsid w:val="003F5D2C"/>
    <w:rsid w:val="003F7679"/>
    <w:rsid w:val="00400C13"/>
    <w:rsid w:val="00401F48"/>
    <w:rsid w:val="00402311"/>
    <w:rsid w:val="0040239F"/>
    <w:rsid w:val="00402C97"/>
    <w:rsid w:val="00403364"/>
    <w:rsid w:val="0040415C"/>
    <w:rsid w:val="00404AA4"/>
    <w:rsid w:val="00404AF1"/>
    <w:rsid w:val="00404C61"/>
    <w:rsid w:val="004050C9"/>
    <w:rsid w:val="004051F0"/>
    <w:rsid w:val="00405C04"/>
    <w:rsid w:val="00406314"/>
    <w:rsid w:val="00406376"/>
    <w:rsid w:val="00406896"/>
    <w:rsid w:val="00411B37"/>
    <w:rsid w:val="0041244F"/>
    <w:rsid w:val="004125ED"/>
    <w:rsid w:val="0041353D"/>
    <w:rsid w:val="00413B39"/>
    <w:rsid w:val="0041450E"/>
    <w:rsid w:val="0041456E"/>
    <w:rsid w:val="00415370"/>
    <w:rsid w:val="00415781"/>
    <w:rsid w:val="00415846"/>
    <w:rsid w:val="00416485"/>
    <w:rsid w:val="00416F40"/>
    <w:rsid w:val="00417769"/>
    <w:rsid w:val="00417F0D"/>
    <w:rsid w:val="00420765"/>
    <w:rsid w:val="00421EF2"/>
    <w:rsid w:val="00422668"/>
    <w:rsid w:val="0042482B"/>
    <w:rsid w:val="00424946"/>
    <w:rsid w:val="0042602D"/>
    <w:rsid w:val="004261DA"/>
    <w:rsid w:val="00427004"/>
    <w:rsid w:val="00431540"/>
    <w:rsid w:val="00431AC1"/>
    <w:rsid w:val="00431DE1"/>
    <w:rsid w:val="004329C9"/>
    <w:rsid w:val="00432CD5"/>
    <w:rsid w:val="00432EF0"/>
    <w:rsid w:val="00433CDB"/>
    <w:rsid w:val="00434999"/>
    <w:rsid w:val="00435D29"/>
    <w:rsid w:val="004363FA"/>
    <w:rsid w:val="004364CC"/>
    <w:rsid w:val="00437141"/>
    <w:rsid w:val="004405B0"/>
    <w:rsid w:val="00440853"/>
    <w:rsid w:val="00441905"/>
    <w:rsid w:val="00441FF9"/>
    <w:rsid w:val="0044382F"/>
    <w:rsid w:val="00443B96"/>
    <w:rsid w:val="00443E1D"/>
    <w:rsid w:val="004442EB"/>
    <w:rsid w:val="00444FA3"/>
    <w:rsid w:val="004459DC"/>
    <w:rsid w:val="00445D15"/>
    <w:rsid w:val="00446553"/>
    <w:rsid w:val="00446A92"/>
    <w:rsid w:val="004501B4"/>
    <w:rsid w:val="0045082F"/>
    <w:rsid w:val="00450C00"/>
    <w:rsid w:val="0045135E"/>
    <w:rsid w:val="00452434"/>
    <w:rsid w:val="00452C53"/>
    <w:rsid w:val="004539C7"/>
    <w:rsid w:val="00454597"/>
    <w:rsid w:val="004548E6"/>
    <w:rsid w:val="0045543A"/>
    <w:rsid w:val="0045543C"/>
    <w:rsid w:val="004556FB"/>
    <w:rsid w:val="00455880"/>
    <w:rsid w:val="004561F9"/>
    <w:rsid w:val="0045637C"/>
    <w:rsid w:val="004563C4"/>
    <w:rsid w:val="004569A3"/>
    <w:rsid w:val="0045703B"/>
    <w:rsid w:val="004578ED"/>
    <w:rsid w:val="00457EFC"/>
    <w:rsid w:val="0046064C"/>
    <w:rsid w:val="004611B6"/>
    <w:rsid w:val="00461997"/>
    <w:rsid w:val="00463F8B"/>
    <w:rsid w:val="004644C2"/>
    <w:rsid w:val="004649AD"/>
    <w:rsid w:val="004650E7"/>
    <w:rsid w:val="0046687B"/>
    <w:rsid w:val="00466CB4"/>
    <w:rsid w:val="004701F0"/>
    <w:rsid w:val="00470418"/>
    <w:rsid w:val="004704EA"/>
    <w:rsid w:val="0047071D"/>
    <w:rsid w:val="004720F6"/>
    <w:rsid w:val="004727C4"/>
    <w:rsid w:val="00472F62"/>
    <w:rsid w:val="00473579"/>
    <w:rsid w:val="00473E50"/>
    <w:rsid w:val="0047430A"/>
    <w:rsid w:val="00474E5A"/>
    <w:rsid w:val="0047558F"/>
    <w:rsid w:val="00475FD5"/>
    <w:rsid w:val="00476FED"/>
    <w:rsid w:val="0047725A"/>
    <w:rsid w:val="004812F4"/>
    <w:rsid w:val="0048231B"/>
    <w:rsid w:val="004838D4"/>
    <w:rsid w:val="004845AC"/>
    <w:rsid w:val="00484C31"/>
    <w:rsid w:val="00485E3C"/>
    <w:rsid w:val="00486F09"/>
    <w:rsid w:val="004877FB"/>
    <w:rsid w:val="004906DB"/>
    <w:rsid w:val="00490C0F"/>
    <w:rsid w:val="00491FF2"/>
    <w:rsid w:val="004925EE"/>
    <w:rsid w:val="00492735"/>
    <w:rsid w:val="00493926"/>
    <w:rsid w:val="004945E8"/>
    <w:rsid w:val="00494FC9"/>
    <w:rsid w:val="00495228"/>
    <w:rsid w:val="004963B6"/>
    <w:rsid w:val="004A1AB1"/>
    <w:rsid w:val="004A2013"/>
    <w:rsid w:val="004A201B"/>
    <w:rsid w:val="004A2B7A"/>
    <w:rsid w:val="004A3EB3"/>
    <w:rsid w:val="004A4377"/>
    <w:rsid w:val="004A57EB"/>
    <w:rsid w:val="004A5824"/>
    <w:rsid w:val="004A59D3"/>
    <w:rsid w:val="004A6156"/>
    <w:rsid w:val="004A6D7C"/>
    <w:rsid w:val="004A6F11"/>
    <w:rsid w:val="004A74DD"/>
    <w:rsid w:val="004B00D1"/>
    <w:rsid w:val="004B0AC8"/>
    <w:rsid w:val="004B0B57"/>
    <w:rsid w:val="004B0BBE"/>
    <w:rsid w:val="004B0EB0"/>
    <w:rsid w:val="004B1246"/>
    <w:rsid w:val="004B1340"/>
    <w:rsid w:val="004B1CAB"/>
    <w:rsid w:val="004B2FF9"/>
    <w:rsid w:val="004B3506"/>
    <w:rsid w:val="004B36ED"/>
    <w:rsid w:val="004B40DB"/>
    <w:rsid w:val="004B4EF6"/>
    <w:rsid w:val="004B612E"/>
    <w:rsid w:val="004B623B"/>
    <w:rsid w:val="004B6554"/>
    <w:rsid w:val="004B6B22"/>
    <w:rsid w:val="004B6C50"/>
    <w:rsid w:val="004C0DA0"/>
    <w:rsid w:val="004C3E02"/>
    <w:rsid w:val="004C422D"/>
    <w:rsid w:val="004C440E"/>
    <w:rsid w:val="004C4CEB"/>
    <w:rsid w:val="004C5CBA"/>
    <w:rsid w:val="004C64D8"/>
    <w:rsid w:val="004C64F7"/>
    <w:rsid w:val="004C6C09"/>
    <w:rsid w:val="004C6EA3"/>
    <w:rsid w:val="004C7BCD"/>
    <w:rsid w:val="004C7E03"/>
    <w:rsid w:val="004D000F"/>
    <w:rsid w:val="004D055D"/>
    <w:rsid w:val="004D1240"/>
    <w:rsid w:val="004D12F6"/>
    <w:rsid w:val="004D1946"/>
    <w:rsid w:val="004D32ED"/>
    <w:rsid w:val="004D3E71"/>
    <w:rsid w:val="004D49EE"/>
    <w:rsid w:val="004D4AE0"/>
    <w:rsid w:val="004D4C0B"/>
    <w:rsid w:val="004D69FC"/>
    <w:rsid w:val="004D72BA"/>
    <w:rsid w:val="004D77BD"/>
    <w:rsid w:val="004D77DE"/>
    <w:rsid w:val="004D7BF4"/>
    <w:rsid w:val="004D7C92"/>
    <w:rsid w:val="004E295C"/>
    <w:rsid w:val="004E38B2"/>
    <w:rsid w:val="004E3936"/>
    <w:rsid w:val="004E490B"/>
    <w:rsid w:val="004E57F7"/>
    <w:rsid w:val="004E5D9C"/>
    <w:rsid w:val="004E6191"/>
    <w:rsid w:val="004E6707"/>
    <w:rsid w:val="004E6B8E"/>
    <w:rsid w:val="004F0543"/>
    <w:rsid w:val="004F0D33"/>
    <w:rsid w:val="004F2385"/>
    <w:rsid w:val="004F246C"/>
    <w:rsid w:val="004F3A97"/>
    <w:rsid w:val="004F5591"/>
    <w:rsid w:val="004F5D14"/>
    <w:rsid w:val="004F68DC"/>
    <w:rsid w:val="004F7F44"/>
    <w:rsid w:val="00500598"/>
    <w:rsid w:val="00500F7A"/>
    <w:rsid w:val="005012AD"/>
    <w:rsid w:val="005016E5"/>
    <w:rsid w:val="00501A56"/>
    <w:rsid w:val="00501B75"/>
    <w:rsid w:val="00502317"/>
    <w:rsid w:val="005027BB"/>
    <w:rsid w:val="00503415"/>
    <w:rsid w:val="005034C1"/>
    <w:rsid w:val="005037E1"/>
    <w:rsid w:val="00503B5C"/>
    <w:rsid w:val="0050456A"/>
    <w:rsid w:val="00505C46"/>
    <w:rsid w:val="005068E1"/>
    <w:rsid w:val="005070B6"/>
    <w:rsid w:val="005077C5"/>
    <w:rsid w:val="00510111"/>
    <w:rsid w:val="00510B80"/>
    <w:rsid w:val="0051168A"/>
    <w:rsid w:val="005117D2"/>
    <w:rsid w:val="005118A6"/>
    <w:rsid w:val="005122F4"/>
    <w:rsid w:val="0051405F"/>
    <w:rsid w:val="0051444F"/>
    <w:rsid w:val="005156A6"/>
    <w:rsid w:val="00516393"/>
    <w:rsid w:val="00516669"/>
    <w:rsid w:val="005179A5"/>
    <w:rsid w:val="00520B4F"/>
    <w:rsid w:val="005231D3"/>
    <w:rsid w:val="00524AD7"/>
    <w:rsid w:val="005254FD"/>
    <w:rsid w:val="005268A9"/>
    <w:rsid w:val="0052720F"/>
    <w:rsid w:val="00527421"/>
    <w:rsid w:val="005275C4"/>
    <w:rsid w:val="00527D36"/>
    <w:rsid w:val="00531076"/>
    <w:rsid w:val="00531D28"/>
    <w:rsid w:val="005328A8"/>
    <w:rsid w:val="005338EE"/>
    <w:rsid w:val="00533920"/>
    <w:rsid w:val="00535141"/>
    <w:rsid w:val="005351D9"/>
    <w:rsid w:val="00535324"/>
    <w:rsid w:val="00535504"/>
    <w:rsid w:val="005363B4"/>
    <w:rsid w:val="0053712D"/>
    <w:rsid w:val="005403F4"/>
    <w:rsid w:val="00540B60"/>
    <w:rsid w:val="00541076"/>
    <w:rsid w:val="00541136"/>
    <w:rsid w:val="0054216F"/>
    <w:rsid w:val="00542F18"/>
    <w:rsid w:val="0054343C"/>
    <w:rsid w:val="00544853"/>
    <w:rsid w:val="00544CA5"/>
    <w:rsid w:val="005450E2"/>
    <w:rsid w:val="00545B19"/>
    <w:rsid w:val="00545EE8"/>
    <w:rsid w:val="00547404"/>
    <w:rsid w:val="005474A2"/>
    <w:rsid w:val="00547520"/>
    <w:rsid w:val="0055035F"/>
    <w:rsid w:val="005507FD"/>
    <w:rsid w:val="005511C0"/>
    <w:rsid w:val="00551D4B"/>
    <w:rsid w:val="00551E3C"/>
    <w:rsid w:val="0055232C"/>
    <w:rsid w:val="0055278E"/>
    <w:rsid w:val="00555488"/>
    <w:rsid w:val="0055549A"/>
    <w:rsid w:val="00555B18"/>
    <w:rsid w:val="00555C9C"/>
    <w:rsid w:val="00556A4D"/>
    <w:rsid w:val="00557319"/>
    <w:rsid w:val="0055764E"/>
    <w:rsid w:val="00560528"/>
    <w:rsid w:val="00560699"/>
    <w:rsid w:val="00561503"/>
    <w:rsid w:val="00561923"/>
    <w:rsid w:val="005622F8"/>
    <w:rsid w:val="0056310A"/>
    <w:rsid w:val="0056336F"/>
    <w:rsid w:val="00565AF7"/>
    <w:rsid w:val="00566024"/>
    <w:rsid w:val="005671C3"/>
    <w:rsid w:val="0057060C"/>
    <w:rsid w:val="0057189C"/>
    <w:rsid w:val="00571BD2"/>
    <w:rsid w:val="00571CD7"/>
    <w:rsid w:val="00571D59"/>
    <w:rsid w:val="00572E3E"/>
    <w:rsid w:val="0057332B"/>
    <w:rsid w:val="0057364D"/>
    <w:rsid w:val="005737FC"/>
    <w:rsid w:val="0057420B"/>
    <w:rsid w:val="005746CF"/>
    <w:rsid w:val="0057593B"/>
    <w:rsid w:val="005762CE"/>
    <w:rsid w:val="00580280"/>
    <w:rsid w:val="00580B9E"/>
    <w:rsid w:val="00580DAB"/>
    <w:rsid w:val="0058135A"/>
    <w:rsid w:val="005817D9"/>
    <w:rsid w:val="00581F7C"/>
    <w:rsid w:val="00583358"/>
    <w:rsid w:val="005839BF"/>
    <w:rsid w:val="00584058"/>
    <w:rsid w:val="005844A5"/>
    <w:rsid w:val="005846B4"/>
    <w:rsid w:val="005850E5"/>
    <w:rsid w:val="005851E0"/>
    <w:rsid w:val="00585571"/>
    <w:rsid w:val="005856F9"/>
    <w:rsid w:val="00585B91"/>
    <w:rsid w:val="00586BB0"/>
    <w:rsid w:val="00586BF1"/>
    <w:rsid w:val="00587412"/>
    <w:rsid w:val="00587DC4"/>
    <w:rsid w:val="0059008F"/>
    <w:rsid w:val="005903E4"/>
    <w:rsid w:val="005907D5"/>
    <w:rsid w:val="005910C0"/>
    <w:rsid w:val="005913EE"/>
    <w:rsid w:val="00592461"/>
    <w:rsid w:val="005950D6"/>
    <w:rsid w:val="0059519C"/>
    <w:rsid w:val="00595524"/>
    <w:rsid w:val="005974F3"/>
    <w:rsid w:val="0059751C"/>
    <w:rsid w:val="00597919"/>
    <w:rsid w:val="005A0B9F"/>
    <w:rsid w:val="005A0EFC"/>
    <w:rsid w:val="005A44E7"/>
    <w:rsid w:val="005A5D8E"/>
    <w:rsid w:val="005A63D8"/>
    <w:rsid w:val="005A7420"/>
    <w:rsid w:val="005A7C14"/>
    <w:rsid w:val="005A7DBE"/>
    <w:rsid w:val="005B152C"/>
    <w:rsid w:val="005B1C64"/>
    <w:rsid w:val="005B1DE8"/>
    <w:rsid w:val="005B2294"/>
    <w:rsid w:val="005B271E"/>
    <w:rsid w:val="005B2807"/>
    <w:rsid w:val="005B3606"/>
    <w:rsid w:val="005B388D"/>
    <w:rsid w:val="005B3E08"/>
    <w:rsid w:val="005B49B6"/>
    <w:rsid w:val="005B56EE"/>
    <w:rsid w:val="005B63E1"/>
    <w:rsid w:val="005B672C"/>
    <w:rsid w:val="005B747D"/>
    <w:rsid w:val="005B7733"/>
    <w:rsid w:val="005B7A22"/>
    <w:rsid w:val="005C0602"/>
    <w:rsid w:val="005C0D5D"/>
    <w:rsid w:val="005C1415"/>
    <w:rsid w:val="005C191A"/>
    <w:rsid w:val="005C2AA9"/>
    <w:rsid w:val="005C330D"/>
    <w:rsid w:val="005C40C7"/>
    <w:rsid w:val="005C4114"/>
    <w:rsid w:val="005C4EFF"/>
    <w:rsid w:val="005C4F43"/>
    <w:rsid w:val="005C6E71"/>
    <w:rsid w:val="005C7363"/>
    <w:rsid w:val="005D0B55"/>
    <w:rsid w:val="005D46FC"/>
    <w:rsid w:val="005D4A04"/>
    <w:rsid w:val="005D4CF7"/>
    <w:rsid w:val="005D5347"/>
    <w:rsid w:val="005D5CC5"/>
    <w:rsid w:val="005D5FE6"/>
    <w:rsid w:val="005D61EA"/>
    <w:rsid w:val="005D74D8"/>
    <w:rsid w:val="005D787B"/>
    <w:rsid w:val="005E031D"/>
    <w:rsid w:val="005E03AC"/>
    <w:rsid w:val="005E04B5"/>
    <w:rsid w:val="005E0621"/>
    <w:rsid w:val="005E12BE"/>
    <w:rsid w:val="005E27AD"/>
    <w:rsid w:val="005E2C81"/>
    <w:rsid w:val="005E4D3C"/>
    <w:rsid w:val="005E7158"/>
    <w:rsid w:val="005E7ECB"/>
    <w:rsid w:val="005F0C00"/>
    <w:rsid w:val="005F1037"/>
    <w:rsid w:val="005F2BF8"/>
    <w:rsid w:val="005F2EA8"/>
    <w:rsid w:val="005F3094"/>
    <w:rsid w:val="005F3B04"/>
    <w:rsid w:val="005F5574"/>
    <w:rsid w:val="005F5D1D"/>
    <w:rsid w:val="005F60C9"/>
    <w:rsid w:val="005F64C6"/>
    <w:rsid w:val="006008F1"/>
    <w:rsid w:val="00601714"/>
    <w:rsid w:val="00601735"/>
    <w:rsid w:val="00602BD2"/>
    <w:rsid w:val="00604980"/>
    <w:rsid w:val="0060614D"/>
    <w:rsid w:val="00610871"/>
    <w:rsid w:val="00610E48"/>
    <w:rsid w:val="00610FE0"/>
    <w:rsid w:val="00613C47"/>
    <w:rsid w:val="00614176"/>
    <w:rsid w:val="00615086"/>
    <w:rsid w:val="00616201"/>
    <w:rsid w:val="00616225"/>
    <w:rsid w:val="00616BA2"/>
    <w:rsid w:val="0061705E"/>
    <w:rsid w:val="00617914"/>
    <w:rsid w:val="00617A8B"/>
    <w:rsid w:val="00621904"/>
    <w:rsid w:val="00622248"/>
    <w:rsid w:val="00622FEA"/>
    <w:rsid w:val="00623CDF"/>
    <w:rsid w:val="00623DB1"/>
    <w:rsid w:val="006245F3"/>
    <w:rsid w:val="0062485E"/>
    <w:rsid w:val="00624DBE"/>
    <w:rsid w:val="00625450"/>
    <w:rsid w:val="0062557A"/>
    <w:rsid w:val="0062624F"/>
    <w:rsid w:val="006319CA"/>
    <w:rsid w:val="00632A6C"/>
    <w:rsid w:val="00633B3E"/>
    <w:rsid w:val="00634EC0"/>
    <w:rsid w:val="0063627F"/>
    <w:rsid w:val="006376C4"/>
    <w:rsid w:val="006403E7"/>
    <w:rsid w:val="00642D72"/>
    <w:rsid w:val="006443CB"/>
    <w:rsid w:val="006448B8"/>
    <w:rsid w:val="00644F80"/>
    <w:rsid w:val="00645874"/>
    <w:rsid w:val="00647673"/>
    <w:rsid w:val="00650F81"/>
    <w:rsid w:val="00650FC7"/>
    <w:rsid w:val="00651F86"/>
    <w:rsid w:val="0065395E"/>
    <w:rsid w:val="00653C24"/>
    <w:rsid w:val="00653D68"/>
    <w:rsid w:val="00653E4E"/>
    <w:rsid w:val="00654275"/>
    <w:rsid w:val="0065446D"/>
    <w:rsid w:val="00654891"/>
    <w:rsid w:val="00654894"/>
    <w:rsid w:val="00655104"/>
    <w:rsid w:val="00656067"/>
    <w:rsid w:val="00660693"/>
    <w:rsid w:val="006611D6"/>
    <w:rsid w:val="0066127B"/>
    <w:rsid w:val="00661402"/>
    <w:rsid w:val="00661918"/>
    <w:rsid w:val="00662A5A"/>
    <w:rsid w:val="006636D0"/>
    <w:rsid w:val="00663834"/>
    <w:rsid w:val="00663BF1"/>
    <w:rsid w:val="006647D7"/>
    <w:rsid w:val="00664F1B"/>
    <w:rsid w:val="006653D7"/>
    <w:rsid w:val="00665BFF"/>
    <w:rsid w:val="006665BA"/>
    <w:rsid w:val="006668A8"/>
    <w:rsid w:val="00666A4F"/>
    <w:rsid w:val="00667477"/>
    <w:rsid w:val="006703D9"/>
    <w:rsid w:val="00672DFC"/>
    <w:rsid w:val="00672F5B"/>
    <w:rsid w:val="00673DEE"/>
    <w:rsid w:val="00674E69"/>
    <w:rsid w:val="0067738E"/>
    <w:rsid w:val="00677F23"/>
    <w:rsid w:val="0068055B"/>
    <w:rsid w:val="00680936"/>
    <w:rsid w:val="00680D8C"/>
    <w:rsid w:val="00680D99"/>
    <w:rsid w:val="006821B2"/>
    <w:rsid w:val="00682725"/>
    <w:rsid w:val="00682A1B"/>
    <w:rsid w:val="00682D73"/>
    <w:rsid w:val="00682ED3"/>
    <w:rsid w:val="00683126"/>
    <w:rsid w:val="00683993"/>
    <w:rsid w:val="006846E8"/>
    <w:rsid w:val="00684E79"/>
    <w:rsid w:val="00685EBD"/>
    <w:rsid w:val="006861C3"/>
    <w:rsid w:val="00686AF3"/>
    <w:rsid w:val="00690F1F"/>
    <w:rsid w:val="006915BD"/>
    <w:rsid w:val="006915F2"/>
    <w:rsid w:val="00692582"/>
    <w:rsid w:val="00692592"/>
    <w:rsid w:val="00692A2F"/>
    <w:rsid w:val="0069322C"/>
    <w:rsid w:val="00693652"/>
    <w:rsid w:val="006939E7"/>
    <w:rsid w:val="00693D3E"/>
    <w:rsid w:val="006942F7"/>
    <w:rsid w:val="006956FB"/>
    <w:rsid w:val="00697D85"/>
    <w:rsid w:val="006A1A71"/>
    <w:rsid w:val="006A1D3D"/>
    <w:rsid w:val="006A2150"/>
    <w:rsid w:val="006A2216"/>
    <w:rsid w:val="006A241D"/>
    <w:rsid w:val="006A3288"/>
    <w:rsid w:val="006A43E6"/>
    <w:rsid w:val="006A47EB"/>
    <w:rsid w:val="006A4AEE"/>
    <w:rsid w:val="006A5E74"/>
    <w:rsid w:val="006A6184"/>
    <w:rsid w:val="006A70BE"/>
    <w:rsid w:val="006A7290"/>
    <w:rsid w:val="006A7934"/>
    <w:rsid w:val="006A7BC8"/>
    <w:rsid w:val="006B0001"/>
    <w:rsid w:val="006B054B"/>
    <w:rsid w:val="006B059F"/>
    <w:rsid w:val="006B0E3A"/>
    <w:rsid w:val="006B2048"/>
    <w:rsid w:val="006B215A"/>
    <w:rsid w:val="006B2AD6"/>
    <w:rsid w:val="006B342E"/>
    <w:rsid w:val="006B3812"/>
    <w:rsid w:val="006B3B80"/>
    <w:rsid w:val="006B6EF0"/>
    <w:rsid w:val="006B6F32"/>
    <w:rsid w:val="006B7130"/>
    <w:rsid w:val="006B73CC"/>
    <w:rsid w:val="006B7695"/>
    <w:rsid w:val="006B76B9"/>
    <w:rsid w:val="006C0176"/>
    <w:rsid w:val="006C2994"/>
    <w:rsid w:val="006C35EC"/>
    <w:rsid w:val="006C4150"/>
    <w:rsid w:val="006C4382"/>
    <w:rsid w:val="006C4891"/>
    <w:rsid w:val="006C5683"/>
    <w:rsid w:val="006C5E33"/>
    <w:rsid w:val="006C5E48"/>
    <w:rsid w:val="006C6434"/>
    <w:rsid w:val="006C6CD8"/>
    <w:rsid w:val="006C70BB"/>
    <w:rsid w:val="006C7EB1"/>
    <w:rsid w:val="006D013F"/>
    <w:rsid w:val="006D017F"/>
    <w:rsid w:val="006D08BD"/>
    <w:rsid w:val="006D0F8E"/>
    <w:rsid w:val="006D1416"/>
    <w:rsid w:val="006D1C0D"/>
    <w:rsid w:val="006D1D3F"/>
    <w:rsid w:val="006D253B"/>
    <w:rsid w:val="006D325A"/>
    <w:rsid w:val="006D386A"/>
    <w:rsid w:val="006D4242"/>
    <w:rsid w:val="006D45F0"/>
    <w:rsid w:val="006D4C8F"/>
    <w:rsid w:val="006D52A0"/>
    <w:rsid w:val="006D57CB"/>
    <w:rsid w:val="006D5819"/>
    <w:rsid w:val="006D5E6F"/>
    <w:rsid w:val="006D693F"/>
    <w:rsid w:val="006D6CDD"/>
    <w:rsid w:val="006D7604"/>
    <w:rsid w:val="006D765E"/>
    <w:rsid w:val="006D76CB"/>
    <w:rsid w:val="006E0455"/>
    <w:rsid w:val="006E4238"/>
    <w:rsid w:val="006E4551"/>
    <w:rsid w:val="006E5F01"/>
    <w:rsid w:val="006E7033"/>
    <w:rsid w:val="006E7404"/>
    <w:rsid w:val="006E7B97"/>
    <w:rsid w:val="006F05B9"/>
    <w:rsid w:val="006F1972"/>
    <w:rsid w:val="006F1EA3"/>
    <w:rsid w:val="006F2627"/>
    <w:rsid w:val="006F2A57"/>
    <w:rsid w:val="006F3187"/>
    <w:rsid w:val="006F34B9"/>
    <w:rsid w:val="006F3568"/>
    <w:rsid w:val="006F40AD"/>
    <w:rsid w:val="006F53EB"/>
    <w:rsid w:val="006F6360"/>
    <w:rsid w:val="006F6436"/>
    <w:rsid w:val="006F65C5"/>
    <w:rsid w:val="006F687A"/>
    <w:rsid w:val="006F68EF"/>
    <w:rsid w:val="006F6D4C"/>
    <w:rsid w:val="006F6E67"/>
    <w:rsid w:val="006F7157"/>
    <w:rsid w:val="006F78E0"/>
    <w:rsid w:val="007023EA"/>
    <w:rsid w:val="00702B1B"/>
    <w:rsid w:val="007032B3"/>
    <w:rsid w:val="00704164"/>
    <w:rsid w:val="007063BD"/>
    <w:rsid w:val="00706A58"/>
    <w:rsid w:val="00707517"/>
    <w:rsid w:val="007078ED"/>
    <w:rsid w:val="00710187"/>
    <w:rsid w:val="007101D7"/>
    <w:rsid w:val="007110E1"/>
    <w:rsid w:val="00711B18"/>
    <w:rsid w:val="007126D1"/>
    <w:rsid w:val="00714394"/>
    <w:rsid w:val="00714C87"/>
    <w:rsid w:val="00714ED6"/>
    <w:rsid w:val="00715E8D"/>
    <w:rsid w:val="00721C26"/>
    <w:rsid w:val="00721F7E"/>
    <w:rsid w:val="00722E29"/>
    <w:rsid w:val="00723ECB"/>
    <w:rsid w:val="00724606"/>
    <w:rsid w:val="00724A36"/>
    <w:rsid w:val="00724A60"/>
    <w:rsid w:val="00724E85"/>
    <w:rsid w:val="0072525D"/>
    <w:rsid w:val="00726E58"/>
    <w:rsid w:val="00726E8A"/>
    <w:rsid w:val="00727047"/>
    <w:rsid w:val="00727A0E"/>
    <w:rsid w:val="00727C81"/>
    <w:rsid w:val="00730B33"/>
    <w:rsid w:val="00734462"/>
    <w:rsid w:val="00734510"/>
    <w:rsid w:val="00734887"/>
    <w:rsid w:val="007365B6"/>
    <w:rsid w:val="00737394"/>
    <w:rsid w:val="007401E2"/>
    <w:rsid w:val="00740205"/>
    <w:rsid w:val="00740217"/>
    <w:rsid w:val="007411E5"/>
    <w:rsid w:val="00741605"/>
    <w:rsid w:val="00742788"/>
    <w:rsid w:val="007436F2"/>
    <w:rsid w:val="00743B2E"/>
    <w:rsid w:val="0074436D"/>
    <w:rsid w:val="00746951"/>
    <w:rsid w:val="00746F65"/>
    <w:rsid w:val="007472C3"/>
    <w:rsid w:val="0074791E"/>
    <w:rsid w:val="00750948"/>
    <w:rsid w:val="00750A23"/>
    <w:rsid w:val="0075115D"/>
    <w:rsid w:val="00751A33"/>
    <w:rsid w:val="00753890"/>
    <w:rsid w:val="0075466D"/>
    <w:rsid w:val="007555DF"/>
    <w:rsid w:val="007569DC"/>
    <w:rsid w:val="0075711E"/>
    <w:rsid w:val="00757549"/>
    <w:rsid w:val="007579F2"/>
    <w:rsid w:val="00761434"/>
    <w:rsid w:val="00761FD5"/>
    <w:rsid w:val="00762BB6"/>
    <w:rsid w:val="0076341D"/>
    <w:rsid w:val="0076446D"/>
    <w:rsid w:val="007647EF"/>
    <w:rsid w:val="00765DD8"/>
    <w:rsid w:val="00766230"/>
    <w:rsid w:val="00766B33"/>
    <w:rsid w:val="00766D36"/>
    <w:rsid w:val="00767607"/>
    <w:rsid w:val="00767ACD"/>
    <w:rsid w:val="007705B5"/>
    <w:rsid w:val="0077270D"/>
    <w:rsid w:val="00773874"/>
    <w:rsid w:val="0077393B"/>
    <w:rsid w:val="00775D3B"/>
    <w:rsid w:val="0077615A"/>
    <w:rsid w:val="007806A0"/>
    <w:rsid w:val="00782346"/>
    <w:rsid w:val="007838CD"/>
    <w:rsid w:val="007839A9"/>
    <w:rsid w:val="007840F3"/>
    <w:rsid w:val="007849BE"/>
    <w:rsid w:val="00785491"/>
    <w:rsid w:val="007858C0"/>
    <w:rsid w:val="0078679A"/>
    <w:rsid w:val="00786BDC"/>
    <w:rsid w:val="007871FE"/>
    <w:rsid w:val="00787C89"/>
    <w:rsid w:val="007908ED"/>
    <w:rsid w:val="00790F74"/>
    <w:rsid w:val="00792014"/>
    <w:rsid w:val="007921CD"/>
    <w:rsid w:val="00792288"/>
    <w:rsid w:val="00792447"/>
    <w:rsid w:val="007928C6"/>
    <w:rsid w:val="00792E73"/>
    <w:rsid w:val="0079694C"/>
    <w:rsid w:val="007A0187"/>
    <w:rsid w:val="007A19AC"/>
    <w:rsid w:val="007A268F"/>
    <w:rsid w:val="007A29EC"/>
    <w:rsid w:val="007A31E2"/>
    <w:rsid w:val="007A4A53"/>
    <w:rsid w:val="007A4C93"/>
    <w:rsid w:val="007A4E17"/>
    <w:rsid w:val="007A7F6D"/>
    <w:rsid w:val="007B0FBD"/>
    <w:rsid w:val="007B10EC"/>
    <w:rsid w:val="007B1BAF"/>
    <w:rsid w:val="007B20C3"/>
    <w:rsid w:val="007B2FE8"/>
    <w:rsid w:val="007B35F7"/>
    <w:rsid w:val="007B3D39"/>
    <w:rsid w:val="007B4DD5"/>
    <w:rsid w:val="007B4F72"/>
    <w:rsid w:val="007B5148"/>
    <w:rsid w:val="007B5A16"/>
    <w:rsid w:val="007B71AA"/>
    <w:rsid w:val="007B7F09"/>
    <w:rsid w:val="007C03FE"/>
    <w:rsid w:val="007C0E04"/>
    <w:rsid w:val="007C17D3"/>
    <w:rsid w:val="007C1FA2"/>
    <w:rsid w:val="007C2827"/>
    <w:rsid w:val="007C3A26"/>
    <w:rsid w:val="007C4032"/>
    <w:rsid w:val="007C4CE1"/>
    <w:rsid w:val="007C537A"/>
    <w:rsid w:val="007C57D1"/>
    <w:rsid w:val="007C6B3E"/>
    <w:rsid w:val="007C7130"/>
    <w:rsid w:val="007C74E5"/>
    <w:rsid w:val="007C7F57"/>
    <w:rsid w:val="007D0348"/>
    <w:rsid w:val="007D0E43"/>
    <w:rsid w:val="007D13E7"/>
    <w:rsid w:val="007D1A3E"/>
    <w:rsid w:val="007D1E37"/>
    <w:rsid w:val="007D2335"/>
    <w:rsid w:val="007D358B"/>
    <w:rsid w:val="007D370E"/>
    <w:rsid w:val="007D4624"/>
    <w:rsid w:val="007D4A8F"/>
    <w:rsid w:val="007D563E"/>
    <w:rsid w:val="007D5A49"/>
    <w:rsid w:val="007D5FC1"/>
    <w:rsid w:val="007D6EB6"/>
    <w:rsid w:val="007D715A"/>
    <w:rsid w:val="007D76EE"/>
    <w:rsid w:val="007E002B"/>
    <w:rsid w:val="007E08DB"/>
    <w:rsid w:val="007E0B17"/>
    <w:rsid w:val="007E0D90"/>
    <w:rsid w:val="007E0E9E"/>
    <w:rsid w:val="007E12DC"/>
    <w:rsid w:val="007E1760"/>
    <w:rsid w:val="007E21FB"/>
    <w:rsid w:val="007E3B9D"/>
    <w:rsid w:val="007E420B"/>
    <w:rsid w:val="007E4932"/>
    <w:rsid w:val="007E4CAD"/>
    <w:rsid w:val="007E502C"/>
    <w:rsid w:val="007E516A"/>
    <w:rsid w:val="007E5BD7"/>
    <w:rsid w:val="007E6761"/>
    <w:rsid w:val="007E75F0"/>
    <w:rsid w:val="007E7968"/>
    <w:rsid w:val="007E79C4"/>
    <w:rsid w:val="007F013A"/>
    <w:rsid w:val="007F0730"/>
    <w:rsid w:val="007F1D54"/>
    <w:rsid w:val="007F2D90"/>
    <w:rsid w:val="007F3F6F"/>
    <w:rsid w:val="007F48A9"/>
    <w:rsid w:val="007F4E28"/>
    <w:rsid w:val="007F4F82"/>
    <w:rsid w:val="007F6758"/>
    <w:rsid w:val="007F6D96"/>
    <w:rsid w:val="00800D05"/>
    <w:rsid w:val="00801D7A"/>
    <w:rsid w:val="008020F2"/>
    <w:rsid w:val="00803F74"/>
    <w:rsid w:val="00804653"/>
    <w:rsid w:val="00804C48"/>
    <w:rsid w:val="0080505A"/>
    <w:rsid w:val="008060B3"/>
    <w:rsid w:val="00806639"/>
    <w:rsid w:val="008069FD"/>
    <w:rsid w:val="00806A84"/>
    <w:rsid w:val="008073A4"/>
    <w:rsid w:val="00807C6C"/>
    <w:rsid w:val="008115ED"/>
    <w:rsid w:val="0081254B"/>
    <w:rsid w:val="0081288C"/>
    <w:rsid w:val="0081340B"/>
    <w:rsid w:val="00815822"/>
    <w:rsid w:val="00815B93"/>
    <w:rsid w:val="00816585"/>
    <w:rsid w:val="0081760E"/>
    <w:rsid w:val="008179E8"/>
    <w:rsid w:val="00817BB4"/>
    <w:rsid w:val="00817E4F"/>
    <w:rsid w:val="00820F5B"/>
    <w:rsid w:val="00821021"/>
    <w:rsid w:val="008214BB"/>
    <w:rsid w:val="00821B58"/>
    <w:rsid w:val="00822D4E"/>
    <w:rsid w:val="00822FBA"/>
    <w:rsid w:val="0082398C"/>
    <w:rsid w:val="00824FF1"/>
    <w:rsid w:val="00825196"/>
    <w:rsid w:val="00826F4C"/>
    <w:rsid w:val="008303A6"/>
    <w:rsid w:val="008310B4"/>
    <w:rsid w:val="00831573"/>
    <w:rsid w:val="00831C7F"/>
    <w:rsid w:val="00833C51"/>
    <w:rsid w:val="00834577"/>
    <w:rsid w:val="008349A6"/>
    <w:rsid w:val="00835271"/>
    <w:rsid w:val="00835679"/>
    <w:rsid w:val="008377DA"/>
    <w:rsid w:val="00841F21"/>
    <w:rsid w:val="00842991"/>
    <w:rsid w:val="008429B0"/>
    <w:rsid w:val="00843900"/>
    <w:rsid w:val="00844C5B"/>
    <w:rsid w:val="00845A15"/>
    <w:rsid w:val="0084632F"/>
    <w:rsid w:val="008474A9"/>
    <w:rsid w:val="00851180"/>
    <w:rsid w:val="00852528"/>
    <w:rsid w:val="0085434F"/>
    <w:rsid w:val="008543F7"/>
    <w:rsid w:val="008545DC"/>
    <w:rsid w:val="00854A7E"/>
    <w:rsid w:val="00855B06"/>
    <w:rsid w:val="00856B95"/>
    <w:rsid w:val="00856D1A"/>
    <w:rsid w:val="00857D29"/>
    <w:rsid w:val="00861313"/>
    <w:rsid w:val="0086161C"/>
    <w:rsid w:val="008617AF"/>
    <w:rsid w:val="00861DB0"/>
    <w:rsid w:val="00861E83"/>
    <w:rsid w:val="0086225C"/>
    <w:rsid w:val="008629A8"/>
    <w:rsid w:val="00863225"/>
    <w:rsid w:val="00863ADA"/>
    <w:rsid w:val="00865BAA"/>
    <w:rsid w:val="00865C83"/>
    <w:rsid w:val="008677CB"/>
    <w:rsid w:val="0087026D"/>
    <w:rsid w:val="0087056E"/>
    <w:rsid w:val="00870CB6"/>
    <w:rsid w:val="00873177"/>
    <w:rsid w:val="008737AE"/>
    <w:rsid w:val="00873FEA"/>
    <w:rsid w:val="0087419B"/>
    <w:rsid w:val="008744CC"/>
    <w:rsid w:val="00874592"/>
    <w:rsid w:val="008751C1"/>
    <w:rsid w:val="00876C1B"/>
    <w:rsid w:val="00876E70"/>
    <w:rsid w:val="008804E1"/>
    <w:rsid w:val="008815B6"/>
    <w:rsid w:val="008818F6"/>
    <w:rsid w:val="00881D45"/>
    <w:rsid w:val="0088398E"/>
    <w:rsid w:val="00885182"/>
    <w:rsid w:val="008858B7"/>
    <w:rsid w:val="0088647E"/>
    <w:rsid w:val="00886D52"/>
    <w:rsid w:val="00887215"/>
    <w:rsid w:val="00887E02"/>
    <w:rsid w:val="00890382"/>
    <w:rsid w:val="0089046A"/>
    <w:rsid w:val="00891106"/>
    <w:rsid w:val="00892833"/>
    <w:rsid w:val="00892DCB"/>
    <w:rsid w:val="00893479"/>
    <w:rsid w:val="0089375D"/>
    <w:rsid w:val="008943CB"/>
    <w:rsid w:val="008946B9"/>
    <w:rsid w:val="008A0882"/>
    <w:rsid w:val="008A10C1"/>
    <w:rsid w:val="008A181A"/>
    <w:rsid w:val="008A183F"/>
    <w:rsid w:val="008A1C47"/>
    <w:rsid w:val="008A2289"/>
    <w:rsid w:val="008A34BA"/>
    <w:rsid w:val="008A3766"/>
    <w:rsid w:val="008A4F66"/>
    <w:rsid w:val="008A5290"/>
    <w:rsid w:val="008A593A"/>
    <w:rsid w:val="008A6A60"/>
    <w:rsid w:val="008A6C5A"/>
    <w:rsid w:val="008A6CCA"/>
    <w:rsid w:val="008B1B8C"/>
    <w:rsid w:val="008B2C59"/>
    <w:rsid w:val="008B2DF3"/>
    <w:rsid w:val="008B376A"/>
    <w:rsid w:val="008B444E"/>
    <w:rsid w:val="008B55D8"/>
    <w:rsid w:val="008B569F"/>
    <w:rsid w:val="008B7220"/>
    <w:rsid w:val="008C0669"/>
    <w:rsid w:val="008C0814"/>
    <w:rsid w:val="008C08A5"/>
    <w:rsid w:val="008C1DD7"/>
    <w:rsid w:val="008C26FA"/>
    <w:rsid w:val="008C2BC1"/>
    <w:rsid w:val="008C3F4B"/>
    <w:rsid w:val="008C4566"/>
    <w:rsid w:val="008C46B6"/>
    <w:rsid w:val="008C4935"/>
    <w:rsid w:val="008C522A"/>
    <w:rsid w:val="008C5E71"/>
    <w:rsid w:val="008C64E3"/>
    <w:rsid w:val="008C6A8B"/>
    <w:rsid w:val="008C77F7"/>
    <w:rsid w:val="008D00EA"/>
    <w:rsid w:val="008D0D1E"/>
    <w:rsid w:val="008D1175"/>
    <w:rsid w:val="008D1627"/>
    <w:rsid w:val="008D1DA0"/>
    <w:rsid w:val="008D2828"/>
    <w:rsid w:val="008D284E"/>
    <w:rsid w:val="008D4ED3"/>
    <w:rsid w:val="008D54BF"/>
    <w:rsid w:val="008D5DC6"/>
    <w:rsid w:val="008D6A11"/>
    <w:rsid w:val="008D7F62"/>
    <w:rsid w:val="008E0D4B"/>
    <w:rsid w:val="008E1C27"/>
    <w:rsid w:val="008E1E54"/>
    <w:rsid w:val="008E2057"/>
    <w:rsid w:val="008E31EC"/>
    <w:rsid w:val="008E3C88"/>
    <w:rsid w:val="008E488D"/>
    <w:rsid w:val="008E4E17"/>
    <w:rsid w:val="008E5337"/>
    <w:rsid w:val="008E610D"/>
    <w:rsid w:val="008E69A2"/>
    <w:rsid w:val="008E78F2"/>
    <w:rsid w:val="008E7B12"/>
    <w:rsid w:val="008F022C"/>
    <w:rsid w:val="008F152D"/>
    <w:rsid w:val="008F2A60"/>
    <w:rsid w:val="008F310D"/>
    <w:rsid w:val="008F3888"/>
    <w:rsid w:val="008F3B22"/>
    <w:rsid w:val="008F43C7"/>
    <w:rsid w:val="008F4823"/>
    <w:rsid w:val="008F606D"/>
    <w:rsid w:val="008F7150"/>
    <w:rsid w:val="008F71CC"/>
    <w:rsid w:val="008F721C"/>
    <w:rsid w:val="009002F2"/>
    <w:rsid w:val="00900662"/>
    <w:rsid w:val="00901953"/>
    <w:rsid w:val="00902166"/>
    <w:rsid w:val="00902AB3"/>
    <w:rsid w:val="00903C31"/>
    <w:rsid w:val="009040A1"/>
    <w:rsid w:val="0090473B"/>
    <w:rsid w:val="0090487F"/>
    <w:rsid w:val="00904A00"/>
    <w:rsid w:val="00904EAB"/>
    <w:rsid w:val="00904EAC"/>
    <w:rsid w:val="00905282"/>
    <w:rsid w:val="00905908"/>
    <w:rsid w:val="00906AD1"/>
    <w:rsid w:val="009075A4"/>
    <w:rsid w:val="009101AF"/>
    <w:rsid w:val="00911808"/>
    <w:rsid w:val="009145FB"/>
    <w:rsid w:val="0091555E"/>
    <w:rsid w:val="00915786"/>
    <w:rsid w:val="0091701B"/>
    <w:rsid w:val="0091746C"/>
    <w:rsid w:val="00917816"/>
    <w:rsid w:val="00917D06"/>
    <w:rsid w:val="009207DB"/>
    <w:rsid w:val="00921202"/>
    <w:rsid w:val="00922024"/>
    <w:rsid w:val="009222A3"/>
    <w:rsid w:val="009224EE"/>
    <w:rsid w:val="00922D24"/>
    <w:rsid w:val="00924853"/>
    <w:rsid w:val="009252E0"/>
    <w:rsid w:val="00925501"/>
    <w:rsid w:val="00926982"/>
    <w:rsid w:val="00926D4C"/>
    <w:rsid w:val="009270C4"/>
    <w:rsid w:val="0093083B"/>
    <w:rsid w:val="0093092B"/>
    <w:rsid w:val="009319D7"/>
    <w:rsid w:val="009325F7"/>
    <w:rsid w:val="00932BCF"/>
    <w:rsid w:val="00932E7E"/>
    <w:rsid w:val="00933396"/>
    <w:rsid w:val="00934D73"/>
    <w:rsid w:val="00935042"/>
    <w:rsid w:val="009354F5"/>
    <w:rsid w:val="0093740F"/>
    <w:rsid w:val="00937B4A"/>
    <w:rsid w:val="00937BE9"/>
    <w:rsid w:val="00937C1D"/>
    <w:rsid w:val="00940804"/>
    <w:rsid w:val="00940E9B"/>
    <w:rsid w:val="00940FC3"/>
    <w:rsid w:val="009410B3"/>
    <w:rsid w:val="0094131D"/>
    <w:rsid w:val="0094166C"/>
    <w:rsid w:val="00942120"/>
    <w:rsid w:val="00942292"/>
    <w:rsid w:val="0094245E"/>
    <w:rsid w:val="009425F7"/>
    <w:rsid w:val="00943BC0"/>
    <w:rsid w:val="00944BF0"/>
    <w:rsid w:val="00945EC2"/>
    <w:rsid w:val="00946136"/>
    <w:rsid w:val="00946CD9"/>
    <w:rsid w:val="00946E7C"/>
    <w:rsid w:val="00947046"/>
    <w:rsid w:val="00950297"/>
    <w:rsid w:val="009505F4"/>
    <w:rsid w:val="00951216"/>
    <w:rsid w:val="00951614"/>
    <w:rsid w:val="0095279B"/>
    <w:rsid w:val="009533C3"/>
    <w:rsid w:val="009535D3"/>
    <w:rsid w:val="00953807"/>
    <w:rsid w:val="00954282"/>
    <w:rsid w:val="00954427"/>
    <w:rsid w:val="0095611C"/>
    <w:rsid w:val="009564ED"/>
    <w:rsid w:val="00956CA2"/>
    <w:rsid w:val="0096079B"/>
    <w:rsid w:val="0096218D"/>
    <w:rsid w:val="00964509"/>
    <w:rsid w:val="0096501B"/>
    <w:rsid w:val="0096625E"/>
    <w:rsid w:val="0096662B"/>
    <w:rsid w:val="009666AF"/>
    <w:rsid w:val="00967180"/>
    <w:rsid w:val="0096797D"/>
    <w:rsid w:val="00970704"/>
    <w:rsid w:val="00970B65"/>
    <w:rsid w:val="00970D66"/>
    <w:rsid w:val="00971127"/>
    <w:rsid w:val="0097119E"/>
    <w:rsid w:val="009718E9"/>
    <w:rsid w:val="009734B8"/>
    <w:rsid w:val="00973514"/>
    <w:rsid w:val="009739F9"/>
    <w:rsid w:val="009741E7"/>
    <w:rsid w:val="00975C75"/>
    <w:rsid w:val="00977506"/>
    <w:rsid w:val="00977DFD"/>
    <w:rsid w:val="00981694"/>
    <w:rsid w:val="0098177A"/>
    <w:rsid w:val="00983583"/>
    <w:rsid w:val="00983EFD"/>
    <w:rsid w:val="009855B0"/>
    <w:rsid w:val="009859A8"/>
    <w:rsid w:val="00985F2F"/>
    <w:rsid w:val="00986257"/>
    <w:rsid w:val="00986564"/>
    <w:rsid w:val="0098658A"/>
    <w:rsid w:val="00986861"/>
    <w:rsid w:val="00987CBC"/>
    <w:rsid w:val="00991EB0"/>
    <w:rsid w:val="0099212B"/>
    <w:rsid w:val="0099245F"/>
    <w:rsid w:val="00993891"/>
    <w:rsid w:val="00995768"/>
    <w:rsid w:val="00995F21"/>
    <w:rsid w:val="00996203"/>
    <w:rsid w:val="00996326"/>
    <w:rsid w:val="009964FB"/>
    <w:rsid w:val="00996F95"/>
    <w:rsid w:val="00997B35"/>
    <w:rsid w:val="00997EA5"/>
    <w:rsid w:val="009A07D5"/>
    <w:rsid w:val="009A1FE7"/>
    <w:rsid w:val="009A2967"/>
    <w:rsid w:val="009A3274"/>
    <w:rsid w:val="009A36B7"/>
    <w:rsid w:val="009A3720"/>
    <w:rsid w:val="009A392B"/>
    <w:rsid w:val="009A3D58"/>
    <w:rsid w:val="009A42CF"/>
    <w:rsid w:val="009A44E8"/>
    <w:rsid w:val="009A581E"/>
    <w:rsid w:val="009A698D"/>
    <w:rsid w:val="009A6AB4"/>
    <w:rsid w:val="009B1DA5"/>
    <w:rsid w:val="009B1E1D"/>
    <w:rsid w:val="009B28FD"/>
    <w:rsid w:val="009B2AD6"/>
    <w:rsid w:val="009B3172"/>
    <w:rsid w:val="009B461D"/>
    <w:rsid w:val="009B4F1F"/>
    <w:rsid w:val="009B5594"/>
    <w:rsid w:val="009B59ED"/>
    <w:rsid w:val="009B6405"/>
    <w:rsid w:val="009B6D8D"/>
    <w:rsid w:val="009B729E"/>
    <w:rsid w:val="009B7498"/>
    <w:rsid w:val="009C007F"/>
    <w:rsid w:val="009C217C"/>
    <w:rsid w:val="009C264B"/>
    <w:rsid w:val="009C34F1"/>
    <w:rsid w:val="009C3B80"/>
    <w:rsid w:val="009C3D84"/>
    <w:rsid w:val="009C3F5A"/>
    <w:rsid w:val="009C48C6"/>
    <w:rsid w:val="009C5D76"/>
    <w:rsid w:val="009C5DFB"/>
    <w:rsid w:val="009C5FDE"/>
    <w:rsid w:val="009C623B"/>
    <w:rsid w:val="009C69E7"/>
    <w:rsid w:val="009C78D7"/>
    <w:rsid w:val="009C7B1D"/>
    <w:rsid w:val="009C7F10"/>
    <w:rsid w:val="009C7FF8"/>
    <w:rsid w:val="009D03F1"/>
    <w:rsid w:val="009D0921"/>
    <w:rsid w:val="009D101B"/>
    <w:rsid w:val="009D118E"/>
    <w:rsid w:val="009D1CF4"/>
    <w:rsid w:val="009D271A"/>
    <w:rsid w:val="009D380F"/>
    <w:rsid w:val="009D57A7"/>
    <w:rsid w:val="009D65EE"/>
    <w:rsid w:val="009D6865"/>
    <w:rsid w:val="009D6903"/>
    <w:rsid w:val="009E02F1"/>
    <w:rsid w:val="009E0525"/>
    <w:rsid w:val="009E199C"/>
    <w:rsid w:val="009E1F76"/>
    <w:rsid w:val="009E20A6"/>
    <w:rsid w:val="009E233F"/>
    <w:rsid w:val="009E323A"/>
    <w:rsid w:val="009E328B"/>
    <w:rsid w:val="009E68C1"/>
    <w:rsid w:val="009E6DD0"/>
    <w:rsid w:val="009E6DEE"/>
    <w:rsid w:val="009E700C"/>
    <w:rsid w:val="009F082A"/>
    <w:rsid w:val="009F0BD9"/>
    <w:rsid w:val="009F12B4"/>
    <w:rsid w:val="009F33FA"/>
    <w:rsid w:val="009F347C"/>
    <w:rsid w:val="009F3F14"/>
    <w:rsid w:val="009F4EC5"/>
    <w:rsid w:val="009F54D7"/>
    <w:rsid w:val="009F5B9D"/>
    <w:rsid w:val="009F6619"/>
    <w:rsid w:val="009F68FF"/>
    <w:rsid w:val="00A00E77"/>
    <w:rsid w:val="00A01A4C"/>
    <w:rsid w:val="00A01C1F"/>
    <w:rsid w:val="00A01C98"/>
    <w:rsid w:val="00A020F7"/>
    <w:rsid w:val="00A025E5"/>
    <w:rsid w:val="00A04B2F"/>
    <w:rsid w:val="00A054CB"/>
    <w:rsid w:val="00A05E8F"/>
    <w:rsid w:val="00A06A54"/>
    <w:rsid w:val="00A10423"/>
    <w:rsid w:val="00A10A6F"/>
    <w:rsid w:val="00A115B1"/>
    <w:rsid w:val="00A118B4"/>
    <w:rsid w:val="00A129C6"/>
    <w:rsid w:val="00A14BDD"/>
    <w:rsid w:val="00A15A52"/>
    <w:rsid w:val="00A169FE"/>
    <w:rsid w:val="00A1706F"/>
    <w:rsid w:val="00A1721D"/>
    <w:rsid w:val="00A20630"/>
    <w:rsid w:val="00A20956"/>
    <w:rsid w:val="00A210DB"/>
    <w:rsid w:val="00A21667"/>
    <w:rsid w:val="00A220FB"/>
    <w:rsid w:val="00A223A5"/>
    <w:rsid w:val="00A22946"/>
    <w:rsid w:val="00A23770"/>
    <w:rsid w:val="00A241FD"/>
    <w:rsid w:val="00A24BC5"/>
    <w:rsid w:val="00A2504C"/>
    <w:rsid w:val="00A26CA4"/>
    <w:rsid w:val="00A26D2E"/>
    <w:rsid w:val="00A26E5D"/>
    <w:rsid w:val="00A276A6"/>
    <w:rsid w:val="00A276FF"/>
    <w:rsid w:val="00A27A41"/>
    <w:rsid w:val="00A30C82"/>
    <w:rsid w:val="00A31A01"/>
    <w:rsid w:val="00A32211"/>
    <w:rsid w:val="00A33842"/>
    <w:rsid w:val="00A33A1E"/>
    <w:rsid w:val="00A33FDC"/>
    <w:rsid w:val="00A34114"/>
    <w:rsid w:val="00A34C81"/>
    <w:rsid w:val="00A34E19"/>
    <w:rsid w:val="00A35C90"/>
    <w:rsid w:val="00A362F9"/>
    <w:rsid w:val="00A36BE7"/>
    <w:rsid w:val="00A36F35"/>
    <w:rsid w:val="00A373CC"/>
    <w:rsid w:val="00A3760C"/>
    <w:rsid w:val="00A37704"/>
    <w:rsid w:val="00A378A0"/>
    <w:rsid w:val="00A37E59"/>
    <w:rsid w:val="00A40108"/>
    <w:rsid w:val="00A404AF"/>
    <w:rsid w:val="00A40D0C"/>
    <w:rsid w:val="00A41302"/>
    <w:rsid w:val="00A41C59"/>
    <w:rsid w:val="00A4350C"/>
    <w:rsid w:val="00A43644"/>
    <w:rsid w:val="00A4383B"/>
    <w:rsid w:val="00A44BB6"/>
    <w:rsid w:val="00A45734"/>
    <w:rsid w:val="00A45B90"/>
    <w:rsid w:val="00A462F7"/>
    <w:rsid w:val="00A46659"/>
    <w:rsid w:val="00A46F1A"/>
    <w:rsid w:val="00A47029"/>
    <w:rsid w:val="00A477C3"/>
    <w:rsid w:val="00A50299"/>
    <w:rsid w:val="00A5067A"/>
    <w:rsid w:val="00A50D10"/>
    <w:rsid w:val="00A533D5"/>
    <w:rsid w:val="00A5510E"/>
    <w:rsid w:val="00A559F4"/>
    <w:rsid w:val="00A56173"/>
    <w:rsid w:val="00A56547"/>
    <w:rsid w:val="00A57079"/>
    <w:rsid w:val="00A570E0"/>
    <w:rsid w:val="00A606A0"/>
    <w:rsid w:val="00A60943"/>
    <w:rsid w:val="00A60A2E"/>
    <w:rsid w:val="00A60A60"/>
    <w:rsid w:val="00A61263"/>
    <w:rsid w:val="00A614AD"/>
    <w:rsid w:val="00A61608"/>
    <w:rsid w:val="00A616BD"/>
    <w:rsid w:val="00A61886"/>
    <w:rsid w:val="00A61E92"/>
    <w:rsid w:val="00A63D89"/>
    <w:rsid w:val="00A63EF3"/>
    <w:rsid w:val="00A650F1"/>
    <w:rsid w:val="00A6526E"/>
    <w:rsid w:val="00A65DA4"/>
    <w:rsid w:val="00A66E04"/>
    <w:rsid w:val="00A67194"/>
    <w:rsid w:val="00A671B3"/>
    <w:rsid w:val="00A67864"/>
    <w:rsid w:val="00A70242"/>
    <w:rsid w:val="00A7040E"/>
    <w:rsid w:val="00A7286F"/>
    <w:rsid w:val="00A734F2"/>
    <w:rsid w:val="00A73517"/>
    <w:rsid w:val="00A73DEE"/>
    <w:rsid w:val="00A74678"/>
    <w:rsid w:val="00A75AEA"/>
    <w:rsid w:val="00A76063"/>
    <w:rsid w:val="00A767EB"/>
    <w:rsid w:val="00A771BF"/>
    <w:rsid w:val="00A77299"/>
    <w:rsid w:val="00A803C1"/>
    <w:rsid w:val="00A815B6"/>
    <w:rsid w:val="00A81953"/>
    <w:rsid w:val="00A823D7"/>
    <w:rsid w:val="00A827C9"/>
    <w:rsid w:val="00A8350D"/>
    <w:rsid w:val="00A85B31"/>
    <w:rsid w:val="00A861F3"/>
    <w:rsid w:val="00A86C48"/>
    <w:rsid w:val="00A90DB1"/>
    <w:rsid w:val="00A9147B"/>
    <w:rsid w:val="00A91BA8"/>
    <w:rsid w:val="00A91EF1"/>
    <w:rsid w:val="00A91EF2"/>
    <w:rsid w:val="00A9325C"/>
    <w:rsid w:val="00A93680"/>
    <w:rsid w:val="00A9430B"/>
    <w:rsid w:val="00A94483"/>
    <w:rsid w:val="00A94750"/>
    <w:rsid w:val="00A959CA"/>
    <w:rsid w:val="00A96FC6"/>
    <w:rsid w:val="00A97A16"/>
    <w:rsid w:val="00A97B61"/>
    <w:rsid w:val="00A97C2E"/>
    <w:rsid w:val="00A97CE3"/>
    <w:rsid w:val="00A97E0C"/>
    <w:rsid w:val="00AA01DA"/>
    <w:rsid w:val="00AA1178"/>
    <w:rsid w:val="00AA11BA"/>
    <w:rsid w:val="00AA2D62"/>
    <w:rsid w:val="00AA2E2C"/>
    <w:rsid w:val="00AA2E90"/>
    <w:rsid w:val="00AA3077"/>
    <w:rsid w:val="00AA375B"/>
    <w:rsid w:val="00AA38AF"/>
    <w:rsid w:val="00AA450C"/>
    <w:rsid w:val="00AA4B62"/>
    <w:rsid w:val="00AA5EB3"/>
    <w:rsid w:val="00AA6916"/>
    <w:rsid w:val="00AB040A"/>
    <w:rsid w:val="00AB110E"/>
    <w:rsid w:val="00AB11CF"/>
    <w:rsid w:val="00AB1287"/>
    <w:rsid w:val="00AB1CE8"/>
    <w:rsid w:val="00AB2016"/>
    <w:rsid w:val="00AB2E62"/>
    <w:rsid w:val="00AB2F06"/>
    <w:rsid w:val="00AB4FFF"/>
    <w:rsid w:val="00AB5190"/>
    <w:rsid w:val="00AB5513"/>
    <w:rsid w:val="00AB5A0C"/>
    <w:rsid w:val="00AB6070"/>
    <w:rsid w:val="00AB6DFC"/>
    <w:rsid w:val="00AB7354"/>
    <w:rsid w:val="00AB7C46"/>
    <w:rsid w:val="00AB7DD5"/>
    <w:rsid w:val="00AC05D0"/>
    <w:rsid w:val="00AC3637"/>
    <w:rsid w:val="00AC3D4F"/>
    <w:rsid w:val="00AC3DB7"/>
    <w:rsid w:val="00AC4699"/>
    <w:rsid w:val="00AC5650"/>
    <w:rsid w:val="00AC59DF"/>
    <w:rsid w:val="00AC72C7"/>
    <w:rsid w:val="00AC7899"/>
    <w:rsid w:val="00AD13D6"/>
    <w:rsid w:val="00AD347C"/>
    <w:rsid w:val="00AD4087"/>
    <w:rsid w:val="00AD4E84"/>
    <w:rsid w:val="00AD629C"/>
    <w:rsid w:val="00AD6A21"/>
    <w:rsid w:val="00AD6BE0"/>
    <w:rsid w:val="00AD752F"/>
    <w:rsid w:val="00AE0C8D"/>
    <w:rsid w:val="00AE0E2A"/>
    <w:rsid w:val="00AE1411"/>
    <w:rsid w:val="00AE19B4"/>
    <w:rsid w:val="00AE2330"/>
    <w:rsid w:val="00AE55BC"/>
    <w:rsid w:val="00AE62E7"/>
    <w:rsid w:val="00AE686D"/>
    <w:rsid w:val="00AE6B27"/>
    <w:rsid w:val="00AF0DC0"/>
    <w:rsid w:val="00AF0F96"/>
    <w:rsid w:val="00AF21D7"/>
    <w:rsid w:val="00AF28EB"/>
    <w:rsid w:val="00AF31BA"/>
    <w:rsid w:val="00AF36B6"/>
    <w:rsid w:val="00AF4803"/>
    <w:rsid w:val="00AF4D10"/>
    <w:rsid w:val="00AF58CB"/>
    <w:rsid w:val="00AF726F"/>
    <w:rsid w:val="00B00506"/>
    <w:rsid w:val="00B00ED5"/>
    <w:rsid w:val="00B0128C"/>
    <w:rsid w:val="00B0190C"/>
    <w:rsid w:val="00B01C3F"/>
    <w:rsid w:val="00B02315"/>
    <w:rsid w:val="00B02BF0"/>
    <w:rsid w:val="00B02EA8"/>
    <w:rsid w:val="00B034DD"/>
    <w:rsid w:val="00B03AB4"/>
    <w:rsid w:val="00B05B91"/>
    <w:rsid w:val="00B06ED4"/>
    <w:rsid w:val="00B077CC"/>
    <w:rsid w:val="00B07A28"/>
    <w:rsid w:val="00B102E7"/>
    <w:rsid w:val="00B12A63"/>
    <w:rsid w:val="00B13397"/>
    <w:rsid w:val="00B1400D"/>
    <w:rsid w:val="00B147C9"/>
    <w:rsid w:val="00B15BB2"/>
    <w:rsid w:val="00B16EBE"/>
    <w:rsid w:val="00B20E3B"/>
    <w:rsid w:val="00B21D0E"/>
    <w:rsid w:val="00B22C57"/>
    <w:rsid w:val="00B23C76"/>
    <w:rsid w:val="00B23EEE"/>
    <w:rsid w:val="00B27298"/>
    <w:rsid w:val="00B27384"/>
    <w:rsid w:val="00B276E4"/>
    <w:rsid w:val="00B27A6D"/>
    <w:rsid w:val="00B309F9"/>
    <w:rsid w:val="00B30DAD"/>
    <w:rsid w:val="00B31782"/>
    <w:rsid w:val="00B3402E"/>
    <w:rsid w:val="00B360B7"/>
    <w:rsid w:val="00B36928"/>
    <w:rsid w:val="00B37293"/>
    <w:rsid w:val="00B4076A"/>
    <w:rsid w:val="00B413EB"/>
    <w:rsid w:val="00B428F3"/>
    <w:rsid w:val="00B42C20"/>
    <w:rsid w:val="00B43287"/>
    <w:rsid w:val="00B43864"/>
    <w:rsid w:val="00B43AD9"/>
    <w:rsid w:val="00B443D5"/>
    <w:rsid w:val="00B44482"/>
    <w:rsid w:val="00B450D9"/>
    <w:rsid w:val="00B46FF2"/>
    <w:rsid w:val="00B51B75"/>
    <w:rsid w:val="00B52AD3"/>
    <w:rsid w:val="00B539EB"/>
    <w:rsid w:val="00B54B76"/>
    <w:rsid w:val="00B55ECC"/>
    <w:rsid w:val="00B560E5"/>
    <w:rsid w:val="00B5610F"/>
    <w:rsid w:val="00B576E1"/>
    <w:rsid w:val="00B6088D"/>
    <w:rsid w:val="00B608F1"/>
    <w:rsid w:val="00B60F79"/>
    <w:rsid w:val="00B61158"/>
    <w:rsid w:val="00B6252C"/>
    <w:rsid w:val="00B62CBE"/>
    <w:rsid w:val="00B62EFD"/>
    <w:rsid w:val="00B63999"/>
    <w:rsid w:val="00B63B4A"/>
    <w:rsid w:val="00B63E1F"/>
    <w:rsid w:val="00B641C5"/>
    <w:rsid w:val="00B64F8D"/>
    <w:rsid w:val="00B6533C"/>
    <w:rsid w:val="00B65388"/>
    <w:rsid w:val="00B6731A"/>
    <w:rsid w:val="00B673CA"/>
    <w:rsid w:val="00B70903"/>
    <w:rsid w:val="00B7108D"/>
    <w:rsid w:val="00B7117A"/>
    <w:rsid w:val="00B713F0"/>
    <w:rsid w:val="00B72053"/>
    <w:rsid w:val="00B733A9"/>
    <w:rsid w:val="00B73BEF"/>
    <w:rsid w:val="00B74530"/>
    <w:rsid w:val="00B7458C"/>
    <w:rsid w:val="00B74E4D"/>
    <w:rsid w:val="00B75D3F"/>
    <w:rsid w:val="00B75D4C"/>
    <w:rsid w:val="00B76F2C"/>
    <w:rsid w:val="00B77723"/>
    <w:rsid w:val="00B77863"/>
    <w:rsid w:val="00B801AC"/>
    <w:rsid w:val="00B815D3"/>
    <w:rsid w:val="00B8270D"/>
    <w:rsid w:val="00B827F1"/>
    <w:rsid w:val="00B82B33"/>
    <w:rsid w:val="00B8384C"/>
    <w:rsid w:val="00B843A1"/>
    <w:rsid w:val="00B8441F"/>
    <w:rsid w:val="00B854BE"/>
    <w:rsid w:val="00B85704"/>
    <w:rsid w:val="00B86421"/>
    <w:rsid w:val="00B866BF"/>
    <w:rsid w:val="00B868D6"/>
    <w:rsid w:val="00B86D0A"/>
    <w:rsid w:val="00B8748B"/>
    <w:rsid w:val="00B87B3F"/>
    <w:rsid w:val="00B90972"/>
    <w:rsid w:val="00B91818"/>
    <w:rsid w:val="00B922D6"/>
    <w:rsid w:val="00B92819"/>
    <w:rsid w:val="00B93E18"/>
    <w:rsid w:val="00B93E2C"/>
    <w:rsid w:val="00B94BE5"/>
    <w:rsid w:val="00B95B44"/>
    <w:rsid w:val="00B96069"/>
    <w:rsid w:val="00BA0A76"/>
    <w:rsid w:val="00BA11A9"/>
    <w:rsid w:val="00BA1642"/>
    <w:rsid w:val="00BA30C2"/>
    <w:rsid w:val="00BA31C6"/>
    <w:rsid w:val="00BA4B0A"/>
    <w:rsid w:val="00BA4FE7"/>
    <w:rsid w:val="00BA699B"/>
    <w:rsid w:val="00BA76AB"/>
    <w:rsid w:val="00BB0225"/>
    <w:rsid w:val="00BB0423"/>
    <w:rsid w:val="00BB1D73"/>
    <w:rsid w:val="00BB2CE4"/>
    <w:rsid w:val="00BB2D17"/>
    <w:rsid w:val="00BB2D1B"/>
    <w:rsid w:val="00BB42D2"/>
    <w:rsid w:val="00BB6ECF"/>
    <w:rsid w:val="00BB74B3"/>
    <w:rsid w:val="00BB777A"/>
    <w:rsid w:val="00BC06FE"/>
    <w:rsid w:val="00BC1765"/>
    <w:rsid w:val="00BC1FD6"/>
    <w:rsid w:val="00BC25D7"/>
    <w:rsid w:val="00BC320C"/>
    <w:rsid w:val="00BC4883"/>
    <w:rsid w:val="00BC5454"/>
    <w:rsid w:val="00BC5F7F"/>
    <w:rsid w:val="00BC74EE"/>
    <w:rsid w:val="00BC777E"/>
    <w:rsid w:val="00BD219A"/>
    <w:rsid w:val="00BD2C42"/>
    <w:rsid w:val="00BD2EF9"/>
    <w:rsid w:val="00BD2F1D"/>
    <w:rsid w:val="00BD3997"/>
    <w:rsid w:val="00BD5D7E"/>
    <w:rsid w:val="00BD6EF9"/>
    <w:rsid w:val="00BD754C"/>
    <w:rsid w:val="00BD764C"/>
    <w:rsid w:val="00BD78C6"/>
    <w:rsid w:val="00BE01E1"/>
    <w:rsid w:val="00BE07A5"/>
    <w:rsid w:val="00BE1494"/>
    <w:rsid w:val="00BE15DA"/>
    <w:rsid w:val="00BE19AD"/>
    <w:rsid w:val="00BE369C"/>
    <w:rsid w:val="00BE4117"/>
    <w:rsid w:val="00BE4FBC"/>
    <w:rsid w:val="00BE5B7C"/>
    <w:rsid w:val="00BE6DBE"/>
    <w:rsid w:val="00BE72FD"/>
    <w:rsid w:val="00BE733C"/>
    <w:rsid w:val="00BE73D4"/>
    <w:rsid w:val="00BE7AF2"/>
    <w:rsid w:val="00BF1EF8"/>
    <w:rsid w:val="00BF25A9"/>
    <w:rsid w:val="00BF2DE5"/>
    <w:rsid w:val="00BF4429"/>
    <w:rsid w:val="00BF45DB"/>
    <w:rsid w:val="00BF4C49"/>
    <w:rsid w:val="00BF4D1A"/>
    <w:rsid w:val="00BF5168"/>
    <w:rsid w:val="00BF51C9"/>
    <w:rsid w:val="00BF5A5B"/>
    <w:rsid w:val="00BF6338"/>
    <w:rsid w:val="00BF6D56"/>
    <w:rsid w:val="00BF7EB2"/>
    <w:rsid w:val="00C00D03"/>
    <w:rsid w:val="00C00D9C"/>
    <w:rsid w:val="00C01DFC"/>
    <w:rsid w:val="00C0270E"/>
    <w:rsid w:val="00C0282B"/>
    <w:rsid w:val="00C03262"/>
    <w:rsid w:val="00C047A4"/>
    <w:rsid w:val="00C05013"/>
    <w:rsid w:val="00C067E0"/>
    <w:rsid w:val="00C0773D"/>
    <w:rsid w:val="00C07B99"/>
    <w:rsid w:val="00C1025D"/>
    <w:rsid w:val="00C11733"/>
    <w:rsid w:val="00C12CC1"/>
    <w:rsid w:val="00C12D2D"/>
    <w:rsid w:val="00C12D93"/>
    <w:rsid w:val="00C12EE2"/>
    <w:rsid w:val="00C12EE5"/>
    <w:rsid w:val="00C1324B"/>
    <w:rsid w:val="00C139DE"/>
    <w:rsid w:val="00C13B55"/>
    <w:rsid w:val="00C13CB8"/>
    <w:rsid w:val="00C151CE"/>
    <w:rsid w:val="00C1561B"/>
    <w:rsid w:val="00C15BBB"/>
    <w:rsid w:val="00C16087"/>
    <w:rsid w:val="00C2092E"/>
    <w:rsid w:val="00C20F37"/>
    <w:rsid w:val="00C213FD"/>
    <w:rsid w:val="00C21C42"/>
    <w:rsid w:val="00C23520"/>
    <w:rsid w:val="00C24AE3"/>
    <w:rsid w:val="00C25082"/>
    <w:rsid w:val="00C2570A"/>
    <w:rsid w:val="00C265D4"/>
    <w:rsid w:val="00C26DC6"/>
    <w:rsid w:val="00C27447"/>
    <w:rsid w:val="00C275FC"/>
    <w:rsid w:val="00C30615"/>
    <w:rsid w:val="00C30715"/>
    <w:rsid w:val="00C30D84"/>
    <w:rsid w:val="00C3131B"/>
    <w:rsid w:val="00C317A7"/>
    <w:rsid w:val="00C33614"/>
    <w:rsid w:val="00C33AEC"/>
    <w:rsid w:val="00C357CB"/>
    <w:rsid w:val="00C35C8E"/>
    <w:rsid w:val="00C36B1D"/>
    <w:rsid w:val="00C3742C"/>
    <w:rsid w:val="00C410D2"/>
    <w:rsid w:val="00C41363"/>
    <w:rsid w:val="00C42A78"/>
    <w:rsid w:val="00C437D6"/>
    <w:rsid w:val="00C45C94"/>
    <w:rsid w:val="00C4601D"/>
    <w:rsid w:val="00C46612"/>
    <w:rsid w:val="00C509D2"/>
    <w:rsid w:val="00C518B0"/>
    <w:rsid w:val="00C51CCA"/>
    <w:rsid w:val="00C523ED"/>
    <w:rsid w:val="00C53131"/>
    <w:rsid w:val="00C54473"/>
    <w:rsid w:val="00C54789"/>
    <w:rsid w:val="00C55945"/>
    <w:rsid w:val="00C55D94"/>
    <w:rsid w:val="00C55DCB"/>
    <w:rsid w:val="00C55FBB"/>
    <w:rsid w:val="00C57582"/>
    <w:rsid w:val="00C608EF"/>
    <w:rsid w:val="00C60D60"/>
    <w:rsid w:val="00C612BB"/>
    <w:rsid w:val="00C612BF"/>
    <w:rsid w:val="00C61338"/>
    <w:rsid w:val="00C6207E"/>
    <w:rsid w:val="00C6324D"/>
    <w:rsid w:val="00C64FAE"/>
    <w:rsid w:val="00C66344"/>
    <w:rsid w:val="00C66EDC"/>
    <w:rsid w:val="00C674F7"/>
    <w:rsid w:val="00C67D05"/>
    <w:rsid w:val="00C714EE"/>
    <w:rsid w:val="00C731E1"/>
    <w:rsid w:val="00C73883"/>
    <w:rsid w:val="00C7443F"/>
    <w:rsid w:val="00C745D7"/>
    <w:rsid w:val="00C7702A"/>
    <w:rsid w:val="00C7732F"/>
    <w:rsid w:val="00C773C8"/>
    <w:rsid w:val="00C80A25"/>
    <w:rsid w:val="00C80E5E"/>
    <w:rsid w:val="00C82930"/>
    <w:rsid w:val="00C82C9E"/>
    <w:rsid w:val="00C841BF"/>
    <w:rsid w:val="00C84F61"/>
    <w:rsid w:val="00C8531E"/>
    <w:rsid w:val="00C85560"/>
    <w:rsid w:val="00C85A3E"/>
    <w:rsid w:val="00C85A50"/>
    <w:rsid w:val="00C85B6C"/>
    <w:rsid w:val="00C85ECE"/>
    <w:rsid w:val="00C86BFE"/>
    <w:rsid w:val="00C86D8A"/>
    <w:rsid w:val="00C86FF3"/>
    <w:rsid w:val="00C87E2F"/>
    <w:rsid w:val="00C900B0"/>
    <w:rsid w:val="00C9080B"/>
    <w:rsid w:val="00C90EA7"/>
    <w:rsid w:val="00C90EF9"/>
    <w:rsid w:val="00C9146C"/>
    <w:rsid w:val="00C91711"/>
    <w:rsid w:val="00C91A95"/>
    <w:rsid w:val="00C92931"/>
    <w:rsid w:val="00C92949"/>
    <w:rsid w:val="00C9312F"/>
    <w:rsid w:val="00C94499"/>
    <w:rsid w:val="00C9491A"/>
    <w:rsid w:val="00C94BE9"/>
    <w:rsid w:val="00C95DD7"/>
    <w:rsid w:val="00C95ED6"/>
    <w:rsid w:val="00C96BBB"/>
    <w:rsid w:val="00CA04D5"/>
    <w:rsid w:val="00CA1AC8"/>
    <w:rsid w:val="00CA1FB0"/>
    <w:rsid w:val="00CA24D1"/>
    <w:rsid w:val="00CA2AD9"/>
    <w:rsid w:val="00CA39CC"/>
    <w:rsid w:val="00CA3C11"/>
    <w:rsid w:val="00CA403D"/>
    <w:rsid w:val="00CA4743"/>
    <w:rsid w:val="00CA57FE"/>
    <w:rsid w:val="00CA5FF6"/>
    <w:rsid w:val="00CA6F32"/>
    <w:rsid w:val="00CA735E"/>
    <w:rsid w:val="00CB01B1"/>
    <w:rsid w:val="00CB138F"/>
    <w:rsid w:val="00CB13CF"/>
    <w:rsid w:val="00CB13E0"/>
    <w:rsid w:val="00CB1F09"/>
    <w:rsid w:val="00CB2282"/>
    <w:rsid w:val="00CB2F02"/>
    <w:rsid w:val="00CB3D0E"/>
    <w:rsid w:val="00CB44CC"/>
    <w:rsid w:val="00CB4522"/>
    <w:rsid w:val="00CB76B8"/>
    <w:rsid w:val="00CB7703"/>
    <w:rsid w:val="00CB77EE"/>
    <w:rsid w:val="00CB783B"/>
    <w:rsid w:val="00CB7AE2"/>
    <w:rsid w:val="00CC1C1E"/>
    <w:rsid w:val="00CC2611"/>
    <w:rsid w:val="00CC2803"/>
    <w:rsid w:val="00CC295E"/>
    <w:rsid w:val="00CC48D6"/>
    <w:rsid w:val="00CC4B7F"/>
    <w:rsid w:val="00CC544C"/>
    <w:rsid w:val="00CC559E"/>
    <w:rsid w:val="00CC707F"/>
    <w:rsid w:val="00CC708A"/>
    <w:rsid w:val="00CC79CD"/>
    <w:rsid w:val="00CD0365"/>
    <w:rsid w:val="00CD1447"/>
    <w:rsid w:val="00CD1841"/>
    <w:rsid w:val="00CD1BF1"/>
    <w:rsid w:val="00CD1C46"/>
    <w:rsid w:val="00CD1D2E"/>
    <w:rsid w:val="00CD27CD"/>
    <w:rsid w:val="00CD4BF8"/>
    <w:rsid w:val="00CD52CD"/>
    <w:rsid w:val="00CD652E"/>
    <w:rsid w:val="00CD6828"/>
    <w:rsid w:val="00CD685C"/>
    <w:rsid w:val="00CD68DD"/>
    <w:rsid w:val="00CD7B8B"/>
    <w:rsid w:val="00CE01F8"/>
    <w:rsid w:val="00CE0D43"/>
    <w:rsid w:val="00CE24B9"/>
    <w:rsid w:val="00CE2B04"/>
    <w:rsid w:val="00CE2CA1"/>
    <w:rsid w:val="00CE3E8B"/>
    <w:rsid w:val="00CE47DC"/>
    <w:rsid w:val="00CE4F3D"/>
    <w:rsid w:val="00CE5298"/>
    <w:rsid w:val="00CE5322"/>
    <w:rsid w:val="00CE58EB"/>
    <w:rsid w:val="00CE6939"/>
    <w:rsid w:val="00CE705F"/>
    <w:rsid w:val="00CE745E"/>
    <w:rsid w:val="00CF0041"/>
    <w:rsid w:val="00CF0D4B"/>
    <w:rsid w:val="00CF2605"/>
    <w:rsid w:val="00CF2804"/>
    <w:rsid w:val="00CF35B2"/>
    <w:rsid w:val="00CF36C4"/>
    <w:rsid w:val="00CF38D4"/>
    <w:rsid w:val="00CF5C07"/>
    <w:rsid w:val="00CF5CFC"/>
    <w:rsid w:val="00CF7EF6"/>
    <w:rsid w:val="00D00272"/>
    <w:rsid w:val="00D00AF5"/>
    <w:rsid w:val="00D00BD6"/>
    <w:rsid w:val="00D00E75"/>
    <w:rsid w:val="00D00EE2"/>
    <w:rsid w:val="00D01917"/>
    <w:rsid w:val="00D01EBC"/>
    <w:rsid w:val="00D036AC"/>
    <w:rsid w:val="00D03DE1"/>
    <w:rsid w:val="00D03EDD"/>
    <w:rsid w:val="00D03EEF"/>
    <w:rsid w:val="00D04F08"/>
    <w:rsid w:val="00D050BB"/>
    <w:rsid w:val="00D07010"/>
    <w:rsid w:val="00D07087"/>
    <w:rsid w:val="00D07A1B"/>
    <w:rsid w:val="00D07E2A"/>
    <w:rsid w:val="00D11666"/>
    <w:rsid w:val="00D11D07"/>
    <w:rsid w:val="00D138F2"/>
    <w:rsid w:val="00D1489F"/>
    <w:rsid w:val="00D159F8"/>
    <w:rsid w:val="00D15DD2"/>
    <w:rsid w:val="00D163E4"/>
    <w:rsid w:val="00D16E55"/>
    <w:rsid w:val="00D16ECF"/>
    <w:rsid w:val="00D17564"/>
    <w:rsid w:val="00D17C04"/>
    <w:rsid w:val="00D17CFB"/>
    <w:rsid w:val="00D17E3E"/>
    <w:rsid w:val="00D2046D"/>
    <w:rsid w:val="00D21820"/>
    <w:rsid w:val="00D2255E"/>
    <w:rsid w:val="00D226B9"/>
    <w:rsid w:val="00D23437"/>
    <w:rsid w:val="00D2372E"/>
    <w:rsid w:val="00D2373E"/>
    <w:rsid w:val="00D239F4"/>
    <w:rsid w:val="00D2459A"/>
    <w:rsid w:val="00D248D9"/>
    <w:rsid w:val="00D24CD7"/>
    <w:rsid w:val="00D25DF4"/>
    <w:rsid w:val="00D27131"/>
    <w:rsid w:val="00D31AD0"/>
    <w:rsid w:val="00D31BBD"/>
    <w:rsid w:val="00D34305"/>
    <w:rsid w:val="00D34E83"/>
    <w:rsid w:val="00D35189"/>
    <w:rsid w:val="00D352D0"/>
    <w:rsid w:val="00D37354"/>
    <w:rsid w:val="00D404B1"/>
    <w:rsid w:val="00D4104F"/>
    <w:rsid w:val="00D43988"/>
    <w:rsid w:val="00D4707E"/>
    <w:rsid w:val="00D47238"/>
    <w:rsid w:val="00D4762C"/>
    <w:rsid w:val="00D47867"/>
    <w:rsid w:val="00D47B4E"/>
    <w:rsid w:val="00D47EAF"/>
    <w:rsid w:val="00D50B2A"/>
    <w:rsid w:val="00D51517"/>
    <w:rsid w:val="00D52D4A"/>
    <w:rsid w:val="00D52D7F"/>
    <w:rsid w:val="00D53034"/>
    <w:rsid w:val="00D538B0"/>
    <w:rsid w:val="00D541A8"/>
    <w:rsid w:val="00D55A05"/>
    <w:rsid w:val="00D562A8"/>
    <w:rsid w:val="00D60960"/>
    <w:rsid w:val="00D61A9F"/>
    <w:rsid w:val="00D61EDD"/>
    <w:rsid w:val="00D6211B"/>
    <w:rsid w:val="00D628AF"/>
    <w:rsid w:val="00D6294B"/>
    <w:rsid w:val="00D63F63"/>
    <w:rsid w:val="00D654F8"/>
    <w:rsid w:val="00D66697"/>
    <w:rsid w:val="00D676B3"/>
    <w:rsid w:val="00D6787A"/>
    <w:rsid w:val="00D67ACA"/>
    <w:rsid w:val="00D67F69"/>
    <w:rsid w:val="00D71103"/>
    <w:rsid w:val="00D71213"/>
    <w:rsid w:val="00D713E4"/>
    <w:rsid w:val="00D72FAD"/>
    <w:rsid w:val="00D7314F"/>
    <w:rsid w:val="00D73259"/>
    <w:rsid w:val="00D732D3"/>
    <w:rsid w:val="00D73678"/>
    <w:rsid w:val="00D73AF1"/>
    <w:rsid w:val="00D73E64"/>
    <w:rsid w:val="00D74504"/>
    <w:rsid w:val="00D74639"/>
    <w:rsid w:val="00D74926"/>
    <w:rsid w:val="00D75407"/>
    <w:rsid w:val="00D75449"/>
    <w:rsid w:val="00D7563E"/>
    <w:rsid w:val="00D76E21"/>
    <w:rsid w:val="00D770D5"/>
    <w:rsid w:val="00D809B7"/>
    <w:rsid w:val="00D812A9"/>
    <w:rsid w:val="00D813B0"/>
    <w:rsid w:val="00D8141C"/>
    <w:rsid w:val="00D81A57"/>
    <w:rsid w:val="00D81A98"/>
    <w:rsid w:val="00D8269A"/>
    <w:rsid w:val="00D82962"/>
    <w:rsid w:val="00D82A4C"/>
    <w:rsid w:val="00D830B5"/>
    <w:rsid w:val="00D83A65"/>
    <w:rsid w:val="00D846CF"/>
    <w:rsid w:val="00D84999"/>
    <w:rsid w:val="00D85683"/>
    <w:rsid w:val="00D86D21"/>
    <w:rsid w:val="00D8772B"/>
    <w:rsid w:val="00D9031D"/>
    <w:rsid w:val="00D90824"/>
    <w:rsid w:val="00D90F8A"/>
    <w:rsid w:val="00D91621"/>
    <w:rsid w:val="00D9180B"/>
    <w:rsid w:val="00D925BC"/>
    <w:rsid w:val="00D9323B"/>
    <w:rsid w:val="00D94EB6"/>
    <w:rsid w:val="00D95111"/>
    <w:rsid w:val="00D954B6"/>
    <w:rsid w:val="00D9553A"/>
    <w:rsid w:val="00D958D2"/>
    <w:rsid w:val="00D95C5C"/>
    <w:rsid w:val="00D96B91"/>
    <w:rsid w:val="00D9740F"/>
    <w:rsid w:val="00D97545"/>
    <w:rsid w:val="00D9787B"/>
    <w:rsid w:val="00D97BA1"/>
    <w:rsid w:val="00DA09FC"/>
    <w:rsid w:val="00DA0A19"/>
    <w:rsid w:val="00DA16AA"/>
    <w:rsid w:val="00DA1DED"/>
    <w:rsid w:val="00DA28A7"/>
    <w:rsid w:val="00DA2BB0"/>
    <w:rsid w:val="00DA2FCA"/>
    <w:rsid w:val="00DA348E"/>
    <w:rsid w:val="00DA373A"/>
    <w:rsid w:val="00DA4A4E"/>
    <w:rsid w:val="00DA59D2"/>
    <w:rsid w:val="00DA5A9C"/>
    <w:rsid w:val="00DA5F60"/>
    <w:rsid w:val="00DA6E9D"/>
    <w:rsid w:val="00DA6FF3"/>
    <w:rsid w:val="00DB0066"/>
    <w:rsid w:val="00DB0F33"/>
    <w:rsid w:val="00DB1595"/>
    <w:rsid w:val="00DB297D"/>
    <w:rsid w:val="00DB2B7E"/>
    <w:rsid w:val="00DB2BA7"/>
    <w:rsid w:val="00DB2F6C"/>
    <w:rsid w:val="00DB345D"/>
    <w:rsid w:val="00DB5719"/>
    <w:rsid w:val="00DB624E"/>
    <w:rsid w:val="00DB65FF"/>
    <w:rsid w:val="00DB7C6B"/>
    <w:rsid w:val="00DC02EA"/>
    <w:rsid w:val="00DC035C"/>
    <w:rsid w:val="00DC1309"/>
    <w:rsid w:val="00DC16F9"/>
    <w:rsid w:val="00DC1CA6"/>
    <w:rsid w:val="00DC20CF"/>
    <w:rsid w:val="00DC3472"/>
    <w:rsid w:val="00DC4B44"/>
    <w:rsid w:val="00DC5C38"/>
    <w:rsid w:val="00DC61A3"/>
    <w:rsid w:val="00DC76E7"/>
    <w:rsid w:val="00DC7E69"/>
    <w:rsid w:val="00DD0467"/>
    <w:rsid w:val="00DD15EF"/>
    <w:rsid w:val="00DD1738"/>
    <w:rsid w:val="00DD190E"/>
    <w:rsid w:val="00DD1F66"/>
    <w:rsid w:val="00DD3316"/>
    <w:rsid w:val="00DD3E02"/>
    <w:rsid w:val="00DD45AF"/>
    <w:rsid w:val="00DD5654"/>
    <w:rsid w:val="00DD5E57"/>
    <w:rsid w:val="00DD60E3"/>
    <w:rsid w:val="00DD66C8"/>
    <w:rsid w:val="00DD7F9B"/>
    <w:rsid w:val="00DE1C74"/>
    <w:rsid w:val="00DE1CCF"/>
    <w:rsid w:val="00DE1D7B"/>
    <w:rsid w:val="00DE3385"/>
    <w:rsid w:val="00DE39C4"/>
    <w:rsid w:val="00DE3CA1"/>
    <w:rsid w:val="00DE4007"/>
    <w:rsid w:val="00DE4053"/>
    <w:rsid w:val="00DE4638"/>
    <w:rsid w:val="00DE4651"/>
    <w:rsid w:val="00DE4FEE"/>
    <w:rsid w:val="00DE51C1"/>
    <w:rsid w:val="00DE534A"/>
    <w:rsid w:val="00DE55FD"/>
    <w:rsid w:val="00DE60A8"/>
    <w:rsid w:val="00DE7265"/>
    <w:rsid w:val="00DE7525"/>
    <w:rsid w:val="00DE7C1C"/>
    <w:rsid w:val="00DF0111"/>
    <w:rsid w:val="00DF01E6"/>
    <w:rsid w:val="00DF14DF"/>
    <w:rsid w:val="00DF2247"/>
    <w:rsid w:val="00DF2353"/>
    <w:rsid w:val="00DF29FE"/>
    <w:rsid w:val="00DF3AB2"/>
    <w:rsid w:val="00DF4116"/>
    <w:rsid w:val="00DF5129"/>
    <w:rsid w:val="00DF5784"/>
    <w:rsid w:val="00DF58B8"/>
    <w:rsid w:val="00DF5FF8"/>
    <w:rsid w:val="00DF6EE5"/>
    <w:rsid w:val="00DF7E7E"/>
    <w:rsid w:val="00E0077B"/>
    <w:rsid w:val="00E00898"/>
    <w:rsid w:val="00E03634"/>
    <w:rsid w:val="00E04192"/>
    <w:rsid w:val="00E050B6"/>
    <w:rsid w:val="00E0557E"/>
    <w:rsid w:val="00E05980"/>
    <w:rsid w:val="00E05D14"/>
    <w:rsid w:val="00E0628E"/>
    <w:rsid w:val="00E06460"/>
    <w:rsid w:val="00E073CF"/>
    <w:rsid w:val="00E07997"/>
    <w:rsid w:val="00E07A6A"/>
    <w:rsid w:val="00E07EB8"/>
    <w:rsid w:val="00E107B2"/>
    <w:rsid w:val="00E10EB1"/>
    <w:rsid w:val="00E114CF"/>
    <w:rsid w:val="00E120E4"/>
    <w:rsid w:val="00E13636"/>
    <w:rsid w:val="00E149F4"/>
    <w:rsid w:val="00E14A90"/>
    <w:rsid w:val="00E1684C"/>
    <w:rsid w:val="00E17F53"/>
    <w:rsid w:val="00E20354"/>
    <w:rsid w:val="00E207DB"/>
    <w:rsid w:val="00E20BB5"/>
    <w:rsid w:val="00E21F5A"/>
    <w:rsid w:val="00E221D8"/>
    <w:rsid w:val="00E234F1"/>
    <w:rsid w:val="00E23ACB"/>
    <w:rsid w:val="00E23BDA"/>
    <w:rsid w:val="00E25124"/>
    <w:rsid w:val="00E261F8"/>
    <w:rsid w:val="00E26E25"/>
    <w:rsid w:val="00E27DF3"/>
    <w:rsid w:val="00E30D68"/>
    <w:rsid w:val="00E3110A"/>
    <w:rsid w:val="00E319DC"/>
    <w:rsid w:val="00E324AD"/>
    <w:rsid w:val="00E3342D"/>
    <w:rsid w:val="00E33683"/>
    <w:rsid w:val="00E33734"/>
    <w:rsid w:val="00E33F82"/>
    <w:rsid w:val="00E34AA9"/>
    <w:rsid w:val="00E36A4F"/>
    <w:rsid w:val="00E376C4"/>
    <w:rsid w:val="00E37D5F"/>
    <w:rsid w:val="00E429A0"/>
    <w:rsid w:val="00E42D39"/>
    <w:rsid w:val="00E44CD4"/>
    <w:rsid w:val="00E45B91"/>
    <w:rsid w:val="00E461B6"/>
    <w:rsid w:val="00E46804"/>
    <w:rsid w:val="00E46C57"/>
    <w:rsid w:val="00E5116E"/>
    <w:rsid w:val="00E513EE"/>
    <w:rsid w:val="00E5176B"/>
    <w:rsid w:val="00E527C9"/>
    <w:rsid w:val="00E528BA"/>
    <w:rsid w:val="00E52A91"/>
    <w:rsid w:val="00E53497"/>
    <w:rsid w:val="00E534DF"/>
    <w:rsid w:val="00E55A50"/>
    <w:rsid w:val="00E565C2"/>
    <w:rsid w:val="00E56C9D"/>
    <w:rsid w:val="00E5723E"/>
    <w:rsid w:val="00E57362"/>
    <w:rsid w:val="00E60269"/>
    <w:rsid w:val="00E60887"/>
    <w:rsid w:val="00E60C32"/>
    <w:rsid w:val="00E61619"/>
    <w:rsid w:val="00E61E25"/>
    <w:rsid w:val="00E6272B"/>
    <w:rsid w:val="00E627F6"/>
    <w:rsid w:val="00E62F1A"/>
    <w:rsid w:val="00E63F1D"/>
    <w:rsid w:val="00E646D5"/>
    <w:rsid w:val="00E64BB7"/>
    <w:rsid w:val="00E64EEE"/>
    <w:rsid w:val="00E66F49"/>
    <w:rsid w:val="00E721A9"/>
    <w:rsid w:val="00E73549"/>
    <w:rsid w:val="00E7484F"/>
    <w:rsid w:val="00E74861"/>
    <w:rsid w:val="00E74B50"/>
    <w:rsid w:val="00E74EC9"/>
    <w:rsid w:val="00E75572"/>
    <w:rsid w:val="00E75733"/>
    <w:rsid w:val="00E75895"/>
    <w:rsid w:val="00E75A9D"/>
    <w:rsid w:val="00E75E7E"/>
    <w:rsid w:val="00E77753"/>
    <w:rsid w:val="00E77754"/>
    <w:rsid w:val="00E80CF7"/>
    <w:rsid w:val="00E80FB4"/>
    <w:rsid w:val="00E81B8E"/>
    <w:rsid w:val="00E81ED7"/>
    <w:rsid w:val="00E8369B"/>
    <w:rsid w:val="00E8377F"/>
    <w:rsid w:val="00E83850"/>
    <w:rsid w:val="00E85244"/>
    <w:rsid w:val="00E85A96"/>
    <w:rsid w:val="00E86159"/>
    <w:rsid w:val="00E86741"/>
    <w:rsid w:val="00E87AE4"/>
    <w:rsid w:val="00E90A5A"/>
    <w:rsid w:val="00E90C1F"/>
    <w:rsid w:val="00E9124A"/>
    <w:rsid w:val="00E9222C"/>
    <w:rsid w:val="00E9296D"/>
    <w:rsid w:val="00E92AA5"/>
    <w:rsid w:val="00E94509"/>
    <w:rsid w:val="00E94A0D"/>
    <w:rsid w:val="00E9558B"/>
    <w:rsid w:val="00E95A44"/>
    <w:rsid w:val="00E95D1B"/>
    <w:rsid w:val="00E969A4"/>
    <w:rsid w:val="00E9735C"/>
    <w:rsid w:val="00EA0266"/>
    <w:rsid w:val="00EA234B"/>
    <w:rsid w:val="00EA274B"/>
    <w:rsid w:val="00EA2EFA"/>
    <w:rsid w:val="00EA3184"/>
    <w:rsid w:val="00EA3732"/>
    <w:rsid w:val="00EA3794"/>
    <w:rsid w:val="00EA3CDD"/>
    <w:rsid w:val="00EA4124"/>
    <w:rsid w:val="00EA42EB"/>
    <w:rsid w:val="00EA5028"/>
    <w:rsid w:val="00EA50D6"/>
    <w:rsid w:val="00EA5714"/>
    <w:rsid w:val="00EA5E70"/>
    <w:rsid w:val="00EA60EF"/>
    <w:rsid w:val="00EA6A30"/>
    <w:rsid w:val="00EA6A41"/>
    <w:rsid w:val="00EA7662"/>
    <w:rsid w:val="00EA7CC3"/>
    <w:rsid w:val="00EB016F"/>
    <w:rsid w:val="00EB04F4"/>
    <w:rsid w:val="00EB05E3"/>
    <w:rsid w:val="00EB212C"/>
    <w:rsid w:val="00EB2216"/>
    <w:rsid w:val="00EB27D1"/>
    <w:rsid w:val="00EB33F4"/>
    <w:rsid w:val="00EB3B9C"/>
    <w:rsid w:val="00EB40E0"/>
    <w:rsid w:val="00EB4C04"/>
    <w:rsid w:val="00EB6502"/>
    <w:rsid w:val="00EB7D9C"/>
    <w:rsid w:val="00EC01F0"/>
    <w:rsid w:val="00EC1406"/>
    <w:rsid w:val="00EC1526"/>
    <w:rsid w:val="00EC23F3"/>
    <w:rsid w:val="00EC2677"/>
    <w:rsid w:val="00EC2AB5"/>
    <w:rsid w:val="00EC36F2"/>
    <w:rsid w:val="00EC4B79"/>
    <w:rsid w:val="00EC4F33"/>
    <w:rsid w:val="00EC7E82"/>
    <w:rsid w:val="00ED0B81"/>
    <w:rsid w:val="00ED19B3"/>
    <w:rsid w:val="00ED1A64"/>
    <w:rsid w:val="00ED28DD"/>
    <w:rsid w:val="00ED421C"/>
    <w:rsid w:val="00ED43A6"/>
    <w:rsid w:val="00ED4E89"/>
    <w:rsid w:val="00ED502A"/>
    <w:rsid w:val="00ED69B3"/>
    <w:rsid w:val="00ED6AF3"/>
    <w:rsid w:val="00ED6FB9"/>
    <w:rsid w:val="00ED7371"/>
    <w:rsid w:val="00ED7E2F"/>
    <w:rsid w:val="00ED7EA8"/>
    <w:rsid w:val="00EE1162"/>
    <w:rsid w:val="00EE1313"/>
    <w:rsid w:val="00EE1F37"/>
    <w:rsid w:val="00EE2126"/>
    <w:rsid w:val="00EE3363"/>
    <w:rsid w:val="00EE3725"/>
    <w:rsid w:val="00EE3F3C"/>
    <w:rsid w:val="00EE4C7E"/>
    <w:rsid w:val="00EE556D"/>
    <w:rsid w:val="00EE60A2"/>
    <w:rsid w:val="00EE6184"/>
    <w:rsid w:val="00EE679C"/>
    <w:rsid w:val="00EE686B"/>
    <w:rsid w:val="00EE74C0"/>
    <w:rsid w:val="00EE7596"/>
    <w:rsid w:val="00EE7A2C"/>
    <w:rsid w:val="00EF06D3"/>
    <w:rsid w:val="00EF09D3"/>
    <w:rsid w:val="00EF108A"/>
    <w:rsid w:val="00EF1240"/>
    <w:rsid w:val="00EF1F75"/>
    <w:rsid w:val="00EF2240"/>
    <w:rsid w:val="00EF297A"/>
    <w:rsid w:val="00EF3069"/>
    <w:rsid w:val="00EF31A5"/>
    <w:rsid w:val="00EF3742"/>
    <w:rsid w:val="00EF3EB5"/>
    <w:rsid w:val="00EF57B9"/>
    <w:rsid w:val="00EF57DF"/>
    <w:rsid w:val="00EF632B"/>
    <w:rsid w:val="00EF6556"/>
    <w:rsid w:val="00EF689A"/>
    <w:rsid w:val="00F02BAD"/>
    <w:rsid w:val="00F0319D"/>
    <w:rsid w:val="00F07890"/>
    <w:rsid w:val="00F07A4C"/>
    <w:rsid w:val="00F07B03"/>
    <w:rsid w:val="00F115A2"/>
    <w:rsid w:val="00F11635"/>
    <w:rsid w:val="00F11928"/>
    <w:rsid w:val="00F12D86"/>
    <w:rsid w:val="00F131AA"/>
    <w:rsid w:val="00F131FD"/>
    <w:rsid w:val="00F1350B"/>
    <w:rsid w:val="00F13B05"/>
    <w:rsid w:val="00F13B5A"/>
    <w:rsid w:val="00F13EED"/>
    <w:rsid w:val="00F15AF2"/>
    <w:rsid w:val="00F21290"/>
    <w:rsid w:val="00F2299F"/>
    <w:rsid w:val="00F231F0"/>
    <w:rsid w:val="00F24787"/>
    <w:rsid w:val="00F25311"/>
    <w:rsid w:val="00F259A5"/>
    <w:rsid w:val="00F263E5"/>
    <w:rsid w:val="00F301E0"/>
    <w:rsid w:val="00F307CC"/>
    <w:rsid w:val="00F30BBA"/>
    <w:rsid w:val="00F31630"/>
    <w:rsid w:val="00F31A8F"/>
    <w:rsid w:val="00F320C0"/>
    <w:rsid w:val="00F32D63"/>
    <w:rsid w:val="00F33C8D"/>
    <w:rsid w:val="00F34012"/>
    <w:rsid w:val="00F343A3"/>
    <w:rsid w:val="00F34C99"/>
    <w:rsid w:val="00F3531A"/>
    <w:rsid w:val="00F353E8"/>
    <w:rsid w:val="00F35AB2"/>
    <w:rsid w:val="00F400FB"/>
    <w:rsid w:val="00F41DB0"/>
    <w:rsid w:val="00F43631"/>
    <w:rsid w:val="00F43947"/>
    <w:rsid w:val="00F439BB"/>
    <w:rsid w:val="00F43CEB"/>
    <w:rsid w:val="00F449D7"/>
    <w:rsid w:val="00F460C4"/>
    <w:rsid w:val="00F461AE"/>
    <w:rsid w:val="00F467F9"/>
    <w:rsid w:val="00F47426"/>
    <w:rsid w:val="00F50D6C"/>
    <w:rsid w:val="00F5184D"/>
    <w:rsid w:val="00F51B88"/>
    <w:rsid w:val="00F51CB2"/>
    <w:rsid w:val="00F534D3"/>
    <w:rsid w:val="00F5421D"/>
    <w:rsid w:val="00F55022"/>
    <w:rsid w:val="00F55184"/>
    <w:rsid w:val="00F5704A"/>
    <w:rsid w:val="00F60DF3"/>
    <w:rsid w:val="00F62057"/>
    <w:rsid w:val="00F62597"/>
    <w:rsid w:val="00F6264B"/>
    <w:rsid w:val="00F6290C"/>
    <w:rsid w:val="00F646C8"/>
    <w:rsid w:val="00F67988"/>
    <w:rsid w:val="00F67C01"/>
    <w:rsid w:val="00F70909"/>
    <w:rsid w:val="00F7114B"/>
    <w:rsid w:val="00F721EF"/>
    <w:rsid w:val="00F72AC2"/>
    <w:rsid w:val="00F72F17"/>
    <w:rsid w:val="00F73429"/>
    <w:rsid w:val="00F74168"/>
    <w:rsid w:val="00F742F1"/>
    <w:rsid w:val="00F7470C"/>
    <w:rsid w:val="00F74942"/>
    <w:rsid w:val="00F7534A"/>
    <w:rsid w:val="00F76037"/>
    <w:rsid w:val="00F761E0"/>
    <w:rsid w:val="00F76832"/>
    <w:rsid w:val="00F76B53"/>
    <w:rsid w:val="00F76DA6"/>
    <w:rsid w:val="00F7761D"/>
    <w:rsid w:val="00F77724"/>
    <w:rsid w:val="00F77839"/>
    <w:rsid w:val="00F77AF3"/>
    <w:rsid w:val="00F77CE6"/>
    <w:rsid w:val="00F77DD1"/>
    <w:rsid w:val="00F8023F"/>
    <w:rsid w:val="00F8032A"/>
    <w:rsid w:val="00F81A48"/>
    <w:rsid w:val="00F82021"/>
    <w:rsid w:val="00F82080"/>
    <w:rsid w:val="00F82A7B"/>
    <w:rsid w:val="00F8476C"/>
    <w:rsid w:val="00F850A1"/>
    <w:rsid w:val="00F85CBD"/>
    <w:rsid w:val="00F87810"/>
    <w:rsid w:val="00F905B8"/>
    <w:rsid w:val="00F91164"/>
    <w:rsid w:val="00F91292"/>
    <w:rsid w:val="00F9190B"/>
    <w:rsid w:val="00F91D47"/>
    <w:rsid w:val="00F92B0F"/>
    <w:rsid w:val="00F9354E"/>
    <w:rsid w:val="00F941FC"/>
    <w:rsid w:val="00F9464C"/>
    <w:rsid w:val="00F96D24"/>
    <w:rsid w:val="00F97093"/>
    <w:rsid w:val="00F97FF3"/>
    <w:rsid w:val="00FA0091"/>
    <w:rsid w:val="00FA0437"/>
    <w:rsid w:val="00FA1AA9"/>
    <w:rsid w:val="00FA2C8B"/>
    <w:rsid w:val="00FA3E0C"/>
    <w:rsid w:val="00FA4DBA"/>
    <w:rsid w:val="00FA4F73"/>
    <w:rsid w:val="00FA4FBA"/>
    <w:rsid w:val="00FA5580"/>
    <w:rsid w:val="00FA655A"/>
    <w:rsid w:val="00FA69C3"/>
    <w:rsid w:val="00FA6AAC"/>
    <w:rsid w:val="00FA6CBC"/>
    <w:rsid w:val="00FA6D48"/>
    <w:rsid w:val="00FA7027"/>
    <w:rsid w:val="00FA7775"/>
    <w:rsid w:val="00FA7EC0"/>
    <w:rsid w:val="00FB1729"/>
    <w:rsid w:val="00FB30A2"/>
    <w:rsid w:val="00FB4993"/>
    <w:rsid w:val="00FC072E"/>
    <w:rsid w:val="00FC1364"/>
    <w:rsid w:val="00FC1A1E"/>
    <w:rsid w:val="00FC4323"/>
    <w:rsid w:val="00FC51AE"/>
    <w:rsid w:val="00FC550A"/>
    <w:rsid w:val="00FC551E"/>
    <w:rsid w:val="00FC5790"/>
    <w:rsid w:val="00FC6275"/>
    <w:rsid w:val="00FC62C4"/>
    <w:rsid w:val="00FD039F"/>
    <w:rsid w:val="00FD053B"/>
    <w:rsid w:val="00FD0910"/>
    <w:rsid w:val="00FD0A92"/>
    <w:rsid w:val="00FD0AF0"/>
    <w:rsid w:val="00FD1234"/>
    <w:rsid w:val="00FD18F3"/>
    <w:rsid w:val="00FD194F"/>
    <w:rsid w:val="00FD1995"/>
    <w:rsid w:val="00FD2333"/>
    <w:rsid w:val="00FD25E1"/>
    <w:rsid w:val="00FD4A75"/>
    <w:rsid w:val="00FD54E6"/>
    <w:rsid w:val="00FD5688"/>
    <w:rsid w:val="00FD5725"/>
    <w:rsid w:val="00FD5E1C"/>
    <w:rsid w:val="00FD5F36"/>
    <w:rsid w:val="00FD6624"/>
    <w:rsid w:val="00FD7F6B"/>
    <w:rsid w:val="00FE0948"/>
    <w:rsid w:val="00FE1880"/>
    <w:rsid w:val="00FE27F6"/>
    <w:rsid w:val="00FE3256"/>
    <w:rsid w:val="00FE3F8E"/>
    <w:rsid w:val="00FE445D"/>
    <w:rsid w:val="00FE47ED"/>
    <w:rsid w:val="00FE5101"/>
    <w:rsid w:val="00FE61DC"/>
    <w:rsid w:val="00FE67D0"/>
    <w:rsid w:val="00FE689B"/>
    <w:rsid w:val="00FE7081"/>
    <w:rsid w:val="00FE79CE"/>
    <w:rsid w:val="00FF06FA"/>
    <w:rsid w:val="00FF081E"/>
    <w:rsid w:val="00FF145C"/>
    <w:rsid w:val="00FF26EE"/>
    <w:rsid w:val="00FF28EC"/>
    <w:rsid w:val="00FF47A3"/>
    <w:rsid w:val="00FF4B3F"/>
    <w:rsid w:val="00FF4B43"/>
    <w:rsid w:val="00FF574F"/>
    <w:rsid w:val="011E42FB"/>
    <w:rsid w:val="012146C6"/>
    <w:rsid w:val="0146655A"/>
    <w:rsid w:val="01B06F91"/>
    <w:rsid w:val="01B54B2B"/>
    <w:rsid w:val="031B4D56"/>
    <w:rsid w:val="05821997"/>
    <w:rsid w:val="05A515FE"/>
    <w:rsid w:val="05B81536"/>
    <w:rsid w:val="066418D7"/>
    <w:rsid w:val="06A116ED"/>
    <w:rsid w:val="08435AFA"/>
    <w:rsid w:val="090C7C1B"/>
    <w:rsid w:val="0A694FA2"/>
    <w:rsid w:val="0C0B527D"/>
    <w:rsid w:val="0C4C5587"/>
    <w:rsid w:val="0CA05B8A"/>
    <w:rsid w:val="0E5A3B85"/>
    <w:rsid w:val="0E614961"/>
    <w:rsid w:val="0E6E6F80"/>
    <w:rsid w:val="0E947D89"/>
    <w:rsid w:val="0F2B7FAC"/>
    <w:rsid w:val="0FF94323"/>
    <w:rsid w:val="108D4A90"/>
    <w:rsid w:val="11906ABF"/>
    <w:rsid w:val="11F8062F"/>
    <w:rsid w:val="124B25C4"/>
    <w:rsid w:val="12616D2B"/>
    <w:rsid w:val="13166FBF"/>
    <w:rsid w:val="139B3968"/>
    <w:rsid w:val="14AC32B8"/>
    <w:rsid w:val="14E76E65"/>
    <w:rsid w:val="15973498"/>
    <w:rsid w:val="15FA2CEF"/>
    <w:rsid w:val="161A1EE6"/>
    <w:rsid w:val="16D72F09"/>
    <w:rsid w:val="17FF3F07"/>
    <w:rsid w:val="18661FE2"/>
    <w:rsid w:val="18B12304"/>
    <w:rsid w:val="18CA16E8"/>
    <w:rsid w:val="198E1224"/>
    <w:rsid w:val="1A8D5260"/>
    <w:rsid w:val="1A8E14B4"/>
    <w:rsid w:val="1B325F2A"/>
    <w:rsid w:val="1BD242F9"/>
    <w:rsid w:val="1CA13D9D"/>
    <w:rsid w:val="1F10210A"/>
    <w:rsid w:val="203912F4"/>
    <w:rsid w:val="219A1B7F"/>
    <w:rsid w:val="2364216F"/>
    <w:rsid w:val="23AA6A32"/>
    <w:rsid w:val="24134CA3"/>
    <w:rsid w:val="25D868AC"/>
    <w:rsid w:val="25F11338"/>
    <w:rsid w:val="28184E76"/>
    <w:rsid w:val="28C7187B"/>
    <w:rsid w:val="29050F8C"/>
    <w:rsid w:val="2A426494"/>
    <w:rsid w:val="2B033371"/>
    <w:rsid w:val="2B2F595A"/>
    <w:rsid w:val="2C240F34"/>
    <w:rsid w:val="2C33223E"/>
    <w:rsid w:val="2C64115C"/>
    <w:rsid w:val="2D0B54A3"/>
    <w:rsid w:val="2D230138"/>
    <w:rsid w:val="2D39636F"/>
    <w:rsid w:val="2D945258"/>
    <w:rsid w:val="2E25414D"/>
    <w:rsid w:val="2ECB4CA9"/>
    <w:rsid w:val="2EE54B18"/>
    <w:rsid w:val="2F0B39FA"/>
    <w:rsid w:val="2F984DAB"/>
    <w:rsid w:val="300801AF"/>
    <w:rsid w:val="305B1986"/>
    <w:rsid w:val="3063463F"/>
    <w:rsid w:val="30662EDC"/>
    <w:rsid w:val="30D34570"/>
    <w:rsid w:val="31FC33CC"/>
    <w:rsid w:val="320D3A71"/>
    <w:rsid w:val="324B16F5"/>
    <w:rsid w:val="33B67A9F"/>
    <w:rsid w:val="343300A2"/>
    <w:rsid w:val="34E60A39"/>
    <w:rsid w:val="37515F68"/>
    <w:rsid w:val="378337B5"/>
    <w:rsid w:val="37D50947"/>
    <w:rsid w:val="38B34F5D"/>
    <w:rsid w:val="3B5129DA"/>
    <w:rsid w:val="3B9F52CB"/>
    <w:rsid w:val="3CC3151E"/>
    <w:rsid w:val="3CDF3135"/>
    <w:rsid w:val="3FB269C3"/>
    <w:rsid w:val="3FBA3465"/>
    <w:rsid w:val="40F1057F"/>
    <w:rsid w:val="410061AC"/>
    <w:rsid w:val="41571D6E"/>
    <w:rsid w:val="423637BF"/>
    <w:rsid w:val="423F5E22"/>
    <w:rsid w:val="42843695"/>
    <w:rsid w:val="446A710E"/>
    <w:rsid w:val="45EF32B4"/>
    <w:rsid w:val="47DA4083"/>
    <w:rsid w:val="48D43EA7"/>
    <w:rsid w:val="49FB336A"/>
    <w:rsid w:val="4AB10DA0"/>
    <w:rsid w:val="4B4E7EC4"/>
    <w:rsid w:val="4BF03461"/>
    <w:rsid w:val="4E352C84"/>
    <w:rsid w:val="4F0C350F"/>
    <w:rsid w:val="4FEC07C0"/>
    <w:rsid w:val="525C0F0C"/>
    <w:rsid w:val="53344EC1"/>
    <w:rsid w:val="53913A4D"/>
    <w:rsid w:val="53B57275"/>
    <w:rsid w:val="53DC50DF"/>
    <w:rsid w:val="546D3EF1"/>
    <w:rsid w:val="558E2DF0"/>
    <w:rsid w:val="55F04DAA"/>
    <w:rsid w:val="58236A15"/>
    <w:rsid w:val="58321EC6"/>
    <w:rsid w:val="586757C9"/>
    <w:rsid w:val="5952757D"/>
    <w:rsid w:val="5954396A"/>
    <w:rsid w:val="5AE4089D"/>
    <w:rsid w:val="5C463CBF"/>
    <w:rsid w:val="5D652999"/>
    <w:rsid w:val="5E643D94"/>
    <w:rsid w:val="5EA54320"/>
    <w:rsid w:val="5EEC4F2C"/>
    <w:rsid w:val="604D7180"/>
    <w:rsid w:val="60AF410C"/>
    <w:rsid w:val="62A25BF3"/>
    <w:rsid w:val="65B05485"/>
    <w:rsid w:val="664375E8"/>
    <w:rsid w:val="666B09B5"/>
    <w:rsid w:val="667D5860"/>
    <w:rsid w:val="66885224"/>
    <w:rsid w:val="6769551A"/>
    <w:rsid w:val="68D30AA0"/>
    <w:rsid w:val="68D357B0"/>
    <w:rsid w:val="695A1090"/>
    <w:rsid w:val="696A086B"/>
    <w:rsid w:val="69D4537F"/>
    <w:rsid w:val="6CC05D86"/>
    <w:rsid w:val="6D0325B4"/>
    <w:rsid w:val="6E8506AC"/>
    <w:rsid w:val="6E970129"/>
    <w:rsid w:val="6F827F9F"/>
    <w:rsid w:val="70843425"/>
    <w:rsid w:val="710140E2"/>
    <w:rsid w:val="728B1D53"/>
    <w:rsid w:val="72B133A0"/>
    <w:rsid w:val="72EB27F1"/>
    <w:rsid w:val="73393A7E"/>
    <w:rsid w:val="76091A83"/>
    <w:rsid w:val="76D10E3F"/>
    <w:rsid w:val="771F6F0D"/>
    <w:rsid w:val="7733288D"/>
    <w:rsid w:val="77901832"/>
    <w:rsid w:val="77C356F8"/>
    <w:rsid w:val="77E471E7"/>
    <w:rsid w:val="784840CF"/>
    <w:rsid w:val="786B73C0"/>
    <w:rsid w:val="78991D6F"/>
    <w:rsid w:val="78EC1071"/>
    <w:rsid w:val="7C6333F8"/>
    <w:rsid w:val="7D0B4B8D"/>
    <w:rsid w:val="7DB23C95"/>
    <w:rsid w:val="7E461224"/>
    <w:rsid w:val="7F8873BD"/>
    <w:rsid w:val="7F9E730E"/>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9" w:semiHidden="0" w:name="heading 3"/>
    <w:lsdException w:qFormat="1" w:unhideWhenUsed="0" w:uiPriority="9"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qFormat="1" w:unhideWhenUsed="0"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nhideWhenUsed="0" w:uiPriority="0" w:semiHidden="0" w:name="toc 1"/>
    <w:lsdException w:qFormat="1" w:unhideWhenUsed="0" w:uiPriority="0" w:name="toc 2"/>
    <w:lsdException w:qFormat="1" w:unhideWhenUsed="0" w:uiPriority="0" w:name="toc 3"/>
    <w:lsdException w:qFormat="1" w:unhideWhenUsed="0" w:uiPriority="0" w:name="toc 4"/>
    <w:lsdException w:qFormat="1" w:unhideWhenUsed="0" w:uiPriority="0" w:name="toc 5"/>
    <w:lsdException w:qFormat="1" w:unhideWhenUsed="0" w:uiPriority="0" w:name="toc 6"/>
    <w:lsdException w:qFormat="1" w:unhideWhenUsed="0" w:uiPriority="0" w:name="toc 7"/>
    <w:lsdException w:qFormat="1" w:unhideWhenUsed="0" w:uiPriority="0" w:name="toc 8"/>
    <w:lsdException w:qFormat="1" w:unhideWhenUsed="0" w:uiPriority="0" w:name="toc 9"/>
    <w:lsdException w:qFormat="1" w:unhideWhenUsed="0" w:uiPriority="0" w:semiHidden="0" w:name="Normal Indent"/>
    <w:lsdException w:uiPriority="0" w:name="footnote text"/>
    <w:lsdException w:qFormat="1" w:unhideWhenUsed="0" w:uiPriority="0" w:semiHidden="0" w:name="annotation text"/>
    <w:lsdException w:qFormat="1" w:unhideWhenUsed="0" w:uiPriority="99" w:semiHidden="0" w:name="header"/>
    <w:lsdException w:qFormat="1" w:unhideWhenUsed="0" w:uiPriority="0" w:semiHidden="0" w:name="footer"/>
    <w:lsdException w:uiPriority="0" w:name="index heading"/>
    <w:lsdException w:qFormat="1" w:unhideWhenUsed="0" w:uiPriority="0" w:semiHidden="0" w:name="caption"/>
    <w:lsdException w:uiPriority="0" w:name="table of figures"/>
    <w:lsdException w:uiPriority="0" w:name="envelope address"/>
    <w:lsdException w:uiPriority="0" w:name="envelope return"/>
    <w:lsdException w:uiPriority="0" w:name="footnote reference"/>
    <w:lsdException w:qFormat="1" w:unhideWhenUsed="0" w:uiPriority="99" w:semiHidden="0" w:name="annotation reference"/>
    <w:lsdException w:uiPriority="0" w:name="line number"/>
    <w:lsdException w:qFormat="1" w:unhideWhenUsed="0" w:uiPriority="0" w:semiHidden="0" w:name="page number"/>
    <w:lsdException w:uiPriority="0" w:name="endnote reference"/>
    <w:lsdException w:uiPriority="0" w:name="endnote text"/>
    <w:lsdException w:unhideWhenUsed="0" w:uiPriority="0" w:semiHidden="0" w:name="table of authorities"/>
    <w:lsdException w:uiPriority="0" w:name="macro"/>
    <w:lsdException w:uiPriority="0" w:name="toa heading"/>
    <w:lsdException w:unhideWhenUsed="0" w:uiPriority="0" w:semiHidden="0" w:name="List"/>
    <w:lsdException w:qFormat="1" w:unhideWhenUsed="0" w:uiPriority="0" w:semiHidden="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qFormat="1" w:unhideWhenUsed="0" w:uiPriority="0" w:semiHidden="0" w:name="Body Text"/>
    <w:lsdException w:qFormat="1" w:unhideWhenUsed="0" w:uiPriority="0" w:semiHidden="0" w:name="Body Text Indent"/>
    <w:lsdException w:uiPriority="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iPriority="0" w:name="Message Header"/>
    <w:lsdException w:qFormat="1" w:unhideWhenUsed="0" w:uiPriority="0" w:semiHidden="0" w:name="Subtitle"/>
    <w:lsdException w:uiPriority="0" w:name="Salutation"/>
    <w:lsdException w:qFormat="1" w:unhideWhenUsed="0" w:uiPriority="0" w:semiHidden="0" w:name="Date"/>
    <w:lsdException w:qFormat="1" w:unhideWhenUsed="0" w:uiPriority="0" w:semiHidden="0" w:name="Body Text First Indent"/>
    <w:lsdException w:uiPriority="0" w:name="Body Text First Indent 2"/>
    <w:lsdException w:uiPriority="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uiPriority="0" w:name="Block Text"/>
    <w:lsdException w:qFormat="1" w:unhideWhenUsed="0"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name="Document Map"/>
    <w:lsdException w:qFormat="1" w:unhideWhenUsed="0" w:uiPriority="0" w:semiHidden="0" w:name="Plain Text"/>
    <w:lsdException w:uiPriority="0" w:name="E-mail Signature"/>
    <w:lsdException w:qFormat="1" w:unhideWhenUsed="0" w:uiPriority="99"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qFormat="1" w:unhideWhenUsed="0" w:uiPriority="0" w:semiHidden="0" w:name="HTML Preformatted"/>
    <w:lsdException w:uiPriority="0" w:name="HTML Sample"/>
    <w:lsdException w:uiPriority="0" w:name="HTML Typewriter"/>
    <w:lsdException w:uiPriority="0" w:name="HTML Variable"/>
    <w:lsdException w:qFormat="1" w:uiPriority="99" w:name="Normal Table"/>
    <w:lsdException w:qFormat="1" w:unhideWhenUsed="0" w:uiPriority="99"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qFormat="1" w:unhideWhenUsed="0" w:uiPriority="0" w:semiHidden="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99"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qFormat="1" w:unhideWhenUsed="0" w:uiPriority="0" w:semiHidden="0" w:name="Quote"/>
    <w:lsdException w:qFormat="1" w:unhideWhenUsed="0" w:uiPriority="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4">
    <w:name w:val="heading 1"/>
    <w:basedOn w:val="5"/>
    <w:next w:val="1"/>
    <w:link w:val="56"/>
    <w:qFormat/>
    <w:uiPriority w:val="0"/>
    <w:pPr>
      <w:spacing w:before="340" w:after="330" w:line="360" w:lineRule="auto"/>
      <w:jc w:val="center"/>
      <w:outlineLvl w:val="0"/>
    </w:pPr>
    <w:rPr>
      <w:rFonts w:eastAsia="黑体"/>
      <w:kern w:val="44"/>
      <w:szCs w:val="44"/>
    </w:rPr>
  </w:style>
  <w:style w:type="paragraph" w:styleId="7">
    <w:name w:val="heading 2"/>
    <w:basedOn w:val="5"/>
    <w:next w:val="6"/>
    <w:link w:val="71"/>
    <w:qFormat/>
    <w:uiPriority w:val="0"/>
    <w:pPr>
      <w:adjustRightInd w:val="0"/>
      <w:jc w:val="center"/>
      <w:textAlignment w:val="baseline"/>
      <w:outlineLvl w:val="1"/>
    </w:pPr>
    <w:rPr>
      <w:kern w:val="0"/>
      <w:sz w:val="24"/>
      <w:szCs w:val="20"/>
    </w:rPr>
  </w:style>
  <w:style w:type="paragraph" w:styleId="5">
    <w:name w:val="heading 3"/>
    <w:basedOn w:val="6"/>
    <w:next w:val="1"/>
    <w:link w:val="55"/>
    <w:qFormat/>
    <w:uiPriority w:val="9"/>
    <w:pPr>
      <w:spacing w:before="260" w:after="260" w:line="240" w:lineRule="auto"/>
      <w:outlineLvl w:val="2"/>
    </w:pPr>
    <w:rPr>
      <w:rFonts w:ascii="宋体" w:hAnsi="宋体" w:eastAsia="宋体"/>
      <w:szCs w:val="32"/>
    </w:rPr>
  </w:style>
  <w:style w:type="paragraph" w:styleId="6">
    <w:name w:val="heading 4"/>
    <w:basedOn w:val="1"/>
    <w:next w:val="1"/>
    <w:link w:val="53"/>
    <w:qFormat/>
    <w:uiPriority w:val="9"/>
    <w:pPr>
      <w:keepNext/>
      <w:keepLines/>
      <w:spacing w:before="280" w:after="290" w:line="376" w:lineRule="auto"/>
      <w:outlineLvl w:val="3"/>
    </w:pPr>
    <w:rPr>
      <w:rFonts w:ascii="Arial" w:hAnsi="Arial" w:eastAsia="黑体"/>
      <w:b/>
      <w:bCs/>
      <w:sz w:val="28"/>
      <w:szCs w:val="28"/>
    </w:rPr>
  </w:style>
  <w:style w:type="paragraph" w:styleId="8">
    <w:name w:val="heading 5"/>
    <w:basedOn w:val="1"/>
    <w:next w:val="9"/>
    <w:link w:val="80"/>
    <w:qFormat/>
    <w:uiPriority w:val="0"/>
    <w:pPr>
      <w:keepNext/>
      <w:keepLines/>
      <w:spacing w:before="280" w:after="290" w:line="376" w:lineRule="auto"/>
      <w:outlineLvl w:val="4"/>
    </w:pPr>
    <w:rPr>
      <w:b/>
      <w:sz w:val="28"/>
      <w:szCs w:val="20"/>
    </w:rPr>
  </w:style>
  <w:style w:type="paragraph" w:styleId="10">
    <w:name w:val="heading 6"/>
    <w:basedOn w:val="1"/>
    <w:next w:val="9"/>
    <w:link w:val="83"/>
    <w:qFormat/>
    <w:uiPriority w:val="0"/>
    <w:pPr>
      <w:keepNext/>
      <w:keepLines/>
      <w:spacing w:before="240" w:after="64" w:line="320" w:lineRule="auto"/>
      <w:outlineLvl w:val="5"/>
    </w:pPr>
    <w:rPr>
      <w:rFonts w:ascii="Arial" w:hAnsi="Arial" w:eastAsia="黑体"/>
      <w:b/>
      <w:sz w:val="24"/>
      <w:szCs w:val="20"/>
    </w:rPr>
  </w:style>
  <w:style w:type="paragraph" w:styleId="11">
    <w:name w:val="heading 7"/>
    <w:basedOn w:val="1"/>
    <w:next w:val="9"/>
    <w:link w:val="84"/>
    <w:qFormat/>
    <w:uiPriority w:val="0"/>
    <w:pPr>
      <w:keepNext/>
      <w:keepLines/>
      <w:spacing w:before="240" w:after="64" w:line="320" w:lineRule="auto"/>
      <w:outlineLvl w:val="6"/>
    </w:pPr>
    <w:rPr>
      <w:b/>
      <w:sz w:val="24"/>
      <w:szCs w:val="20"/>
    </w:rPr>
  </w:style>
  <w:style w:type="paragraph" w:styleId="12">
    <w:name w:val="heading 8"/>
    <w:basedOn w:val="1"/>
    <w:next w:val="9"/>
    <w:link w:val="85"/>
    <w:qFormat/>
    <w:uiPriority w:val="0"/>
    <w:pPr>
      <w:keepNext/>
      <w:keepLines/>
      <w:spacing w:before="240" w:after="64" w:line="320" w:lineRule="auto"/>
      <w:outlineLvl w:val="7"/>
    </w:pPr>
    <w:rPr>
      <w:rFonts w:ascii="Arial" w:hAnsi="Arial" w:eastAsia="黑体"/>
      <w:sz w:val="24"/>
      <w:szCs w:val="20"/>
    </w:rPr>
  </w:style>
  <w:style w:type="paragraph" w:styleId="13">
    <w:name w:val="heading 9"/>
    <w:basedOn w:val="1"/>
    <w:next w:val="9"/>
    <w:link w:val="86"/>
    <w:qFormat/>
    <w:uiPriority w:val="0"/>
    <w:pPr>
      <w:keepNext/>
      <w:keepLines/>
      <w:spacing w:before="240" w:after="64" w:line="320" w:lineRule="auto"/>
      <w:outlineLvl w:val="8"/>
    </w:pPr>
    <w:rPr>
      <w:rFonts w:ascii="Arial" w:hAnsi="Arial" w:eastAsia="黑体"/>
      <w:szCs w:val="20"/>
    </w:rPr>
  </w:style>
  <w:style w:type="character" w:default="1" w:styleId="46">
    <w:name w:val="Default Paragraph Font"/>
    <w:semiHidden/>
    <w:unhideWhenUsed/>
    <w:qFormat/>
    <w:uiPriority w:val="1"/>
  </w:style>
  <w:style w:type="table" w:default="1" w:styleId="43">
    <w:name w:val="Normal Table"/>
    <w:semiHidden/>
    <w:unhideWhenUsed/>
    <w:qFormat/>
    <w:uiPriority w:val="99"/>
    <w:tblPr>
      <w:tblCellMar>
        <w:top w:w="0" w:type="dxa"/>
        <w:left w:w="108" w:type="dxa"/>
        <w:bottom w:w="0" w:type="dxa"/>
        <w:right w:w="108" w:type="dxa"/>
      </w:tblCellMar>
    </w:tblPr>
  </w:style>
  <w:style w:type="paragraph" w:styleId="2">
    <w:name w:val="Body Text"/>
    <w:basedOn w:val="1"/>
    <w:next w:val="3"/>
    <w:link w:val="92"/>
    <w:qFormat/>
    <w:uiPriority w:val="0"/>
    <w:pPr>
      <w:spacing w:line="360" w:lineRule="auto"/>
    </w:pPr>
    <w:rPr>
      <w:b/>
      <w:bCs/>
      <w:sz w:val="24"/>
    </w:rPr>
  </w:style>
  <w:style w:type="paragraph" w:styleId="3">
    <w:name w:val="Body Text 2"/>
    <w:basedOn w:val="1"/>
    <w:link w:val="96"/>
    <w:qFormat/>
    <w:uiPriority w:val="0"/>
    <w:pPr>
      <w:spacing w:line="360" w:lineRule="auto"/>
    </w:pPr>
    <w:rPr>
      <w:sz w:val="24"/>
    </w:rPr>
  </w:style>
  <w:style w:type="paragraph" w:styleId="9">
    <w:name w:val="Normal Indent"/>
    <w:basedOn w:val="1"/>
    <w:link w:val="57"/>
    <w:qFormat/>
    <w:uiPriority w:val="0"/>
    <w:pPr>
      <w:ind w:firstLine="420"/>
    </w:pPr>
    <w:rPr>
      <w:szCs w:val="20"/>
    </w:rPr>
  </w:style>
  <w:style w:type="paragraph" w:styleId="14">
    <w:name w:val="toc 7"/>
    <w:basedOn w:val="1"/>
    <w:next w:val="1"/>
    <w:semiHidden/>
    <w:qFormat/>
    <w:uiPriority w:val="0"/>
    <w:pPr>
      <w:ind w:left="1260"/>
      <w:jc w:val="left"/>
    </w:pPr>
    <w:rPr>
      <w:szCs w:val="21"/>
    </w:rPr>
  </w:style>
  <w:style w:type="paragraph" w:styleId="15">
    <w:name w:val="caption"/>
    <w:basedOn w:val="1"/>
    <w:next w:val="1"/>
    <w:qFormat/>
    <w:uiPriority w:val="0"/>
    <w:pPr>
      <w:widowControl/>
      <w:spacing w:line="360" w:lineRule="auto"/>
      <w:ind w:firstLine="1940" w:firstLineChars="920"/>
      <w:jc w:val="left"/>
    </w:pPr>
    <w:rPr>
      <w:rFonts w:ascii="宋体" w:hAnsi="宋体"/>
      <w:b/>
      <w:bCs/>
      <w:kern w:val="0"/>
      <w:sz w:val="20"/>
      <w:szCs w:val="20"/>
    </w:rPr>
  </w:style>
  <w:style w:type="paragraph" w:styleId="16">
    <w:name w:val="List Bullet"/>
    <w:basedOn w:val="1"/>
    <w:qFormat/>
    <w:uiPriority w:val="0"/>
    <w:pPr>
      <w:numPr>
        <w:ilvl w:val="0"/>
        <w:numId w:val="1"/>
      </w:numPr>
    </w:pPr>
    <w:rPr>
      <w:szCs w:val="20"/>
    </w:rPr>
  </w:style>
  <w:style w:type="paragraph" w:styleId="17">
    <w:name w:val="Document Map"/>
    <w:basedOn w:val="1"/>
    <w:semiHidden/>
    <w:qFormat/>
    <w:uiPriority w:val="0"/>
    <w:pPr>
      <w:shd w:val="clear" w:color="auto" w:fill="000080"/>
    </w:pPr>
  </w:style>
  <w:style w:type="paragraph" w:styleId="18">
    <w:name w:val="annotation text"/>
    <w:basedOn w:val="1"/>
    <w:link w:val="184"/>
    <w:qFormat/>
    <w:uiPriority w:val="0"/>
    <w:pPr>
      <w:autoSpaceDE w:val="0"/>
      <w:autoSpaceDN w:val="0"/>
      <w:adjustRightInd w:val="0"/>
      <w:jc w:val="left"/>
      <w:textAlignment w:val="baseline"/>
    </w:pPr>
    <w:rPr>
      <w:rFonts w:ascii="宋体"/>
      <w:kern w:val="0"/>
      <w:sz w:val="34"/>
      <w:szCs w:val="20"/>
    </w:rPr>
  </w:style>
  <w:style w:type="paragraph" w:styleId="19">
    <w:name w:val="Body Text 3"/>
    <w:basedOn w:val="1"/>
    <w:link w:val="98"/>
    <w:qFormat/>
    <w:uiPriority w:val="0"/>
    <w:pPr>
      <w:spacing w:after="120"/>
    </w:pPr>
    <w:rPr>
      <w:sz w:val="16"/>
      <w:szCs w:val="16"/>
    </w:rPr>
  </w:style>
  <w:style w:type="paragraph" w:styleId="20">
    <w:name w:val="Body Text Indent"/>
    <w:basedOn w:val="1"/>
    <w:link w:val="79"/>
    <w:qFormat/>
    <w:uiPriority w:val="0"/>
    <w:pPr>
      <w:spacing w:line="360" w:lineRule="auto"/>
      <w:ind w:firstLine="420" w:firstLineChars="200"/>
    </w:pPr>
  </w:style>
  <w:style w:type="paragraph" w:styleId="21">
    <w:name w:val="toc 5"/>
    <w:basedOn w:val="1"/>
    <w:next w:val="1"/>
    <w:semiHidden/>
    <w:qFormat/>
    <w:uiPriority w:val="0"/>
    <w:pPr>
      <w:ind w:left="840"/>
      <w:jc w:val="left"/>
    </w:pPr>
    <w:rPr>
      <w:szCs w:val="21"/>
    </w:rPr>
  </w:style>
  <w:style w:type="paragraph" w:styleId="22">
    <w:name w:val="toc 3"/>
    <w:basedOn w:val="1"/>
    <w:next w:val="1"/>
    <w:semiHidden/>
    <w:qFormat/>
    <w:uiPriority w:val="0"/>
    <w:pPr>
      <w:ind w:left="420"/>
      <w:jc w:val="left"/>
    </w:pPr>
    <w:rPr>
      <w:i/>
      <w:iCs/>
    </w:rPr>
  </w:style>
  <w:style w:type="paragraph" w:styleId="23">
    <w:name w:val="Plain Text"/>
    <w:basedOn w:val="1"/>
    <w:link w:val="90"/>
    <w:qFormat/>
    <w:uiPriority w:val="0"/>
    <w:rPr>
      <w:rFonts w:ascii="宋体" w:hAnsi="Courier New"/>
      <w:szCs w:val="20"/>
    </w:rPr>
  </w:style>
  <w:style w:type="paragraph" w:styleId="24">
    <w:name w:val="toc 8"/>
    <w:basedOn w:val="1"/>
    <w:next w:val="1"/>
    <w:semiHidden/>
    <w:qFormat/>
    <w:uiPriority w:val="0"/>
    <w:pPr>
      <w:ind w:left="1470"/>
      <w:jc w:val="left"/>
    </w:pPr>
    <w:rPr>
      <w:szCs w:val="21"/>
    </w:rPr>
  </w:style>
  <w:style w:type="paragraph" w:styleId="25">
    <w:name w:val="Date"/>
    <w:basedOn w:val="1"/>
    <w:next w:val="1"/>
    <w:link w:val="88"/>
    <w:qFormat/>
    <w:uiPriority w:val="0"/>
    <w:rPr>
      <w:rFonts w:ascii="宋体" w:hAnsi="Courier New"/>
      <w:sz w:val="32"/>
      <w:szCs w:val="20"/>
    </w:rPr>
  </w:style>
  <w:style w:type="paragraph" w:styleId="26">
    <w:name w:val="Body Text Indent 2"/>
    <w:basedOn w:val="1"/>
    <w:link w:val="93"/>
    <w:qFormat/>
    <w:uiPriority w:val="0"/>
    <w:pPr>
      <w:spacing w:beforeLines="50" w:afterLines="50" w:line="120" w:lineRule="auto"/>
      <w:ind w:firstLine="840" w:firstLineChars="400"/>
      <w:jc w:val="left"/>
    </w:pPr>
    <w:rPr>
      <w:rFonts w:ascii="宋体" w:hAnsi="宋体"/>
    </w:rPr>
  </w:style>
  <w:style w:type="paragraph" w:styleId="27">
    <w:name w:val="Balloon Text"/>
    <w:basedOn w:val="1"/>
    <w:link w:val="99"/>
    <w:semiHidden/>
    <w:qFormat/>
    <w:uiPriority w:val="99"/>
    <w:rPr>
      <w:sz w:val="18"/>
      <w:szCs w:val="18"/>
    </w:rPr>
  </w:style>
  <w:style w:type="paragraph" w:styleId="28">
    <w:name w:val="footer"/>
    <w:basedOn w:val="1"/>
    <w:link w:val="97"/>
    <w:qFormat/>
    <w:uiPriority w:val="0"/>
    <w:pPr>
      <w:tabs>
        <w:tab w:val="center" w:pos="4153"/>
        <w:tab w:val="right" w:pos="8306"/>
      </w:tabs>
      <w:snapToGrid w:val="0"/>
      <w:jc w:val="left"/>
    </w:pPr>
    <w:rPr>
      <w:sz w:val="18"/>
      <w:szCs w:val="18"/>
    </w:rPr>
  </w:style>
  <w:style w:type="paragraph" w:styleId="29">
    <w:name w:val="header"/>
    <w:basedOn w:val="1"/>
    <w:link w:val="94"/>
    <w:qFormat/>
    <w:uiPriority w:val="99"/>
    <w:pPr>
      <w:pBdr>
        <w:bottom w:val="single" w:color="auto" w:sz="6" w:space="1"/>
      </w:pBdr>
      <w:tabs>
        <w:tab w:val="center" w:pos="4153"/>
        <w:tab w:val="right" w:pos="8306"/>
      </w:tabs>
      <w:snapToGrid w:val="0"/>
      <w:jc w:val="center"/>
    </w:pPr>
    <w:rPr>
      <w:sz w:val="18"/>
      <w:szCs w:val="18"/>
    </w:rPr>
  </w:style>
  <w:style w:type="paragraph" w:styleId="30">
    <w:name w:val="toc 1"/>
    <w:basedOn w:val="1"/>
    <w:next w:val="1"/>
    <w:qFormat/>
    <w:uiPriority w:val="0"/>
    <w:pPr>
      <w:spacing w:before="120" w:after="120"/>
      <w:jc w:val="left"/>
    </w:pPr>
    <w:rPr>
      <w:b/>
      <w:bCs/>
      <w:caps/>
    </w:rPr>
  </w:style>
  <w:style w:type="paragraph" w:styleId="31">
    <w:name w:val="toc 4"/>
    <w:basedOn w:val="1"/>
    <w:next w:val="1"/>
    <w:semiHidden/>
    <w:qFormat/>
    <w:uiPriority w:val="0"/>
    <w:pPr>
      <w:ind w:left="630"/>
      <w:jc w:val="left"/>
    </w:pPr>
    <w:rPr>
      <w:szCs w:val="21"/>
    </w:rPr>
  </w:style>
  <w:style w:type="paragraph" w:styleId="32">
    <w:name w:val="Subtitle"/>
    <w:next w:val="1"/>
    <w:link w:val="309"/>
    <w:qFormat/>
    <w:uiPriority w:val="0"/>
    <w:pPr>
      <w:wordWrap w:val="0"/>
      <w:spacing w:after="60"/>
      <w:jc w:val="center"/>
    </w:pPr>
    <w:rPr>
      <w:rFonts w:ascii="Calibri" w:hAnsi="Calibri" w:eastAsia="宋体" w:cs="Times New Roman"/>
      <w:sz w:val="24"/>
      <w:lang w:val="en-US" w:eastAsia="zh-CN" w:bidi="ar-SA"/>
    </w:rPr>
  </w:style>
  <w:style w:type="paragraph" w:styleId="33">
    <w:name w:val="toc 6"/>
    <w:basedOn w:val="1"/>
    <w:next w:val="1"/>
    <w:semiHidden/>
    <w:qFormat/>
    <w:uiPriority w:val="0"/>
    <w:pPr>
      <w:ind w:left="1050"/>
      <w:jc w:val="left"/>
    </w:pPr>
    <w:rPr>
      <w:szCs w:val="21"/>
    </w:rPr>
  </w:style>
  <w:style w:type="paragraph" w:styleId="34">
    <w:name w:val="Body Text Indent 3"/>
    <w:basedOn w:val="1"/>
    <w:link w:val="95"/>
    <w:qFormat/>
    <w:uiPriority w:val="0"/>
    <w:pPr>
      <w:spacing w:line="360" w:lineRule="auto"/>
      <w:ind w:firstLine="482" w:firstLineChars="200"/>
    </w:pPr>
    <w:rPr>
      <w:rFonts w:ascii="宋体"/>
      <w:b/>
      <w:bCs/>
      <w:sz w:val="24"/>
    </w:rPr>
  </w:style>
  <w:style w:type="paragraph" w:styleId="35">
    <w:name w:val="toc 2"/>
    <w:basedOn w:val="1"/>
    <w:next w:val="1"/>
    <w:semiHidden/>
    <w:qFormat/>
    <w:uiPriority w:val="0"/>
    <w:pPr>
      <w:tabs>
        <w:tab w:val="right" w:leader="dot" w:pos="8296"/>
      </w:tabs>
      <w:ind w:left="210"/>
      <w:jc w:val="left"/>
    </w:pPr>
    <w:rPr>
      <w:smallCaps/>
    </w:rPr>
  </w:style>
  <w:style w:type="paragraph" w:styleId="36">
    <w:name w:val="toc 9"/>
    <w:basedOn w:val="1"/>
    <w:next w:val="1"/>
    <w:semiHidden/>
    <w:qFormat/>
    <w:uiPriority w:val="0"/>
    <w:pPr>
      <w:ind w:left="1680"/>
      <w:jc w:val="left"/>
    </w:pPr>
    <w:rPr>
      <w:szCs w:val="21"/>
    </w:rPr>
  </w:style>
  <w:style w:type="paragraph" w:styleId="37">
    <w:name w:val="HTML Preformatted"/>
    <w:basedOn w:val="1"/>
    <w:link w:val="89"/>
    <w:qFormat/>
    <w:uiPriority w:val="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Arial Unicode MS" w:hAnsi="Arial Unicode MS" w:eastAsia="Arial Unicode MS"/>
      <w:color w:val="000000"/>
      <w:kern w:val="0"/>
      <w:sz w:val="20"/>
      <w:szCs w:val="20"/>
    </w:rPr>
  </w:style>
  <w:style w:type="paragraph" w:styleId="38">
    <w:name w:val="Normal (Web)"/>
    <w:basedOn w:val="1"/>
    <w:qFormat/>
    <w:uiPriority w:val="99"/>
    <w:pPr>
      <w:spacing w:beforeAutospacing="1" w:afterAutospacing="1"/>
      <w:jc w:val="left"/>
    </w:pPr>
    <w:rPr>
      <w:kern w:val="0"/>
      <w:sz w:val="24"/>
    </w:rPr>
  </w:style>
  <w:style w:type="paragraph" w:styleId="39">
    <w:name w:val="index 1"/>
    <w:basedOn w:val="1"/>
    <w:next w:val="1"/>
    <w:semiHidden/>
    <w:qFormat/>
    <w:uiPriority w:val="0"/>
    <w:pPr>
      <w:tabs>
        <w:tab w:val="left" w:pos="3360"/>
      </w:tabs>
      <w:spacing w:line="520" w:lineRule="exact"/>
      <w:ind w:left="419" w:leftChars="50" w:hanging="314" w:hangingChars="131"/>
      <w:jc w:val="center"/>
      <w:outlineLvl w:val="3"/>
    </w:pPr>
    <w:rPr>
      <w:rFonts w:ascii="宋体" w:hAnsi="宋体"/>
      <w:sz w:val="24"/>
    </w:rPr>
  </w:style>
  <w:style w:type="paragraph" w:styleId="40">
    <w:name w:val="Title"/>
    <w:basedOn w:val="1"/>
    <w:link w:val="87"/>
    <w:qFormat/>
    <w:uiPriority w:val="0"/>
    <w:pPr>
      <w:spacing w:before="240" w:after="60"/>
      <w:jc w:val="center"/>
      <w:outlineLvl w:val="0"/>
    </w:pPr>
    <w:rPr>
      <w:rFonts w:ascii="Arial" w:hAnsi="Arial" w:eastAsia="隶书" w:cs="Arial"/>
      <w:b/>
      <w:bCs/>
      <w:sz w:val="32"/>
      <w:szCs w:val="32"/>
    </w:rPr>
  </w:style>
  <w:style w:type="paragraph" w:styleId="41">
    <w:name w:val="annotation subject"/>
    <w:basedOn w:val="18"/>
    <w:next w:val="18"/>
    <w:link w:val="185"/>
    <w:qFormat/>
    <w:uiPriority w:val="99"/>
    <w:pPr>
      <w:autoSpaceDE/>
      <w:autoSpaceDN/>
      <w:adjustRightInd/>
      <w:textAlignment w:val="auto"/>
    </w:pPr>
    <w:rPr>
      <w:rFonts w:ascii="Times New Roman"/>
      <w:b/>
      <w:bCs/>
      <w:kern w:val="2"/>
      <w:sz w:val="21"/>
      <w:szCs w:val="24"/>
    </w:rPr>
  </w:style>
  <w:style w:type="paragraph" w:styleId="42">
    <w:name w:val="Body Text First Indent"/>
    <w:basedOn w:val="2"/>
    <w:link w:val="130"/>
    <w:qFormat/>
    <w:uiPriority w:val="0"/>
    <w:pPr>
      <w:spacing w:after="120" w:line="240" w:lineRule="auto"/>
      <w:ind w:firstLine="420" w:firstLineChars="100"/>
    </w:pPr>
    <w:rPr>
      <w:sz w:val="21"/>
    </w:rPr>
  </w:style>
  <w:style w:type="table" w:styleId="44">
    <w:name w:val="Table Grid"/>
    <w:basedOn w:val="4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45">
    <w:name w:val="Table Elegant"/>
    <w:basedOn w:val="43"/>
    <w:qFormat/>
    <w:uiPriority w:val="0"/>
    <w:pPr>
      <w:widowControl w:val="0"/>
      <w:jc w:val="both"/>
    </w:pPr>
    <w:rPr>
      <w:rFonts w:ascii="Calibri" w:hAnsi="Calibri"/>
    </w:r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character" w:styleId="47">
    <w:name w:val="Strong"/>
    <w:qFormat/>
    <w:uiPriority w:val="0"/>
    <w:rPr>
      <w:b/>
      <w:bCs/>
    </w:rPr>
  </w:style>
  <w:style w:type="character" w:styleId="48">
    <w:name w:val="page number"/>
    <w:basedOn w:val="46"/>
    <w:qFormat/>
    <w:uiPriority w:val="0"/>
  </w:style>
  <w:style w:type="character" w:styleId="49">
    <w:name w:val="FollowedHyperlink"/>
    <w:qFormat/>
    <w:uiPriority w:val="0"/>
    <w:rPr>
      <w:color w:val="800080"/>
      <w:u w:val="single"/>
    </w:rPr>
  </w:style>
  <w:style w:type="character" w:styleId="50">
    <w:name w:val="Emphasis"/>
    <w:basedOn w:val="46"/>
    <w:qFormat/>
    <w:uiPriority w:val="0"/>
    <w:rPr>
      <w:sz w:val="20"/>
    </w:rPr>
  </w:style>
  <w:style w:type="character" w:styleId="51">
    <w:name w:val="Hyperlink"/>
    <w:qFormat/>
    <w:uiPriority w:val="99"/>
    <w:rPr>
      <w:color w:val="0000FF"/>
      <w:u w:val="single"/>
    </w:rPr>
  </w:style>
  <w:style w:type="character" w:styleId="52">
    <w:name w:val="annotation reference"/>
    <w:basedOn w:val="46"/>
    <w:qFormat/>
    <w:uiPriority w:val="99"/>
    <w:rPr>
      <w:sz w:val="21"/>
      <w:szCs w:val="21"/>
    </w:rPr>
  </w:style>
  <w:style w:type="character" w:customStyle="1" w:styleId="53">
    <w:name w:val="标题 4 字符"/>
    <w:link w:val="6"/>
    <w:qFormat/>
    <w:uiPriority w:val="9"/>
    <w:rPr>
      <w:rFonts w:ascii="Arial" w:hAnsi="Arial" w:eastAsia="黑体"/>
      <w:b/>
      <w:bCs/>
      <w:kern w:val="2"/>
      <w:sz w:val="28"/>
      <w:szCs w:val="28"/>
      <w:lang w:val="en-US" w:eastAsia="zh-CN" w:bidi="ar-SA"/>
    </w:rPr>
  </w:style>
  <w:style w:type="paragraph" w:customStyle="1" w:styleId="54">
    <w:name w:val="Char"/>
    <w:basedOn w:val="1"/>
    <w:qFormat/>
    <w:uiPriority w:val="0"/>
    <w:pPr>
      <w:widowControl/>
      <w:spacing w:after="160" w:line="240" w:lineRule="exact"/>
      <w:jc w:val="left"/>
    </w:pPr>
    <w:rPr>
      <w:rFonts w:ascii="Verdana" w:hAnsi="Verdana" w:eastAsia="仿宋_GB2312"/>
      <w:kern w:val="0"/>
      <w:sz w:val="24"/>
      <w:szCs w:val="20"/>
      <w:lang w:eastAsia="en-US"/>
    </w:rPr>
  </w:style>
  <w:style w:type="character" w:customStyle="1" w:styleId="55">
    <w:name w:val="标题 3 字符"/>
    <w:link w:val="5"/>
    <w:qFormat/>
    <w:uiPriority w:val="9"/>
    <w:rPr>
      <w:rFonts w:ascii="宋体" w:hAnsi="宋体" w:eastAsia="宋体"/>
      <w:b/>
      <w:bCs/>
      <w:kern w:val="2"/>
      <w:sz w:val="28"/>
      <w:szCs w:val="32"/>
      <w:lang w:val="en-US" w:eastAsia="zh-CN" w:bidi="ar-SA"/>
    </w:rPr>
  </w:style>
  <w:style w:type="character" w:customStyle="1" w:styleId="56">
    <w:name w:val="标题 1 字符"/>
    <w:link w:val="4"/>
    <w:qFormat/>
    <w:uiPriority w:val="0"/>
    <w:rPr>
      <w:rFonts w:ascii="宋体" w:hAnsi="宋体" w:eastAsia="黑体"/>
      <w:b/>
      <w:bCs/>
      <w:kern w:val="44"/>
      <w:sz w:val="28"/>
      <w:szCs w:val="44"/>
      <w:lang w:val="en-US" w:eastAsia="zh-CN" w:bidi="ar-SA"/>
    </w:rPr>
  </w:style>
  <w:style w:type="character" w:customStyle="1" w:styleId="57">
    <w:name w:val="正文缩进 字符"/>
    <w:link w:val="9"/>
    <w:qFormat/>
    <w:uiPriority w:val="0"/>
    <w:rPr>
      <w:rFonts w:eastAsia="宋体"/>
      <w:kern w:val="2"/>
      <w:sz w:val="21"/>
      <w:lang w:val="en-US" w:eastAsia="zh-CN" w:bidi="ar-SA"/>
    </w:rPr>
  </w:style>
  <w:style w:type="character" w:customStyle="1" w:styleId="58">
    <w:name w:val="标题 3 Char"/>
    <w:qFormat/>
    <w:uiPriority w:val="0"/>
    <w:rPr>
      <w:rFonts w:ascii="黑体" w:eastAsia="黑体"/>
      <w:bCs/>
      <w:sz w:val="30"/>
    </w:rPr>
  </w:style>
  <w:style w:type="paragraph" w:customStyle="1" w:styleId="59">
    <w:name w:val="样式41"/>
    <w:basedOn w:val="1"/>
    <w:qFormat/>
    <w:uiPriority w:val="0"/>
    <w:pPr>
      <w:numPr>
        <w:ilvl w:val="0"/>
        <w:numId w:val="2"/>
      </w:numPr>
      <w:tabs>
        <w:tab w:val="left" w:pos="945"/>
      </w:tabs>
      <w:spacing w:line="360" w:lineRule="auto"/>
    </w:pPr>
    <w:rPr>
      <w:b/>
      <w:color w:val="000000"/>
      <w:sz w:val="24"/>
      <w:szCs w:val="20"/>
    </w:rPr>
  </w:style>
  <w:style w:type="paragraph" w:customStyle="1" w:styleId="60">
    <w:name w:val="图"/>
    <w:basedOn w:val="1"/>
    <w:qFormat/>
    <w:uiPriority w:val="0"/>
    <w:pPr>
      <w:keepNext/>
      <w:adjustRightInd w:val="0"/>
      <w:snapToGrid w:val="0"/>
      <w:spacing w:before="60" w:after="60" w:line="300" w:lineRule="auto"/>
      <w:jc w:val="center"/>
    </w:pPr>
    <w:rPr>
      <w:spacing w:val="20"/>
      <w:kern w:val="0"/>
      <w:sz w:val="24"/>
      <w:szCs w:val="20"/>
    </w:rPr>
  </w:style>
  <w:style w:type="paragraph" w:customStyle="1" w:styleId="61">
    <w:name w:val="文档正文"/>
    <w:basedOn w:val="1"/>
    <w:qFormat/>
    <w:uiPriority w:val="0"/>
    <w:pPr>
      <w:adjustRightInd w:val="0"/>
      <w:spacing w:line="480" w:lineRule="atLeast"/>
      <w:ind w:firstLine="567" w:firstLineChars="200"/>
      <w:textAlignment w:val="baseline"/>
    </w:pPr>
    <w:rPr>
      <w:rFonts w:ascii="长城仿宋"/>
      <w:kern w:val="0"/>
      <w:szCs w:val="20"/>
    </w:rPr>
  </w:style>
  <w:style w:type="paragraph" w:customStyle="1" w:styleId="62">
    <w:name w:val="Char Char Char Char"/>
    <w:basedOn w:val="1"/>
    <w:qFormat/>
    <w:uiPriority w:val="0"/>
    <w:pPr>
      <w:widowControl/>
      <w:spacing w:after="160" w:line="240" w:lineRule="exact"/>
      <w:jc w:val="left"/>
    </w:pPr>
    <w:rPr>
      <w:rFonts w:ascii="Verdana" w:hAnsi="Verdana" w:eastAsia="仿宋_GB2312"/>
      <w:kern w:val="0"/>
      <w:sz w:val="24"/>
      <w:szCs w:val="20"/>
      <w:lang w:eastAsia="en-US"/>
    </w:rPr>
  </w:style>
  <w:style w:type="paragraph" w:customStyle="1" w:styleId="63">
    <w:name w:val="Char11"/>
    <w:basedOn w:val="1"/>
    <w:qFormat/>
    <w:uiPriority w:val="0"/>
    <w:pPr>
      <w:widowControl/>
      <w:spacing w:after="160" w:line="240" w:lineRule="exact"/>
      <w:jc w:val="left"/>
    </w:pPr>
    <w:rPr>
      <w:rFonts w:ascii="Verdana" w:hAnsi="Verdana" w:eastAsia="仿宋_GB2312"/>
      <w:kern w:val="0"/>
      <w:sz w:val="24"/>
      <w:szCs w:val="20"/>
      <w:lang w:eastAsia="en-US"/>
    </w:rPr>
  </w:style>
  <w:style w:type="paragraph" w:customStyle="1" w:styleId="64">
    <w:name w:val="Char Char Char Char11"/>
    <w:basedOn w:val="1"/>
    <w:qFormat/>
    <w:uiPriority w:val="0"/>
    <w:pPr>
      <w:widowControl/>
      <w:spacing w:after="160" w:line="240" w:lineRule="exact"/>
      <w:jc w:val="left"/>
    </w:pPr>
    <w:rPr>
      <w:rFonts w:ascii="Verdana" w:hAnsi="Verdana" w:eastAsia="仿宋_GB2312"/>
      <w:kern w:val="0"/>
      <w:sz w:val="24"/>
      <w:szCs w:val="20"/>
      <w:lang w:eastAsia="en-US"/>
    </w:rPr>
  </w:style>
  <w:style w:type="paragraph" w:customStyle="1" w:styleId="65">
    <w:name w:val="Table Contents"/>
    <w:basedOn w:val="1"/>
    <w:qFormat/>
    <w:uiPriority w:val="0"/>
    <w:pPr>
      <w:suppressAutoHyphens/>
      <w:autoSpaceDE w:val="0"/>
      <w:spacing w:after="120"/>
      <w:jc w:val="left"/>
    </w:pPr>
    <w:rPr>
      <w:rFonts w:ascii="Helvetica" w:hAnsi="Helvetica"/>
      <w:kern w:val="1"/>
      <w:sz w:val="20"/>
      <w:szCs w:val="20"/>
    </w:rPr>
  </w:style>
  <w:style w:type="paragraph" w:customStyle="1" w:styleId="66">
    <w:name w:val="自定义正文"/>
    <w:basedOn w:val="1"/>
    <w:qFormat/>
    <w:uiPriority w:val="0"/>
    <w:pPr>
      <w:spacing w:afterLines="50"/>
      <w:ind w:left="600" w:leftChars="600"/>
    </w:pPr>
  </w:style>
  <w:style w:type="paragraph" w:customStyle="1" w:styleId="67">
    <w:name w:val="Char Char Char Char Char"/>
    <w:basedOn w:val="1"/>
    <w:qFormat/>
    <w:uiPriority w:val="0"/>
    <w:rPr>
      <w:rFonts w:ascii="Tahoma" w:hAnsi="Tahoma"/>
      <w:sz w:val="24"/>
      <w:szCs w:val="20"/>
    </w:rPr>
  </w:style>
  <w:style w:type="paragraph" w:customStyle="1" w:styleId="68">
    <w:name w:val="小标题 1"/>
    <w:basedOn w:val="1"/>
    <w:qFormat/>
    <w:uiPriority w:val="0"/>
    <w:pPr>
      <w:autoSpaceDE w:val="0"/>
      <w:autoSpaceDN w:val="0"/>
      <w:adjustRightInd w:val="0"/>
      <w:spacing w:line="360" w:lineRule="atLeast"/>
    </w:pPr>
    <w:rPr>
      <w:rFonts w:ascii="文鼎粗黑" w:eastAsia="文鼎粗黑"/>
      <w:kern w:val="0"/>
      <w:sz w:val="22"/>
      <w:szCs w:val="20"/>
    </w:rPr>
  </w:style>
  <w:style w:type="paragraph" w:customStyle="1" w:styleId="69">
    <w:name w:val="Char Char"/>
    <w:basedOn w:val="1"/>
    <w:qFormat/>
    <w:uiPriority w:val="0"/>
    <w:rPr>
      <w:rFonts w:ascii="Tahoma" w:hAnsi="Tahoma"/>
      <w:sz w:val="24"/>
      <w:szCs w:val="20"/>
    </w:rPr>
  </w:style>
  <w:style w:type="paragraph" w:customStyle="1" w:styleId="70">
    <w:name w:val="È±Ê¡ÎÄ±¾"/>
    <w:basedOn w:val="1"/>
    <w:qFormat/>
    <w:uiPriority w:val="0"/>
    <w:pPr>
      <w:widowControl/>
      <w:overflowPunct w:val="0"/>
      <w:autoSpaceDE w:val="0"/>
      <w:autoSpaceDN w:val="0"/>
      <w:adjustRightInd w:val="0"/>
      <w:jc w:val="left"/>
      <w:textAlignment w:val="baseline"/>
    </w:pPr>
    <w:rPr>
      <w:kern w:val="0"/>
      <w:sz w:val="24"/>
      <w:szCs w:val="20"/>
    </w:rPr>
  </w:style>
  <w:style w:type="character" w:customStyle="1" w:styleId="71">
    <w:name w:val="标题 2 字符"/>
    <w:link w:val="7"/>
    <w:qFormat/>
    <w:uiPriority w:val="0"/>
    <w:rPr>
      <w:rFonts w:ascii="宋体" w:hAnsi="宋体" w:eastAsia="宋体"/>
      <w:b/>
      <w:bCs/>
      <w:sz w:val="24"/>
      <w:lang w:val="en-US" w:eastAsia="zh-CN" w:bidi="ar-SA"/>
    </w:rPr>
  </w:style>
  <w:style w:type="paragraph" w:customStyle="1" w:styleId="72">
    <w:name w:val="Char Char Char Char Char Char1 Char"/>
    <w:basedOn w:val="1"/>
    <w:qFormat/>
    <w:uiPriority w:val="0"/>
    <w:pPr>
      <w:widowControl/>
      <w:spacing w:after="160" w:line="240" w:lineRule="exact"/>
      <w:jc w:val="left"/>
    </w:pPr>
    <w:rPr>
      <w:rFonts w:ascii="Verdana" w:hAnsi="Verdana"/>
      <w:kern w:val="0"/>
      <w:szCs w:val="20"/>
      <w:lang w:eastAsia="en-US"/>
    </w:rPr>
  </w:style>
  <w:style w:type="paragraph" w:styleId="73">
    <w:name w:val="List Paragraph"/>
    <w:basedOn w:val="1"/>
    <w:qFormat/>
    <w:uiPriority w:val="0"/>
    <w:pPr>
      <w:ind w:firstLine="420" w:firstLineChars="200"/>
    </w:pPr>
    <w:rPr>
      <w:rFonts w:ascii="Calibri" w:hAnsi="Calibri"/>
      <w:szCs w:val="22"/>
    </w:rPr>
  </w:style>
  <w:style w:type="paragraph" w:customStyle="1" w:styleId="74">
    <w:name w:val="USE 1"/>
    <w:basedOn w:val="1"/>
    <w:qFormat/>
    <w:uiPriority w:val="0"/>
    <w:pPr>
      <w:spacing w:line="200" w:lineRule="atLeast"/>
      <w:jc w:val="left"/>
    </w:pPr>
    <w:rPr>
      <w:rFonts w:ascii="宋体" w:hAnsi="宋体"/>
      <w:b/>
      <w:sz w:val="24"/>
      <w:szCs w:val="28"/>
    </w:rPr>
  </w:style>
  <w:style w:type="paragraph" w:customStyle="1" w:styleId="75">
    <w:name w:val="RFI text from 3rd Level"/>
    <w:basedOn w:val="1"/>
    <w:qFormat/>
    <w:uiPriority w:val="0"/>
    <w:pPr>
      <w:widowControl/>
      <w:numPr>
        <w:ilvl w:val="0"/>
        <w:numId w:val="3"/>
      </w:numPr>
      <w:tabs>
        <w:tab w:val="left" w:pos="1080"/>
        <w:tab w:val="clear" w:pos="840"/>
      </w:tabs>
      <w:spacing w:beforeLines="50" w:line="360" w:lineRule="auto"/>
      <w:ind w:left="0" w:firstLine="0"/>
    </w:pPr>
    <w:rPr>
      <w:rFonts w:ascii="Arial (W1)" w:hAnsi="Arial (W1)"/>
      <w:bCs/>
      <w:kern w:val="0"/>
      <w:sz w:val="24"/>
      <w:lang w:val="en-GB"/>
    </w:rPr>
  </w:style>
  <w:style w:type="paragraph" w:customStyle="1" w:styleId="76">
    <w:name w:val="正文文字缩进项目"/>
    <w:basedOn w:val="20"/>
    <w:qFormat/>
    <w:uiPriority w:val="0"/>
    <w:pPr>
      <w:numPr>
        <w:ilvl w:val="1"/>
        <w:numId w:val="3"/>
      </w:numPr>
      <w:tabs>
        <w:tab w:val="left" w:pos="840"/>
        <w:tab w:val="clear" w:pos="1260"/>
      </w:tabs>
      <w:spacing w:after="120" w:line="240" w:lineRule="auto"/>
      <w:ind w:left="840" w:firstLine="0" w:firstLineChars="0"/>
    </w:pPr>
    <w:rPr>
      <w:rFonts w:ascii="Tahoma" w:hAnsi="Tahoma"/>
      <w:sz w:val="22"/>
      <w:szCs w:val="20"/>
    </w:rPr>
  </w:style>
  <w:style w:type="paragraph" w:customStyle="1" w:styleId="77">
    <w:name w:val="样式 标题 2 + 段前: 13 磅 段后: 13 磅 行距: 单倍行距"/>
    <w:basedOn w:val="7"/>
    <w:qFormat/>
    <w:uiPriority w:val="0"/>
    <w:pPr>
      <w:adjustRightInd/>
      <w:spacing w:before="0" w:after="0"/>
      <w:jc w:val="both"/>
      <w:textAlignment w:val="auto"/>
    </w:pPr>
    <w:rPr>
      <w:rFonts w:ascii="Cambria" w:hAnsi="Cambria" w:cs="宋体"/>
      <w:kern w:val="2"/>
      <w:sz w:val="32"/>
    </w:rPr>
  </w:style>
  <w:style w:type="character" w:customStyle="1" w:styleId="78">
    <w:name w:val="H4 Char2"/>
    <w:qFormat/>
    <w:uiPriority w:val="0"/>
    <w:rPr>
      <w:rFonts w:ascii="Arial" w:hAnsi="Arial" w:eastAsia="黑体"/>
      <w:b/>
      <w:bCs/>
      <w:kern w:val="2"/>
      <w:sz w:val="28"/>
      <w:szCs w:val="28"/>
      <w:lang w:val="en-US" w:eastAsia="zh-CN" w:bidi="ar-SA"/>
    </w:rPr>
  </w:style>
  <w:style w:type="character" w:customStyle="1" w:styleId="79">
    <w:name w:val="正文文本缩进 字符"/>
    <w:link w:val="20"/>
    <w:qFormat/>
    <w:uiPriority w:val="0"/>
    <w:rPr>
      <w:rFonts w:eastAsia="宋体"/>
      <w:kern w:val="2"/>
      <w:sz w:val="21"/>
      <w:szCs w:val="24"/>
      <w:lang w:val="en-US" w:eastAsia="zh-CN" w:bidi="ar-SA"/>
    </w:rPr>
  </w:style>
  <w:style w:type="character" w:customStyle="1" w:styleId="80">
    <w:name w:val="标题 5 字符"/>
    <w:link w:val="8"/>
    <w:qFormat/>
    <w:uiPriority w:val="0"/>
    <w:rPr>
      <w:rFonts w:eastAsia="宋体"/>
      <w:b/>
      <w:kern w:val="2"/>
      <w:sz w:val="28"/>
      <w:lang w:val="en-US" w:eastAsia="zh-CN" w:bidi="ar-SA"/>
    </w:rPr>
  </w:style>
  <w:style w:type="character" w:customStyle="1" w:styleId="81">
    <w:name w:val="第*章 Char"/>
    <w:qFormat/>
    <w:uiPriority w:val="0"/>
    <w:rPr>
      <w:rFonts w:ascii="Arial" w:hAnsi="Arial" w:eastAsia="黑体"/>
      <w:b/>
      <w:bCs/>
      <w:kern w:val="2"/>
      <w:sz w:val="32"/>
      <w:szCs w:val="32"/>
    </w:rPr>
  </w:style>
  <w:style w:type="character" w:customStyle="1" w:styleId="82">
    <w:name w:val="章标题1 Char"/>
    <w:qFormat/>
    <w:uiPriority w:val="0"/>
    <w:rPr>
      <w:rFonts w:eastAsia="宋体"/>
      <w:b/>
      <w:bCs/>
      <w:kern w:val="2"/>
      <w:sz w:val="32"/>
      <w:szCs w:val="32"/>
      <w:lang w:val="en-US" w:eastAsia="zh-CN" w:bidi="ar-SA"/>
    </w:rPr>
  </w:style>
  <w:style w:type="character" w:customStyle="1" w:styleId="83">
    <w:name w:val="标题 6 字符"/>
    <w:link w:val="10"/>
    <w:qFormat/>
    <w:uiPriority w:val="0"/>
    <w:rPr>
      <w:rFonts w:ascii="Arial" w:hAnsi="Arial" w:eastAsia="黑体"/>
      <w:b/>
      <w:kern w:val="2"/>
      <w:sz w:val="24"/>
      <w:lang w:val="en-US" w:eastAsia="zh-CN" w:bidi="ar-SA"/>
    </w:rPr>
  </w:style>
  <w:style w:type="character" w:customStyle="1" w:styleId="84">
    <w:name w:val="标题 7 字符"/>
    <w:link w:val="11"/>
    <w:qFormat/>
    <w:uiPriority w:val="0"/>
    <w:rPr>
      <w:rFonts w:eastAsia="宋体"/>
      <w:b/>
      <w:kern w:val="2"/>
      <w:sz w:val="24"/>
      <w:lang w:val="en-US" w:eastAsia="zh-CN" w:bidi="ar-SA"/>
    </w:rPr>
  </w:style>
  <w:style w:type="character" w:customStyle="1" w:styleId="85">
    <w:name w:val="标题 8 字符"/>
    <w:link w:val="12"/>
    <w:qFormat/>
    <w:uiPriority w:val="0"/>
    <w:rPr>
      <w:rFonts w:ascii="Arial" w:hAnsi="Arial" w:eastAsia="黑体"/>
      <w:kern w:val="2"/>
      <w:sz w:val="24"/>
      <w:lang w:val="en-US" w:eastAsia="zh-CN" w:bidi="ar-SA"/>
    </w:rPr>
  </w:style>
  <w:style w:type="character" w:customStyle="1" w:styleId="86">
    <w:name w:val="标题 9 字符"/>
    <w:link w:val="13"/>
    <w:qFormat/>
    <w:uiPriority w:val="0"/>
    <w:rPr>
      <w:rFonts w:ascii="Arial" w:hAnsi="Arial" w:eastAsia="黑体"/>
      <w:kern w:val="2"/>
      <w:sz w:val="21"/>
      <w:lang w:val="en-US" w:eastAsia="zh-CN" w:bidi="ar-SA"/>
    </w:rPr>
  </w:style>
  <w:style w:type="character" w:customStyle="1" w:styleId="87">
    <w:name w:val="标题 字符"/>
    <w:link w:val="40"/>
    <w:qFormat/>
    <w:uiPriority w:val="0"/>
    <w:rPr>
      <w:rFonts w:ascii="Arial" w:hAnsi="Arial" w:eastAsia="隶书" w:cs="Arial"/>
      <w:b/>
      <w:bCs/>
      <w:kern w:val="2"/>
      <w:sz w:val="32"/>
      <w:szCs w:val="32"/>
      <w:lang w:val="en-US" w:eastAsia="zh-CN" w:bidi="ar-SA"/>
    </w:rPr>
  </w:style>
  <w:style w:type="character" w:customStyle="1" w:styleId="88">
    <w:name w:val="日期 字符"/>
    <w:link w:val="25"/>
    <w:qFormat/>
    <w:uiPriority w:val="0"/>
    <w:rPr>
      <w:rFonts w:ascii="宋体" w:hAnsi="Courier New" w:eastAsia="宋体"/>
      <w:kern w:val="2"/>
      <w:sz w:val="32"/>
      <w:lang w:val="en-US" w:eastAsia="zh-CN" w:bidi="ar-SA"/>
    </w:rPr>
  </w:style>
  <w:style w:type="character" w:customStyle="1" w:styleId="89">
    <w:name w:val="HTML 预设格式 字符"/>
    <w:link w:val="37"/>
    <w:qFormat/>
    <w:uiPriority w:val="0"/>
    <w:rPr>
      <w:rFonts w:ascii="Arial Unicode MS" w:hAnsi="Arial Unicode MS" w:eastAsia="Arial Unicode MS"/>
      <w:color w:val="000000"/>
      <w:lang w:val="en-US" w:eastAsia="zh-CN" w:bidi="ar-SA"/>
    </w:rPr>
  </w:style>
  <w:style w:type="character" w:customStyle="1" w:styleId="90">
    <w:name w:val="纯文本 字符"/>
    <w:link w:val="23"/>
    <w:qFormat/>
    <w:uiPriority w:val="0"/>
    <w:rPr>
      <w:rFonts w:ascii="宋体" w:hAnsi="Courier New" w:eastAsia="宋体"/>
      <w:kern w:val="2"/>
      <w:sz w:val="21"/>
      <w:lang w:val="en-US" w:eastAsia="zh-CN" w:bidi="ar-SA"/>
    </w:rPr>
  </w:style>
  <w:style w:type="character" w:customStyle="1" w:styleId="91">
    <w:name w:val="正文文字首行缩进 Char"/>
    <w:qFormat/>
    <w:uiPriority w:val="0"/>
    <w:rPr>
      <w:kern w:val="2"/>
      <w:sz w:val="21"/>
      <w:szCs w:val="24"/>
    </w:rPr>
  </w:style>
  <w:style w:type="character" w:customStyle="1" w:styleId="92">
    <w:name w:val="正文文本 字符"/>
    <w:link w:val="2"/>
    <w:qFormat/>
    <w:uiPriority w:val="0"/>
    <w:rPr>
      <w:rFonts w:eastAsia="宋体"/>
      <w:b/>
      <w:bCs/>
      <w:kern w:val="2"/>
      <w:sz w:val="24"/>
      <w:szCs w:val="24"/>
      <w:lang w:val="en-US" w:eastAsia="zh-CN" w:bidi="ar-SA"/>
    </w:rPr>
  </w:style>
  <w:style w:type="character" w:customStyle="1" w:styleId="93">
    <w:name w:val="正文文本缩进 2 字符"/>
    <w:link w:val="26"/>
    <w:qFormat/>
    <w:uiPriority w:val="0"/>
    <w:rPr>
      <w:rFonts w:ascii="宋体" w:hAnsi="宋体" w:eastAsia="宋体"/>
      <w:kern w:val="2"/>
      <w:sz w:val="21"/>
      <w:szCs w:val="24"/>
      <w:lang w:val="en-US" w:eastAsia="zh-CN" w:bidi="ar-SA"/>
    </w:rPr>
  </w:style>
  <w:style w:type="character" w:customStyle="1" w:styleId="94">
    <w:name w:val="页眉 字符"/>
    <w:link w:val="29"/>
    <w:qFormat/>
    <w:uiPriority w:val="99"/>
    <w:rPr>
      <w:rFonts w:eastAsia="宋体"/>
      <w:kern w:val="2"/>
      <w:sz w:val="18"/>
      <w:szCs w:val="18"/>
      <w:lang w:val="en-US" w:eastAsia="zh-CN" w:bidi="ar-SA"/>
    </w:rPr>
  </w:style>
  <w:style w:type="character" w:customStyle="1" w:styleId="95">
    <w:name w:val="正文文本缩进 3 字符"/>
    <w:link w:val="34"/>
    <w:qFormat/>
    <w:uiPriority w:val="0"/>
    <w:rPr>
      <w:rFonts w:ascii="宋体" w:eastAsia="宋体"/>
      <w:b/>
      <w:bCs/>
      <w:kern w:val="2"/>
      <w:sz w:val="24"/>
      <w:szCs w:val="24"/>
      <w:lang w:val="en-US" w:eastAsia="zh-CN" w:bidi="ar-SA"/>
    </w:rPr>
  </w:style>
  <w:style w:type="character" w:customStyle="1" w:styleId="96">
    <w:name w:val="正文文本 2 字符"/>
    <w:link w:val="3"/>
    <w:qFormat/>
    <w:uiPriority w:val="0"/>
    <w:rPr>
      <w:rFonts w:eastAsia="宋体"/>
      <w:kern w:val="2"/>
      <w:sz w:val="24"/>
      <w:szCs w:val="24"/>
      <w:lang w:val="en-US" w:eastAsia="zh-CN" w:bidi="ar-SA"/>
    </w:rPr>
  </w:style>
  <w:style w:type="character" w:customStyle="1" w:styleId="97">
    <w:name w:val="页脚 字符"/>
    <w:link w:val="28"/>
    <w:qFormat/>
    <w:uiPriority w:val="0"/>
    <w:rPr>
      <w:rFonts w:eastAsia="宋体"/>
      <w:kern w:val="2"/>
      <w:sz w:val="18"/>
      <w:szCs w:val="18"/>
      <w:lang w:val="en-US" w:eastAsia="zh-CN" w:bidi="ar-SA"/>
    </w:rPr>
  </w:style>
  <w:style w:type="character" w:customStyle="1" w:styleId="98">
    <w:name w:val="正文文本 3 字符"/>
    <w:link w:val="19"/>
    <w:qFormat/>
    <w:uiPriority w:val="0"/>
    <w:rPr>
      <w:rFonts w:eastAsia="宋体"/>
      <w:kern w:val="2"/>
      <w:sz w:val="16"/>
      <w:szCs w:val="16"/>
      <w:lang w:val="en-US" w:eastAsia="zh-CN" w:bidi="ar-SA"/>
    </w:rPr>
  </w:style>
  <w:style w:type="character" w:customStyle="1" w:styleId="99">
    <w:name w:val="批注框文本 字符"/>
    <w:link w:val="27"/>
    <w:semiHidden/>
    <w:qFormat/>
    <w:uiPriority w:val="99"/>
    <w:rPr>
      <w:rFonts w:eastAsia="宋体"/>
      <w:kern w:val="2"/>
      <w:sz w:val="18"/>
      <w:szCs w:val="18"/>
      <w:lang w:val="en-US" w:eastAsia="zh-CN" w:bidi="ar-SA"/>
    </w:rPr>
  </w:style>
  <w:style w:type="paragraph" w:customStyle="1" w:styleId="100">
    <w:name w:val="样式1"/>
    <w:basedOn w:val="40"/>
    <w:qFormat/>
    <w:uiPriority w:val="0"/>
    <w:pPr>
      <w:spacing w:before="120" w:after="120"/>
    </w:pPr>
    <w:rPr>
      <w:rFonts w:eastAsia="黑体"/>
      <w:b w:val="0"/>
      <w:sz w:val="30"/>
      <w:szCs w:val="21"/>
    </w:rPr>
  </w:style>
  <w:style w:type="paragraph" w:customStyle="1" w:styleId="101">
    <w:name w:val="样式2"/>
    <w:basedOn w:val="40"/>
    <w:next w:val="100"/>
    <w:qFormat/>
    <w:uiPriority w:val="0"/>
    <w:pPr>
      <w:spacing w:before="120" w:after="120"/>
    </w:pPr>
    <w:rPr>
      <w:rFonts w:eastAsia="黑体"/>
      <w:b w:val="0"/>
      <w:sz w:val="30"/>
      <w:szCs w:val="30"/>
    </w:rPr>
  </w:style>
  <w:style w:type="character" w:customStyle="1" w:styleId="102">
    <w:name w:val="标题 3 Char Char"/>
    <w:qFormat/>
    <w:uiPriority w:val="0"/>
    <w:rPr>
      <w:rFonts w:eastAsia="宋体"/>
      <w:b/>
      <w:bCs/>
      <w:kern w:val="2"/>
      <w:sz w:val="32"/>
      <w:szCs w:val="32"/>
      <w:lang w:val="en-US" w:eastAsia="zh-CN" w:bidi="ar-SA"/>
    </w:rPr>
  </w:style>
  <w:style w:type="paragraph" w:customStyle="1" w:styleId="103">
    <w:name w:val="Char Char Char Char Char Char1 Char Char Char Char Char Char Char Char Char Char Char Char Char"/>
    <w:basedOn w:val="1"/>
    <w:qFormat/>
    <w:uiPriority w:val="0"/>
    <w:pPr>
      <w:widowControl/>
      <w:spacing w:after="160" w:line="240" w:lineRule="exact"/>
      <w:jc w:val="left"/>
    </w:pPr>
    <w:rPr>
      <w:rFonts w:ascii="Arial" w:hAnsi="Arial" w:eastAsia="Times New Roman" w:cs="Verdana"/>
      <w:b/>
      <w:kern w:val="0"/>
      <w:sz w:val="24"/>
      <w:lang w:eastAsia="en-US"/>
    </w:rPr>
  </w:style>
  <w:style w:type="paragraph" w:customStyle="1" w:styleId="104">
    <w:name w:val="cont"/>
    <w:basedOn w:val="1"/>
    <w:qFormat/>
    <w:uiPriority w:val="0"/>
    <w:pPr>
      <w:adjustRightInd w:val="0"/>
      <w:spacing w:before="100" w:after="100" w:line="360" w:lineRule="auto"/>
      <w:ind w:firstLine="200" w:firstLineChars="200"/>
      <w:jc w:val="left"/>
      <w:textAlignment w:val="baseline"/>
    </w:pPr>
    <w:rPr>
      <w:rFonts w:ascii="Arial" w:hAnsi="Arial"/>
      <w:kern w:val="0"/>
      <w:sz w:val="24"/>
      <w:szCs w:val="20"/>
    </w:rPr>
  </w:style>
  <w:style w:type="paragraph" w:customStyle="1" w:styleId="105">
    <w:name w:val="--规划正文"/>
    <w:basedOn w:val="1"/>
    <w:qFormat/>
    <w:uiPriority w:val="0"/>
    <w:pPr>
      <w:spacing w:line="360" w:lineRule="auto"/>
      <w:ind w:firstLine="200" w:firstLineChars="200"/>
    </w:pPr>
    <w:rPr>
      <w:szCs w:val="20"/>
    </w:rPr>
  </w:style>
  <w:style w:type="paragraph" w:customStyle="1" w:styleId="106">
    <w:name w:val="设计依据"/>
    <w:basedOn w:val="2"/>
    <w:qFormat/>
    <w:uiPriority w:val="0"/>
    <w:pPr>
      <w:numPr>
        <w:ilvl w:val="1"/>
        <w:numId w:val="4"/>
      </w:numPr>
      <w:tabs>
        <w:tab w:val="left" w:pos="1440"/>
        <w:tab w:val="clear" w:pos="840"/>
      </w:tabs>
      <w:adjustRightInd w:val="0"/>
      <w:ind w:left="1440"/>
      <w:textAlignment w:val="baseline"/>
    </w:pPr>
    <w:rPr>
      <w:rFonts w:ascii="宋体" w:hAnsi="宋体"/>
      <w:b w:val="0"/>
      <w:kern w:val="0"/>
      <w:sz w:val="28"/>
      <w:szCs w:val="18"/>
    </w:rPr>
  </w:style>
  <w:style w:type="paragraph" w:customStyle="1" w:styleId="107">
    <w:name w:val="方案要点"/>
    <w:basedOn w:val="1"/>
    <w:qFormat/>
    <w:uiPriority w:val="0"/>
    <w:pPr>
      <w:numPr>
        <w:ilvl w:val="0"/>
        <w:numId w:val="4"/>
      </w:numPr>
      <w:spacing w:line="360" w:lineRule="auto"/>
    </w:pPr>
    <w:rPr>
      <w:rFonts w:ascii="仿宋_GB2312" w:hAnsi="宋体" w:eastAsia="仿宋_GB2312"/>
      <w:color w:val="000000"/>
      <w:sz w:val="28"/>
      <w:szCs w:val="28"/>
    </w:rPr>
  </w:style>
  <w:style w:type="paragraph" w:customStyle="1" w:styleId="108">
    <w:name w:val="样式4"/>
    <w:basedOn w:val="1"/>
    <w:qFormat/>
    <w:uiPriority w:val="0"/>
    <w:pPr>
      <w:tabs>
        <w:tab w:val="left" w:pos="842"/>
      </w:tabs>
      <w:spacing w:line="360" w:lineRule="auto"/>
      <w:ind w:left="842" w:hanging="420"/>
    </w:pPr>
    <w:rPr>
      <w:sz w:val="24"/>
    </w:rPr>
  </w:style>
  <w:style w:type="paragraph" w:customStyle="1" w:styleId="109">
    <w:name w:val="文字"/>
    <w:basedOn w:val="1"/>
    <w:qFormat/>
    <w:uiPriority w:val="0"/>
    <w:pPr>
      <w:tabs>
        <w:tab w:val="left" w:pos="8520"/>
      </w:tabs>
      <w:spacing w:line="312" w:lineRule="auto"/>
      <w:ind w:right="-210" w:firstLine="556"/>
    </w:pPr>
    <w:rPr>
      <w:rFonts w:ascii="宋体"/>
      <w:sz w:val="28"/>
      <w:szCs w:val="20"/>
    </w:rPr>
  </w:style>
  <w:style w:type="paragraph" w:customStyle="1" w:styleId="110">
    <w:name w:val="--规划-表格-居左"/>
    <w:basedOn w:val="105"/>
    <w:qFormat/>
    <w:uiPriority w:val="0"/>
    <w:pPr>
      <w:spacing w:line="240" w:lineRule="auto"/>
      <w:ind w:firstLine="0" w:firstLineChars="0"/>
    </w:pPr>
    <w:rPr>
      <w:sz w:val="20"/>
    </w:rPr>
  </w:style>
  <w:style w:type="paragraph" w:customStyle="1" w:styleId="111">
    <w:name w:val="--规划-表格-居中"/>
    <w:basedOn w:val="105"/>
    <w:qFormat/>
    <w:uiPriority w:val="0"/>
    <w:pPr>
      <w:spacing w:line="240" w:lineRule="auto"/>
      <w:ind w:firstLine="0" w:firstLineChars="0"/>
      <w:jc w:val="center"/>
    </w:pPr>
    <w:rPr>
      <w:sz w:val="20"/>
    </w:rPr>
  </w:style>
  <w:style w:type="paragraph" w:customStyle="1" w:styleId="112">
    <w:name w:val="--编号内缩进"/>
    <w:basedOn w:val="1"/>
    <w:qFormat/>
    <w:uiPriority w:val="0"/>
    <w:pPr>
      <w:spacing w:line="360" w:lineRule="auto"/>
      <w:ind w:left="420" w:firstLine="200" w:firstLineChars="200"/>
    </w:pPr>
    <w:rPr>
      <w:szCs w:val="21"/>
    </w:rPr>
  </w:style>
  <w:style w:type="paragraph" w:customStyle="1" w:styleId="113">
    <w:name w:val="--规划-题注"/>
    <w:basedOn w:val="1"/>
    <w:next w:val="105"/>
    <w:qFormat/>
    <w:uiPriority w:val="0"/>
    <w:pPr>
      <w:spacing w:line="360" w:lineRule="auto"/>
      <w:jc w:val="center"/>
    </w:pPr>
    <w:rPr>
      <w:rFonts w:eastAsia="黑体"/>
    </w:rPr>
  </w:style>
  <w:style w:type="paragraph" w:customStyle="1" w:styleId="114">
    <w:name w:val="--规划-图和表"/>
    <w:next w:val="105"/>
    <w:qFormat/>
    <w:uiPriority w:val="0"/>
    <w:pPr>
      <w:jc w:val="center"/>
    </w:pPr>
    <w:rPr>
      <w:rFonts w:ascii="Times New Roman" w:hAnsi="Times New Roman" w:eastAsia="宋体" w:cs="Times New Roman"/>
      <w:kern w:val="2"/>
      <w:sz w:val="21"/>
      <w:lang w:val="en-US" w:eastAsia="zh-CN" w:bidi="ar-SA"/>
    </w:rPr>
  </w:style>
  <w:style w:type="paragraph" w:customStyle="1" w:styleId="115">
    <w:name w:val="--规划-小标题"/>
    <w:basedOn w:val="1"/>
    <w:next w:val="105"/>
    <w:qFormat/>
    <w:uiPriority w:val="0"/>
    <w:pPr>
      <w:keepNext/>
      <w:keepLines/>
      <w:spacing w:line="360" w:lineRule="auto"/>
      <w:outlineLvl w:val="4"/>
    </w:pPr>
    <w:rPr>
      <w:rFonts w:eastAsia="黑体"/>
    </w:rPr>
  </w:style>
  <w:style w:type="paragraph" w:customStyle="1" w:styleId="116">
    <w:name w:val="--规划正文 Char"/>
    <w:basedOn w:val="1"/>
    <w:qFormat/>
    <w:uiPriority w:val="0"/>
    <w:pPr>
      <w:spacing w:line="360" w:lineRule="auto"/>
      <w:ind w:firstLine="200" w:firstLineChars="200"/>
    </w:pPr>
    <w:rPr>
      <w:sz w:val="24"/>
    </w:rPr>
  </w:style>
  <w:style w:type="paragraph" w:customStyle="1" w:styleId="117">
    <w:name w:val="缺省文本"/>
    <w:basedOn w:val="1"/>
    <w:qFormat/>
    <w:uiPriority w:val="0"/>
    <w:pPr>
      <w:autoSpaceDE w:val="0"/>
      <w:autoSpaceDN w:val="0"/>
      <w:adjustRightInd w:val="0"/>
      <w:jc w:val="left"/>
    </w:pPr>
    <w:rPr>
      <w:kern w:val="0"/>
    </w:rPr>
  </w:style>
  <w:style w:type="paragraph" w:customStyle="1" w:styleId="118">
    <w:name w:val="封面文档标题"/>
    <w:basedOn w:val="1"/>
    <w:qFormat/>
    <w:uiPriority w:val="0"/>
    <w:pPr>
      <w:autoSpaceDE w:val="0"/>
      <w:autoSpaceDN w:val="0"/>
      <w:adjustRightInd w:val="0"/>
      <w:spacing w:line="360" w:lineRule="auto"/>
      <w:jc w:val="center"/>
    </w:pPr>
    <w:rPr>
      <w:rFonts w:ascii="Arial" w:hAnsi="Arial"/>
      <w:b/>
      <w:kern w:val="0"/>
      <w:sz w:val="56"/>
    </w:rPr>
  </w:style>
  <w:style w:type="character" w:customStyle="1" w:styleId="119">
    <w:name w:val="--规划正文 Char Char"/>
    <w:qFormat/>
    <w:uiPriority w:val="0"/>
    <w:rPr>
      <w:rFonts w:eastAsia="宋体"/>
      <w:kern w:val="2"/>
      <w:sz w:val="24"/>
      <w:szCs w:val="24"/>
      <w:lang w:val="en-US" w:eastAsia="zh-CN" w:bidi="ar-SA"/>
    </w:rPr>
  </w:style>
  <w:style w:type="paragraph" w:customStyle="1" w:styleId="120">
    <w:name w:val="样式3"/>
    <w:basedOn w:val="4"/>
    <w:qFormat/>
    <w:uiPriority w:val="0"/>
    <w:pPr>
      <w:numPr>
        <w:ilvl w:val="0"/>
        <w:numId w:val="5"/>
      </w:numPr>
      <w:spacing w:before="240" w:after="240" w:line="480" w:lineRule="auto"/>
      <w:ind w:right="210" w:rightChars="100"/>
      <w:jc w:val="left"/>
    </w:pPr>
    <w:rPr>
      <w:rFonts w:ascii="Times New Roman" w:hAnsi="Times New Roman"/>
      <w:sz w:val="32"/>
    </w:rPr>
  </w:style>
  <w:style w:type="character" w:customStyle="1" w:styleId="121">
    <w:name w:val="--规划正文 Char1"/>
    <w:qFormat/>
    <w:uiPriority w:val="0"/>
    <w:rPr>
      <w:rFonts w:eastAsia="宋体"/>
      <w:kern w:val="2"/>
      <w:sz w:val="21"/>
      <w:lang w:val="en-US" w:eastAsia="zh-CN" w:bidi="ar-SA"/>
    </w:rPr>
  </w:style>
  <w:style w:type="paragraph" w:customStyle="1" w:styleId="122">
    <w:name w:val="word"/>
    <w:basedOn w:val="1"/>
    <w:qFormat/>
    <w:uiPriority w:val="0"/>
    <w:pPr>
      <w:widowControl/>
      <w:spacing w:before="100" w:beforeAutospacing="1" w:after="100" w:afterAutospacing="1" w:line="301" w:lineRule="atLeast"/>
      <w:jc w:val="left"/>
    </w:pPr>
    <w:rPr>
      <w:rFonts w:ascii="ˎ̥" w:hAnsi="ˎ̥"/>
      <w:color w:val="000000"/>
      <w:kern w:val="0"/>
      <w:sz w:val="20"/>
      <w:szCs w:val="20"/>
    </w:rPr>
  </w:style>
  <w:style w:type="paragraph" w:customStyle="1" w:styleId="123">
    <w:name w:val="列表项目"/>
    <w:basedOn w:val="1"/>
    <w:qFormat/>
    <w:uiPriority w:val="0"/>
    <w:pPr>
      <w:tabs>
        <w:tab w:val="left" w:pos="420"/>
        <w:tab w:val="left" w:pos="1080"/>
      </w:tabs>
      <w:spacing w:line="288" w:lineRule="auto"/>
      <w:ind w:left="1080" w:hanging="360"/>
    </w:pPr>
    <w:rPr>
      <w:sz w:val="24"/>
      <w:szCs w:val="20"/>
    </w:rPr>
  </w:style>
  <w:style w:type="character" w:customStyle="1" w:styleId="124">
    <w:name w:val="content1"/>
    <w:qFormat/>
    <w:uiPriority w:val="0"/>
    <w:rPr>
      <w:rFonts w:hint="default" w:ascii="??" w:hAnsi="??"/>
      <w:sz w:val="16"/>
      <w:szCs w:val="16"/>
      <w:u w:val="none"/>
    </w:rPr>
  </w:style>
  <w:style w:type="character" w:customStyle="1" w:styleId="125">
    <w:name w:val="unnamed4"/>
    <w:basedOn w:val="46"/>
    <w:qFormat/>
    <w:uiPriority w:val="0"/>
  </w:style>
  <w:style w:type="character" w:customStyle="1" w:styleId="126">
    <w:name w:val="font2"/>
    <w:basedOn w:val="46"/>
    <w:qFormat/>
    <w:uiPriority w:val="0"/>
  </w:style>
  <w:style w:type="character" w:customStyle="1" w:styleId="127">
    <w:name w:val="font41"/>
    <w:qFormat/>
    <w:uiPriority w:val="0"/>
    <w:rPr>
      <w:color w:val="000000"/>
      <w:spacing w:val="260"/>
      <w:sz w:val="18"/>
      <w:szCs w:val="18"/>
      <w:u w:val="none"/>
    </w:rPr>
  </w:style>
  <w:style w:type="paragraph" w:customStyle="1" w:styleId="128">
    <w:name w:val="正文(首行缩进)"/>
    <w:qFormat/>
    <w:uiPriority w:val="0"/>
    <w:pPr>
      <w:spacing w:line="360" w:lineRule="auto"/>
      <w:ind w:firstLine="488" w:firstLineChars="200"/>
      <w:jc w:val="both"/>
    </w:pPr>
    <w:rPr>
      <w:rFonts w:ascii="Times New Roman" w:hAnsi="Times New Roman" w:eastAsia="仿宋_GB2312" w:cs="Times New Roman"/>
      <w:spacing w:val="2"/>
      <w:sz w:val="24"/>
      <w:szCs w:val="24"/>
      <w:lang w:val="en-US" w:eastAsia="zh-CN" w:bidi="ar-SA"/>
    </w:rPr>
  </w:style>
  <w:style w:type="paragraph" w:customStyle="1" w:styleId="129">
    <w:name w:val="xl72"/>
    <w:basedOn w:val="1"/>
    <w:qFormat/>
    <w:uiPriority w:val="0"/>
    <w:pPr>
      <w:widowControl/>
      <w:spacing w:before="100" w:beforeAutospacing="1" w:after="100" w:afterAutospacing="1"/>
      <w:jc w:val="left"/>
    </w:pPr>
    <w:rPr>
      <w:rFonts w:ascii="宋体" w:hAnsi="宋体"/>
      <w:b/>
      <w:bCs/>
      <w:kern w:val="0"/>
      <w:sz w:val="28"/>
      <w:szCs w:val="28"/>
    </w:rPr>
  </w:style>
  <w:style w:type="character" w:customStyle="1" w:styleId="130">
    <w:name w:val="正文文本首行缩进 字符"/>
    <w:link w:val="42"/>
    <w:qFormat/>
    <w:uiPriority w:val="0"/>
    <w:rPr>
      <w:rFonts w:eastAsia="宋体"/>
      <w:b/>
      <w:bCs/>
      <w:kern w:val="2"/>
      <w:sz w:val="21"/>
      <w:szCs w:val="24"/>
      <w:lang w:val="en-US" w:eastAsia="zh-CN" w:bidi="ar-SA"/>
    </w:rPr>
  </w:style>
  <w:style w:type="paragraph" w:customStyle="1" w:styleId="131">
    <w:name w:val="正文(首行缩进) Char"/>
    <w:qFormat/>
    <w:uiPriority w:val="0"/>
    <w:pPr>
      <w:spacing w:before="120" w:after="60" w:line="360" w:lineRule="auto"/>
      <w:ind w:firstLine="200" w:firstLineChars="200"/>
    </w:pPr>
    <w:rPr>
      <w:rFonts w:ascii="Times New Roman" w:hAnsi="Times New Roman" w:eastAsia="仿宋_GB2312" w:cs="Times New Roman"/>
      <w:spacing w:val="2"/>
      <w:kern w:val="24"/>
      <w:sz w:val="24"/>
      <w:szCs w:val="24"/>
      <w:lang w:val="en-US" w:eastAsia="zh-CN" w:bidi="ar-SA"/>
    </w:rPr>
  </w:style>
  <w:style w:type="paragraph" w:customStyle="1" w:styleId="132">
    <w:name w:val="汉议细等线简8"/>
    <w:qFormat/>
    <w:uiPriority w:val="0"/>
    <w:pPr>
      <w:widowControl w:val="0"/>
      <w:autoSpaceDE w:val="0"/>
      <w:autoSpaceDN w:val="0"/>
      <w:adjustRightInd w:val="0"/>
      <w:spacing w:line="260" w:lineRule="atLeast"/>
      <w:jc w:val="both"/>
    </w:pPr>
    <w:rPr>
      <w:rFonts w:ascii="汉仪细等线简" w:hAnsi="Times New Roman" w:eastAsia="汉仪细等线简" w:cs="Times New Roman"/>
      <w:color w:val="000000"/>
      <w:sz w:val="16"/>
      <w:szCs w:val="16"/>
      <w:lang w:val="en-US" w:eastAsia="zh-CN" w:bidi="ar-SA"/>
    </w:rPr>
  </w:style>
  <w:style w:type="paragraph" w:customStyle="1" w:styleId="133">
    <w:name w:val="汉仪细等线简9BOLD"/>
    <w:basedOn w:val="1"/>
    <w:qFormat/>
    <w:uiPriority w:val="0"/>
    <w:pPr>
      <w:autoSpaceDE w:val="0"/>
      <w:autoSpaceDN w:val="0"/>
      <w:adjustRightInd w:val="0"/>
      <w:spacing w:line="240" w:lineRule="atLeast"/>
    </w:pPr>
    <w:rPr>
      <w:rFonts w:ascii="汉仪细等线简" w:eastAsia="汉仪细等线简"/>
      <w:b/>
      <w:bCs/>
      <w:kern w:val="0"/>
      <w:sz w:val="18"/>
      <w:szCs w:val="18"/>
    </w:rPr>
  </w:style>
  <w:style w:type="character" w:customStyle="1" w:styleId="134">
    <w:name w:val="mode"/>
    <w:basedOn w:val="46"/>
    <w:qFormat/>
    <w:uiPriority w:val="0"/>
  </w:style>
  <w:style w:type="paragraph" w:customStyle="1" w:styleId="135">
    <w:name w:val="9"/>
    <w:basedOn w:val="1"/>
    <w:next w:val="9"/>
    <w:qFormat/>
    <w:uiPriority w:val="0"/>
    <w:pPr>
      <w:autoSpaceDE w:val="0"/>
      <w:autoSpaceDN w:val="0"/>
      <w:adjustRightInd w:val="0"/>
      <w:ind w:firstLine="420"/>
      <w:jc w:val="left"/>
      <w:textAlignment w:val="baseline"/>
    </w:pPr>
    <w:rPr>
      <w:rFonts w:ascii="宋体"/>
      <w:kern w:val="0"/>
      <w:sz w:val="34"/>
      <w:szCs w:val="20"/>
    </w:rPr>
  </w:style>
  <w:style w:type="character" w:customStyle="1" w:styleId="136">
    <w:name w:val="unnamed3"/>
    <w:basedOn w:val="46"/>
    <w:qFormat/>
    <w:uiPriority w:val="0"/>
  </w:style>
  <w:style w:type="paragraph" w:customStyle="1" w:styleId="137">
    <w:name w:val="8"/>
    <w:basedOn w:val="1"/>
    <w:next w:val="20"/>
    <w:qFormat/>
    <w:uiPriority w:val="0"/>
    <w:pPr>
      <w:spacing w:after="120"/>
      <w:ind w:left="420" w:leftChars="200"/>
    </w:pPr>
  </w:style>
  <w:style w:type="paragraph" w:customStyle="1" w:styleId="138">
    <w:name w:val="7"/>
    <w:basedOn w:val="1"/>
    <w:qFormat/>
    <w:uiPriority w:val="0"/>
    <w:pPr>
      <w:autoSpaceDE w:val="0"/>
      <w:autoSpaceDN w:val="0"/>
      <w:adjustRightInd w:val="0"/>
      <w:spacing w:line="270" w:lineRule="atLeast"/>
      <w:jc w:val="left"/>
    </w:pPr>
    <w:rPr>
      <w:rFonts w:ascii="宋体"/>
      <w:kern w:val="0"/>
      <w:sz w:val="18"/>
      <w:szCs w:val="18"/>
    </w:rPr>
  </w:style>
  <w:style w:type="paragraph" w:customStyle="1" w:styleId="139">
    <w:name w:val="00"/>
    <w:basedOn w:val="1"/>
    <w:qFormat/>
    <w:uiPriority w:val="0"/>
    <w:pPr>
      <w:autoSpaceDE w:val="0"/>
      <w:autoSpaceDN w:val="0"/>
      <w:adjustRightInd w:val="0"/>
      <w:jc w:val="left"/>
    </w:pPr>
    <w:rPr>
      <w:rFonts w:ascii="黑体" w:eastAsia="黑体"/>
      <w:b/>
      <w:bCs/>
      <w:kern w:val="0"/>
      <w:sz w:val="20"/>
      <w:szCs w:val="20"/>
    </w:rPr>
  </w:style>
  <w:style w:type="paragraph" w:customStyle="1" w:styleId="140">
    <w:name w:val="5"/>
    <w:basedOn w:val="1"/>
    <w:qFormat/>
    <w:uiPriority w:val="0"/>
    <w:pPr>
      <w:autoSpaceDE w:val="0"/>
      <w:autoSpaceDN w:val="0"/>
      <w:adjustRightInd w:val="0"/>
      <w:jc w:val="left"/>
    </w:pPr>
    <w:rPr>
      <w:rFonts w:ascii="宋体"/>
      <w:b/>
      <w:bCs/>
      <w:kern w:val="0"/>
      <w:sz w:val="18"/>
      <w:szCs w:val="18"/>
    </w:rPr>
  </w:style>
  <w:style w:type="paragraph" w:customStyle="1" w:styleId="141">
    <w:name w:val="6"/>
    <w:basedOn w:val="140"/>
    <w:qFormat/>
    <w:uiPriority w:val="0"/>
    <w:pPr>
      <w:spacing w:line="270" w:lineRule="atLeast"/>
      <w:jc w:val="both"/>
    </w:pPr>
    <w:rPr>
      <w:b w:val="0"/>
      <w:bCs w:val="0"/>
    </w:rPr>
  </w:style>
  <w:style w:type="paragraph" w:customStyle="1" w:styleId="142">
    <w:name w:val="产品描述"/>
    <w:qFormat/>
    <w:uiPriority w:val="0"/>
    <w:pPr>
      <w:widowControl w:val="0"/>
      <w:autoSpaceDE w:val="0"/>
      <w:autoSpaceDN w:val="0"/>
      <w:adjustRightInd w:val="0"/>
      <w:spacing w:line="270" w:lineRule="atLeast"/>
      <w:ind w:firstLine="397"/>
      <w:jc w:val="both"/>
    </w:pPr>
    <w:rPr>
      <w:rFonts w:ascii="宋体" w:hAnsi="Times New Roman" w:eastAsia="宋体" w:cs="Times New Roman"/>
      <w:sz w:val="18"/>
      <w:szCs w:val="18"/>
      <w:lang w:val="en-US" w:eastAsia="zh-CN" w:bidi="ar-SA"/>
    </w:rPr>
  </w:style>
  <w:style w:type="paragraph" w:customStyle="1" w:styleId="143">
    <w:name w:val="姜文清定义的正文"/>
    <w:basedOn w:val="1"/>
    <w:qFormat/>
    <w:uiPriority w:val="0"/>
    <w:pPr>
      <w:spacing w:line="240" w:lineRule="atLeast"/>
      <w:ind w:firstLine="567"/>
    </w:pPr>
    <w:rPr>
      <w:szCs w:val="20"/>
    </w:rPr>
  </w:style>
  <w:style w:type="paragraph" w:customStyle="1" w:styleId="144">
    <w:name w:val="Default"/>
    <w:qFormat/>
    <w:uiPriority w:val="0"/>
    <w:pPr>
      <w:widowControl w:val="0"/>
      <w:autoSpaceDE w:val="0"/>
      <w:autoSpaceDN w:val="0"/>
      <w:adjustRightInd w:val="0"/>
    </w:pPr>
    <w:rPr>
      <w:rFonts w:ascii="H Yb 2gj" w:hAnsi="Times New Roman" w:eastAsia="H Yb 2gj" w:cs="H Yb 2gj"/>
      <w:color w:val="000000"/>
      <w:sz w:val="24"/>
      <w:szCs w:val="24"/>
      <w:lang w:val="en-US" w:eastAsia="zh-CN" w:bidi="ar-SA"/>
    </w:rPr>
  </w:style>
  <w:style w:type="paragraph" w:customStyle="1" w:styleId="145">
    <w:name w:val="CM2"/>
    <w:basedOn w:val="144"/>
    <w:next w:val="144"/>
    <w:qFormat/>
    <w:uiPriority w:val="0"/>
    <w:pPr>
      <w:spacing w:line="200" w:lineRule="atLeast"/>
    </w:pPr>
    <w:rPr>
      <w:rFonts w:ascii="Arial" w:hAnsi="Arial" w:eastAsia="宋体" w:cs="Times New Roman"/>
      <w:color w:val="auto"/>
    </w:rPr>
  </w:style>
  <w:style w:type="paragraph" w:customStyle="1" w:styleId="146">
    <w:name w:val="Normal Paragraph"/>
    <w:basedOn w:val="1"/>
    <w:qFormat/>
    <w:uiPriority w:val="0"/>
    <w:pPr>
      <w:widowControl/>
      <w:spacing w:before="120" w:line="360" w:lineRule="auto"/>
      <w:ind w:firstLine="425"/>
    </w:pPr>
    <w:rPr>
      <w:kern w:val="0"/>
      <w:sz w:val="24"/>
    </w:rPr>
  </w:style>
  <w:style w:type="character" w:customStyle="1" w:styleId="147">
    <w:name w:val="blue"/>
    <w:basedOn w:val="46"/>
    <w:qFormat/>
    <w:uiPriority w:val="0"/>
  </w:style>
  <w:style w:type="paragraph" w:customStyle="1" w:styleId="148">
    <w:name w:val="blue1"/>
    <w:basedOn w:val="1"/>
    <w:qFormat/>
    <w:uiPriority w:val="0"/>
    <w:pPr>
      <w:widowControl/>
      <w:spacing w:before="100" w:beforeAutospacing="1" w:after="100" w:afterAutospacing="1"/>
      <w:jc w:val="left"/>
    </w:pPr>
    <w:rPr>
      <w:rFonts w:ascii="宋体" w:hAnsi="宋体" w:cs="宋体"/>
      <w:kern w:val="0"/>
      <w:sz w:val="24"/>
    </w:rPr>
  </w:style>
  <w:style w:type="character" w:customStyle="1" w:styleId="149">
    <w:name w:val="font"/>
    <w:basedOn w:val="46"/>
    <w:qFormat/>
    <w:uiPriority w:val="0"/>
  </w:style>
  <w:style w:type="character" w:customStyle="1" w:styleId="150">
    <w:name w:val="font11"/>
    <w:qFormat/>
    <w:uiPriority w:val="0"/>
    <w:rPr>
      <w:rFonts w:hint="default" w:ascii="ˎ̥" w:hAnsi="ˎ̥"/>
    </w:rPr>
  </w:style>
  <w:style w:type="paragraph" w:customStyle="1" w:styleId="151">
    <w:name w:val="a14"/>
    <w:basedOn w:val="1"/>
    <w:qFormat/>
    <w:uiPriority w:val="0"/>
    <w:pPr>
      <w:widowControl/>
      <w:spacing w:before="100" w:beforeAutospacing="1" w:after="100" w:afterAutospacing="1" w:line="300" w:lineRule="atLeast"/>
      <w:ind w:firstLine="375"/>
      <w:jc w:val="left"/>
    </w:pPr>
    <w:rPr>
      <w:rFonts w:ascii="宋体" w:hAnsi="宋体" w:cs="宋体"/>
      <w:kern w:val="0"/>
      <w:szCs w:val="21"/>
    </w:rPr>
  </w:style>
  <w:style w:type="character" w:customStyle="1" w:styleId="152">
    <w:name w:val="proddescription"/>
    <w:basedOn w:val="46"/>
    <w:qFormat/>
    <w:uiPriority w:val="0"/>
  </w:style>
  <w:style w:type="character" w:customStyle="1" w:styleId="153">
    <w:name w:val="prodheadlines"/>
    <w:basedOn w:val="46"/>
    <w:qFormat/>
    <w:uiPriority w:val="0"/>
  </w:style>
  <w:style w:type="character" w:customStyle="1" w:styleId="154">
    <w:name w:val="text"/>
    <w:basedOn w:val="46"/>
    <w:qFormat/>
    <w:uiPriority w:val="0"/>
  </w:style>
  <w:style w:type="paragraph" w:customStyle="1" w:styleId="155">
    <w:name w:val="text1"/>
    <w:basedOn w:val="1"/>
    <w:qFormat/>
    <w:uiPriority w:val="0"/>
    <w:pPr>
      <w:widowControl/>
      <w:spacing w:before="100" w:beforeAutospacing="1" w:after="100" w:afterAutospacing="1"/>
      <w:jc w:val="left"/>
    </w:pPr>
    <w:rPr>
      <w:rFonts w:ascii="宋体" w:hAnsi="宋体" w:cs="宋体"/>
      <w:kern w:val="0"/>
      <w:sz w:val="24"/>
    </w:rPr>
  </w:style>
  <w:style w:type="paragraph" w:customStyle="1" w:styleId="156">
    <w:name w:val="z-窗体顶端1"/>
    <w:basedOn w:val="1"/>
    <w:next w:val="1"/>
    <w:hidden/>
    <w:qFormat/>
    <w:uiPriority w:val="0"/>
    <w:pPr>
      <w:widowControl/>
      <w:pBdr>
        <w:bottom w:val="single" w:color="auto" w:sz="6" w:space="1"/>
      </w:pBdr>
      <w:jc w:val="center"/>
    </w:pPr>
    <w:rPr>
      <w:rFonts w:ascii="Arial" w:hAnsi="Arial" w:cs="Arial"/>
      <w:vanish/>
      <w:kern w:val="0"/>
      <w:sz w:val="16"/>
      <w:szCs w:val="16"/>
    </w:rPr>
  </w:style>
  <w:style w:type="paragraph" w:customStyle="1" w:styleId="157">
    <w:name w:val="z-窗体底端1"/>
    <w:basedOn w:val="1"/>
    <w:next w:val="1"/>
    <w:hidden/>
    <w:qFormat/>
    <w:uiPriority w:val="0"/>
    <w:pPr>
      <w:widowControl/>
      <w:pBdr>
        <w:top w:val="single" w:color="auto" w:sz="6" w:space="1"/>
      </w:pBdr>
      <w:jc w:val="center"/>
    </w:pPr>
    <w:rPr>
      <w:rFonts w:ascii="Arial" w:hAnsi="Arial" w:cs="Arial"/>
      <w:vanish/>
      <w:kern w:val="0"/>
      <w:sz w:val="16"/>
      <w:szCs w:val="16"/>
    </w:rPr>
  </w:style>
  <w:style w:type="paragraph" w:customStyle="1" w:styleId="158">
    <w:name w:val="正文样式"/>
    <w:basedOn w:val="1"/>
    <w:qFormat/>
    <w:uiPriority w:val="0"/>
    <w:pPr>
      <w:adjustRightInd w:val="0"/>
      <w:spacing w:line="400" w:lineRule="atLeast"/>
      <w:ind w:firstLine="570" w:firstLineChars="203"/>
      <w:textAlignment w:val="baseline"/>
    </w:pPr>
    <w:rPr>
      <w:rFonts w:eastAsia="仿宋_GB2312"/>
      <w:kern w:val="0"/>
      <w:sz w:val="28"/>
      <w:szCs w:val="20"/>
    </w:rPr>
  </w:style>
  <w:style w:type="paragraph" w:customStyle="1" w:styleId="159">
    <w:name w:val="xl34"/>
    <w:basedOn w:val="1"/>
    <w:qFormat/>
    <w:uiPriority w:val="0"/>
    <w:pPr>
      <w:widowControl/>
      <w:pBdr>
        <w:left w:val="single" w:color="auto" w:sz="4" w:space="0"/>
      </w:pBdr>
      <w:spacing w:before="100" w:beforeAutospacing="1" w:after="100" w:afterAutospacing="1"/>
      <w:jc w:val="center"/>
      <w:textAlignment w:val="center"/>
    </w:pPr>
    <w:rPr>
      <w:rFonts w:ascii="宋体" w:hAnsi="宋体"/>
      <w:kern w:val="0"/>
      <w:sz w:val="24"/>
    </w:rPr>
  </w:style>
  <w:style w:type="paragraph" w:customStyle="1" w:styleId="160">
    <w:name w:val="段落正文"/>
    <w:basedOn w:val="23"/>
    <w:qFormat/>
    <w:uiPriority w:val="0"/>
    <w:pPr>
      <w:ind w:firstLine="560" w:firstLineChars="200"/>
    </w:pPr>
    <w:rPr>
      <w:sz w:val="28"/>
    </w:rPr>
  </w:style>
  <w:style w:type="character" w:customStyle="1" w:styleId="161">
    <w:name w:val="gray6"/>
    <w:basedOn w:val="46"/>
    <w:qFormat/>
    <w:uiPriority w:val="0"/>
  </w:style>
  <w:style w:type="character" w:customStyle="1" w:styleId="162">
    <w:name w:val="style9"/>
    <w:basedOn w:val="46"/>
    <w:qFormat/>
    <w:uiPriority w:val="0"/>
  </w:style>
  <w:style w:type="paragraph" w:customStyle="1" w:styleId="163">
    <w:name w:val="2册标题4"/>
    <w:basedOn w:val="1"/>
    <w:next w:val="1"/>
    <w:qFormat/>
    <w:uiPriority w:val="0"/>
    <w:pPr>
      <w:spacing w:beforeLines="50" w:afterLines="50" w:line="300" w:lineRule="auto"/>
      <w:ind w:left="420" w:leftChars="200"/>
      <w:outlineLvl w:val="3"/>
    </w:pPr>
    <w:rPr>
      <w:rFonts w:ascii="Arial" w:hAnsi="Arial" w:eastAsia="幼圆" w:cs="Arial"/>
      <w:b/>
      <w:sz w:val="24"/>
    </w:rPr>
  </w:style>
  <w:style w:type="character" w:customStyle="1" w:styleId="164">
    <w:name w:val="grame"/>
    <w:basedOn w:val="46"/>
    <w:qFormat/>
    <w:uiPriority w:val="0"/>
  </w:style>
  <w:style w:type="paragraph" w:customStyle="1" w:styleId="165">
    <w:name w:val="style2"/>
    <w:basedOn w:val="1"/>
    <w:qFormat/>
    <w:uiPriority w:val="0"/>
    <w:pPr>
      <w:widowControl/>
      <w:spacing w:before="100" w:beforeAutospacing="1" w:after="100" w:afterAutospacing="1"/>
      <w:jc w:val="left"/>
    </w:pPr>
    <w:rPr>
      <w:rFonts w:ascii="宋体" w:hAnsi="宋体" w:cs="宋体"/>
      <w:kern w:val="0"/>
      <w:sz w:val="18"/>
      <w:szCs w:val="18"/>
    </w:rPr>
  </w:style>
  <w:style w:type="paragraph" w:customStyle="1" w:styleId="166">
    <w:name w:val="Char1"/>
    <w:basedOn w:val="1"/>
    <w:qFormat/>
    <w:uiPriority w:val="0"/>
    <w:pPr>
      <w:jc w:val="left"/>
    </w:pPr>
    <w:rPr>
      <w:rFonts w:ascii="Tahoma" w:hAnsi="Tahoma"/>
      <w:sz w:val="24"/>
      <w:szCs w:val="20"/>
    </w:rPr>
  </w:style>
  <w:style w:type="paragraph" w:customStyle="1" w:styleId="167">
    <w:name w:val="编号1"/>
    <w:basedOn w:val="1"/>
    <w:qFormat/>
    <w:uiPriority w:val="0"/>
    <w:pPr>
      <w:numPr>
        <w:ilvl w:val="0"/>
        <w:numId w:val="6"/>
      </w:numPr>
      <w:adjustRightInd w:val="0"/>
      <w:spacing w:line="300" w:lineRule="auto"/>
      <w:ind w:right="210"/>
      <w:textAlignment w:val="center"/>
    </w:pPr>
    <w:rPr>
      <w:rFonts w:ascii="宋体" w:hAnsi="宋体"/>
      <w:snapToGrid w:val="0"/>
      <w:spacing w:val="10"/>
      <w:kern w:val="24"/>
    </w:rPr>
  </w:style>
  <w:style w:type="paragraph" w:customStyle="1" w:styleId="168">
    <w:name w:val="Char Char Char Char Char Char Char Char Char Char Char Char Char Char Char Char Char Char Char Char Char Char"/>
    <w:basedOn w:val="1"/>
    <w:qFormat/>
    <w:uiPriority w:val="0"/>
    <w:pPr>
      <w:widowControl/>
      <w:spacing w:line="400" w:lineRule="exact"/>
      <w:jc w:val="center"/>
    </w:pPr>
    <w:rPr>
      <w:rFonts w:ascii="Verdana" w:hAnsi="Verdana"/>
      <w:kern w:val="0"/>
      <w:szCs w:val="20"/>
      <w:lang w:eastAsia="en-US"/>
    </w:rPr>
  </w:style>
  <w:style w:type="paragraph" w:customStyle="1" w:styleId="169">
    <w:name w:val="font0"/>
    <w:basedOn w:val="1"/>
    <w:qFormat/>
    <w:uiPriority w:val="0"/>
    <w:pPr>
      <w:widowControl/>
      <w:spacing w:before="100" w:beforeAutospacing="1" w:after="100" w:afterAutospacing="1"/>
      <w:jc w:val="left"/>
    </w:pPr>
    <w:rPr>
      <w:rFonts w:hint="eastAsia" w:ascii="宋体" w:hAnsi="宋体"/>
      <w:kern w:val="0"/>
      <w:sz w:val="24"/>
    </w:rPr>
  </w:style>
  <w:style w:type="paragraph" w:customStyle="1" w:styleId="170">
    <w:name w:val="font5"/>
    <w:basedOn w:val="1"/>
    <w:qFormat/>
    <w:uiPriority w:val="0"/>
    <w:pPr>
      <w:widowControl/>
      <w:spacing w:before="100" w:beforeAutospacing="1" w:after="100" w:afterAutospacing="1"/>
      <w:jc w:val="left"/>
    </w:pPr>
    <w:rPr>
      <w:rFonts w:hint="eastAsia" w:ascii="宋体" w:hAnsi="宋体"/>
      <w:kern w:val="0"/>
      <w:sz w:val="18"/>
      <w:szCs w:val="18"/>
    </w:rPr>
  </w:style>
  <w:style w:type="paragraph" w:customStyle="1" w:styleId="171">
    <w:name w:val="font6"/>
    <w:basedOn w:val="1"/>
    <w:qFormat/>
    <w:uiPriority w:val="0"/>
    <w:pPr>
      <w:widowControl/>
      <w:spacing w:before="100" w:beforeAutospacing="1" w:after="100" w:afterAutospacing="1"/>
      <w:jc w:val="left"/>
    </w:pPr>
    <w:rPr>
      <w:kern w:val="0"/>
      <w:sz w:val="24"/>
    </w:rPr>
  </w:style>
  <w:style w:type="paragraph" w:customStyle="1" w:styleId="172">
    <w:name w:val="xl24"/>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宋体" w:hAnsi="宋体"/>
      <w:kern w:val="0"/>
      <w:sz w:val="24"/>
    </w:rPr>
  </w:style>
  <w:style w:type="paragraph" w:customStyle="1" w:styleId="173">
    <w:name w:val="xl25"/>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宋体" w:hAnsi="宋体"/>
      <w:kern w:val="0"/>
      <w:sz w:val="24"/>
    </w:rPr>
  </w:style>
  <w:style w:type="paragraph" w:customStyle="1" w:styleId="174">
    <w:name w:val="表格字"/>
    <w:basedOn w:val="1"/>
    <w:qFormat/>
    <w:uiPriority w:val="0"/>
    <w:pPr>
      <w:adjustRightInd w:val="0"/>
      <w:jc w:val="center"/>
    </w:pPr>
    <w:rPr>
      <w:rFonts w:ascii="宋体"/>
      <w:sz w:val="24"/>
      <w:szCs w:val="20"/>
    </w:rPr>
  </w:style>
  <w:style w:type="character" w:customStyle="1" w:styleId="175">
    <w:name w:val="样式 小三 加粗"/>
    <w:qFormat/>
    <w:uiPriority w:val="0"/>
    <w:rPr>
      <w:rFonts w:eastAsia="宋体"/>
      <w:b/>
      <w:bCs/>
      <w:sz w:val="32"/>
    </w:rPr>
  </w:style>
  <w:style w:type="paragraph" w:customStyle="1" w:styleId="176">
    <w:name w:val="xl28"/>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宋体" w:hAnsi="宋体" w:cs="宋体"/>
      <w:kern w:val="0"/>
      <w:sz w:val="20"/>
      <w:szCs w:val="20"/>
    </w:rPr>
  </w:style>
  <w:style w:type="paragraph" w:customStyle="1" w:styleId="177">
    <w:name w:val="qw"/>
    <w:qFormat/>
    <w:uiPriority w:val="0"/>
    <w:pPr>
      <w:widowControl w:val="0"/>
      <w:adjustRightInd w:val="0"/>
      <w:spacing w:line="312" w:lineRule="atLeast"/>
      <w:jc w:val="both"/>
      <w:textAlignment w:val="baseline"/>
    </w:pPr>
    <w:rPr>
      <w:rFonts w:ascii="宋体" w:hAnsi="Times New Roman" w:eastAsia="宋体" w:cs="Times New Roman"/>
      <w:sz w:val="24"/>
      <w:lang w:val="en-US" w:eastAsia="zh-CN" w:bidi="ar-SA"/>
    </w:rPr>
  </w:style>
  <w:style w:type="paragraph" w:customStyle="1" w:styleId="178">
    <w:name w:val="Char Char Char"/>
    <w:basedOn w:val="1"/>
    <w:qFormat/>
    <w:uiPriority w:val="0"/>
    <w:rPr>
      <w:rFonts w:ascii="Tahoma" w:hAnsi="Tahoma"/>
      <w:sz w:val="24"/>
      <w:szCs w:val="20"/>
    </w:rPr>
  </w:style>
  <w:style w:type="paragraph" w:customStyle="1" w:styleId="179">
    <w:name w:val="Char2"/>
    <w:basedOn w:val="1"/>
    <w:qFormat/>
    <w:uiPriority w:val="0"/>
    <w:pPr>
      <w:widowControl/>
      <w:spacing w:after="160" w:line="240" w:lineRule="exact"/>
      <w:jc w:val="left"/>
    </w:pPr>
    <w:rPr>
      <w:rFonts w:ascii="Verdana" w:hAnsi="Verdana" w:eastAsia="仿宋_GB2312"/>
      <w:kern w:val="0"/>
      <w:sz w:val="24"/>
      <w:szCs w:val="20"/>
      <w:lang w:eastAsia="en-US"/>
    </w:rPr>
  </w:style>
  <w:style w:type="character" w:customStyle="1" w:styleId="180">
    <w:name w:val="info4"/>
    <w:basedOn w:val="46"/>
    <w:qFormat/>
    <w:uiPriority w:val="0"/>
  </w:style>
  <w:style w:type="paragraph" w:customStyle="1" w:styleId="181">
    <w:name w:val="缩进正文"/>
    <w:basedOn w:val="1"/>
    <w:link w:val="182"/>
    <w:qFormat/>
    <w:uiPriority w:val="0"/>
    <w:pPr>
      <w:ind w:firstLine="560" w:firstLineChars="200"/>
    </w:pPr>
    <w:rPr>
      <w:rFonts w:eastAsia="仿宋_GB2312" w:cs="宋体"/>
      <w:sz w:val="28"/>
      <w:szCs w:val="20"/>
    </w:rPr>
  </w:style>
  <w:style w:type="character" w:customStyle="1" w:styleId="182">
    <w:name w:val="缩进正文 Char"/>
    <w:link w:val="181"/>
    <w:qFormat/>
    <w:uiPriority w:val="0"/>
    <w:rPr>
      <w:rFonts w:eastAsia="仿宋_GB2312" w:cs="宋体"/>
      <w:kern w:val="2"/>
      <w:sz w:val="28"/>
      <w:lang w:val="en-US" w:eastAsia="zh-CN" w:bidi="ar-SA"/>
    </w:rPr>
  </w:style>
  <w:style w:type="paragraph" w:customStyle="1" w:styleId="183">
    <w:name w:val="列出段落1"/>
    <w:basedOn w:val="1"/>
    <w:qFormat/>
    <w:uiPriority w:val="0"/>
    <w:pPr>
      <w:ind w:firstLine="420" w:firstLineChars="200"/>
    </w:pPr>
    <w:rPr>
      <w:rFonts w:ascii="Calibri" w:hAnsi="Calibri" w:cs="Calibri"/>
      <w:szCs w:val="21"/>
    </w:rPr>
  </w:style>
  <w:style w:type="character" w:customStyle="1" w:styleId="184">
    <w:name w:val="批注文字 字符"/>
    <w:basedOn w:val="46"/>
    <w:link w:val="18"/>
    <w:qFormat/>
    <w:uiPriority w:val="0"/>
    <w:rPr>
      <w:rFonts w:ascii="宋体"/>
      <w:sz w:val="34"/>
    </w:rPr>
  </w:style>
  <w:style w:type="character" w:customStyle="1" w:styleId="185">
    <w:name w:val="批注主题 字符"/>
    <w:basedOn w:val="184"/>
    <w:link w:val="41"/>
    <w:qFormat/>
    <w:uiPriority w:val="99"/>
    <w:rPr>
      <w:rFonts w:ascii="宋体"/>
      <w:sz w:val="34"/>
    </w:rPr>
  </w:style>
  <w:style w:type="paragraph" w:customStyle="1" w:styleId="186">
    <w:name w:val="评价"/>
    <w:basedOn w:val="1"/>
    <w:qFormat/>
    <w:uiPriority w:val="0"/>
    <w:pPr>
      <w:spacing w:afterLines="20"/>
      <w:ind w:firstLine="1446" w:firstLineChars="200"/>
    </w:pPr>
    <w:rPr>
      <w:rFonts w:ascii="Calibri" w:hAnsi="Calibri"/>
      <w:sz w:val="24"/>
    </w:rPr>
  </w:style>
  <w:style w:type="paragraph" w:customStyle="1" w:styleId="187">
    <w:name w:val="修订1"/>
    <w:hidden/>
    <w:semiHidden/>
    <w:qFormat/>
    <w:uiPriority w:val="99"/>
    <w:rPr>
      <w:rFonts w:ascii="Times New Roman" w:hAnsi="Times New Roman" w:eastAsia="宋体" w:cs="Times New Roman"/>
      <w:kern w:val="2"/>
      <w:sz w:val="21"/>
      <w:szCs w:val="24"/>
      <w:lang w:val="en-US" w:eastAsia="zh-CN" w:bidi="ar-SA"/>
    </w:rPr>
  </w:style>
  <w:style w:type="character" w:customStyle="1" w:styleId="188">
    <w:name w:val="alt-edited1"/>
    <w:qFormat/>
    <w:uiPriority w:val="0"/>
    <w:rPr>
      <w:color w:val="4D90F0"/>
    </w:rPr>
  </w:style>
  <w:style w:type="paragraph" w:customStyle="1" w:styleId="189">
    <w:name w:val="toc 14"/>
    <w:next w:val="1"/>
    <w:qFormat/>
    <w:uiPriority w:val="0"/>
    <w:pPr>
      <w:wordWrap w:val="0"/>
      <w:jc w:val="both"/>
    </w:pPr>
    <w:rPr>
      <w:rFonts w:ascii="Calibri" w:hAnsi="Calibri" w:eastAsia="宋体" w:cs="Times New Roman"/>
      <w:sz w:val="21"/>
      <w:lang w:val="en-US" w:eastAsia="zh-CN" w:bidi="ar-SA"/>
    </w:rPr>
  </w:style>
  <w:style w:type="character" w:customStyle="1" w:styleId="190">
    <w:name w:val="文档结构图 Char1"/>
    <w:semiHidden/>
    <w:qFormat/>
    <w:uiPriority w:val="0"/>
    <w:rPr>
      <w:sz w:val="20"/>
    </w:rPr>
  </w:style>
  <w:style w:type="character" w:customStyle="1" w:styleId="191">
    <w:name w:val="文档结构图 Char"/>
    <w:semiHidden/>
    <w:qFormat/>
    <w:uiPriority w:val="0"/>
    <w:rPr>
      <w:sz w:val="20"/>
    </w:rPr>
  </w:style>
  <w:style w:type="character" w:customStyle="1" w:styleId="192">
    <w:name w:val="short_text"/>
    <w:basedOn w:val="46"/>
    <w:qFormat/>
    <w:uiPriority w:val="0"/>
    <w:rPr>
      <w:sz w:val="20"/>
    </w:rPr>
  </w:style>
  <w:style w:type="character" w:customStyle="1" w:styleId="193">
    <w:name w:val="标题 Char1"/>
    <w:qFormat/>
    <w:uiPriority w:val="0"/>
    <w:rPr>
      <w:b/>
      <w:sz w:val="20"/>
    </w:rPr>
  </w:style>
  <w:style w:type="character" w:customStyle="1" w:styleId="194">
    <w:name w:val="正文文本缩进 3 Char1"/>
    <w:semiHidden/>
    <w:qFormat/>
    <w:uiPriority w:val="0"/>
    <w:rPr>
      <w:sz w:val="20"/>
    </w:rPr>
  </w:style>
  <w:style w:type="character" w:customStyle="1" w:styleId="195">
    <w:name w:val="font21"/>
    <w:qFormat/>
    <w:uiPriority w:val="0"/>
    <w:rPr>
      <w:color w:val="FF0000"/>
      <w:sz w:val="20"/>
      <w:u w:val="none"/>
    </w:rPr>
  </w:style>
  <w:style w:type="character" w:customStyle="1" w:styleId="196">
    <w:name w:val="不明显强调1"/>
    <w:qFormat/>
    <w:uiPriority w:val="0"/>
    <w:rPr>
      <w:i/>
      <w:sz w:val="20"/>
    </w:rPr>
  </w:style>
  <w:style w:type="character" w:customStyle="1" w:styleId="197">
    <w:name w:val="font71"/>
    <w:qFormat/>
    <w:uiPriority w:val="0"/>
    <w:rPr>
      <w:sz w:val="20"/>
      <w:u w:val="none"/>
    </w:rPr>
  </w:style>
  <w:style w:type="character" w:customStyle="1" w:styleId="198">
    <w:name w:val="页眉 Char1"/>
    <w:semiHidden/>
    <w:qFormat/>
    <w:uiPriority w:val="0"/>
    <w:rPr>
      <w:sz w:val="20"/>
    </w:rPr>
  </w:style>
  <w:style w:type="character" w:customStyle="1" w:styleId="199">
    <w:name w:val="正文文本缩进 2 Char1"/>
    <w:semiHidden/>
    <w:qFormat/>
    <w:uiPriority w:val="0"/>
    <w:rPr>
      <w:sz w:val="20"/>
    </w:rPr>
  </w:style>
  <w:style w:type="character" w:customStyle="1" w:styleId="200">
    <w:name w:val="font61"/>
    <w:qFormat/>
    <w:uiPriority w:val="0"/>
    <w:rPr>
      <w:sz w:val="20"/>
      <w:u w:val="none"/>
    </w:rPr>
  </w:style>
  <w:style w:type="character" w:customStyle="1" w:styleId="201">
    <w:name w:val="纯文本 Char1"/>
    <w:semiHidden/>
    <w:qFormat/>
    <w:uiPriority w:val="0"/>
    <w:rPr>
      <w:sz w:val="20"/>
    </w:rPr>
  </w:style>
  <w:style w:type="character" w:customStyle="1" w:styleId="202">
    <w:name w:val="正文文本 3 Char1"/>
    <w:semiHidden/>
    <w:qFormat/>
    <w:uiPriority w:val="0"/>
    <w:rPr>
      <w:sz w:val="20"/>
    </w:rPr>
  </w:style>
  <w:style w:type="character" w:customStyle="1" w:styleId="203">
    <w:name w:val="正文文本缩进 Char1"/>
    <w:semiHidden/>
    <w:qFormat/>
    <w:uiPriority w:val="0"/>
    <w:rPr>
      <w:sz w:val="20"/>
    </w:rPr>
  </w:style>
  <w:style w:type="character" w:customStyle="1" w:styleId="204">
    <w:name w:val="明显参考1"/>
    <w:qFormat/>
    <w:uiPriority w:val="0"/>
    <w:rPr>
      <w:b/>
      <w:sz w:val="20"/>
    </w:rPr>
  </w:style>
  <w:style w:type="character" w:customStyle="1" w:styleId="205">
    <w:name w:val="apple-converted-space"/>
    <w:qFormat/>
    <w:uiPriority w:val="0"/>
    <w:rPr>
      <w:sz w:val="20"/>
    </w:rPr>
  </w:style>
  <w:style w:type="character" w:customStyle="1" w:styleId="206">
    <w:name w:val="书籍标题1"/>
    <w:qFormat/>
    <w:uiPriority w:val="0"/>
    <w:rPr>
      <w:b/>
      <w:i/>
      <w:sz w:val="20"/>
    </w:rPr>
  </w:style>
  <w:style w:type="character" w:customStyle="1" w:styleId="207">
    <w:name w:val="long_text"/>
    <w:qFormat/>
    <w:uiPriority w:val="0"/>
    <w:rPr>
      <w:sz w:val="20"/>
    </w:rPr>
  </w:style>
  <w:style w:type="character" w:customStyle="1" w:styleId="208">
    <w:name w:val="日期 Char1"/>
    <w:semiHidden/>
    <w:qFormat/>
    <w:uiPriority w:val="0"/>
    <w:rPr>
      <w:sz w:val="20"/>
    </w:rPr>
  </w:style>
  <w:style w:type="character" w:customStyle="1" w:styleId="209">
    <w:name w:val="批注文字 Char1"/>
    <w:semiHidden/>
    <w:qFormat/>
    <w:uiPriority w:val="0"/>
    <w:rPr>
      <w:sz w:val="20"/>
    </w:rPr>
  </w:style>
  <w:style w:type="character" w:customStyle="1" w:styleId="210">
    <w:name w:val="明显强调1"/>
    <w:qFormat/>
    <w:uiPriority w:val="0"/>
    <w:rPr>
      <w:i/>
      <w:sz w:val="20"/>
    </w:rPr>
  </w:style>
  <w:style w:type="character" w:customStyle="1" w:styleId="211">
    <w:name w:val="16"/>
    <w:qFormat/>
    <w:uiPriority w:val="0"/>
    <w:rPr>
      <w:b/>
      <w:color w:val="FF0356"/>
      <w:sz w:val="20"/>
    </w:rPr>
  </w:style>
  <w:style w:type="character" w:customStyle="1" w:styleId="212">
    <w:name w:val="批注主题 Char1"/>
    <w:semiHidden/>
    <w:qFormat/>
    <w:uiPriority w:val="0"/>
    <w:rPr>
      <w:b/>
      <w:sz w:val="20"/>
    </w:rPr>
  </w:style>
  <w:style w:type="character" w:customStyle="1" w:styleId="213">
    <w:name w:val="正文文本 2 Char1"/>
    <w:semiHidden/>
    <w:qFormat/>
    <w:uiPriority w:val="0"/>
    <w:rPr>
      <w:sz w:val="20"/>
    </w:rPr>
  </w:style>
  <w:style w:type="character" w:customStyle="1" w:styleId="214">
    <w:name w:val="font31"/>
    <w:qFormat/>
    <w:uiPriority w:val="0"/>
    <w:rPr>
      <w:color w:val="FF0000"/>
      <w:sz w:val="20"/>
      <w:u w:val="none"/>
      <w:vertAlign w:val="superscript"/>
    </w:rPr>
  </w:style>
  <w:style w:type="character" w:customStyle="1" w:styleId="215">
    <w:name w:val="不明显参考1"/>
    <w:qFormat/>
    <w:uiPriority w:val="0"/>
    <w:rPr>
      <w:sz w:val="20"/>
    </w:rPr>
  </w:style>
  <w:style w:type="character" w:customStyle="1" w:styleId="216">
    <w:name w:val="HTML 预设格式 Char1"/>
    <w:semiHidden/>
    <w:qFormat/>
    <w:uiPriority w:val="0"/>
    <w:rPr>
      <w:sz w:val="20"/>
    </w:rPr>
  </w:style>
  <w:style w:type="character" w:customStyle="1" w:styleId="217">
    <w:name w:val="font01"/>
    <w:basedOn w:val="46"/>
    <w:qFormat/>
    <w:uiPriority w:val="0"/>
    <w:rPr>
      <w:color w:val="FF0000"/>
      <w:sz w:val="20"/>
      <w:u w:val="none"/>
      <w:vertAlign w:val="superscript"/>
    </w:rPr>
  </w:style>
  <w:style w:type="character" w:customStyle="1" w:styleId="218">
    <w:name w:val="页脚 Char1"/>
    <w:semiHidden/>
    <w:qFormat/>
    <w:uiPriority w:val="0"/>
    <w:rPr>
      <w:sz w:val="20"/>
    </w:rPr>
  </w:style>
  <w:style w:type="character" w:customStyle="1" w:styleId="219">
    <w:name w:val="批注框文本 Char1"/>
    <w:semiHidden/>
    <w:qFormat/>
    <w:uiPriority w:val="0"/>
    <w:rPr>
      <w:sz w:val="20"/>
    </w:rPr>
  </w:style>
  <w:style w:type="paragraph" w:customStyle="1" w:styleId="220">
    <w:name w:val="列出段落2"/>
    <w:basedOn w:val="1"/>
    <w:next w:val="221"/>
    <w:qFormat/>
    <w:uiPriority w:val="0"/>
    <w:pPr>
      <w:ind w:firstLine="420"/>
    </w:pPr>
    <w:rPr>
      <w:rFonts w:hAnsi="Calibri"/>
      <w:kern w:val="0"/>
      <w:szCs w:val="20"/>
    </w:rPr>
  </w:style>
  <w:style w:type="paragraph" w:customStyle="1" w:styleId="221">
    <w:name w:val="toc 814"/>
    <w:next w:val="1"/>
    <w:qFormat/>
    <w:uiPriority w:val="0"/>
    <w:pPr>
      <w:wordWrap w:val="0"/>
      <w:ind w:left="2975"/>
      <w:jc w:val="both"/>
    </w:pPr>
    <w:rPr>
      <w:rFonts w:ascii="Calibri" w:hAnsi="Calibri" w:eastAsia="宋体" w:cs="Times New Roman"/>
      <w:sz w:val="21"/>
      <w:lang w:val="en-US" w:eastAsia="zh-CN" w:bidi="ar-SA"/>
    </w:rPr>
  </w:style>
  <w:style w:type="paragraph" w:customStyle="1" w:styleId="222">
    <w:name w:val="toc 62"/>
    <w:next w:val="1"/>
    <w:qFormat/>
    <w:uiPriority w:val="0"/>
    <w:pPr>
      <w:wordWrap w:val="0"/>
      <w:ind w:left="2125"/>
      <w:jc w:val="both"/>
    </w:pPr>
    <w:rPr>
      <w:rFonts w:ascii="Calibri" w:hAnsi="Calibri" w:eastAsia="宋体" w:cs="Times New Roman"/>
      <w:sz w:val="21"/>
      <w:lang w:val="en-US" w:eastAsia="zh-CN" w:bidi="ar-SA"/>
    </w:rPr>
  </w:style>
  <w:style w:type="paragraph" w:customStyle="1" w:styleId="223">
    <w:name w:val="toc 414"/>
    <w:next w:val="1"/>
    <w:qFormat/>
    <w:uiPriority w:val="0"/>
    <w:pPr>
      <w:wordWrap w:val="0"/>
      <w:ind w:left="1275"/>
      <w:jc w:val="both"/>
    </w:pPr>
    <w:rPr>
      <w:rFonts w:ascii="Calibri" w:hAnsi="Calibri" w:eastAsia="宋体" w:cs="Times New Roman"/>
      <w:sz w:val="21"/>
      <w:lang w:val="en-US" w:eastAsia="zh-CN" w:bidi="ar-SA"/>
    </w:rPr>
  </w:style>
  <w:style w:type="paragraph" w:customStyle="1" w:styleId="224">
    <w:name w:val="toc 411"/>
    <w:next w:val="1"/>
    <w:qFormat/>
    <w:uiPriority w:val="0"/>
    <w:pPr>
      <w:wordWrap w:val="0"/>
      <w:ind w:left="1275"/>
      <w:jc w:val="both"/>
    </w:pPr>
    <w:rPr>
      <w:rFonts w:ascii="Calibri" w:hAnsi="Calibri" w:eastAsia="宋体" w:cs="Times New Roman"/>
      <w:sz w:val="21"/>
      <w:lang w:val="en-US" w:eastAsia="zh-CN" w:bidi="ar-SA"/>
    </w:rPr>
  </w:style>
  <w:style w:type="paragraph" w:customStyle="1" w:styleId="225">
    <w:name w:val="xl86"/>
    <w:basedOn w:val="1"/>
    <w:next w:val="226"/>
    <w:qFormat/>
    <w:uiPriority w:val="0"/>
    <w:pPr>
      <w:widowControl/>
      <w:shd w:val="clear" w:color="000000" w:fill="FFFFFF"/>
      <w:spacing w:before="280" w:after="280"/>
      <w:jc w:val="center"/>
    </w:pPr>
    <w:rPr>
      <w:rFonts w:ascii="宋体" w:hAnsi="Calibri"/>
      <w:kern w:val="0"/>
      <w:sz w:val="20"/>
      <w:szCs w:val="20"/>
    </w:rPr>
  </w:style>
  <w:style w:type="paragraph" w:customStyle="1" w:styleId="226">
    <w:name w:val="toc 515"/>
    <w:next w:val="1"/>
    <w:qFormat/>
    <w:uiPriority w:val="0"/>
    <w:pPr>
      <w:wordWrap w:val="0"/>
      <w:ind w:left="1700"/>
      <w:jc w:val="both"/>
    </w:pPr>
    <w:rPr>
      <w:rFonts w:ascii="Calibri" w:hAnsi="Calibri" w:eastAsia="宋体" w:cs="Times New Roman"/>
      <w:sz w:val="21"/>
      <w:lang w:val="en-US" w:eastAsia="zh-CN" w:bidi="ar-SA"/>
    </w:rPr>
  </w:style>
  <w:style w:type="paragraph" w:customStyle="1" w:styleId="227">
    <w:name w:val="TOC Heading4"/>
    <w:next w:val="1"/>
    <w:qFormat/>
    <w:uiPriority w:val="0"/>
    <w:pPr>
      <w:wordWrap w:val="0"/>
    </w:pPr>
    <w:rPr>
      <w:rFonts w:ascii="Calibri" w:hAnsi="Calibri" w:eastAsia="宋体" w:cs="Times New Roman"/>
      <w:sz w:val="32"/>
      <w:lang w:val="en-US" w:eastAsia="zh-CN" w:bidi="ar-SA"/>
    </w:rPr>
  </w:style>
  <w:style w:type="paragraph" w:customStyle="1" w:styleId="228">
    <w:name w:val="toc 15"/>
    <w:next w:val="1"/>
    <w:qFormat/>
    <w:uiPriority w:val="0"/>
    <w:pPr>
      <w:wordWrap w:val="0"/>
      <w:jc w:val="both"/>
    </w:pPr>
    <w:rPr>
      <w:rFonts w:ascii="Calibri" w:hAnsi="Calibri" w:eastAsia="宋体" w:cs="Times New Roman"/>
      <w:sz w:val="21"/>
      <w:lang w:val="en-US" w:eastAsia="zh-CN" w:bidi="ar-SA"/>
    </w:rPr>
  </w:style>
  <w:style w:type="paragraph" w:customStyle="1" w:styleId="229">
    <w:name w:val="TOC Heading2"/>
    <w:next w:val="1"/>
    <w:qFormat/>
    <w:uiPriority w:val="0"/>
    <w:pPr>
      <w:wordWrap w:val="0"/>
    </w:pPr>
    <w:rPr>
      <w:rFonts w:ascii="Calibri" w:hAnsi="Calibri" w:eastAsia="宋体" w:cs="Times New Roman"/>
      <w:sz w:val="32"/>
      <w:lang w:val="en-US" w:eastAsia="zh-CN" w:bidi="ar-SA"/>
    </w:rPr>
  </w:style>
  <w:style w:type="paragraph" w:customStyle="1" w:styleId="230">
    <w:name w:val="TOC Heading1"/>
    <w:next w:val="1"/>
    <w:qFormat/>
    <w:uiPriority w:val="0"/>
    <w:pPr>
      <w:wordWrap w:val="0"/>
    </w:pPr>
    <w:rPr>
      <w:rFonts w:ascii="Calibri" w:hAnsi="Calibri" w:eastAsia="宋体" w:cs="Times New Roman"/>
      <w:sz w:val="32"/>
      <w:lang w:val="en-US" w:eastAsia="zh-CN" w:bidi="ar-SA"/>
    </w:rPr>
  </w:style>
  <w:style w:type="paragraph" w:customStyle="1" w:styleId="231">
    <w:name w:val="toc 73"/>
    <w:next w:val="1"/>
    <w:qFormat/>
    <w:uiPriority w:val="0"/>
    <w:pPr>
      <w:wordWrap w:val="0"/>
      <w:ind w:left="2550"/>
      <w:jc w:val="both"/>
    </w:pPr>
    <w:rPr>
      <w:rFonts w:ascii="Calibri" w:hAnsi="Calibri" w:eastAsia="宋体" w:cs="Times New Roman"/>
      <w:sz w:val="21"/>
      <w:lang w:val="en-US" w:eastAsia="zh-CN" w:bidi="ar-SA"/>
    </w:rPr>
  </w:style>
  <w:style w:type="paragraph" w:customStyle="1" w:styleId="232">
    <w:name w:val="font7"/>
    <w:basedOn w:val="1"/>
    <w:next w:val="233"/>
    <w:qFormat/>
    <w:uiPriority w:val="0"/>
    <w:pPr>
      <w:widowControl/>
      <w:spacing w:before="280" w:after="280"/>
    </w:pPr>
    <w:rPr>
      <w:rFonts w:ascii="Arial" w:hAnsi="Calibri"/>
      <w:kern w:val="0"/>
      <w:sz w:val="18"/>
      <w:szCs w:val="20"/>
    </w:rPr>
  </w:style>
  <w:style w:type="paragraph" w:customStyle="1" w:styleId="233">
    <w:name w:val="toc 810"/>
    <w:next w:val="1"/>
    <w:qFormat/>
    <w:uiPriority w:val="0"/>
    <w:pPr>
      <w:wordWrap w:val="0"/>
      <w:ind w:left="2975"/>
      <w:jc w:val="both"/>
    </w:pPr>
    <w:rPr>
      <w:rFonts w:ascii="Calibri" w:hAnsi="Calibri" w:eastAsia="宋体" w:cs="Times New Roman"/>
      <w:sz w:val="21"/>
      <w:lang w:val="en-US" w:eastAsia="zh-CN" w:bidi="ar-SA"/>
    </w:rPr>
  </w:style>
  <w:style w:type="paragraph" w:customStyle="1" w:styleId="234">
    <w:name w:val="xl113"/>
    <w:basedOn w:val="1"/>
    <w:next w:val="235"/>
    <w:qFormat/>
    <w:uiPriority w:val="0"/>
    <w:pPr>
      <w:widowControl/>
      <w:shd w:val="clear" w:color="000000" w:fill="FFFFFF"/>
      <w:spacing w:before="280" w:after="280"/>
      <w:jc w:val="center"/>
    </w:pPr>
    <w:rPr>
      <w:rFonts w:ascii="宋体" w:hAnsi="Calibri"/>
      <w:b/>
      <w:kern w:val="0"/>
      <w:sz w:val="20"/>
      <w:szCs w:val="20"/>
    </w:rPr>
  </w:style>
  <w:style w:type="paragraph" w:customStyle="1" w:styleId="235">
    <w:name w:val="TOC Heading10"/>
    <w:next w:val="1"/>
    <w:qFormat/>
    <w:uiPriority w:val="0"/>
    <w:pPr>
      <w:wordWrap w:val="0"/>
    </w:pPr>
    <w:rPr>
      <w:rFonts w:ascii="Calibri" w:hAnsi="Calibri" w:eastAsia="宋体" w:cs="Times New Roman"/>
      <w:sz w:val="32"/>
      <w:lang w:val="en-US" w:eastAsia="zh-CN" w:bidi="ar-SA"/>
    </w:rPr>
  </w:style>
  <w:style w:type="paragraph" w:customStyle="1" w:styleId="236">
    <w:name w:val="toc 89"/>
    <w:next w:val="1"/>
    <w:qFormat/>
    <w:uiPriority w:val="0"/>
    <w:pPr>
      <w:wordWrap w:val="0"/>
      <w:ind w:left="2975"/>
      <w:jc w:val="both"/>
    </w:pPr>
    <w:rPr>
      <w:rFonts w:ascii="Calibri" w:hAnsi="Calibri" w:eastAsia="宋体" w:cs="Times New Roman"/>
      <w:sz w:val="21"/>
      <w:lang w:val="en-US" w:eastAsia="zh-CN" w:bidi="ar-SA"/>
    </w:rPr>
  </w:style>
  <w:style w:type="paragraph" w:customStyle="1" w:styleId="237">
    <w:name w:val="xl73"/>
    <w:basedOn w:val="1"/>
    <w:next w:val="238"/>
    <w:qFormat/>
    <w:uiPriority w:val="0"/>
    <w:pPr>
      <w:widowControl/>
      <w:shd w:val="clear" w:color="000000" w:fill="FFFFFF"/>
      <w:spacing w:before="280" w:after="280"/>
      <w:jc w:val="center"/>
    </w:pPr>
    <w:rPr>
      <w:rFonts w:ascii="宋体" w:hAnsi="Calibri"/>
      <w:kern w:val="0"/>
      <w:sz w:val="20"/>
      <w:szCs w:val="20"/>
    </w:rPr>
  </w:style>
  <w:style w:type="paragraph" w:customStyle="1" w:styleId="238">
    <w:name w:val="toc 613"/>
    <w:next w:val="1"/>
    <w:qFormat/>
    <w:uiPriority w:val="0"/>
    <w:pPr>
      <w:wordWrap w:val="0"/>
      <w:ind w:left="2125"/>
      <w:jc w:val="both"/>
    </w:pPr>
    <w:rPr>
      <w:rFonts w:ascii="Calibri" w:hAnsi="Calibri" w:eastAsia="宋体" w:cs="Times New Roman"/>
      <w:sz w:val="21"/>
      <w:lang w:val="en-US" w:eastAsia="zh-CN" w:bidi="ar-SA"/>
    </w:rPr>
  </w:style>
  <w:style w:type="paragraph" w:customStyle="1" w:styleId="239">
    <w:name w:val="xl79"/>
    <w:basedOn w:val="1"/>
    <w:next w:val="240"/>
    <w:qFormat/>
    <w:uiPriority w:val="0"/>
    <w:pPr>
      <w:widowControl/>
      <w:shd w:val="clear" w:color="000000" w:fill="FFFFFF"/>
      <w:spacing w:before="280" w:after="280"/>
    </w:pPr>
    <w:rPr>
      <w:rFonts w:ascii="宋体" w:hAnsi="Calibri"/>
      <w:b/>
      <w:kern w:val="0"/>
      <w:sz w:val="20"/>
      <w:szCs w:val="20"/>
    </w:rPr>
  </w:style>
  <w:style w:type="paragraph" w:customStyle="1" w:styleId="240">
    <w:name w:val="toc 87"/>
    <w:next w:val="1"/>
    <w:qFormat/>
    <w:uiPriority w:val="0"/>
    <w:pPr>
      <w:wordWrap w:val="0"/>
      <w:ind w:left="2975"/>
      <w:jc w:val="both"/>
    </w:pPr>
    <w:rPr>
      <w:rFonts w:ascii="Calibri" w:hAnsi="Calibri" w:eastAsia="宋体" w:cs="Times New Roman"/>
      <w:sz w:val="21"/>
      <w:lang w:val="en-US" w:eastAsia="zh-CN" w:bidi="ar-SA"/>
    </w:rPr>
  </w:style>
  <w:style w:type="paragraph" w:customStyle="1" w:styleId="241">
    <w:name w:val="toc 11"/>
    <w:next w:val="1"/>
    <w:qFormat/>
    <w:uiPriority w:val="0"/>
    <w:pPr>
      <w:wordWrap w:val="0"/>
      <w:jc w:val="both"/>
    </w:pPr>
    <w:rPr>
      <w:rFonts w:ascii="Calibri" w:hAnsi="Calibri" w:eastAsia="宋体" w:cs="Times New Roman"/>
      <w:sz w:val="21"/>
      <w:lang w:val="en-US" w:eastAsia="zh-CN" w:bidi="ar-SA"/>
    </w:rPr>
  </w:style>
  <w:style w:type="paragraph" w:customStyle="1" w:styleId="242">
    <w:name w:val="toc 410"/>
    <w:next w:val="1"/>
    <w:qFormat/>
    <w:uiPriority w:val="0"/>
    <w:pPr>
      <w:wordWrap w:val="0"/>
      <w:ind w:left="1275"/>
      <w:jc w:val="both"/>
    </w:pPr>
    <w:rPr>
      <w:rFonts w:ascii="Calibri" w:hAnsi="Calibri" w:eastAsia="宋体" w:cs="Times New Roman"/>
      <w:sz w:val="21"/>
      <w:lang w:val="en-US" w:eastAsia="zh-CN" w:bidi="ar-SA"/>
    </w:rPr>
  </w:style>
  <w:style w:type="paragraph" w:customStyle="1" w:styleId="243">
    <w:name w:val="toc 611"/>
    <w:next w:val="1"/>
    <w:qFormat/>
    <w:uiPriority w:val="0"/>
    <w:pPr>
      <w:wordWrap w:val="0"/>
      <w:ind w:left="2125"/>
      <w:jc w:val="both"/>
    </w:pPr>
    <w:rPr>
      <w:rFonts w:ascii="Calibri" w:hAnsi="Calibri" w:eastAsia="宋体" w:cs="Times New Roman"/>
      <w:sz w:val="21"/>
      <w:lang w:val="en-US" w:eastAsia="zh-CN" w:bidi="ar-SA"/>
    </w:rPr>
  </w:style>
  <w:style w:type="paragraph" w:customStyle="1" w:styleId="244">
    <w:name w:val="xl112"/>
    <w:basedOn w:val="1"/>
    <w:next w:val="243"/>
    <w:qFormat/>
    <w:uiPriority w:val="0"/>
    <w:pPr>
      <w:widowControl/>
      <w:shd w:val="clear" w:color="000000" w:fill="FFFFFF"/>
      <w:spacing w:before="280" w:after="280"/>
      <w:jc w:val="center"/>
    </w:pPr>
    <w:rPr>
      <w:rFonts w:ascii="宋体" w:hAnsi="Calibri"/>
      <w:b/>
      <w:kern w:val="0"/>
      <w:sz w:val="20"/>
      <w:szCs w:val="20"/>
    </w:rPr>
  </w:style>
  <w:style w:type="paragraph" w:customStyle="1" w:styleId="245">
    <w:name w:val="toc 514"/>
    <w:next w:val="1"/>
    <w:qFormat/>
    <w:uiPriority w:val="0"/>
    <w:pPr>
      <w:wordWrap w:val="0"/>
      <w:ind w:left="1700"/>
      <w:jc w:val="both"/>
    </w:pPr>
    <w:rPr>
      <w:rFonts w:ascii="Calibri" w:hAnsi="Calibri" w:eastAsia="宋体" w:cs="Times New Roman"/>
      <w:sz w:val="21"/>
      <w:lang w:val="en-US" w:eastAsia="zh-CN" w:bidi="ar-SA"/>
    </w:rPr>
  </w:style>
  <w:style w:type="paragraph" w:customStyle="1" w:styleId="246">
    <w:name w:val="toc 44"/>
    <w:next w:val="1"/>
    <w:qFormat/>
    <w:uiPriority w:val="0"/>
    <w:pPr>
      <w:wordWrap w:val="0"/>
      <w:ind w:left="1275"/>
      <w:jc w:val="both"/>
    </w:pPr>
    <w:rPr>
      <w:rFonts w:ascii="Calibri" w:hAnsi="Calibri" w:eastAsia="宋体" w:cs="Times New Roman"/>
      <w:sz w:val="21"/>
      <w:lang w:val="en-US" w:eastAsia="zh-CN" w:bidi="ar-SA"/>
    </w:rPr>
  </w:style>
  <w:style w:type="paragraph" w:customStyle="1" w:styleId="247">
    <w:name w:val="toc 412"/>
    <w:next w:val="1"/>
    <w:qFormat/>
    <w:uiPriority w:val="0"/>
    <w:pPr>
      <w:wordWrap w:val="0"/>
      <w:ind w:left="1275"/>
      <w:jc w:val="both"/>
    </w:pPr>
    <w:rPr>
      <w:rFonts w:ascii="Calibri" w:hAnsi="Calibri" w:eastAsia="宋体" w:cs="Times New Roman"/>
      <w:sz w:val="21"/>
      <w:lang w:val="en-US" w:eastAsia="zh-CN" w:bidi="ar-SA"/>
    </w:rPr>
  </w:style>
  <w:style w:type="paragraph" w:customStyle="1" w:styleId="248">
    <w:name w:val="xl74"/>
    <w:basedOn w:val="1"/>
    <w:next w:val="249"/>
    <w:qFormat/>
    <w:uiPriority w:val="0"/>
    <w:pPr>
      <w:widowControl/>
      <w:shd w:val="clear" w:color="000000" w:fill="FFFFFF"/>
      <w:spacing w:before="280" w:after="280"/>
    </w:pPr>
    <w:rPr>
      <w:rFonts w:ascii="宋体" w:hAnsi="Calibri"/>
      <w:kern w:val="0"/>
      <w:sz w:val="20"/>
      <w:szCs w:val="20"/>
    </w:rPr>
  </w:style>
  <w:style w:type="paragraph" w:customStyle="1" w:styleId="249">
    <w:name w:val="toc 57"/>
    <w:next w:val="1"/>
    <w:qFormat/>
    <w:uiPriority w:val="0"/>
    <w:pPr>
      <w:wordWrap w:val="0"/>
      <w:ind w:left="1700"/>
      <w:jc w:val="both"/>
    </w:pPr>
    <w:rPr>
      <w:rFonts w:ascii="Calibri" w:hAnsi="Calibri" w:eastAsia="宋体" w:cs="Times New Roman"/>
      <w:sz w:val="21"/>
      <w:lang w:val="en-US" w:eastAsia="zh-CN" w:bidi="ar-SA"/>
    </w:rPr>
  </w:style>
  <w:style w:type="paragraph" w:customStyle="1" w:styleId="250">
    <w:name w:val="toc 912"/>
    <w:next w:val="1"/>
    <w:qFormat/>
    <w:uiPriority w:val="0"/>
    <w:pPr>
      <w:wordWrap w:val="0"/>
      <w:ind w:left="3400"/>
      <w:jc w:val="both"/>
    </w:pPr>
    <w:rPr>
      <w:rFonts w:ascii="Calibri" w:hAnsi="Calibri" w:eastAsia="宋体" w:cs="Times New Roman"/>
      <w:sz w:val="21"/>
      <w:lang w:val="en-US" w:eastAsia="zh-CN" w:bidi="ar-SA"/>
    </w:rPr>
  </w:style>
  <w:style w:type="paragraph" w:customStyle="1" w:styleId="251">
    <w:name w:val="toc 91"/>
    <w:next w:val="1"/>
    <w:qFormat/>
    <w:uiPriority w:val="0"/>
    <w:pPr>
      <w:wordWrap w:val="0"/>
      <w:ind w:left="3400"/>
      <w:jc w:val="both"/>
    </w:pPr>
    <w:rPr>
      <w:rFonts w:ascii="Calibri" w:hAnsi="Calibri" w:eastAsia="宋体" w:cs="Times New Roman"/>
      <w:sz w:val="21"/>
      <w:lang w:val="en-US" w:eastAsia="zh-CN" w:bidi="ar-SA"/>
    </w:rPr>
  </w:style>
  <w:style w:type="paragraph" w:customStyle="1" w:styleId="252">
    <w:name w:val="toc 38"/>
    <w:next w:val="1"/>
    <w:qFormat/>
    <w:uiPriority w:val="0"/>
    <w:pPr>
      <w:wordWrap w:val="0"/>
      <w:ind w:left="850"/>
      <w:jc w:val="both"/>
    </w:pPr>
    <w:rPr>
      <w:rFonts w:ascii="Calibri" w:hAnsi="Calibri" w:eastAsia="宋体" w:cs="Times New Roman"/>
      <w:sz w:val="21"/>
      <w:lang w:val="en-US" w:eastAsia="zh-CN" w:bidi="ar-SA"/>
    </w:rPr>
  </w:style>
  <w:style w:type="paragraph" w:customStyle="1" w:styleId="253">
    <w:name w:val="toc 95"/>
    <w:next w:val="1"/>
    <w:qFormat/>
    <w:uiPriority w:val="0"/>
    <w:pPr>
      <w:wordWrap w:val="0"/>
      <w:ind w:left="3400"/>
      <w:jc w:val="both"/>
    </w:pPr>
    <w:rPr>
      <w:rFonts w:ascii="Calibri" w:hAnsi="Calibri" w:eastAsia="宋体" w:cs="Times New Roman"/>
      <w:sz w:val="21"/>
      <w:lang w:val="en-US" w:eastAsia="zh-CN" w:bidi="ar-SA"/>
    </w:rPr>
  </w:style>
  <w:style w:type="paragraph" w:customStyle="1" w:styleId="254">
    <w:name w:val="列出段落5"/>
    <w:basedOn w:val="1"/>
    <w:next w:val="255"/>
    <w:qFormat/>
    <w:uiPriority w:val="0"/>
    <w:pPr>
      <w:ind w:firstLine="420"/>
    </w:pPr>
    <w:rPr>
      <w:rFonts w:hAnsi="Calibri"/>
      <w:kern w:val="0"/>
      <w:szCs w:val="20"/>
    </w:rPr>
  </w:style>
  <w:style w:type="paragraph" w:customStyle="1" w:styleId="255">
    <w:name w:val="toc 312"/>
    <w:next w:val="1"/>
    <w:qFormat/>
    <w:uiPriority w:val="0"/>
    <w:pPr>
      <w:wordWrap w:val="0"/>
      <w:ind w:left="850"/>
      <w:jc w:val="both"/>
    </w:pPr>
    <w:rPr>
      <w:rFonts w:ascii="Calibri" w:hAnsi="Calibri" w:eastAsia="宋体" w:cs="Times New Roman"/>
      <w:sz w:val="21"/>
      <w:lang w:val="en-US" w:eastAsia="zh-CN" w:bidi="ar-SA"/>
    </w:rPr>
  </w:style>
  <w:style w:type="paragraph" w:customStyle="1" w:styleId="256">
    <w:name w:val="xl66"/>
    <w:basedOn w:val="1"/>
    <w:next w:val="257"/>
    <w:qFormat/>
    <w:uiPriority w:val="0"/>
    <w:pPr>
      <w:widowControl/>
      <w:shd w:val="clear" w:color="000000" w:fill="FFFFFF"/>
      <w:spacing w:before="280" w:after="280"/>
    </w:pPr>
    <w:rPr>
      <w:rFonts w:ascii="宋体" w:hAnsi="Calibri"/>
      <w:kern w:val="0"/>
      <w:sz w:val="20"/>
      <w:szCs w:val="20"/>
    </w:rPr>
  </w:style>
  <w:style w:type="paragraph" w:customStyle="1" w:styleId="257">
    <w:name w:val="toc 56"/>
    <w:next w:val="1"/>
    <w:qFormat/>
    <w:uiPriority w:val="0"/>
    <w:pPr>
      <w:wordWrap w:val="0"/>
      <w:ind w:left="1700"/>
      <w:jc w:val="both"/>
    </w:pPr>
    <w:rPr>
      <w:rFonts w:ascii="Calibri" w:hAnsi="Calibri" w:eastAsia="宋体" w:cs="Times New Roman"/>
      <w:sz w:val="21"/>
      <w:lang w:val="en-US" w:eastAsia="zh-CN" w:bidi="ar-SA"/>
    </w:rPr>
  </w:style>
  <w:style w:type="paragraph" w:customStyle="1" w:styleId="258">
    <w:name w:val="TOC Heading3"/>
    <w:next w:val="1"/>
    <w:qFormat/>
    <w:uiPriority w:val="0"/>
    <w:pPr>
      <w:wordWrap w:val="0"/>
    </w:pPr>
    <w:rPr>
      <w:rFonts w:ascii="Calibri" w:hAnsi="Calibri" w:eastAsia="宋体" w:cs="Times New Roman"/>
      <w:sz w:val="32"/>
      <w:lang w:val="en-US" w:eastAsia="zh-CN" w:bidi="ar-SA"/>
    </w:rPr>
  </w:style>
  <w:style w:type="paragraph" w:customStyle="1" w:styleId="259">
    <w:name w:val="toc 65"/>
    <w:next w:val="1"/>
    <w:qFormat/>
    <w:uiPriority w:val="0"/>
    <w:pPr>
      <w:wordWrap w:val="0"/>
      <w:ind w:left="2125"/>
      <w:jc w:val="both"/>
    </w:pPr>
    <w:rPr>
      <w:rFonts w:ascii="Calibri" w:hAnsi="Calibri" w:eastAsia="宋体" w:cs="Times New Roman"/>
      <w:sz w:val="21"/>
      <w:lang w:val="en-US" w:eastAsia="zh-CN" w:bidi="ar-SA"/>
    </w:rPr>
  </w:style>
  <w:style w:type="paragraph" w:customStyle="1" w:styleId="260">
    <w:name w:val="toc 25"/>
    <w:next w:val="1"/>
    <w:qFormat/>
    <w:uiPriority w:val="0"/>
    <w:pPr>
      <w:wordWrap w:val="0"/>
      <w:ind w:left="425"/>
      <w:jc w:val="both"/>
    </w:pPr>
    <w:rPr>
      <w:rFonts w:ascii="Calibri" w:hAnsi="Calibri" w:eastAsia="宋体" w:cs="Times New Roman"/>
      <w:sz w:val="21"/>
      <w:lang w:val="en-US" w:eastAsia="zh-CN" w:bidi="ar-SA"/>
    </w:rPr>
  </w:style>
  <w:style w:type="paragraph" w:customStyle="1" w:styleId="261">
    <w:name w:val="xl84"/>
    <w:basedOn w:val="1"/>
    <w:next w:val="262"/>
    <w:qFormat/>
    <w:uiPriority w:val="0"/>
    <w:pPr>
      <w:widowControl/>
      <w:shd w:val="clear" w:color="000000" w:fill="FFFFFF"/>
      <w:spacing w:before="280" w:after="280"/>
      <w:jc w:val="center"/>
    </w:pPr>
    <w:rPr>
      <w:rFonts w:ascii="宋体" w:hAnsi="Calibri"/>
      <w:kern w:val="0"/>
      <w:sz w:val="20"/>
      <w:szCs w:val="20"/>
    </w:rPr>
  </w:style>
  <w:style w:type="paragraph" w:customStyle="1" w:styleId="262">
    <w:name w:val="toc 99"/>
    <w:next w:val="1"/>
    <w:qFormat/>
    <w:uiPriority w:val="0"/>
    <w:pPr>
      <w:wordWrap w:val="0"/>
      <w:ind w:left="3400"/>
      <w:jc w:val="both"/>
    </w:pPr>
    <w:rPr>
      <w:rFonts w:ascii="Calibri" w:hAnsi="Calibri" w:eastAsia="宋体" w:cs="Times New Roman"/>
      <w:sz w:val="21"/>
      <w:lang w:val="en-US" w:eastAsia="zh-CN" w:bidi="ar-SA"/>
    </w:rPr>
  </w:style>
  <w:style w:type="paragraph" w:customStyle="1" w:styleId="263">
    <w:name w:val="xl81"/>
    <w:basedOn w:val="1"/>
    <w:next w:val="264"/>
    <w:qFormat/>
    <w:uiPriority w:val="0"/>
    <w:pPr>
      <w:widowControl/>
      <w:shd w:val="clear" w:color="000000" w:fill="FFFFFF"/>
      <w:spacing w:before="280" w:after="280"/>
    </w:pPr>
    <w:rPr>
      <w:rFonts w:ascii="宋体" w:hAnsi="Calibri"/>
      <w:kern w:val="0"/>
      <w:sz w:val="20"/>
      <w:szCs w:val="20"/>
    </w:rPr>
  </w:style>
  <w:style w:type="paragraph" w:customStyle="1" w:styleId="264">
    <w:name w:val="toc 59"/>
    <w:next w:val="1"/>
    <w:qFormat/>
    <w:uiPriority w:val="0"/>
    <w:pPr>
      <w:wordWrap w:val="0"/>
      <w:ind w:left="1700"/>
      <w:jc w:val="both"/>
    </w:pPr>
    <w:rPr>
      <w:rFonts w:ascii="Calibri" w:hAnsi="Calibri" w:eastAsia="宋体" w:cs="Times New Roman"/>
      <w:sz w:val="21"/>
      <w:lang w:val="en-US" w:eastAsia="zh-CN" w:bidi="ar-SA"/>
    </w:rPr>
  </w:style>
  <w:style w:type="paragraph" w:customStyle="1" w:styleId="265">
    <w:name w:val="目录 11"/>
    <w:next w:val="1"/>
    <w:qFormat/>
    <w:uiPriority w:val="0"/>
    <w:pPr>
      <w:wordWrap w:val="0"/>
      <w:jc w:val="both"/>
    </w:pPr>
    <w:rPr>
      <w:rFonts w:ascii="Calibri" w:hAnsi="Calibri" w:eastAsia="宋体" w:cs="Times New Roman"/>
      <w:sz w:val="21"/>
      <w:lang w:val="en-US" w:eastAsia="zh-CN" w:bidi="ar-SA"/>
    </w:rPr>
  </w:style>
  <w:style w:type="paragraph" w:customStyle="1" w:styleId="266">
    <w:name w:val="toc 513"/>
    <w:next w:val="1"/>
    <w:qFormat/>
    <w:uiPriority w:val="0"/>
    <w:pPr>
      <w:wordWrap w:val="0"/>
      <w:ind w:left="1700"/>
      <w:jc w:val="both"/>
    </w:pPr>
    <w:rPr>
      <w:rFonts w:ascii="Calibri" w:hAnsi="Calibri" w:eastAsia="宋体" w:cs="Times New Roman"/>
      <w:sz w:val="21"/>
      <w:lang w:val="en-US" w:eastAsia="zh-CN" w:bidi="ar-SA"/>
    </w:rPr>
  </w:style>
  <w:style w:type="paragraph" w:customStyle="1" w:styleId="267">
    <w:name w:val="TOC Heading12"/>
    <w:next w:val="1"/>
    <w:qFormat/>
    <w:uiPriority w:val="0"/>
    <w:pPr>
      <w:wordWrap w:val="0"/>
    </w:pPr>
    <w:rPr>
      <w:rFonts w:ascii="Calibri" w:hAnsi="Calibri" w:eastAsia="宋体" w:cs="Times New Roman"/>
      <w:sz w:val="32"/>
      <w:lang w:val="en-US" w:eastAsia="zh-CN" w:bidi="ar-SA"/>
    </w:rPr>
  </w:style>
  <w:style w:type="paragraph" w:customStyle="1" w:styleId="268">
    <w:name w:val="TOC Heading8"/>
    <w:next w:val="1"/>
    <w:qFormat/>
    <w:uiPriority w:val="0"/>
    <w:pPr>
      <w:wordWrap w:val="0"/>
    </w:pPr>
    <w:rPr>
      <w:rFonts w:ascii="Calibri" w:hAnsi="Calibri" w:eastAsia="宋体" w:cs="Times New Roman"/>
      <w:sz w:val="32"/>
      <w:lang w:val="en-US" w:eastAsia="zh-CN" w:bidi="ar-SA"/>
    </w:rPr>
  </w:style>
  <w:style w:type="paragraph" w:customStyle="1" w:styleId="269">
    <w:name w:val="toc 711"/>
    <w:next w:val="1"/>
    <w:qFormat/>
    <w:uiPriority w:val="0"/>
    <w:pPr>
      <w:wordWrap w:val="0"/>
      <w:ind w:left="2550"/>
      <w:jc w:val="both"/>
    </w:pPr>
    <w:rPr>
      <w:rFonts w:ascii="Calibri" w:hAnsi="Calibri" w:eastAsia="宋体" w:cs="Times New Roman"/>
      <w:sz w:val="21"/>
      <w:lang w:val="en-US" w:eastAsia="zh-CN" w:bidi="ar-SA"/>
    </w:rPr>
  </w:style>
  <w:style w:type="paragraph" w:customStyle="1" w:styleId="270">
    <w:name w:val="toc 212"/>
    <w:next w:val="1"/>
    <w:qFormat/>
    <w:uiPriority w:val="0"/>
    <w:pPr>
      <w:wordWrap w:val="0"/>
      <w:ind w:left="425"/>
      <w:jc w:val="both"/>
    </w:pPr>
    <w:rPr>
      <w:rFonts w:ascii="Calibri" w:hAnsi="Calibri" w:eastAsia="宋体" w:cs="Times New Roman"/>
      <w:sz w:val="21"/>
      <w:lang w:val="en-US" w:eastAsia="zh-CN" w:bidi="ar-SA"/>
    </w:rPr>
  </w:style>
  <w:style w:type="paragraph" w:customStyle="1" w:styleId="271">
    <w:name w:val="目录 21"/>
    <w:next w:val="1"/>
    <w:qFormat/>
    <w:uiPriority w:val="0"/>
    <w:pPr>
      <w:wordWrap w:val="0"/>
      <w:ind w:left="425"/>
      <w:jc w:val="both"/>
    </w:pPr>
    <w:rPr>
      <w:rFonts w:ascii="Calibri" w:hAnsi="Calibri" w:eastAsia="宋体" w:cs="Times New Roman"/>
      <w:sz w:val="21"/>
      <w:lang w:val="en-US" w:eastAsia="zh-CN" w:bidi="ar-SA"/>
    </w:rPr>
  </w:style>
  <w:style w:type="paragraph" w:customStyle="1" w:styleId="272">
    <w:name w:val="toc 45"/>
    <w:next w:val="1"/>
    <w:qFormat/>
    <w:uiPriority w:val="0"/>
    <w:pPr>
      <w:wordWrap w:val="0"/>
      <w:ind w:left="1275"/>
      <w:jc w:val="both"/>
    </w:pPr>
    <w:rPr>
      <w:rFonts w:ascii="Calibri" w:hAnsi="Calibri" w:eastAsia="宋体" w:cs="Times New Roman"/>
      <w:sz w:val="21"/>
      <w:lang w:val="en-US" w:eastAsia="zh-CN" w:bidi="ar-SA"/>
    </w:rPr>
  </w:style>
  <w:style w:type="paragraph" w:customStyle="1" w:styleId="273">
    <w:name w:val="xl116"/>
    <w:basedOn w:val="1"/>
    <w:next w:val="274"/>
    <w:qFormat/>
    <w:uiPriority w:val="0"/>
    <w:pPr>
      <w:widowControl/>
      <w:shd w:val="clear" w:color="000000" w:fill="FFFFFF"/>
      <w:spacing w:before="280" w:after="280"/>
      <w:jc w:val="center"/>
    </w:pPr>
    <w:rPr>
      <w:rFonts w:ascii="Arial Narrow" w:hAnsi="Calibri"/>
      <w:kern w:val="0"/>
      <w:sz w:val="20"/>
      <w:szCs w:val="20"/>
    </w:rPr>
  </w:style>
  <w:style w:type="paragraph" w:customStyle="1" w:styleId="274">
    <w:name w:val="toc 78"/>
    <w:next w:val="1"/>
    <w:qFormat/>
    <w:uiPriority w:val="0"/>
    <w:pPr>
      <w:wordWrap w:val="0"/>
      <w:ind w:left="2550"/>
      <w:jc w:val="both"/>
    </w:pPr>
    <w:rPr>
      <w:rFonts w:ascii="Calibri" w:hAnsi="Calibri" w:eastAsia="宋体" w:cs="Times New Roman"/>
      <w:sz w:val="21"/>
      <w:lang w:val="en-US" w:eastAsia="zh-CN" w:bidi="ar-SA"/>
    </w:rPr>
  </w:style>
  <w:style w:type="paragraph" w:customStyle="1" w:styleId="275">
    <w:name w:val="font8"/>
    <w:basedOn w:val="1"/>
    <w:next w:val="276"/>
    <w:qFormat/>
    <w:uiPriority w:val="0"/>
    <w:pPr>
      <w:widowControl/>
      <w:spacing w:before="280" w:after="280"/>
    </w:pPr>
    <w:rPr>
      <w:rFonts w:ascii="Arial" w:hAnsi="Calibri"/>
      <w:kern w:val="0"/>
      <w:sz w:val="20"/>
      <w:szCs w:val="20"/>
    </w:rPr>
  </w:style>
  <w:style w:type="paragraph" w:customStyle="1" w:styleId="276">
    <w:name w:val="TOC Heading11"/>
    <w:next w:val="1"/>
    <w:qFormat/>
    <w:uiPriority w:val="0"/>
    <w:pPr>
      <w:wordWrap w:val="0"/>
    </w:pPr>
    <w:rPr>
      <w:rFonts w:ascii="Calibri" w:hAnsi="Calibri" w:eastAsia="宋体" w:cs="Times New Roman"/>
      <w:sz w:val="32"/>
      <w:lang w:val="en-US" w:eastAsia="zh-CN" w:bidi="ar-SA"/>
    </w:rPr>
  </w:style>
  <w:style w:type="paragraph" w:customStyle="1" w:styleId="277">
    <w:name w:val="xl69"/>
    <w:basedOn w:val="1"/>
    <w:next w:val="278"/>
    <w:qFormat/>
    <w:uiPriority w:val="0"/>
    <w:pPr>
      <w:widowControl/>
      <w:shd w:val="clear" w:color="000000" w:fill="FFFFFF"/>
      <w:spacing w:before="280" w:after="280"/>
    </w:pPr>
    <w:rPr>
      <w:rFonts w:ascii="宋体" w:hAnsi="Calibri"/>
      <w:b/>
      <w:kern w:val="0"/>
      <w:sz w:val="20"/>
      <w:szCs w:val="20"/>
    </w:rPr>
  </w:style>
  <w:style w:type="paragraph" w:customStyle="1" w:styleId="278">
    <w:name w:val="toc 48"/>
    <w:next w:val="1"/>
    <w:qFormat/>
    <w:uiPriority w:val="0"/>
    <w:pPr>
      <w:wordWrap w:val="0"/>
      <w:ind w:left="1275"/>
      <w:jc w:val="both"/>
    </w:pPr>
    <w:rPr>
      <w:rFonts w:ascii="Calibri" w:hAnsi="Calibri" w:eastAsia="宋体" w:cs="Times New Roman"/>
      <w:sz w:val="21"/>
      <w:lang w:val="en-US" w:eastAsia="zh-CN" w:bidi="ar-SA"/>
    </w:rPr>
  </w:style>
  <w:style w:type="paragraph" w:customStyle="1" w:styleId="279">
    <w:name w:val="toc 813"/>
    <w:next w:val="1"/>
    <w:qFormat/>
    <w:uiPriority w:val="0"/>
    <w:pPr>
      <w:wordWrap w:val="0"/>
      <w:ind w:left="2975"/>
      <w:jc w:val="both"/>
    </w:pPr>
    <w:rPr>
      <w:rFonts w:ascii="Calibri" w:hAnsi="Calibri" w:eastAsia="宋体" w:cs="Times New Roman"/>
      <w:sz w:val="21"/>
      <w:lang w:val="en-US" w:eastAsia="zh-CN" w:bidi="ar-SA"/>
    </w:rPr>
  </w:style>
  <w:style w:type="paragraph" w:customStyle="1" w:styleId="280">
    <w:name w:val="目录 91"/>
    <w:next w:val="1"/>
    <w:qFormat/>
    <w:uiPriority w:val="0"/>
    <w:pPr>
      <w:wordWrap w:val="0"/>
      <w:ind w:left="3400"/>
      <w:jc w:val="both"/>
    </w:pPr>
    <w:rPr>
      <w:rFonts w:ascii="Calibri" w:hAnsi="Calibri" w:eastAsia="宋体" w:cs="Times New Roman"/>
      <w:sz w:val="21"/>
      <w:lang w:val="en-US" w:eastAsia="zh-CN" w:bidi="ar-SA"/>
    </w:rPr>
  </w:style>
  <w:style w:type="paragraph" w:customStyle="1" w:styleId="281">
    <w:name w:val="列出段落3"/>
    <w:basedOn w:val="1"/>
    <w:next w:val="282"/>
    <w:qFormat/>
    <w:uiPriority w:val="0"/>
    <w:pPr>
      <w:ind w:firstLine="420"/>
    </w:pPr>
    <w:rPr>
      <w:rFonts w:hAnsi="Calibri"/>
      <w:kern w:val="0"/>
      <w:szCs w:val="20"/>
    </w:rPr>
  </w:style>
  <w:style w:type="paragraph" w:customStyle="1" w:styleId="282">
    <w:name w:val="toc 213"/>
    <w:next w:val="1"/>
    <w:qFormat/>
    <w:uiPriority w:val="0"/>
    <w:pPr>
      <w:wordWrap w:val="0"/>
      <w:ind w:left="425"/>
      <w:jc w:val="both"/>
    </w:pPr>
    <w:rPr>
      <w:rFonts w:ascii="Calibri" w:hAnsi="Calibri" w:eastAsia="宋体" w:cs="Times New Roman"/>
      <w:sz w:val="21"/>
      <w:lang w:val="en-US" w:eastAsia="zh-CN" w:bidi="ar-SA"/>
    </w:rPr>
  </w:style>
  <w:style w:type="paragraph" w:customStyle="1" w:styleId="283">
    <w:name w:val="TOC 标题1"/>
    <w:next w:val="1"/>
    <w:qFormat/>
    <w:uiPriority w:val="0"/>
    <w:pPr>
      <w:wordWrap w:val="0"/>
    </w:pPr>
    <w:rPr>
      <w:rFonts w:ascii="Calibri" w:hAnsi="Calibri" w:eastAsia="宋体" w:cs="Times New Roman"/>
      <w:sz w:val="32"/>
      <w:lang w:val="en-US" w:eastAsia="zh-CN" w:bidi="ar-SA"/>
    </w:rPr>
  </w:style>
  <w:style w:type="paragraph" w:customStyle="1" w:styleId="284">
    <w:name w:val="TOC Heading5"/>
    <w:next w:val="1"/>
    <w:qFormat/>
    <w:uiPriority w:val="0"/>
    <w:pPr>
      <w:wordWrap w:val="0"/>
    </w:pPr>
    <w:rPr>
      <w:rFonts w:ascii="Calibri" w:hAnsi="Calibri" w:eastAsia="宋体" w:cs="Times New Roman"/>
      <w:sz w:val="32"/>
      <w:lang w:val="en-US" w:eastAsia="zh-CN" w:bidi="ar-SA"/>
    </w:rPr>
  </w:style>
  <w:style w:type="paragraph" w:customStyle="1" w:styleId="285">
    <w:name w:val="toc 313"/>
    <w:next w:val="1"/>
    <w:qFormat/>
    <w:uiPriority w:val="0"/>
    <w:pPr>
      <w:wordWrap w:val="0"/>
      <w:ind w:left="850"/>
      <w:jc w:val="both"/>
    </w:pPr>
    <w:rPr>
      <w:rFonts w:ascii="Calibri" w:hAnsi="Calibri" w:eastAsia="宋体" w:cs="Times New Roman"/>
      <w:sz w:val="21"/>
      <w:lang w:val="en-US" w:eastAsia="zh-CN" w:bidi="ar-SA"/>
    </w:rPr>
  </w:style>
  <w:style w:type="paragraph" w:customStyle="1" w:styleId="286">
    <w:name w:val="toc 716"/>
    <w:next w:val="1"/>
    <w:qFormat/>
    <w:uiPriority w:val="0"/>
    <w:pPr>
      <w:wordWrap w:val="0"/>
      <w:ind w:left="2550"/>
      <w:jc w:val="both"/>
    </w:pPr>
    <w:rPr>
      <w:rFonts w:ascii="Calibri" w:hAnsi="Calibri" w:eastAsia="宋体" w:cs="Times New Roman"/>
      <w:sz w:val="21"/>
      <w:lang w:val="en-US" w:eastAsia="zh-CN" w:bidi="ar-SA"/>
    </w:rPr>
  </w:style>
  <w:style w:type="paragraph" w:customStyle="1" w:styleId="287">
    <w:name w:val="xl115"/>
    <w:basedOn w:val="1"/>
    <w:next w:val="288"/>
    <w:qFormat/>
    <w:uiPriority w:val="0"/>
    <w:pPr>
      <w:widowControl/>
      <w:shd w:val="clear" w:color="000000" w:fill="FFFFFF"/>
      <w:spacing w:before="280" w:after="280"/>
      <w:jc w:val="center"/>
    </w:pPr>
    <w:rPr>
      <w:rFonts w:ascii="宋体" w:hAnsi="Calibri"/>
      <w:b/>
      <w:kern w:val="0"/>
      <w:sz w:val="20"/>
      <w:szCs w:val="20"/>
    </w:rPr>
  </w:style>
  <w:style w:type="paragraph" w:customStyle="1" w:styleId="288">
    <w:name w:val="toc 712"/>
    <w:next w:val="1"/>
    <w:qFormat/>
    <w:uiPriority w:val="0"/>
    <w:pPr>
      <w:wordWrap w:val="0"/>
      <w:ind w:left="2550"/>
      <w:jc w:val="both"/>
    </w:pPr>
    <w:rPr>
      <w:rFonts w:ascii="Calibri" w:hAnsi="Calibri" w:eastAsia="宋体" w:cs="Times New Roman"/>
      <w:sz w:val="21"/>
      <w:lang w:val="en-US" w:eastAsia="zh-CN" w:bidi="ar-SA"/>
    </w:rPr>
  </w:style>
  <w:style w:type="paragraph" w:customStyle="1" w:styleId="289">
    <w:name w:val="toc 64"/>
    <w:next w:val="1"/>
    <w:qFormat/>
    <w:uiPriority w:val="0"/>
    <w:pPr>
      <w:wordWrap w:val="0"/>
      <w:ind w:left="2125"/>
      <w:jc w:val="both"/>
    </w:pPr>
    <w:rPr>
      <w:rFonts w:ascii="Calibri" w:hAnsi="Calibri" w:eastAsia="宋体" w:cs="Times New Roman"/>
      <w:sz w:val="21"/>
      <w:lang w:val="en-US" w:eastAsia="zh-CN" w:bidi="ar-SA"/>
    </w:rPr>
  </w:style>
  <w:style w:type="paragraph" w:customStyle="1" w:styleId="290">
    <w:name w:val="toc 24"/>
    <w:next w:val="1"/>
    <w:qFormat/>
    <w:uiPriority w:val="0"/>
    <w:pPr>
      <w:wordWrap w:val="0"/>
      <w:ind w:left="425"/>
      <w:jc w:val="both"/>
    </w:pPr>
    <w:rPr>
      <w:rFonts w:ascii="Calibri" w:hAnsi="Calibri" w:eastAsia="宋体" w:cs="Times New Roman"/>
      <w:sz w:val="21"/>
      <w:lang w:val="en-US" w:eastAsia="zh-CN" w:bidi="ar-SA"/>
    </w:rPr>
  </w:style>
  <w:style w:type="paragraph" w:customStyle="1" w:styleId="291">
    <w:name w:val="toc 54"/>
    <w:next w:val="1"/>
    <w:qFormat/>
    <w:uiPriority w:val="0"/>
    <w:pPr>
      <w:wordWrap w:val="0"/>
      <w:ind w:left="1700"/>
      <w:jc w:val="both"/>
    </w:pPr>
    <w:rPr>
      <w:rFonts w:ascii="Calibri" w:hAnsi="Calibri" w:eastAsia="宋体" w:cs="Times New Roman"/>
      <w:sz w:val="21"/>
      <w:lang w:val="en-US" w:eastAsia="zh-CN" w:bidi="ar-SA"/>
    </w:rPr>
  </w:style>
  <w:style w:type="paragraph" w:customStyle="1" w:styleId="292">
    <w:name w:val="xl93"/>
    <w:basedOn w:val="1"/>
    <w:next w:val="293"/>
    <w:qFormat/>
    <w:uiPriority w:val="0"/>
    <w:pPr>
      <w:widowControl/>
      <w:shd w:val="clear" w:color="000000" w:fill="FFFFFF"/>
      <w:spacing w:before="280" w:after="280"/>
      <w:jc w:val="center"/>
    </w:pPr>
    <w:rPr>
      <w:rFonts w:ascii="宋体" w:hAnsi="Calibri"/>
      <w:kern w:val="0"/>
      <w:sz w:val="20"/>
      <w:szCs w:val="20"/>
    </w:rPr>
  </w:style>
  <w:style w:type="paragraph" w:customStyle="1" w:styleId="293">
    <w:name w:val="toc 112"/>
    <w:next w:val="1"/>
    <w:qFormat/>
    <w:uiPriority w:val="0"/>
    <w:pPr>
      <w:wordWrap w:val="0"/>
      <w:jc w:val="both"/>
    </w:pPr>
    <w:rPr>
      <w:rFonts w:ascii="Calibri" w:hAnsi="Calibri" w:eastAsia="宋体" w:cs="Times New Roman"/>
      <w:sz w:val="21"/>
      <w:lang w:val="en-US" w:eastAsia="zh-CN" w:bidi="ar-SA"/>
    </w:rPr>
  </w:style>
  <w:style w:type="paragraph" w:customStyle="1" w:styleId="294">
    <w:name w:val="xl96"/>
    <w:basedOn w:val="1"/>
    <w:next w:val="245"/>
    <w:qFormat/>
    <w:uiPriority w:val="0"/>
    <w:pPr>
      <w:widowControl/>
      <w:shd w:val="clear" w:color="000000" w:fill="FFFFFF"/>
      <w:spacing w:before="280" w:after="280"/>
      <w:jc w:val="center"/>
    </w:pPr>
    <w:rPr>
      <w:rFonts w:ascii="宋体" w:hAnsi="Calibri"/>
      <w:kern w:val="0"/>
      <w:sz w:val="20"/>
      <w:szCs w:val="20"/>
    </w:rPr>
  </w:style>
  <w:style w:type="paragraph" w:customStyle="1" w:styleId="295">
    <w:name w:val="xl106"/>
    <w:basedOn w:val="1"/>
    <w:next w:val="279"/>
    <w:qFormat/>
    <w:uiPriority w:val="0"/>
    <w:pPr>
      <w:widowControl/>
      <w:shd w:val="clear" w:color="000000" w:fill="FFFFFF"/>
      <w:spacing w:before="280" w:after="280"/>
    </w:pPr>
    <w:rPr>
      <w:rFonts w:ascii="宋体" w:hAnsi="Calibri"/>
      <w:kern w:val="0"/>
      <w:sz w:val="20"/>
      <w:szCs w:val="20"/>
    </w:rPr>
  </w:style>
  <w:style w:type="paragraph" w:customStyle="1" w:styleId="296">
    <w:name w:val="toc 35"/>
    <w:next w:val="1"/>
    <w:qFormat/>
    <w:uiPriority w:val="0"/>
    <w:pPr>
      <w:wordWrap w:val="0"/>
      <w:ind w:left="850"/>
      <w:jc w:val="both"/>
    </w:pPr>
    <w:rPr>
      <w:rFonts w:ascii="Calibri" w:hAnsi="Calibri" w:eastAsia="宋体" w:cs="Times New Roman"/>
      <w:sz w:val="21"/>
      <w:lang w:val="en-US" w:eastAsia="zh-CN" w:bidi="ar-SA"/>
    </w:rPr>
  </w:style>
  <w:style w:type="paragraph" w:customStyle="1" w:styleId="297">
    <w:name w:val="TOC Heading14"/>
    <w:next w:val="1"/>
    <w:qFormat/>
    <w:uiPriority w:val="0"/>
    <w:pPr>
      <w:wordWrap w:val="0"/>
    </w:pPr>
    <w:rPr>
      <w:rFonts w:ascii="Calibri" w:hAnsi="Calibri" w:eastAsia="宋体" w:cs="Times New Roman"/>
      <w:sz w:val="32"/>
      <w:lang w:val="en-US" w:eastAsia="zh-CN" w:bidi="ar-SA"/>
    </w:rPr>
  </w:style>
  <w:style w:type="paragraph" w:customStyle="1" w:styleId="298">
    <w:name w:val="Char Char Char Char Char Char Char1"/>
    <w:basedOn w:val="1"/>
    <w:next w:val="299"/>
    <w:qFormat/>
    <w:uiPriority w:val="0"/>
    <w:pPr>
      <w:widowControl/>
      <w:spacing w:after="160" w:line="240" w:lineRule="exact"/>
    </w:pPr>
    <w:rPr>
      <w:rFonts w:hAnsi="Calibri"/>
      <w:kern w:val="0"/>
      <w:szCs w:val="20"/>
    </w:rPr>
  </w:style>
  <w:style w:type="paragraph" w:customStyle="1" w:styleId="299">
    <w:name w:val="toc 67"/>
    <w:next w:val="1"/>
    <w:qFormat/>
    <w:uiPriority w:val="0"/>
    <w:pPr>
      <w:wordWrap w:val="0"/>
      <w:ind w:left="2125"/>
      <w:jc w:val="both"/>
    </w:pPr>
    <w:rPr>
      <w:rFonts w:ascii="Calibri" w:hAnsi="Calibri" w:eastAsia="宋体" w:cs="Times New Roman"/>
      <w:sz w:val="21"/>
      <w:lang w:val="en-US" w:eastAsia="zh-CN" w:bidi="ar-SA"/>
    </w:rPr>
  </w:style>
  <w:style w:type="paragraph" w:customStyle="1" w:styleId="300">
    <w:name w:val="列出段落4"/>
    <w:basedOn w:val="1"/>
    <w:next w:val="301"/>
    <w:qFormat/>
    <w:uiPriority w:val="0"/>
    <w:pPr>
      <w:ind w:firstLine="420"/>
    </w:pPr>
    <w:rPr>
      <w:rFonts w:hAnsi="Calibri"/>
      <w:kern w:val="0"/>
      <w:szCs w:val="20"/>
    </w:rPr>
  </w:style>
  <w:style w:type="paragraph" w:customStyle="1" w:styleId="301">
    <w:name w:val="TOC Heading9"/>
    <w:next w:val="1"/>
    <w:qFormat/>
    <w:uiPriority w:val="0"/>
    <w:pPr>
      <w:wordWrap w:val="0"/>
    </w:pPr>
    <w:rPr>
      <w:rFonts w:ascii="Calibri" w:hAnsi="Calibri" w:eastAsia="宋体" w:cs="Times New Roman"/>
      <w:sz w:val="32"/>
      <w:lang w:val="en-US" w:eastAsia="zh-CN" w:bidi="ar-SA"/>
    </w:rPr>
  </w:style>
  <w:style w:type="paragraph" w:customStyle="1" w:styleId="302">
    <w:name w:val="xl71"/>
    <w:basedOn w:val="1"/>
    <w:next w:val="303"/>
    <w:qFormat/>
    <w:uiPriority w:val="0"/>
    <w:pPr>
      <w:widowControl/>
      <w:shd w:val="clear" w:color="000000" w:fill="FFFFFF"/>
      <w:spacing w:before="280" w:after="280"/>
    </w:pPr>
    <w:rPr>
      <w:rFonts w:ascii="宋体" w:hAnsi="Calibri"/>
      <w:kern w:val="0"/>
      <w:sz w:val="24"/>
      <w:szCs w:val="20"/>
    </w:rPr>
  </w:style>
  <w:style w:type="paragraph" w:customStyle="1" w:styleId="303">
    <w:name w:val="toc 115"/>
    <w:next w:val="1"/>
    <w:qFormat/>
    <w:uiPriority w:val="0"/>
    <w:pPr>
      <w:wordWrap w:val="0"/>
      <w:jc w:val="both"/>
    </w:pPr>
    <w:rPr>
      <w:rFonts w:ascii="Calibri" w:hAnsi="Calibri" w:eastAsia="宋体" w:cs="Times New Roman"/>
      <w:sz w:val="21"/>
      <w:lang w:val="en-US" w:eastAsia="zh-CN" w:bidi="ar-SA"/>
    </w:rPr>
  </w:style>
  <w:style w:type="paragraph" w:customStyle="1" w:styleId="304">
    <w:name w:val="toc 51"/>
    <w:next w:val="1"/>
    <w:qFormat/>
    <w:uiPriority w:val="0"/>
    <w:pPr>
      <w:wordWrap w:val="0"/>
      <w:ind w:left="1700"/>
      <w:jc w:val="both"/>
    </w:pPr>
    <w:rPr>
      <w:rFonts w:ascii="Calibri" w:hAnsi="Calibri" w:eastAsia="宋体" w:cs="Times New Roman"/>
      <w:sz w:val="21"/>
      <w:lang w:val="en-US" w:eastAsia="zh-CN" w:bidi="ar-SA"/>
    </w:rPr>
  </w:style>
  <w:style w:type="paragraph" w:customStyle="1" w:styleId="305">
    <w:name w:val="toc 47"/>
    <w:next w:val="1"/>
    <w:qFormat/>
    <w:uiPriority w:val="0"/>
    <w:pPr>
      <w:wordWrap w:val="0"/>
      <w:ind w:left="1275"/>
      <w:jc w:val="both"/>
    </w:pPr>
    <w:rPr>
      <w:rFonts w:ascii="Calibri" w:hAnsi="Calibri" w:eastAsia="宋体" w:cs="Times New Roman"/>
      <w:sz w:val="21"/>
      <w:lang w:val="en-US" w:eastAsia="zh-CN" w:bidi="ar-SA"/>
    </w:rPr>
  </w:style>
  <w:style w:type="paragraph" w:customStyle="1" w:styleId="306">
    <w:name w:val="xl108"/>
    <w:basedOn w:val="1"/>
    <w:next w:val="307"/>
    <w:qFormat/>
    <w:uiPriority w:val="0"/>
    <w:pPr>
      <w:widowControl/>
      <w:shd w:val="clear" w:color="000000" w:fill="FFFFFF"/>
      <w:spacing w:before="280" w:after="280"/>
    </w:pPr>
    <w:rPr>
      <w:rFonts w:ascii="宋体" w:hAnsi="Calibri"/>
      <w:kern w:val="0"/>
      <w:sz w:val="18"/>
      <w:szCs w:val="20"/>
    </w:rPr>
  </w:style>
  <w:style w:type="paragraph" w:customStyle="1" w:styleId="307">
    <w:name w:val="toc 18"/>
    <w:next w:val="1"/>
    <w:qFormat/>
    <w:uiPriority w:val="0"/>
    <w:pPr>
      <w:wordWrap w:val="0"/>
      <w:jc w:val="both"/>
    </w:pPr>
    <w:rPr>
      <w:rFonts w:ascii="Calibri" w:hAnsi="Calibri" w:eastAsia="宋体" w:cs="Times New Roman"/>
      <w:sz w:val="21"/>
      <w:lang w:val="en-US" w:eastAsia="zh-CN" w:bidi="ar-SA"/>
    </w:rPr>
  </w:style>
  <w:style w:type="paragraph" w:customStyle="1" w:styleId="308">
    <w:name w:val="TOC Heading7"/>
    <w:next w:val="1"/>
    <w:qFormat/>
    <w:uiPriority w:val="0"/>
    <w:pPr>
      <w:wordWrap w:val="0"/>
    </w:pPr>
    <w:rPr>
      <w:rFonts w:ascii="Calibri" w:hAnsi="Calibri" w:eastAsia="宋体" w:cs="Times New Roman"/>
      <w:sz w:val="32"/>
      <w:lang w:val="en-US" w:eastAsia="zh-CN" w:bidi="ar-SA"/>
    </w:rPr>
  </w:style>
  <w:style w:type="character" w:customStyle="1" w:styleId="309">
    <w:name w:val="副标题 字符"/>
    <w:basedOn w:val="46"/>
    <w:link w:val="32"/>
    <w:qFormat/>
    <w:uiPriority w:val="0"/>
    <w:rPr>
      <w:rFonts w:ascii="Calibri" w:hAnsi="Calibri"/>
      <w:sz w:val="24"/>
    </w:rPr>
  </w:style>
  <w:style w:type="paragraph" w:customStyle="1" w:styleId="310">
    <w:name w:val="目录 71"/>
    <w:next w:val="1"/>
    <w:qFormat/>
    <w:uiPriority w:val="0"/>
    <w:pPr>
      <w:wordWrap w:val="0"/>
      <w:ind w:left="2550"/>
      <w:jc w:val="both"/>
    </w:pPr>
    <w:rPr>
      <w:rFonts w:ascii="Calibri" w:hAnsi="Calibri" w:eastAsia="宋体" w:cs="Times New Roman"/>
      <w:sz w:val="21"/>
      <w:lang w:val="en-US" w:eastAsia="zh-CN" w:bidi="ar-SA"/>
    </w:rPr>
  </w:style>
  <w:style w:type="paragraph" w:customStyle="1" w:styleId="311">
    <w:name w:val="toc 413"/>
    <w:next w:val="1"/>
    <w:qFormat/>
    <w:uiPriority w:val="0"/>
    <w:pPr>
      <w:wordWrap w:val="0"/>
      <w:ind w:left="1275"/>
      <w:jc w:val="both"/>
    </w:pPr>
    <w:rPr>
      <w:rFonts w:ascii="Calibri" w:hAnsi="Calibri" w:eastAsia="宋体" w:cs="Times New Roman"/>
      <w:sz w:val="21"/>
      <w:lang w:val="en-US" w:eastAsia="zh-CN" w:bidi="ar-SA"/>
    </w:rPr>
  </w:style>
  <w:style w:type="paragraph" w:customStyle="1" w:styleId="312">
    <w:name w:val="toc 85"/>
    <w:next w:val="1"/>
    <w:qFormat/>
    <w:uiPriority w:val="0"/>
    <w:pPr>
      <w:wordWrap w:val="0"/>
      <w:ind w:left="2975"/>
      <w:jc w:val="both"/>
    </w:pPr>
    <w:rPr>
      <w:rFonts w:ascii="Calibri" w:hAnsi="Calibri" w:eastAsia="宋体" w:cs="Times New Roman"/>
      <w:sz w:val="21"/>
      <w:lang w:val="en-US" w:eastAsia="zh-CN" w:bidi="ar-SA"/>
    </w:rPr>
  </w:style>
  <w:style w:type="paragraph" w:customStyle="1" w:styleId="313">
    <w:name w:val="列出段落6"/>
    <w:basedOn w:val="1"/>
    <w:next w:val="314"/>
    <w:qFormat/>
    <w:uiPriority w:val="0"/>
    <w:pPr>
      <w:ind w:firstLine="420"/>
    </w:pPr>
    <w:rPr>
      <w:rFonts w:hAnsi="Calibri"/>
      <w:kern w:val="0"/>
      <w:szCs w:val="20"/>
    </w:rPr>
  </w:style>
  <w:style w:type="paragraph" w:customStyle="1" w:styleId="314">
    <w:name w:val="toc 86"/>
    <w:next w:val="1"/>
    <w:qFormat/>
    <w:uiPriority w:val="0"/>
    <w:pPr>
      <w:wordWrap w:val="0"/>
      <w:ind w:left="2975"/>
      <w:jc w:val="both"/>
    </w:pPr>
    <w:rPr>
      <w:rFonts w:ascii="Calibri" w:hAnsi="Calibri" w:eastAsia="宋体" w:cs="Times New Roman"/>
      <w:sz w:val="21"/>
      <w:lang w:val="en-US" w:eastAsia="zh-CN" w:bidi="ar-SA"/>
    </w:rPr>
  </w:style>
  <w:style w:type="paragraph" w:customStyle="1" w:styleId="315">
    <w:name w:val="xl80"/>
    <w:basedOn w:val="1"/>
    <w:next w:val="316"/>
    <w:qFormat/>
    <w:uiPriority w:val="0"/>
    <w:pPr>
      <w:widowControl/>
      <w:shd w:val="clear" w:color="000000" w:fill="FFFFFF"/>
      <w:spacing w:before="280" w:after="280"/>
      <w:jc w:val="center"/>
    </w:pPr>
    <w:rPr>
      <w:rFonts w:ascii="宋体" w:hAnsi="Calibri"/>
      <w:b/>
      <w:kern w:val="0"/>
      <w:sz w:val="20"/>
      <w:szCs w:val="20"/>
    </w:rPr>
  </w:style>
  <w:style w:type="paragraph" w:customStyle="1" w:styleId="316">
    <w:name w:val="toc 49"/>
    <w:next w:val="1"/>
    <w:qFormat/>
    <w:uiPriority w:val="0"/>
    <w:pPr>
      <w:wordWrap w:val="0"/>
      <w:ind w:left="1275"/>
      <w:jc w:val="both"/>
    </w:pPr>
    <w:rPr>
      <w:rFonts w:ascii="Calibri" w:hAnsi="Calibri" w:eastAsia="宋体" w:cs="Times New Roman"/>
      <w:sz w:val="21"/>
      <w:lang w:val="en-US" w:eastAsia="zh-CN" w:bidi="ar-SA"/>
    </w:rPr>
  </w:style>
  <w:style w:type="paragraph" w:customStyle="1" w:styleId="317">
    <w:name w:val="Char Char Char Char1"/>
    <w:basedOn w:val="1"/>
    <w:next w:val="318"/>
    <w:qFormat/>
    <w:uiPriority w:val="0"/>
    <w:pPr>
      <w:widowControl/>
      <w:spacing w:after="160" w:line="240" w:lineRule="exact"/>
    </w:pPr>
    <w:rPr>
      <w:rFonts w:ascii="Verdana" w:hAnsi="Calibri" w:eastAsia="仿宋_GB2312"/>
      <w:kern w:val="0"/>
      <w:sz w:val="24"/>
      <w:szCs w:val="20"/>
    </w:rPr>
  </w:style>
  <w:style w:type="paragraph" w:customStyle="1" w:styleId="318">
    <w:name w:val="toc 713"/>
    <w:next w:val="1"/>
    <w:qFormat/>
    <w:uiPriority w:val="0"/>
    <w:pPr>
      <w:wordWrap w:val="0"/>
      <w:ind w:left="2550"/>
      <w:jc w:val="both"/>
    </w:pPr>
    <w:rPr>
      <w:rFonts w:ascii="Calibri" w:hAnsi="Calibri" w:eastAsia="宋体" w:cs="Times New Roman"/>
      <w:sz w:val="21"/>
      <w:lang w:val="en-US" w:eastAsia="zh-CN" w:bidi="ar-SA"/>
    </w:rPr>
  </w:style>
  <w:style w:type="paragraph" w:customStyle="1" w:styleId="319">
    <w:name w:val="xl102"/>
    <w:basedOn w:val="1"/>
    <w:next w:val="320"/>
    <w:qFormat/>
    <w:uiPriority w:val="0"/>
    <w:pPr>
      <w:widowControl/>
      <w:shd w:val="clear" w:color="000000" w:fill="FFFFFF"/>
      <w:spacing w:before="280" w:after="280"/>
      <w:jc w:val="right"/>
    </w:pPr>
    <w:rPr>
      <w:rFonts w:ascii="宋体" w:hAnsi="Calibri"/>
      <w:kern w:val="0"/>
      <w:sz w:val="20"/>
      <w:szCs w:val="20"/>
    </w:rPr>
  </w:style>
  <w:style w:type="paragraph" w:customStyle="1" w:styleId="320">
    <w:name w:val="toc 17"/>
    <w:next w:val="1"/>
    <w:qFormat/>
    <w:uiPriority w:val="0"/>
    <w:pPr>
      <w:wordWrap w:val="0"/>
      <w:jc w:val="both"/>
    </w:pPr>
    <w:rPr>
      <w:rFonts w:ascii="Calibri" w:hAnsi="Calibri" w:eastAsia="宋体" w:cs="Times New Roman"/>
      <w:sz w:val="21"/>
      <w:lang w:val="en-US" w:eastAsia="zh-CN" w:bidi="ar-SA"/>
    </w:rPr>
  </w:style>
  <w:style w:type="paragraph" w:customStyle="1" w:styleId="321">
    <w:name w:val="toc 46"/>
    <w:next w:val="1"/>
    <w:qFormat/>
    <w:uiPriority w:val="0"/>
    <w:pPr>
      <w:wordWrap w:val="0"/>
      <w:ind w:left="1275"/>
      <w:jc w:val="both"/>
    </w:pPr>
    <w:rPr>
      <w:rFonts w:ascii="Calibri" w:hAnsi="Calibri" w:eastAsia="宋体" w:cs="Times New Roman"/>
      <w:sz w:val="21"/>
      <w:lang w:val="en-US" w:eastAsia="zh-CN" w:bidi="ar-SA"/>
    </w:rPr>
  </w:style>
  <w:style w:type="paragraph" w:customStyle="1" w:styleId="322">
    <w:name w:val="toc 311"/>
    <w:next w:val="1"/>
    <w:qFormat/>
    <w:uiPriority w:val="0"/>
    <w:pPr>
      <w:wordWrap w:val="0"/>
      <w:ind w:left="850"/>
      <w:jc w:val="both"/>
    </w:pPr>
    <w:rPr>
      <w:rFonts w:ascii="Calibri" w:hAnsi="Calibri" w:eastAsia="宋体" w:cs="Times New Roman"/>
      <w:sz w:val="21"/>
      <w:lang w:val="en-US" w:eastAsia="zh-CN" w:bidi="ar-SA"/>
    </w:rPr>
  </w:style>
  <w:style w:type="paragraph" w:customStyle="1" w:styleId="323">
    <w:name w:val="xl65"/>
    <w:basedOn w:val="1"/>
    <w:next w:val="224"/>
    <w:qFormat/>
    <w:uiPriority w:val="0"/>
    <w:pPr>
      <w:widowControl/>
      <w:shd w:val="clear" w:color="000000" w:fill="FFFFFF"/>
      <w:spacing w:before="280" w:after="280"/>
      <w:jc w:val="center"/>
    </w:pPr>
    <w:rPr>
      <w:rFonts w:ascii="宋体" w:hAnsi="Calibri"/>
      <w:kern w:val="0"/>
      <w:sz w:val="20"/>
      <w:szCs w:val="20"/>
    </w:rPr>
  </w:style>
  <w:style w:type="paragraph" w:customStyle="1" w:styleId="324">
    <w:name w:val="toc 94"/>
    <w:next w:val="1"/>
    <w:qFormat/>
    <w:uiPriority w:val="0"/>
    <w:pPr>
      <w:wordWrap w:val="0"/>
      <w:ind w:left="3400"/>
      <w:jc w:val="both"/>
    </w:pPr>
    <w:rPr>
      <w:rFonts w:ascii="Calibri" w:hAnsi="Calibri" w:eastAsia="宋体" w:cs="Times New Roman"/>
      <w:sz w:val="21"/>
      <w:lang w:val="en-US" w:eastAsia="zh-CN" w:bidi="ar-SA"/>
    </w:rPr>
  </w:style>
  <w:style w:type="paragraph" w:customStyle="1" w:styleId="325">
    <w:name w:val="toc 55"/>
    <w:next w:val="1"/>
    <w:qFormat/>
    <w:uiPriority w:val="0"/>
    <w:pPr>
      <w:wordWrap w:val="0"/>
      <w:ind w:left="1700"/>
      <w:jc w:val="both"/>
    </w:pPr>
    <w:rPr>
      <w:rFonts w:ascii="Calibri" w:hAnsi="Calibri" w:eastAsia="宋体" w:cs="Times New Roman"/>
      <w:sz w:val="21"/>
      <w:lang w:val="en-US" w:eastAsia="zh-CN" w:bidi="ar-SA"/>
    </w:rPr>
  </w:style>
  <w:style w:type="paragraph" w:customStyle="1" w:styleId="326">
    <w:name w:val="toc 812"/>
    <w:next w:val="1"/>
    <w:qFormat/>
    <w:uiPriority w:val="0"/>
    <w:pPr>
      <w:wordWrap w:val="0"/>
      <w:ind w:left="2975"/>
      <w:jc w:val="both"/>
    </w:pPr>
    <w:rPr>
      <w:rFonts w:ascii="Calibri" w:hAnsi="Calibri" w:eastAsia="宋体" w:cs="Times New Roman"/>
      <w:sz w:val="21"/>
      <w:lang w:val="en-US" w:eastAsia="zh-CN" w:bidi="ar-SA"/>
    </w:rPr>
  </w:style>
  <w:style w:type="paragraph" w:customStyle="1" w:styleId="327">
    <w:name w:val="xl75"/>
    <w:basedOn w:val="1"/>
    <w:next w:val="328"/>
    <w:qFormat/>
    <w:uiPriority w:val="0"/>
    <w:pPr>
      <w:widowControl/>
      <w:shd w:val="clear" w:color="000000" w:fill="FFFFFF"/>
      <w:spacing w:before="280" w:after="280"/>
    </w:pPr>
    <w:rPr>
      <w:rFonts w:ascii="宋体" w:hAnsi="Calibri"/>
      <w:kern w:val="0"/>
      <w:sz w:val="20"/>
      <w:szCs w:val="20"/>
    </w:rPr>
  </w:style>
  <w:style w:type="paragraph" w:customStyle="1" w:styleId="328">
    <w:name w:val="toc 914"/>
    <w:next w:val="1"/>
    <w:qFormat/>
    <w:uiPriority w:val="0"/>
    <w:pPr>
      <w:wordWrap w:val="0"/>
      <w:ind w:left="3400"/>
      <w:jc w:val="both"/>
    </w:pPr>
    <w:rPr>
      <w:rFonts w:ascii="Calibri" w:hAnsi="Calibri" w:eastAsia="宋体" w:cs="Times New Roman"/>
      <w:sz w:val="21"/>
      <w:lang w:val="en-US" w:eastAsia="zh-CN" w:bidi="ar-SA"/>
    </w:rPr>
  </w:style>
  <w:style w:type="paragraph" w:customStyle="1" w:styleId="329">
    <w:name w:val="toc 19"/>
    <w:next w:val="1"/>
    <w:qFormat/>
    <w:uiPriority w:val="0"/>
    <w:pPr>
      <w:wordWrap w:val="0"/>
      <w:jc w:val="both"/>
    </w:pPr>
    <w:rPr>
      <w:rFonts w:ascii="Calibri" w:hAnsi="Calibri" w:eastAsia="宋体" w:cs="Times New Roman"/>
      <w:sz w:val="21"/>
      <w:lang w:val="en-US" w:eastAsia="zh-CN" w:bidi="ar-SA"/>
    </w:rPr>
  </w:style>
  <w:style w:type="paragraph" w:customStyle="1" w:styleId="330">
    <w:name w:val="TOC Heading6"/>
    <w:next w:val="1"/>
    <w:qFormat/>
    <w:uiPriority w:val="0"/>
    <w:pPr>
      <w:wordWrap w:val="0"/>
    </w:pPr>
    <w:rPr>
      <w:rFonts w:ascii="Calibri" w:hAnsi="Calibri" w:eastAsia="宋体" w:cs="Times New Roman"/>
      <w:sz w:val="32"/>
      <w:lang w:val="en-US" w:eastAsia="zh-CN" w:bidi="ar-SA"/>
    </w:rPr>
  </w:style>
  <w:style w:type="paragraph" w:customStyle="1" w:styleId="331">
    <w:name w:val="toc 52"/>
    <w:next w:val="1"/>
    <w:qFormat/>
    <w:uiPriority w:val="0"/>
    <w:pPr>
      <w:wordWrap w:val="0"/>
      <w:ind w:left="1700"/>
      <w:jc w:val="both"/>
    </w:pPr>
    <w:rPr>
      <w:rFonts w:ascii="Calibri" w:hAnsi="Calibri" w:eastAsia="宋体" w:cs="Times New Roman"/>
      <w:sz w:val="21"/>
      <w:lang w:val="en-US" w:eastAsia="zh-CN" w:bidi="ar-SA"/>
    </w:rPr>
  </w:style>
  <w:style w:type="paragraph" w:customStyle="1" w:styleId="332">
    <w:name w:val="toc 36"/>
    <w:next w:val="1"/>
    <w:qFormat/>
    <w:uiPriority w:val="0"/>
    <w:pPr>
      <w:wordWrap w:val="0"/>
      <w:ind w:left="850"/>
      <w:jc w:val="both"/>
    </w:pPr>
    <w:rPr>
      <w:rFonts w:ascii="Calibri" w:hAnsi="Calibri" w:eastAsia="宋体" w:cs="Times New Roman"/>
      <w:sz w:val="21"/>
      <w:lang w:val="en-US" w:eastAsia="zh-CN" w:bidi="ar-SA"/>
    </w:rPr>
  </w:style>
  <w:style w:type="paragraph" w:customStyle="1" w:styleId="333">
    <w:name w:val="toc 82"/>
    <w:next w:val="1"/>
    <w:qFormat/>
    <w:uiPriority w:val="0"/>
    <w:pPr>
      <w:wordWrap w:val="0"/>
      <w:ind w:left="2975"/>
      <w:jc w:val="both"/>
    </w:pPr>
    <w:rPr>
      <w:rFonts w:ascii="Calibri" w:hAnsi="Calibri" w:eastAsia="宋体" w:cs="Times New Roman"/>
      <w:sz w:val="21"/>
      <w:lang w:val="en-US" w:eastAsia="zh-CN" w:bidi="ar-SA"/>
    </w:rPr>
  </w:style>
  <w:style w:type="paragraph" w:customStyle="1" w:styleId="334">
    <w:name w:val="xl104"/>
    <w:basedOn w:val="1"/>
    <w:next w:val="335"/>
    <w:qFormat/>
    <w:uiPriority w:val="0"/>
    <w:pPr>
      <w:widowControl/>
      <w:shd w:val="clear" w:color="000000" w:fill="FFFFFF"/>
      <w:spacing w:before="280" w:after="280"/>
      <w:jc w:val="center"/>
    </w:pPr>
    <w:rPr>
      <w:rFonts w:ascii="宋体" w:hAnsi="Calibri"/>
      <w:kern w:val="0"/>
      <w:sz w:val="20"/>
      <w:szCs w:val="20"/>
    </w:rPr>
  </w:style>
  <w:style w:type="paragraph" w:customStyle="1" w:styleId="335">
    <w:name w:val="toc 210"/>
    <w:next w:val="1"/>
    <w:qFormat/>
    <w:uiPriority w:val="0"/>
    <w:pPr>
      <w:wordWrap w:val="0"/>
      <w:ind w:left="425"/>
      <w:jc w:val="both"/>
    </w:pPr>
    <w:rPr>
      <w:rFonts w:ascii="Calibri" w:hAnsi="Calibri" w:eastAsia="宋体" w:cs="Times New Roman"/>
      <w:sz w:val="21"/>
      <w:lang w:val="en-US" w:eastAsia="zh-CN" w:bidi="ar-SA"/>
    </w:rPr>
  </w:style>
  <w:style w:type="paragraph" w:customStyle="1" w:styleId="336">
    <w:name w:val="toc 110"/>
    <w:next w:val="1"/>
    <w:qFormat/>
    <w:uiPriority w:val="0"/>
    <w:pPr>
      <w:wordWrap w:val="0"/>
      <w:jc w:val="both"/>
    </w:pPr>
    <w:rPr>
      <w:rFonts w:ascii="Calibri" w:hAnsi="Calibri" w:eastAsia="宋体" w:cs="Times New Roman"/>
      <w:sz w:val="21"/>
      <w:lang w:val="en-US" w:eastAsia="zh-CN" w:bidi="ar-SA"/>
    </w:rPr>
  </w:style>
  <w:style w:type="paragraph" w:customStyle="1" w:styleId="337">
    <w:name w:val="toc 66"/>
    <w:next w:val="1"/>
    <w:qFormat/>
    <w:uiPriority w:val="0"/>
    <w:pPr>
      <w:wordWrap w:val="0"/>
      <w:ind w:left="2125"/>
      <w:jc w:val="both"/>
    </w:pPr>
    <w:rPr>
      <w:rFonts w:ascii="Calibri" w:hAnsi="Calibri" w:eastAsia="宋体" w:cs="Times New Roman"/>
      <w:sz w:val="21"/>
      <w:lang w:val="en-US" w:eastAsia="zh-CN" w:bidi="ar-SA"/>
    </w:rPr>
  </w:style>
  <w:style w:type="paragraph" w:customStyle="1" w:styleId="338">
    <w:name w:val="toc 31"/>
    <w:next w:val="1"/>
    <w:qFormat/>
    <w:uiPriority w:val="0"/>
    <w:pPr>
      <w:wordWrap w:val="0"/>
      <w:ind w:left="850"/>
      <w:jc w:val="both"/>
    </w:pPr>
    <w:rPr>
      <w:rFonts w:ascii="Calibri" w:hAnsi="Calibri" w:eastAsia="宋体" w:cs="Times New Roman"/>
      <w:sz w:val="21"/>
      <w:lang w:val="en-US" w:eastAsia="zh-CN" w:bidi="ar-SA"/>
    </w:rPr>
  </w:style>
  <w:style w:type="paragraph" w:customStyle="1" w:styleId="339">
    <w:name w:val="toc 93"/>
    <w:next w:val="1"/>
    <w:qFormat/>
    <w:uiPriority w:val="0"/>
    <w:pPr>
      <w:wordWrap w:val="0"/>
      <w:ind w:left="3400"/>
      <w:jc w:val="both"/>
    </w:pPr>
    <w:rPr>
      <w:rFonts w:ascii="Calibri" w:hAnsi="Calibri" w:eastAsia="宋体" w:cs="Times New Roman"/>
      <w:sz w:val="21"/>
      <w:lang w:val="en-US" w:eastAsia="zh-CN" w:bidi="ar-SA"/>
    </w:rPr>
  </w:style>
  <w:style w:type="paragraph" w:customStyle="1" w:styleId="340">
    <w:name w:val="toc 614"/>
    <w:next w:val="1"/>
    <w:qFormat/>
    <w:uiPriority w:val="0"/>
    <w:pPr>
      <w:wordWrap w:val="0"/>
      <w:ind w:left="2125"/>
      <w:jc w:val="both"/>
    </w:pPr>
    <w:rPr>
      <w:rFonts w:ascii="Calibri" w:hAnsi="Calibri" w:eastAsia="宋体" w:cs="Times New Roman"/>
      <w:sz w:val="21"/>
      <w:lang w:val="en-US" w:eastAsia="zh-CN" w:bidi="ar-SA"/>
    </w:rPr>
  </w:style>
  <w:style w:type="paragraph" w:customStyle="1" w:styleId="341">
    <w:name w:val="无间隔1"/>
    <w:next w:val="336"/>
    <w:qFormat/>
    <w:uiPriority w:val="0"/>
    <w:pPr>
      <w:widowControl w:val="0"/>
      <w:jc w:val="both"/>
    </w:pPr>
    <w:rPr>
      <w:rFonts w:ascii="Calibri" w:hAnsi="Calibri" w:eastAsia="宋体" w:cs="Times New Roman"/>
      <w:sz w:val="22"/>
      <w:lang w:val="en-US" w:eastAsia="zh-CN" w:bidi="ar-SA"/>
    </w:rPr>
  </w:style>
  <w:style w:type="paragraph" w:customStyle="1" w:styleId="342">
    <w:name w:val="目录 41"/>
    <w:next w:val="1"/>
    <w:qFormat/>
    <w:uiPriority w:val="0"/>
    <w:pPr>
      <w:wordWrap w:val="0"/>
      <w:ind w:left="1275"/>
      <w:jc w:val="both"/>
    </w:pPr>
    <w:rPr>
      <w:rFonts w:ascii="Calibri" w:hAnsi="Calibri" w:eastAsia="宋体" w:cs="Times New Roman"/>
      <w:sz w:val="21"/>
      <w:lang w:val="en-US" w:eastAsia="zh-CN" w:bidi="ar-SA"/>
    </w:rPr>
  </w:style>
  <w:style w:type="paragraph" w:customStyle="1" w:styleId="343">
    <w:name w:val="xl105"/>
    <w:basedOn w:val="1"/>
    <w:next w:val="344"/>
    <w:qFormat/>
    <w:uiPriority w:val="0"/>
    <w:pPr>
      <w:widowControl/>
      <w:shd w:val="clear" w:color="000000" w:fill="FFFFFF"/>
      <w:spacing w:before="280" w:after="280"/>
    </w:pPr>
    <w:rPr>
      <w:rFonts w:ascii="宋体" w:hAnsi="Calibri"/>
      <w:kern w:val="0"/>
      <w:sz w:val="18"/>
      <w:szCs w:val="20"/>
    </w:rPr>
  </w:style>
  <w:style w:type="paragraph" w:customStyle="1" w:styleId="344">
    <w:name w:val="toc 615"/>
    <w:next w:val="1"/>
    <w:qFormat/>
    <w:uiPriority w:val="0"/>
    <w:pPr>
      <w:wordWrap w:val="0"/>
      <w:ind w:left="2125"/>
      <w:jc w:val="both"/>
    </w:pPr>
    <w:rPr>
      <w:rFonts w:ascii="Calibri" w:hAnsi="Calibri" w:eastAsia="宋体" w:cs="Times New Roman"/>
      <w:sz w:val="21"/>
      <w:lang w:val="en-US" w:eastAsia="zh-CN" w:bidi="ar-SA"/>
    </w:rPr>
  </w:style>
  <w:style w:type="paragraph" w:customStyle="1" w:styleId="345">
    <w:name w:val="toc 41"/>
    <w:next w:val="1"/>
    <w:qFormat/>
    <w:uiPriority w:val="0"/>
    <w:pPr>
      <w:wordWrap w:val="0"/>
      <w:ind w:left="1275"/>
      <w:jc w:val="both"/>
    </w:pPr>
    <w:rPr>
      <w:rFonts w:ascii="Calibri" w:hAnsi="Calibri" w:eastAsia="宋体" w:cs="Times New Roman"/>
      <w:sz w:val="21"/>
      <w:lang w:val="en-US" w:eastAsia="zh-CN" w:bidi="ar-SA"/>
    </w:rPr>
  </w:style>
  <w:style w:type="paragraph" w:customStyle="1" w:styleId="346">
    <w:name w:val="toc 81"/>
    <w:next w:val="1"/>
    <w:qFormat/>
    <w:uiPriority w:val="0"/>
    <w:pPr>
      <w:wordWrap w:val="0"/>
      <w:ind w:left="2975"/>
      <w:jc w:val="both"/>
    </w:pPr>
    <w:rPr>
      <w:rFonts w:ascii="Calibri" w:hAnsi="Calibri" w:eastAsia="宋体" w:cs="Times New Roman"/>
      <w:sz w:val="21"/>
      <w:lang w:val="en-US" w:eastAsia="zh-CN" w:bidi="ar-SA"/>
    </w:rPr>
  </w:style>
  <w:style w:type="paragraph" w:customStyle="1" w:styleId="347">
    <w:name w:val="xl111"/>
    <w:basedOn w:val="1"/>
    <w:next w:val="348"/>
    <w:qFormat/>
    <w:uiPriority w:val="0"/>
    <w:pPr>
      <w:widowControl/>
      <w:shd w:val="clear" w:color="000000" w:fill="FFFFFF"/>
      <w:spacing w:before="280" w:after="280"/>
      <w:jc w:val="center"/>
    </w:pPr>
    <w:rPr>
      <w:rFonts w:ascii="宋体" w:hAnsi="Calibri"/>
      <w:b/>
      <w:kern w:val="0"/>
      <w:sz w:val="20"/>
      <w:szCs w:val="20"/>
    </w:rPr>
  </w:style>
  <w:style w:type="paragraph" w:customStyle="1" w:styleId="348">
    <w:name w:val="toc 88"/>
    <w:next w:val="1"/>
    <w:qFormat/>
    <w:uiPriority w:val="0"/>
    <w:pPr>
      <w:wordWrap w:val="0"/>
      <w:ind w:left="2975"/>
      <w:jc w:val="both"/>
    </w:pPr>
    <w:rPr>
      <w:rFonts w:ascii="Calibri" w:hAnsi="Calibri" w:eastAsia="宋体" w:cs="Times New Roman"/>
      <w:sz w:val="21"/>
      <w:lang w:val="en-US" w:eastAsia="zh-CN" w:bidi="ar-SA"/>
    </w:rPr>
  </w:style>
  <w:style w:type="paragraph" w:customStyle="1" w:styleId="349">
    <w:name w:val="toc 84"/>
    <w:next w:val="1"/>
    <w:qFormat/>
    <w:uiPriority w:val="0"/>
    <w:pPr>
      <w:wordWrap w:val="0"/>
      <w:ind w:left="2975"/>
      <w:jc w:val="both"/>
    </w:pPr>
    <w:rPr>
      <w:rFonts w:ascii="Calibri" w:hAnsi="Calibri" w:eastAsia="宋体" w:cs="Times New Roman"/>
      <w:sz w:val="21"/>
      <w:lang w:val="en-US" w:eastAsia="zh-CN" w:bidi="ar-SA"/>
    </w:rPr>
  </w:style>
  <w:style w:type="paragraph" w:customStyle="1" w:styleId="350">
    <w:name w:val="p0"/>
    <w:basedOn w:val="1"/>
    <w:next w:val="351"/>
    <w:qFormat/>
    <w:uiPriority w:val="0"/>
    <w:pPr>
      <w:widowControl/>
      <w:spacing w:before="280" w:after="280"/>
    </w:pPr>
    <w:rPr>
      <w:rFonts w:ascii="宋体" w:hAnsi="Calibri"/>
      <w:kern w:val="0"/>
      <w:sz w:val="24"/>
      <w:szCs w:val="20"/>
    </w:rPr>
  </w:style>
  <w:style w:type="paragraph" w:customStyle="1" w:styleId="351">
    <w:name w:val="toc 69"/>
    <w:next w:val="1"/>
    <w:qFormat/>
    <w:uiPriority w:val="0"/>
    <w:pPr>
      <w:wordWrap w:val="0"/>
      <w:ind w:left="2125"/>
      <w:jc w:val="both"/>
    </w:pPr>
    <w:rPr>
      <w:rFonts w:ascii="Calibri" w:hAnsi="Calibri" w:eastAsia="宋体" w:cs="Times New Roman"/>
      <w:sz w:val="21"/>
      <w:lang w:val="en-US" w:eastAsia="zh-CN" w:bidi="ar-SA"/>
    </w:rPr>
  </w:style>
  <w:style w:type="paragraph" w:customStyle="1" w:styleId="352">
    <w:name w:val="列出段落11"/>
    <w:basedOn w:val="1"/>
    <w:next w:val="353"/>
    <w:qFormat/>
    <w:uiPriority w:val="0"/>
    <w:pPr>
      <w:widowControl/>
      <w:spacing w:line="360" w:lineRule="auto"/>
      <w:ind w:firstLine="420"/>
    </w:pPr>
    <w:rPr>
      <w:rFonts w:hAnsi="Calibri" w:eastAsia="微软雅黑"/>
      <w:kern w:val="0"/>
      <w:sz w:val="24"/>
      <w:szCs w:val="20"/>
    </w:rPr>
  </w:style>
  <w:style w:type="paragraph" w:customStyle="1" w:styleId="353">
    <w:name w:val="toc 214"/>
    <w:next w:val="1"/>
    <w:qFormat/>
    <w:uiPriority w:val="0"/>
    <w:pPr>
      <w:wordWrap w:val="0"/>
      <w:ind w:left="425"/>
      <w:jc w:val="both"/>
    </w:pPr>
    <w:rPr>
      <w:rFonts w:ascii="Calibri" w:hAnsi="Calibri" w:eastAsia="宋体" w:cs="Times New Roman"/>
      <w:sz w:val="21"/>
      <w:lang w:val="en-US" w:eastAsia="zh-CN" w:bidi="ar-SA"/>
    </w:rPr>
  </w:style>
  <w:style w:type="paragraph" w:customStyle="1" w:styleId="354">
    <w:name w:val="toc 63"/>
    <w:next w:val="1"/>
    <w:qFormat/>
    <w:uiPriority w:val="0"/>
    <w:pPr>
      <w:wordWrap w:val="0"/>
      <w:ind w:left="2125"/>
      <w:jc w:val="both"/>
    </w:pPr>
    <w:rPr>
      <w:rFonts w:ascii="Calibri" w:hAnsi="Calibri" w:eastAsia="宋体" w:cs="Times New Roman"/>
      <w:sz w:val="21"/>
      <w:lang w:val="en-US" w:eastAsia="zh-CN" w:bidi="ar-SA"/>
    </w:rPr>
  </w:style>
  <w:style w:type="paragraph" w:customStyle="1" w:styleId="355">
    <w:name w:val="xl91"/>
    <w:basedOn w:val="1"/>
    <w:next w:val="252"/>
    <w:qFormat/>
    <w:uiPriority w:val="0"/>
    <w:pPr>
      <w:widowControl/>
      <w:shd w:val="clear" w:color="000000" w:fill="FFFFFF"/>
      <w:spacing w:before="280" w:after="280"/>
    </w:pPr>
    <w:rPr>
      <w:rFonts w:ascii="宋体" w:hAnsi="Calibri"/>
      <w:kern w:val="0"/>
      <w:sz w:val="20"/>
      <w:szCs w:val="20"/>
    </w:rPr>
  </w:style>
  <w:style w:type="paragraph" w:customStyle="1" w:styleId="356">
    <w:name w:val="toc 316"/>
    <w:next w:val="1"/>
    <w:qFormat/>
    <w:uiPriority w:val="0"/>
    <w:pPr>
      <w:wordWrap w:val="0"/>
      <w:ind w:left="850"/>
      <w:jc w:val="both"/>
    </w:pPr>
    <w:rPr>
      <w:rFonts w:ascii="Calibri" w:hAnsi="Calibri" w:eastAsia="宋体" w:cs="Times New Roman"/>
      <w:sz w:val="21"/>
      <w:lang w:val="en-US" w:eastAsia="zh-CN" w:bidi="ar-SA"/>
    </w:rPr>
  </w:style>
  <w:style w:type="paragraph" w:customStyle="1" w:styleId="357">
    <w:name w:val="_Style 1"/>
    <w:basedOn w:val="1"/>
    <w:next w:val="358"/>
    <w:qFormat/>
    <w:uiPriority w:val="0"/>
    <w:pPr>
      <w:ind w:firstLine="420"/>
    </w:pPr>
    <w:rPr>
      <w:rFonts w:hAnsi="Calibri"/>
      <w:kern w:val="0"/>
      <w:szCs w:val="20"/>
    </w:rPr>
  </w:style>
  <w:style w:type="paragraph" w:customStyle="1" w:styleId="358">
    <w:name w:val="TOC Heading13"/>
    <w:next w:val="1"/>
    <w:qFormat/>
    <w:uiPriority w:val="0"/>
    <w:pPr>
      <w:wordWrap w:val="0"/>
    </w:pPr>
    <w:rPr>
      <w:rFonts w:ascii="Calibri" w:hAnsi="Calibri" w:eastAsia="宋体" w:cs="Times New Roman"/>
      <w:sz w:val="32"/>
      <w:lang w:val="en-US" w:eastAsia="zh-CN" w:bidi="ar-SA"/>
    </w:rPr>
  </w:style>
  <w:style w:type="paragraph" w:customStyle="1" w:styleId="359">
    <w:name w:val="toc 116"/>
    <w:next w:val="1"/>
    <w:qFormat/>
    <w:uiPriority w:val="0"/>
    <w:pPr>
      <w:wordWrap w:val="0"/>
      <w:jc w:val="both"/>
    </w:pPr>
    <w:rPr>
      <w:rFonts w:ascii="Calibri" w:hAnsi="Calibri" w:eastAsia="宋体" w:cs="Times New Roman"/>
      <w:sz w:val="21"/>
      <w:lang w:val="en-US" w:eastAsia="zh-CN" w:bidi="ar-SA"/>
    </w:rPr>
  </w:style>
  <w:style w:type="paragraph" w:customStyle="1" w:styleId="360">
    <w:name w:val="toc 72"/>
    <w:next w:val="1"/>
    <w:qFormat/>
    <w:uiPriority w:val="0"/>
    <w:pPr>
      <w:wordWrap w:val="0"/>
      <w:ind w:left="2550"/>
      <w:jc w:val="both"/>
    </w:pPr>
    <w:rPr>
      <w:rFonts w:ascii="Calibri" w:hAnsi="Calibri" w:eastAsia="宋体" w:cs="Times New Roman"/>
      <w:sz w:val="21"/>
      <w:lang w:val="en-US" w:eastAsia="zh-CN" w:bidi="ar-SA"/>
    </w:rPr>
  </w:style>
  <w:style w:type="paragraph" w:customStyle="1" w:styleId="361">
    <w:name w:val="x_msonormal"/>
    <w:basedOn w:val="1"/>
    <w:next w:val="311"/>
    <w:qFormat/>
    <w:uiPriority w:val="0"/>
    <w:pPr>
      <w:widowControl/>
      <w:spacing w:before="280" w:after="280"/>
    </w:pPr>
    <w:rPr>
      <w:rFonts w:ascii="PMingLiU" w:hAnsi="Calibri" w:eastAsia="PMingLiU"/>
      <w:kern w:val="0"/>
      <w:sz w:val="24"/>
      <w:szCs w:val="20"/>
    </w:rPr>
  </w:style>
  <w:style w:type="paragraph" w:customStyle="1" w:styleId="362">
    <w:name w:val="toc 310"/>
    <w:next w:val="1"/>
    <w:qFormat/>
    <w:uiPriority w:val="0"/>
    <w:pPr>
      <w:wordWrap w:val="0"/>
      <w:ind w:left="850"/>
      <w:jc w:val="both"/>
    </w:pPr>
    <w:rPr>
      <w:rFonts w:ascii="Calibri" w:hAnsi="Calibri" w:eastAsia="宋体" w:cs="Times New Roman"/>
      <w:sz w:val="21"/>
      <w:lang w:val="en-US" w:eastAsia="zh-CN" w:bidi="ar-SA"/>
    </w:rPr>
  </w:style>
  <w:style w:type="paragraph" w:customStyle="1" w:styleId="363">
    <w:name w:val="toc 83"/>
    <w:next w:val="1"/>
    <w:qFormat/>
    <w:uiPriority w:val="0"/>
    <w:pPr>
      <w:wordWrap w:val="0"/>
      <w:ind w:left="2975"/>
      <w:jc w:val="both"/>
    </w:pPr>
    <w:rPr>
      <w:rFonts w:ascii="Calibri" w:hAnsi="Calibri" w:eastAsia="宋体" w:cs="Times New Roman"/>
      <w:sz w:val="21"/>
      <w:lang w:val="en-US" w:eastAsia="zh-CN" w:bidi="ar-SA"/>
    </w:rPr>
  </w:style>
  <w:style w:type="paragraph" w:customStyle="1" w:styleId="364">
    <w:name w:val="TOC Heading17"/>
    <w:next w:val="1"/>
    <w:qFormat/>
    <w:uiPriority w:val="0"/>
    <w:pPr>
      <w:wordWrap w:val="0"/>
    </w:pPr>
    <w:rPr>
      <w:rFonts w:ascii="Calibri" w:hAnsi="Calibri" w:eastAsia="宋体" w:cs="Times New Roman"/>
      <w:sz w:val="32"/>
      <w:lang w:val="en-US" w:eastAsia="zh-CN" w:bidi="ar-SA"/>
    </w:rPr>
  </w:style>
  <w:style w:type="paragraph" w:customStyle="1" w:styleId="365">
    <w:name w:val="toc 911"/>
    <w:next w:val="1"/>
    <w:qFormat/>
    <w:uiPriority w:val="0"/>
    <w:pPr>
      <w:wordWrap w:val="0"/>
      <w:ind w:left="3400"/>
      <w:jc w:val="both"/>
    </w:pPr>
    <w:rPr>
      <w:rFonts w:ascii="Calibri" w:hAnsi="Calibri" w:eastAsia="宋体" w:cs="Times New Roman"/>
      <w:sz w:val="21"/>
      <w:lang w:val="en-US" w:eastAsia="zh-CN" w:bidi="ar-SA"/>
    </w:rPr>
  </w:style>
  <w:style w:type="paragraph" w:customStyle="1" w:styleId="366">
    <w:name w:val="toc 811"/>
    <w:next w:val="1"/>
    <w:qFormat/>
    <w:uiPriority w:val="0"/>
    <w:pPr>
      <w:wordWrap w:val="0"/>
      <w:ind w:left="2975"/>
      <w:jc w:val="both"/>
    </w:pPr>
    <w:rPr>
      <w:rFonts w:ascii="Calibri" w:hAnsi="Calibri" w:eastAsia="宋体" w:cs="Times New Roman"/>
      <w:sz w:val="21"/>
      <w:lang w:val="en-US" w:eastAsia="zh-CN" w:bidi="ar-SA"/>
    </w:rPr>
  </w:style>
  <w:style w:type="paragraph" w:customStyle="1" w:styleId="367">
    <w:name w:val="目录 31"/>
    <w:next w:val="1"/>
    <w:qFormat/>
    <w:uiPriority w:val="0"/>
    <w:pPr>
      <w:wordWrap w:val="0"/>
      <w:ind w:left="850"/>
      <w:jc w:val="both"/>
    </w:pPr>
    <w:rPr>
      <w:rFonts w:ascii="Calibri" w:hAnsi="Calibri" w:eastAsia="宋体" w:cs="Times New Roman"/>
      <w:sz w:val="21"/>
      <w:lang w:val="en-US" w:eastAsia="zh-CN" w:bidi="ar-SA"/>
    </w:rPr>
  </w:style>
  <w:style w:type="paragraph" w:customStyle="1" w:styleId="368">
    <w:name w:val="xl118"/>
    <w:basedOn w:val="1"/>
    <w:next w:val="242"/>
    <w:qFormat/>
    <w:uiPriority w:val="0"/>
    <w:pPr>
      <w:widowControl/>
      <w:shd w:val="clear" w:color="000000" w:fill="FFFFFF"/>
      <w:spacing w:before="280" w:after="280"/>
      <w:jc w:val="center"/>
    </w:pPr>
    <w:rPr>
      <w:rFonts w:ascii="宋体" w:hAnsi="Calibri"/>
      <w:b/>
      <w:kern w:val="0"/>
      <w:sz w:val="20"/>
      <w:szCs w:val="20"/>
    </w:rPr>
  </w:style>
  <w:style w:type="paragraph" w:customStyle="1" w:styleId="369">
    <w:name w:val="xl83"/>
    <w:basedOn w:val="1"/>
    <w:next w:val="297"/>
    <w:qFormat/>
    <w:uiPriority w:val="0"/>
    <w:pPr>
      <w:widowControl/>
      <w:shd w:val="clear" w:color="000000" w:fill="FFFFFF"/>
      <w:spacing w:before="280" w:after="280"/>
    </w:pPr>
    <w:rPr>
      <w:rFonts w:ascii="宋体" w:hAnsi="Calibri"/>
      <w:kern w:val="0"/>
      <w:sz w:val="20"/>
      <w:szCs w:val="20"/>
    </w:rPr>
  </w:style>
  <w:style w:type="paragraph" w:customStyle="1" w:styleId="370">
    <w:name w:val="xl103"/>
    <w:basedOn w:val="1"/>
    <w:next w:val="371"/>
    <w:qFormat/>
    <w:uiPriority w:val="0"/>
    <w:pPr>
      <w:widowControl/>
      <w:shd w:val="clear" w:color="000000" w:fill="FFFFFF"/>
      <w:spacing w:before="280" w:after="280"/>
    </w:pPr>
    <w:rPr>
      <w:rFonts w:ascii="宋体" w:hAnsi="Calibri"/>
      <w:kern w:val="0"/>
      <w:sz w:val="20"/>
      <w:szCs w:val="20"/>
    </w:rPr>
  </w:style>
  <w:style w:type="paragraph" w:customStyle="1" w:styleId="371">
    <w:name w:val="toc 111"/>
    <w:next w:val="1"/>
    <w:qFormat/>
    <w:uiPriority w:val="0"/>
    <w:pPr>
      <w:wordWrap w:val="0"/>
      <w:jc w:val="both"/>
    </w:pPr>
    <w:rPr>
      <w:rFonts w:ascii="Calibri" w:hAnsi="Calibri" w:eastAsia="宋体" w:cs="Times New Roman"/>
      <w:sz w:val="21"/>
      <w:lang w:val="en-US" w:eastAsia="zh-CN" w:bidi="ar-SA"/>
    </w:rPr>
  </w:style>
  <w:style w:type="paragraph" w:customStyle="1" w:styleId="372">
    <w:name w:val="xl68"/>
    <w:basedOn w:val="1"/>
    <w:next w:val="373"/>
    <w:qFormat/>
    <w:uiPriority w:val="0"/>
    <w:pPr>
      <w:widowControl/>
      <w:shd w:val="clear" w:color="000000" w:fill="FFFFFF"/>
      <w:spacing w:before="280" w:after="280"/>
    </w:pPr>
    <w:rPr>
      <w:rFonts w:ascii="宋体" w:hAnsi="Calibri"/>
      <w:b/>
      <w:kern w:val="0"/>
      <w:sz w:val="20"/>
      <w:szCs w:val="20"/>
    </w:rPr>
  </w:style>
  <w:style w:type="paragraph" w:customStyle="1" w:styleId="373">
    <w:name w:val="TOC Heading16"/>
    <w:next w:val="1"/>
    <w:qFormat/>
    <w:uiPriority w:val="0"/>
    <w:pPr>
      <w:wordWrap w:val="0"/>
    </w:pPr>
    <w:rPr>
      <w:rFonts w:ascii="Calibri" w:hAnsi="Calibri" w:eastAsia="宋体" w:cs="Times New Roman"/>
      <w:sz w:val="32"/>
      <w:lang w:val="en-US" w:eastAsia="zh-CN" w:bidi="ar-SA"/>
    </w:rPr>
  </w:style>
  <w:style w:type="paragraph" w:customStyle="1" w:styleId="374">
    <w:name w:val="toc 113"/>
    <w:next w:val="1"/>
    <w:qFormat/>
    <w:uiPriority w:val="0"/>
    <w:pPr>
      <w:wordWrap w:val="0"/>
      <w:jc w:val="both"/>
    </w:pPr>
    <w:rPr>
      <w:rFonts w:ascii="Calibri" w:hAnsi="Calibri" w:eastAsia="宋体" w:cs="Times New Roman"/>
      <w:sz w:val="21"/>
      <w:lang w:val="en-US" w:eastAsia="zh-CN" w:bidi="ar-SA"/>
    </w:rPr>
  </w:style>
  <w:style w:type="paragraph" w:customStyle="1" w:styleId="375">
    <w:name w:val="xl94"/>
    <w:basedOn w:val="1"/>
    <w:next w:val="266"/>
    <w:qFormat/>
    <w:uiPriority w:val="0"/>
    <w:pPr>
      <w:widowControl/>
      <w:shd w:val="clear" w:color="000000" w:fill="FFFFFF"/>
      <w:spacing w:before="280" w:after="280"/>
      <w:jc w:val="center"/>
    </w:pPr>
    <w:rPr>
      <w:rFonts w:ascii="宋体" w:hAnsi="Calibri"/>
      <w:kern w:val="0"/>
      <w:sz w:val="20"/>
      <w:szCs w:val="20"/>
    </w:rPr>
  </w:style>
  <w:style w:type="paragraph" w:customStyle="1" w:styleId="376">
    <w:name w:val="toc 53"/>
    <w:next w:val="1"/>
    <w:qFormat/>
    <w:uiPriority w:val="0"/>
    <w:pPr>
      <w:wordWrap w:val="0"/>
      <w:ind w:left="1700"/>
      <w:jc w:val="both"/>
    </w:pPr>
    <w:rPr>
      <w:rFonts w:ascii="Calibri" w:hAnsi="Calibri" w:eastAsia="宋体" w:cs="Times New Roman"/>
      <w:sz w:val="21"/>
      <w:lang w:val="en-US" w:eastAsia="zh-CN" w:bidi="ar-SA"/>
    </w:rPr>
  </w:style>
  <w:style w:type="paragraph" w:customStyle="1" w:styleId="377">
    <w:name w:val="xl92"/>
    <w:basedOn w:val="1"/>
    <w:next w:val="378"/>
    <w:qFormat/>
    <w:uiPriority w:val="0"/>
    <w:pPr>
      <w:widowControl/>
      <w:shd w:val="clear" w:color="000000" w:fill="FFFFFF"/>
      <w:spacing w:before="280" w:after="280"/>
    </w:pPr>
    <w:rPr>
      <w:rFonts w:ascii="宋体" w:hAnsi="Calibri"/>
      <w:kern w:val="0"/>
      <w:sz w:val="20"/>
      <w:szCs w:val="20"/>
    </w:rPr>
  </w:style>
  <w:style w:type="paragraph" w:customStyle="1" w:styleId="378">
    <w:name w:val="toc 913"/>
    <w:next w:val="1"/>
    <w:qFormat/>
    <w:uiPriority w:val="0"/>
    <w:pPr>
      <w:wordWrap w:val="0"/>
      <w:ind w:left="3400"/>
      <w:jc w:val="both"/>
    </w:pPr>
    <w:rPr>
      <w:rFonts w:ascii="Calibri" w:hAnsi="Calibri" w:eastAsia="宋体" w:cs="Times New Roman"/>
      <w:sz w:val="21"/>
      <w:lang w:val="en-US" w:eastAsia="zh-CN" w:bidi="ar-SA"/>
    </w:rPr>
  </w:style>
  <w:style w:type="paragraph" w:customStyle="1" w:styleId="379">
    <w:name w:val="toc 512"/>
    <w:next w:val="1"/>
    <w:qFormat/>
    <w:uiPriority w:val="0"/>
    <w:pPr>
      <w:wordWrap w:val="0"/>
      <w:ind w:left="1700"/>
      <w:jc w:val="both"/>
    </w:pPr>
    <w:rPr>
      <w:rFonts w:ascii="Calibri" w:hAnsi="Calibri" w:eastAsia="宋体" w:cs="Times New Roman"/>
      <w:sz w:val="21"/>
      <w:lang w:val="en-US" w:eastAsia="zh-CN" w:bidi="ar-SA"/>
    </w:rPr>
  </w:style>
  <w:style w:type="paragraph" w:customStyle="1" w:styleId="380">
    <w:name w:val="目录 81"/>
    <w:next w:val="1"/>
    <w:qFormat/>
    <w:uiPriority w:val="0"/>
    <w:pPr>
      <w:wordWrap w:val="0"/>
      <w:ind w:left="2975"/>
      <w:jc w:val="both"/>
    </w:pPr>
    <w:rPr>
      <w:rFonts w:ascii="Calibri" w:hAnsi="Calibri" w:eastAsia="宋体" w:cs="Times New Roman"/>
      <w:sz w:val="21"/>
      <w:lang w:val="en-US" w:eastAsia="zh-CN" w:bidi="ar-SA"/>
    </w:rPr>
  </w:style>
  <w:style w:type="paragraph" w:customStyle="1" w:styleId="381">
    <w:name w:val="正文表标题"/>
    <w:next w:val="1"/>
    <w:qFormat/>
    <w:uiPriority w:val="0"/>
    <w:pPr>
      <w:ind w:left="630"/>
      <w:jc w:val="center"/>
    </w:pPr>
    <w:rPr>
      <w:rFonts w:ascii="黑体" w:hAnsi="Calibri" w:eastAsia="黑体" w:cs="Times New Roman"/>
      <w:sz w:val="21"/>
      <w:lang w:val="en-US" w:eastAsia="zh-CN" w:bidi="ar-SA"/>
    </w:rPr>
  </w:style>
  <w:style w:type="paragraph" w:customStyle="1" w:styleId="382">
    <w:name w:val="toc 28"/>
    <w:next w:val="1"/>
    <w:qFormat/>
    <w:uiPriority w:val="0"/>
    <w:pPr>
      <w:wordWrap w:val="0"/>
      <w:ind w:left="425"/>
      <w:jc w:val="both"/>
    </w:pPr>
    <w:rPr>
      <w:rFonts w:ascii="Calibri" w:hAnsi="Calibri" w:eastAsia="宋体" w:cs="Times New Roman"/>
      <w:sz w:val="21"/>
      <w:lang w:val="en-US" w:eastAsia="zh-CN" w:bidi="ar-SA"/>
    </w:rPr>
  </w:style>
  <w:style w:type="paragraph" w:customStyle="1" w:styleId="383">
    <w:name w:val="toc 79"/>
    <w:next w:val="1"/>
    <w:qFormat/>
    <w:uiPriority w:val="0"/>
    <w:pPr>
      <w:wordWrap w:val="0"/>
      <w:ind w:left="2550"/>
      <w:jc w:val="both"/>
    </w:pPr>
    <w:rPr>
      <w:rFonts w:ascii="Calibri" w:hAnsi="Calibri" w:eastAsia="宋体" w:cs="Times New Roman"/>
      <w:sz w:val="21"/>
      <w:lang w:val="en-US" w:eastAsia="zh-CN" w:bidi="ar-SA"/>
    </w:rPr>
  </w:style>
  <w:style w:type="paragraph" w:customStyle="1" w:styleId="384">
    <w:name w:val="xl110"/>
    <w:basedOn w:val="1"/>
    <w:next w:val="340"/>
    <w:qFormat/>
    <w:uiPriority w:val="0"/>
    <w:pPr>
      <w:widowControl/>
      <w:shd w:val="clear" w:color="000000" w:fill="FFFFFF"/>
      <w:spacing w:before="280" w:after="280"/>
      <w:jc w:val="center"/>
    </w:pPr>
    <w:rPr>
      <w:rFonts w:ascii="宋体" w:hAnsi="Calibri"/>
      <w:kern w:val="0"/>
      <w:sz w:val="20"/>
      <w:szCs w:val="20"/>
    </w:rPr>
  </w:style>
  <w:style w:type="paragraph" w:customStyle="1" w:styleId="385">
    <w:name w:val="toc 511"/>
    <w:next w:val="1"/>
    <w:qFormat/>
    <w:uiPriority w:val="0"/>
    <w:pPr>
      <w:wordWrap w:val="0"/>
      <w:ind w:left="1700"/>
      <w:jc w:val="both"/>
    </w:pPr>
    <w:rPr>
      <w:rFonts w:ascii="Calibri" w:hAnsi="Calibri" w:eastAsia="宋体" w:cs="Times New Roman"/>
      <w:sz w:val="21"/>
      <w:lang w:val="en-US" w:eastAsia="zh-CN" w:bidi="ar-SA"/>
    </w:rPr>
  </w:style>
  <w:style w:type="paragraph" w:customStyle="1" w:styleId="386">
    <w:name w:val="toc 416"/>
    <w:next w:val="1"/>
    <w:qFormat/>
    <w:uiPriority w:val="0"/>
    <w:pPr>
      <w:wordWrap w:val="0"/>
      <w:ind w:left="1275"/>
      <w:jc w:val="both"/>
    </w:pPr>
    <w:rPr>
      <w:rFonts w:ascii="Calibri" w:hAnsi="Calibri" w:eastAsia="宋体" w:cs="Times New Roman"/>
      <w:sz w:val="21"/>
      <w:lang w:val="en-US" w:eastAsia="zh-CN" w:bidi="ar-SA"/>
    </w:rPr>
  </w:style>
  <w:style w:type="paragraph" w:customStyle="1" w:styleId="387">
    <w:name w:val="xl85"/>
    <w:basedOn w:val="1"/>
    <w:next w:val="388"/>
    <w:qFormat/>
    <w:uiPriority w:val="0"/>
    <w:pPr>
      <w:widowControl/>
      <w:shd w:val="clear" w:color="000000" w:fill="FFFFFF"/>
      <w:spacing w:before="280" w:after="280"/>
      <w:jc w:val="center"/>
    </w:pPr>
    <w:rPr>
      <w:rFonts w:ascii="宋体" w:hAnsi="Calibri"/>
      <w:kern w:val="0"/>
      <w:sz w:val="20"/>
      <w:szCs w:val="20"/>
    </w:rPr>
  </w:style>
  <w:style w:type="paragraph" w:customStyle="1" w:styleId="388">
    <w:name w:val="toc 76"/>
    <w:next w:val="1"/>
    <w:qFormat/>
    <w:uiPriority w:val="0"/>
    <w:pPr>
      <w:wordWrap w:val="0"/>
      <w:ind w:left="2550"/>
      <w:jc w:val="both"/>
    </w:pPr>
    <w:rPr>
      <w:rFonts w:ascii="Calibri" w:hAnsi="Calibri" w:eastAsia="宋体" w:cs="Times New Roman"/>
      <w:sz w:val="21"/>
      <w:lang w:val="en-US" w:eastAsia="zh-CN" w:bidi="ar-SA"/>
    </w:rPr>
  </w:style>
  <w:style w:type="paragraph" w:customStyle="1" w:styleId="389">
    <w:name w:val="toc 27"/>
    <w:next w:val="1"/>
    <w:qFormat/>
    <w:uiPriority w:val="0"/>
    <w:pPr>
      <w:wordWrap w:val="0"/>
      <w:ind w:left="425"/>
      <w:jc w:val="both"/>
    </w:pPr>
    <w:rPr>
      <w:rFonts w:ascii="Calibri" w:hAnsi="Calibri" w:eastAsia="宋体" w:cs="Times New Roman"/>
      <w:sz w:val="21"/>
      <w:lang w:val="en-US" w:eastAsia="zh-CN" w:bidi="ar-SA"/>
    </w:rPr>
  </w:style>
  <w:style w:type="paragraph" w:customStyle="1" w:styleId="390">
    <w:name w:val="toc 916"/>
    <w:next w:val="1"/>
    <w:qFormat/>
    <w:uiPriority w:val="0"/>
    <w:pPr>
      <w:wordWrap w:val="0"/>
      <w:ind w:left="3400"/>
      <w:jc w:val="both"/>
    </w:pPr>
    <w:rPr>
      <w:rFonts w:ascii="Calibri" w:hAnsi="Calibri" w:eastAsia="宋体" w:cs="Times New Roman"/>
      <w:sz w:val="21"/>
      <w:lang w:val="en-US" w:eastAsia="zh-CN" w:bidi="ar-SA"/>
    </w:rPr>
  </w:style>
  <w:style w:type="paragraph" w:customStyle="1" w:styleId="391">
    <w:name w:val="toc 77"/>
    <w:next w:val="1"/>
    <w:qFormat/>
    <w:uiPriority w:val="0"/>
    <w:pPr>
      <w:wordWrap w:val="0"/>
      <w:ind w:left="2550"/>
      <w:jc w:val="both"/>
    </w:pPr>
    <w:rPr>
      <w:rFonts w:ascii="Calibri" w:hAnsi="Calibri" w:eastAsia="宋体" w:cs="Times New Roman"/>
      <w:sz w:val="21"/>
      <w:lang w:val="en-US" w:eastAsia="zh-CN" w:bidi="ar-SA"/>
    </w:rPr>
  </w:style>
  <w:style w:type="paragraph" w:customStyle="1" w:styleId="392">
    <w:name w:val="toc 211"/>
    <w:next w:val="1"/>
    <w:qFormat/>
    <w:uiPriority w:val="0"/>
    <w:pPr>
      <w:wordWrap w:val="0"/>
      <w:ind w:left="425"/>
      <w:jc w:val="both"/>
    </w:pPr>
    <w:rPr>
      <w:rFonts w:ascii="Calibri" w:hAnsi="Calibri" w:eastAsia="宋体" w:cs="Times New Roman"/>
      <w:sz w:val="21"/>
      <w:lang w:val="en-US" w:eastAsia="zh-CN" w:bidi="ar-SA"/>
    </w:rPr>
  </w:style>
  <w:style w:type="paragraph" w:customStyle="1" w:styleId="393">
    <w:name w:val="toc 815"/>
    <w:next w:val="1"/>
    <w:qFormat/>
    <w:uiPriority w:val="0"/>
    <w:pPr>
      <w:wordWrap w:val="0"/>
      <w:ind w:left="2975"/>
      <w:jc w:val="both"/>
    </w:pPr>
    <w:rPr>
      <w:rFonts w:ascii="Calibri" w:hAnsi="Calibri" w:eastAsia="宋体" w:cs="Times New Roman"/>
      <w:sz w:val="21"/>
      <w:lang w:val="en-US" w:eastAsia="zh-CN" w:bidi="ar-SA"/>
    </w:rPr>
  </w:style>
  <w:style w:type="paragraph" w:customStyle="1" w:styleId="394">
    <w:name w:val="xl99"/>
    <w:basedOn w:val="1"/>
    <w:next w:val="379"/>
    <w:qFormat/>
    <w:uiPriority w:val="0"/>
    <w:pPr>
      <w:widowControl/>
      <w:shd w:val="clear" w:color="000000" w:fill="FFFFFF"/>
      <w:spacing w:before="280" w:after="280"/>
    </w:pPr>
    <w:rPr>
      <w:rFonts w:ascii="宋体" w:hAnsi="Calibri"/>
      <w:kern w:val="0"/>
      <w:sz w:val="18"/>
      <w:szCs w:val="20"/>
    </w:rPr>
  </w:style>
  <w:style w:type="paragraph" w:customStyle="1" w:styleId="395">
    <w:name w:val="xl97"/>
    <w:basedOn w:val="1"/>
    <w:next w:val="267"/>
    <w:qFormat/>
    <w:uiPriority w:val="0"/>
    <w:pPr>
      <w:widowControl/>
      <w:shd w:val="clear" w:color="000000" w:fill="FFFFFF"/>
      <w:spacing w:before="280" w:after="280"/>
      <w:jc w:val="center"/>
    </w:pPr>
    <w:rPr>
      <w:rFonts w:ascii="宋体" w:hAnsi="Calibri"/>
      <w:kern w:val="0"/>
      <w:sz w:val="20"/>
      <w:szCs w:val="20"/>
    </w:rPr>
  </w:style>
  <w:style w:type="paragraph" w:customStyle="1" w:styleId="396">
    <w:name w:val="toc 612"/>
    <w:next w:val="1"/>
    <w:qFormat/>
    <w:uiPriority w:val="0"/>
    <w:pPr>
      <w:wordWrap w:val="0"/>
      <w:ind w:left="2125"/>
      <w:jc w:val="both"/>
    </w:pPr>
    <w:rPr>
      <w:rFonts w:ascii="Calibri" w:hAnsi="Calibri" w:eastAsia="宋体" w:cs="Times New Roman"/>
      <w:sz w:val="21"/>
      <w:lang w:val="en-US" w:eastAsia="zh-CN" w:bidi="ar-SA"/>
    </w:rPr>
  </w:style>
  <w:style w:type="paragraph" w:customStyle="1" w:styleId="397">
    <w:name w:val="toc 315"/>
    <w:next w:val="1"/>
    <w:qFormat/>
    <w:uiPriority w:val="0"/>
    <w:pPr>
      <w:wordWrap w:val="0"/>
      <w:ind w:left="850"/>
      <w:jc w:val="both"/>
    </w:pPr>
    <w:rPr>
      <w:rFonts w:ascii="Calibri" w:hAnsi="Calibri" w:eastAsia="宋体" w:cs="Times New Roman"/>
      <w:sz w:val="21"/>
      <w:lang w:val="en-US" w:eastAsia="zh-CN" w:bidi="ar-SA"/>
    </w:rPr>
  </w:style>
  <w:style w:type="paragraph" w:customStyle="1" w:styleId="398">
    <w:name w:val="TOC Heading15"/>
    <w:next w:val="1"/>
    <w:qFormat/>
    <w:uiPriority w:val="0"/>
    <w:pPr>
      <w:wordWrap w:val="0"/>
    </w:pPr>
    <w:rPr>
      <w:rFonts w:ascii="Calibri" w:hAnsi="Calibri" w:eastAsia="宋体" w:cs="Times New Roman"/>
      <w:sz w:val="32"/>
      <w:lang w:val="en-US" w:eastAsia="zh-CN" w:bidi="ar-SA"/>
    </w:rPr>
  </w:style>
  <w:style w:type="paragraph" w:customStyle="1" w:styleId="399">
    <w:name w:val="toc 915"/>
    <w:next w:val="1"/>
    <w:qFormat/>
    <w:uiPriority w:val="0"/>
    <w:pPr>
      <w:wordWrap w:val="0"/>
      <w:ind w:left="3400"/>
      <w:jc w:val="both"/>
    </w:pPr>
    <w:rPr>
      <w:rFonts w:ascii="Calibri" w:hAnsi="Calibri" w:eastAsia="宋体" w:cs="Times New Roman"/>
      <w:sz w:val="21"/>
      <w:lang w:val="en-US" w:eastAsia="zh-CN" w:bidi="ar-SA"/>
    </w:rPr>
  </w:style>
  <w:style w:type="paragraph" w:customStyle="1" w:styleId="400">
    <w:name w:val="toc 39"/>
    <w:next w:val="1"/>
    <w:qFormat/>
    <w:uiPriority w:val="0"/>
    <w:pPr>
      <w:wordWrap w:val="0"/>
      <w:ind w:left="850"/>
      <w:jc w:val="both"/>
    </w:pPr>
    <w:rPr>
      <w:rFonts w:ascii="Calibri" w:hAnsi="Calibri" w:eastAsia="宋体" w:cs="Times New Roman"/>
      <w:sz w:val="21"/>
      <w:lang w:val="en-US" w:eastAsia="zh-CN" w:bidi="ar-SA"/>
    </w:rPr>
  </w:style>
  <w:style w:type="paragraph" w:customStyle="1" w:styleId="401">
    <w:name w:val="toc 710"/>
    <w:next w:val="1"/>
    <w:qFormat/>
    <w:uiPriority w:val="0"/>
    <w:pPr>
      <w:wordWrap w:val="0"/>
      <w:ind w:left="2550"/>
      <w:jc w:val="both"/>
    </w:pPr>
    <w:rPr>
      <w:rFonts w:ascii="Calibri" w:hAnsi="Calibri" w:eastAsia="宋体" w:cs="Times New Roman"/>
      <w:sz w:val="21"/>
      <w:lang w:val="en-US" w:eastAsia="zh-CN" w:bidi="ar-SA"/>
    </w:rPr>
  </w:style>
  <w:style w:type="paragraph" w:customStyle="1" w:styleId="402">
    <w:name w:val="toc 12"/>
    <w:next w:val="1"/>
    <w:qFormat/>
    <w:uiPriority w:val="0"/>
    <w:pPr>
      <w:wordWrap w:val="0"/>
      <w:jc w:val="both"/>
    </w:pPr>
    <w:rPr>
      <w:rFonts w:ascii="Calibri" w:hAnsi="Calibri" w:eastAsia="宋体" w:cs="Times New Roman"/>
      <w:sz w:val="21"/>
      <w:lang w:val="en-US" w:eastAsia="zh-CN" w:bidi="ar-SA"/>
    </w:rPr>
  </w:style>
  <w:style w:type="paragraph" w:customStyle="1" w:styleId="403">
    <w:name w:val="xl95"/>
    <w:basedOn w:val="1"/>
    <w:next w:val="404"/>
    <w:qFormat/>
    <w:uiPriority w:val="0"/>
    <w:pPr>
      <w:widowControl/>
      <w:shd w:val="clear" w:color="000000" w:fill="FFFFFF"/>
      <w:spacing w:before="280" w:after="280"/>
    </w:pPr>
    <w:rPr>
      <w:rFonts w:ascii="宋体" w:hAnsi="Calibri"/>
      <w:kern w:val="0"/>
      <w:sz w:val="20"/>
      <w:szCs w:val="20"/>
    </w:rPr>
  </w:style>
  <w:style w:type="paragraph" w:customStyle="1" w:styleId="404">
    <w:name w:val="toc 415"/>
    <w:next w:val="1"/>
    <w:qFormat/>
    <w:uiPriority w:val="0"/>
    <w:pPr>
      <w:wordWrap w:val="0"/>
      <w:ind w:left="1275"/>
      <w:jc w:val="both"/>
    </w:pPr>
    <w:rPr>
      <w:rFonts w:ascii="Calibri" w:hAnsi="Calibri" w:eastAsia="宋体" w:cs="Times New Roman"/>
      <w:sz w:val="21"/>
      <w:lang w:val="en-US" w:eastAsia="zh-CN" w:bidi="ar-SA"/>
    </w:rPr>
  </w:style>
  <w:style w:type="paragraph" w:customStyle="1" w:styleId="405">
    <w:name w:val="toc 29"/>
    <w:next w:val="1"/>
    <w:qFormat/>
    <w:uiPriority w:val="0"/>
    <w:pPr>
      <w:wordWrap w:val="0"/>
      <w:ind w:left="425"/>
      <w:jc w:val="both"/>
    </w:pPr>
    <w:rPr>
      <w:rFonts w:ascii="Calibri" w:hAnsi="Calibri" w:eastAsia="宋体" w:cs="Times New Roman"/>
      <w:sz w:val="21"/>
      <w:lang w:val="en-US" w:eastAsia="zh-CN" w:bidi="ar-SA"/>
    </w:rPr>
  </w:style>
  <w:style w:type="paragraph" w:customStyle="1" w:styleId="406">
    <w:name w:val="xl67"/>
    <w:basedOn w:val="1"/>
    <w:next w:val="407"/>
    <w:qFormat/>
    <w:uiPriority w:val="0"/>
    <w:pPr>
      <w:widowControl/>
      <w:shd w:val="clear" w:color="000000" w:fill="FFFFFF"/>
      <w:spacing w:before="280" w:after="280"/>
      <w:jc w:val="center"/>
    </w:pPr>
    <w:rPr>
      <w:rFonts w:ascii="宋体" w:hAnsi="Calibri"/>
      <w:b/>
      <w:kern w:val="0"/>
      <w:sz w:val="20"/>
      <w:szCs w:val="20"/>
    </w:rPr>
  </w:style>
  <w:style w:type="paragraph" w:customStyle="1" w:styleId="407">
    <w:name w:val="toc 714"/>
    <w:next w:val="1"/>
    <w:qFormat/>
    <w:uiPriority w:val="0"/>
    <w:pPr>
      <w:wordWrap w:val="0"/>
      <w:ind w:left="2550"/>
      <w:jc w:val="both"/>
    </w:pPr>
    <w:rPr>
      <w:rFonts w:ascii="Calibri" w:hAnsi="Calibri" w:eastAsia="宋体" w:cs="Times New Roman"/>
      <w:sz w:val="21"/>
      <w:lang w:val="en-US" w:eastAsia="zh-CN" w:bidi="ar-SA"/>
    </w:rPr>
  </w:style>
  <w:style w:type="paragraph" w:customStyle="1" w:styleId="408">
    <w:name w:val="toc 21"/>
    <w:next w:val="1"/>
    <w:qFormat/>
    <w:uiPriority w:val="0"/>
    <w:pPr>
      <w:wordWrap w:val="0"/>
      <w:ind w:left="425"/>
      <w:jc w:val="both"/>
    </w:pPr>
    <w:rPr>
      <w:rFonts w:ascii="Calibri" w:hAnsi="Calibri" w:eastAsia="宋体" w:cs="Times New Roman"/>
      <w:sz w:val="21"/>
      <w:lang w:val="en-US" w:eastAsia="zh-CN" w:bidi="ar-SA"/>
    </w:rPr>
  </w:style>
  <w:style w:type="paragraph" w:customStyle="1" w:styleId="409">
    <w:name w:val="正文 A"/>
    <w:next w:val="326"/>
    <w:qFormat/>
    <w:uiPriority w:val="0"/>
    <w:rPr>
      <w:rFonts w:ascii="Arial" w:hAnsi="Calibri" w:eastAsia="Arial Unicode MS" w:cs="Times New Roman"/>
      <w:color w:val="000000"/>
      <w:sz w:val="21"/>
      <w:lang w:val="en-US" w:eastAsia="zh-CN" w:bidi="ar-SA"/>
    </w:rPr>
  </w:style>
  <w:style w:type="paragraph" w:customStyle="1" w:styleId="410">
    <w:name w:val="toc 68"/>
    <w:next w:val="1"/>
    <w:qFormat/>
    <w:uiPriority w:val="0"/>
    <w:pPr>
      <w:wordWrap w:val="0"/>
      <w:ind w:left="2125"/>
      <w:jc w:val="both"/>
    </w:pPr>
    <w:rPr>
      <w:rFonts w:ascii="Calibri" w:hAnsi="Calibri" w:eastAsia="宋体" w:cs="Times New Roman"/>
      <w:sz w:val="21"/>
      <w:lang w:val="en-US" w:eastAsia="zh-CN" w:bidi="ar-SA"/>
    </w:rPr>
  </w:style>
  <w:style w:type="paragraph" w:customStyle="1" w:styleId="411">
    <w:name w:val="toc 58"/>
    <w:next w:val="1"/>
    <w:qFormat/>
    <w:uiPriority w:val="0"/>
    <w:pPr>
      <w:wordWrap w:val="0"/>
      <w:ind w:left="1700"/>
      <w:jc w:val="both"/>
    </w:pPr>
    <w:rPr>
      <w:rFonts w:ascii="Calibri" w:hAnsi="Calibri" w:eastAsia="宋体" w:cs="Times New Roman"/>
      <w:sz w:val="21"/>
      <w:lang w:val="en-US" w:eastAsia="zh-CN" w:bidi="ar-SA"/>
    </w:rPr>
  </w:style>
  <w:style w:type="paragraph" w:customStyle="1" w:styleId="412">
    <w:name w:val="xl88"/>
    <w:basedOn w:val="1"/>
    <w:next w:val="398"/>
    <w:qFormat/>
    <w:uiPriority w:val="0"/>
    <w:pPr>
      <w:widowControl/>
      <w:shd w:val="clear" w:color="000000" w:fill="FFFFFF"/>
      <w:spacing w:before="280" w:after="280"/>
      <w:jc w:val="center"/>
    </w:pPr>
    <w:rPr>
      <w:rFonts w:ascii="宋体" w:hAnsi="Calibri"/>
      <w:kern w:val="0"/>
      <w:sz w:val="20"/>
      <w:szCs w:val="20"/>
    </w:rPr>
  </w:style>
  <w:style w:type="paragraph" w:customStyle="1" w:styleId="413">
    <w:name w:val="toc 71"/>
    <w:next w:val="1"/>
    <w:qFormat/>
    <w:uiPriority w:val="0"/>
    <w:pPr>
      <w:wordWrap w:val="0"/>
      <w:ind w:left="2550"/>
      <w:jc w:val="both"/>
    </w:pPr>
    <w:rPr>
      <w:rFonts w:ascii="Calibri" w:hAnsi="Calibri" w:eastAsia="宋体" w:cs="Times New Roman"/>
      <w:sz w:val="21"/>
      <w:lang w:val="en-US" w:eastAsia="zh-CN" w:bidi="ar-SA"/>
    </w:rPr>
  </w:style>
  <w:style w:type="paragraph" w:customStyle="1" w:styleId="414">
    <w:name w:val="xl100"/>
    <w:basedOn w:val="1"/>
    <w:next w:val="415"/>
    <w:qFormat/>
    <w:uiPriority w:val="0"/>
    <w:pPr>
      <w:widowControl/>
      <w:shd w:val="clear" w:color="000000" w:fill="FFFFFF"/>
      <w:spacing w:before="280" w:after="280"/>
    </w:pPr>
    <w:rPr>
      <w:rFonts w:ascii="宋体" w:hAnsi="Calibri"/>
      <w:kern w:val="0"/>
      <w:sz w:val="20"/>
      <w:szCs w:val="20"/>
    </w:rPr>
  </w:style>
  <w:style w:type="paragraph" w:customStyle="1" w:styleId="415">
    <w:name w:val="toc 510"/>
    <w:next w:val="1"/>
    <w:qFormat/>
    <w:uiPriority w:val="0"/>
    <w:pPr>
      <w:wordWrap w:val="0"/>
      <w:ind w:left="1700"/>
      <w:jc w:val="both"/>
    </w:pPr>
    <w:rPr>
      <w:rFonts w:ascii="Calibri" w:hAnsi="Calibri" w:eastAsia="宋体" w:cs="Times New Roman"/>
      <w:sz w:val="21"/>
      <w:lang w:val="en-US" w:eastAsia="zh-CN" w:bidi="ar-SA"/>
    </w:rPr>
  </w:style>
  <w:style w:type="paragraph" w:customStyle="1" w:styleId="416">
    <w:name w:val="toc 314"/>
    <w:next w:val="1"/>
    <w:qFormat/>
    <w:uiPriority w:val="0"/>
    <w:pPr>
      <w:wordWrap w:val="0"/>
      <w:ind w:left="850"/>
      <w:jc w:val="both"/>
    </w:pPr>
    <w:rPr>
      <w:rFonts w:ascii="Calibri" w:hAnsi="Calibri" w:eastAsia="宋体" w:cs="Times New Roman"/>
      <w:sz w:val="21"/>
      <w:lang w:val="en-US" w:eastAsia="zh-CN" w:bidi="ar-SA"/>
    </w:rPr>
  </w:style>
  <w:style w:type="paragraph" w:customStyle="1" w:styleId="417">
    <w:name w:val="xl114"/>
    <w:basedOn w:val="1"/>
    <w:next w:val="269"/>
    <w:qFormat/>
    <w:uiPriority w:val="0"/>
    <w:pPr>
      <w:widowControl/>
      <w:shd w:val="clear" w:color="000000" w:fill="FFFFFF"/>
      <w:spacing w:before="280" w:after="280"/>
      <w:jc w:val="center"/>
    </w:pPr>
    <w:rPr>
      <w:rFonts w:ascii="宋体" w:hAnsi="Calibri"/>
      <w:b/>
      <w:kern w:val="0"/>
      <w:sz w:val="20"/>
      <w:szCs w:val="20"/>
    </w:rPr>
  </w:style>
  <w:style w:type="paragraph" w:customStyle="1" w:styleId="418">
    <w:name w:val="xl107"/>
    <w:basedOn w:val="1"/>
    <w:next w:val="419"/>
    <w:qFormat/>
    <w:uiPriority w:val="0"/>
    <w:pPr>
      <w:widowControl/>
      <w:shd w:val="clear" w:color="000000" w:fill="FFFFFF"/>
      <w:spacing w:before="280" w:after="280"/>
    </w:pPr>
    <w:rPr>
      <w:rFonts w:ascii="宋体" w:hAnsi="Calibri"/>
      <w:kern w:val="0"/>
      <w:sz w:val="20"/>
      <w:szCs w:val="20"/>
    </w:rPr>
  </w:style>
  <w:style w:type="paragraph" w:customStyle="1" w:styleId="419">
    <w:name w:val="toc 610"/>
    <w:next w:val="1"/>
    <w:qFormat/>
    <w:uiPriority w:val="0"/>
    <w:pPr>
      <w:wordWrap w:val="0"/>
      <w:ind w:left="2125"/>
      <w:jc w:val="both"/>
    </w:pPr>
    <w:rPr>
      <w:rFonts w:ascii="Calibri" w:hAnsi="Calibri" w:eastAsia="宋体" w:cs="Times New Roman"/>
      <w:sz w:val="21"/>
      <w:lang w:val="en-US" w:eastAsia="zh-CN" w:bidi="ar-SA"/>
    </w:rPr>
  </w:style>
  <w:style w:type="paragraph" w:customStyle="1" w:styleId="420">
    <w:name w:val="toc 22"/>
    <w:next w:val="1"/>
    <w:qFormat/>
    <w:uiPriority w:val="0"/>
    <w:pPr>
      <w:wordWrap w:val="0"/>
      <w:ind w:left="425"/>
      <w:jc w:val="both"/>
    </w:pPr>
    <w:rPr>
      <w:rFonts w:ascii="Calibri" w:hAnsi="Calibri" w:eastAsia="宋体" w:cs="Times New Roman"/>
      <w:sz w:val="21"/>
      <w:lang w:val="en-US" w:eastAsia="zh-CN" w:bidi="ar-SA"/>
    </w:rPr>
  </w:style>
  <w:style w:type="paragraph" w:customStyle="1" w:styleId="421">
    <w:name w:val="xl90"/>
    <w:basedOn w:val="1"/>
    <w:next w:val="223"/>
    <w:qFormat/>
    <w:uiPriority w:val="0"/>
    <w:pPr>
      <w:widowControl/>
      <w:shd w:val="clear" w:color="000000" w:fill="FFFFFF"/>
      <w:spacing w:before="280" w:after="280"/>
    </w:pPr>
    <w:rPr>
      <w:rFonts w:ascii="宋体" w:hAnsi="Calibri"/>
      <w:kern w:val="0"/>
      <w:sz w:val="18"/>
      <w:szCs w:val="20"/>
    </w:rPr>
  </w:style>
  <w:style w:type="paragraph" w:customStyle="1" w:styleId="422">
    <w:name w:val="toc 616"/>
    <w:next w:val="1"/>
    <w:qFormat/>
    <w:uiPriority w:val="0"/>
    <w:pPr>
      <w:wordWrap w:val="0"/>
      <w:ind w:left="2125"/>
      <w:jc w:val="both"/>
    </w:pPr>
    <w:rPr>
      <w:rFonts w:ascii="Calibri" w:hAnsi="Calibri" w:eastAsia="宋体" w:cs="Times New Roman"/>
      <w:sz w:val="21"/>
      <w:lang w:val="en-US" w:eastAsia="zh-CN" w:bidi="ar-SA"/>
    </w:rPr>
  </w:style>
  <w:style w:type="paragraph" w:customStyle="1" w:styleId="423">
    <w:name w:val="toc 96"/>
    <w:next w:val="1"/>
    <w:qFormat/>
    <w:uiPriority w:val="0"/>
    <w:pPr>
      <w:wordWrap w:val="0"/>
      <w:ind w:left="3400"/>
      <w:jc w:val="both"/>
    </w:pPr>
    <w:rPr>
      <w:rFonts w:ascii="Calibri" w:hAnsi="Calibri" w:eastAsia="宋体" w:cs="Times New Roman"/>
      <w:sz w:val="21"/>
      <w:lang w:val="en-US" w:eastAsia="zh-CN" w:bidi="ar-SA"/>
    </w:rPr>
  </w:style>
  <w:style w:type="paragraph" w:customStyle="1" w:styleId="424">
    <w:name w:val="toc 42"/>
    <w:next w:val="1"/>
    <w:qFormat/>
    <w:uiPriority w:val="0"/>
    <w:pPr>
      <w:wordWrap w:val="0"/>
      <w:ind w:left="1275"/>
      <w:jc w:val="both"/>
    </w:pPr>
    <w:rPr>
      <w:rFonts w:ascii="Calibri" w:hAnsi="Calibri" w:eastAsia="宋体" w:cs="Times New Roman"/>
      <w:sz w:val="21"/>
      <w:lang w:val="en-US" w:eastAsia="zh-CN" w:bidi="ar-SA"/>
    </w:rPr>
  </w:style>
  <w:style w:type="paragraph" w:customStyle="1" w:styleId="425">
    <w:name w:val="xl117"/>
    <w:basedOn w:val="1"/>
    <w:next w:val="322"/>
    <w:qFormat/>
    <w:uiPriority w:val="0"/>
    <w:pPr>
      <w:widowControl/>
      <w:shd w:val="clear" w:color="000000" w:fill="FFFFFF"/>
      <w:spacing w:before="280" w:after="280"/>
      <w:jc w:val="center"/>
    </w:pPr>
    <w:rPr>
      <w:rFonts w:ascii="Arial Narrow" w:hAnsi="Calibri"/>
      <w:kern w:val="0"/>
      <w:sz w:val="24"/>
      <w:szCs w:val="20"/>
    </w:rPr>
  </w:style>
  <w:style w:type="paragraph" w:customStyle="1" w:styleId="426">
    <w:name w:val="p15"/>
    <w:basedOn w:val="1"/>
    <w:next w:val="247"/>
    <w:qFormat/>
    <w:uiPriority w:val="0"/>
    <w:pPr>
      <w:widowControl/>
      <w:ind w:firstLine="420"/>
    </w:pPr>
    <w:rPr>
      <w:rFonts w:hAnsi="Calibri"/>
      <w:kern w:val="0"/>
      <w:szCs w:val="20"/>
    </w:rPr>
  </w:style>
  <w:style w:type="paragraph" w:customStyle="1" w:styleId="427">
    <w:name w:val="xl87"/>
    <w:basedOn w:val="1"/>
    <w:next w:val="428"/>
    <w:qFormat/>
    <w:uiPriority w:val="0"/>
    <w:pPr>
      <w:widowControl/>
      <w:shd w:val="clear" w:color="000000" w:fill="FFFFFF"/>
      <w:spacing w:before="280" w:after="280"/>
    </w:pPr>
    <w:rPr>
      <w:rFonts w:ascii="Arial" w:hAnsi="Calibri"/>
      <w:kern w:val="0"/>
      <w:sz w:val="18"/>
      <w:szCs w:val="20"/>
    </w:rPr>
  </w:style>
  <w:style w:type="paragraph" w:customStyle="1" w:styleId="428">
    <w:name w:val="toc 98"/>
    <w:next w:val="1"/>
    <w:qFormat/>
    <w:uiPriority w:val="0"/>
    <w:pPr>
      <w:wordWrap w:val="0"/>
      <w:ind w:left="3400"/>
      <w:jc w:val="both"/>
    </w:pPr>
    <w:rPr>
      <w:rFonts w:ascii="Calibri" w:hAnsi="Calibri" w:eastAsia="宋体" w:cs="Times New Roman"/>
      <w:sz w:val="21"/>
      <w:lang w:val="en-US" w:eastAsia="zh-CN" w:bidi="ar-SA"/>
    </w:rPr>
  </w:style>
  <w:style w:type="paragraph" w:customStyle="1" w:styleId="429">
    <w:name w:val="列出段落7"/>
    <w:basedOn w:val="1"/>
    <w:next w:val="411"/>
    <w:qFormat/>
    <w:uiPriority w:val="0"/>
    <w:pPr>
      <w:ind w:firstLine="420"/>
    </w:pPr>
    <w:rPr>
      <w:rFonts w:hAnsi="Calibri"/>
      <w:kern w:val="0"/>
      <w:szCs w:val="20"/>
    </w:rPr>
  </w:style>
  <w:style w:type="paragraph" w:customStyle="1" w:styleId="430">
    <w:name w:val="xl78"/>
    <w:basedOn w:val="1"/>
    <w:next w:val="401"/>
    <w:qFormat/>
    <w:uiPriority w:val="0"/>
    <w:pPr>
      <w:widowControl/>
      <w:shd w:val="clear" w:color="000000" w:fill="FFFFFF"/>
      <w:spacing w:before="280" w:after="280"/>
    </w:pPr>
    <w:rPr>
      <w:rFonts w:ascii="宋体" w:hAnsi="Calibri"/>
      <w:b/>
      <w:kern w:val="0"/>
      <w:sz w:val="20"/>
      <w:szCs w:val="20"/>
    </w:rPr>
  </w:style>
  <w:style w:type="paragraph" w:customStyle="1" w:styleId="431">
    <w:name w:val="toc 516"/>
    <w:next w:val="1"/>
    <w:qFormat/>
    <w:uiPriority w:val="0"/>
    <w:pPr>
      <w:wordWrap w:val="0"/>
      <w:ind w:left="1700"/>
      <w:jc w:val="both"/>
    </w:pPr>
    <w:rPr>
      <w:rFonts w:ascii="Calibri" w:hAnsi="Calibri" w:eastAsia="宋体" w:cs="Times New Roman"/>
      <w:sz w:val="21"/>
      <w:lang w:val="en-US" w:eastAsia="zh-CN" w:bidi="ar-SA"/>
    </w:rPr>
  </w:style>
  <w:style w:type="paragraph" w:customStyle="1" w:styleId="432">
    <w:name w:val="xl89"/>
    <w:basedOn w:val="1"/>
    <w:next w:val="366"/>
    <w:qFormat/>
    <w:uiPriority w:val="0"/>
    <w:pPr>
      <w:widowControl/>
      <w:shd w:val="clear" w:color="000000" w:fill="FFFFFF"/>
      <w:spacing w:before="280" w:after="280"/>
    </w:pPr>
    <w:rPr>
      <w:rFonts w:ascii="宋体" w:hAnsi="Calibri"/>
      <w:kern w:val="0"/>
      <w:sz w:val="20"/>
      <w:szCs w:val="20"/>
    </w:rPr>
  </w:style>
  <w:style w:type="paragraph" w:customStyle="1" w:styleId="433">
    <w:name w:val="toc 910"/>
    <w:next w:val="1"/>
    <w:qFormat/>
    <w:uiPriority w:val="0"/>
    <w:pPr>
      <w:wordWrap w:val="0"/>
      <w:ind w:left="3400"/>
      <w:jc w:val="both"/>
    </w:pPr>
    <w:rPr>
      <w:rFonts w:ascii="Calibri" w:hAnsi="Calibri" w:eastAsia="宋体" w:cs="Times New Roman"/>
      <w:sz w:val="21"/>
      <w:lang w:val="en-US" w:eastAsia="zh-CN" w:bidi="ar-SA"/>
    </w:rPr>
  </w:style>
  <w:style w:type="paragraph" w:customStyle="1" w:styleId="434">
    <w:name w:val="toc 34"/>
    <w:next w:val="1"/>
    <w:qFormat/>
    <w:uiPriority w:val="0"/>
    <w:pPr>
      <w:wordWrap w:val="0"/>
      <w:ind w:left="850"/>
      <w:jc w:val="both"/>
    </w:pPr>
    <w:rPr>
      <w:rFonts w:ascii="Calibri" w:hAnsi="Calibri" w:eastAsia="宋体" w:cs="Times New Roman"/>
      <w:sz w:val="21"/>
      <w:lang w:val="en-US" w:eastAsia="zh-CN" w:bidi="ar-SA"/>
    </w:rPr>
  </w:style>
  <w:style w:type="paragraph" w:customStyle="1" w:styleId="435">
    <w:name w:val="toc 816"/>
    <w:next w:val="1"/>
    <w:qFormat/>
    <w:uiPriority w:val="0"/>
    <w:pPr>
      <w:wordWrap w:val="0"/>
      <w:ind w:left="2975"/>
      <w:jc w:val="both"/>
    </w:pPr>
    <w:rPr>
      <w:rFonts w:ascii="Calibri" w:hAnsi="Calibri" w:eastAsia="宋体" w:cs="Times New Roman"/>
      <w:sz w:val="21"/>
      <w:lang w:val="en-US" w:eastAsia="zh-CN" w:bidi="ar-SA"/>
    </w:rPr>
  </w:style>
  <w:style w:type="paragraph" w:customStyle="1" w:styleId="436">
    <w:name w:val="toc 43"/>
    <w:next w:val="1"/>
    <w:qFormat/>
    <w:uiPriority w:val="0"/>
    <w:pPr>
      <w:wordWrap w:val="0"/>
      <w:ind w:left="1275"/>
      <w:jc w:val="both"/>
    </w:pPr>
    <w:rPr>
      <w:rFonts w:ascii="Calibri" w:hAnsi="Calibri" w:eastAsia="宋体" w:cs="Times New Roman"/>
      <w:sz w:val="21"/>
      <w:lang w:val="en-US" w:eastAsia="zh-CN" w:bidi="ar-SA"/>
    </w:rPr>
  </w:style>
  <w:style w:type="paragraph" w:customStyle="1" w:styleId="437">
    <w:name w:val="toc 16"/>
    <w:next w:val="1"/>
    <w:qFormat/>
    <w:uiPriority w:val="0"/>
    <w:pPr>
      <w:wordWrap w:val="0"/>
      <w:jc w:val="both"/>
    </w:pPr>
    <w:rPr>
      <w:rFonts w:ascii="Calibri" w:hAnsi="Calibri" w:eastAsia="宋体" w:cs="Times New Roman"/>
      <w:sz w:val="21"/>
      <w:lang w:val="en-US" w:eastAsia="zh-CN" w:bidi="ar-SA"/>
    </w:rPr>
  </w:style>
  <w:style w:type="paragraph" w:styleId="438">
    <w:name w:val="Quote"/>
    <w:next w:val="1"/>
    <w:link w:val="439"/>
    <w:qFormat/>
    <w:uiPriority w:val="0"/>
    <w:pPr>
      <w:wordWrap w:val="0"/>
      <w:spacing w:before="200" w:after="160"/>
      <w:ind w:left="864" w:right="864"/>
      <w:jc w:val="center"/>
    </w:pPr>
    <w:rPr>
      <w:rFonts w:ascii="Calibri" w:hAnsi="Calibri" w:eastAsia="宋体" w:cs="Times New Roman"/>
      <w:i/>
      <w:sz w:val="21"/>
      <w:lang w:val="en-US" w:eastAsia="zh-CN" w:bidi="ar-SA"/>
    </w:rPr>
  </w:style>
  <w:style w:type="character" w:customStyle="1" w:styleId="439">
    <w:name w:val="引用 字符"/>
    <w:basedOn w:val="46"/>
    <w:link w:val="438"/>
    <w:qFormat/>
    <w:uiPriority w:val="0"/>
    <w:rPr>
      <w:rFonts w:ascii="Calibri" w:hAnsi="Calibri"/>
      <w:i/>
      <w:sz w:val="21"/>
    </w:rPr>
  </w:style>
  <w:style w:type="paragraph" w:customStyle="1" w:styleId="440">
    <w:name w:val="toc 114"/>
    <w:next w:val="1"/>
    <w:qFormat/>
    <w:uiPriority w:val="0"/>
    <w:pPr>
      <w:wordWrap w:val="0"/>
      <w:jc w:val="both"/>
    </w:pPr>
    <w:rPr>
      <w:rFonts w:ascii="Calibri" w:hAnsi="Calibri" w:eastAsia="宋体" w:cs="Times New Roman"/>
      <w:sz w:val="21"/>
      <w:lang w:val="en-US" w:eastAsia="zh-CN" w:bidi="ar-SA"/>
    </w:rPr>
  </w:style>
  <w:style w:type="paragraph" w:customStyle="1" w:styleId="441">
    <w:name w:val="xl119"/>
    <w:basedOn w:val="1"/>
    <w:next w:val="416"/>
    <w:qFormat/>
    <w:uiPriority w:val="0"/>
    <w:pPr>
      <w:widowControl/>
      <w:shd w:val="clear" w:color="000000" w:fill="FFFFFF"/>
      <w:spacing w:before="280" w:after="280"/>
      <w:jc w:val="center"/>
    </w:pPr>
    <w:rPr>
      <w:rFonts w:ascii="宋体" w:hAnsi="Calibri"/>
      <w:b/>
      <w:kern w:val="0"/>
      <w:sz w:val="20"/>
      <w:szCs w:val="20"/>
    </w:rPr>
  </w:style>
  <w:style w:type="paragraph" w:customStyle="1" w:styleId="442">
    <w:name w:val="toc 37"/>
    <w:next w:val="1"/>
    <w:qFormat/>
    <w:uiPriority w:val="0"/>
    <w:pPr>
      <w:wordWrap w:val="0"/>
      <w:ind w:left="850"/>
      <w:jc w:val="both"/>
    </w:pPr>
    <w:rPr>
      <w:rFonts w:ascii="Calibri" w:hAnsi="Calibri" w:eastAsia="宋体" w:cs="Times New Roman"/>
      <w:sz w:val="21"/>
      <w:lang w:val="en-US" w:eastAsia="zh-CN" w:bidi="ar-SA"/>
    </w:rPr>
  </w:style>
  <w:style w:type="paragraph" w:customStyle="1" w:styleId="443">
    <w:name w:val="xl109"/>
    <w:basedOn w:val="1"/>
    <w:next w:val="389"/>
    <w:qFormat/>
    <w:uiPriority w:val="0"/>
    <w:pPr>
      <w:widowControl/>
      <w:shd w:val="clear" w:color="000000" w:fill="FFFFFF"/>
      <w:spacing w:before="280" w:after="280"/>
    </w:pPr>
    <w:rPr>
      <w:rFonts w:ascii="宋体" w:hAnsi="Calibri"/>
      <w:kern w:val="0"/>
      <w:sz w:val="20"/>
      <w:szCs w:val="20"/>
    </w:rPr>
  </w:style>
  <w:style w:type="paragraph" w:customStyle="1" w:styleId="444">
    <w:name w:val="toc 215"/>
    <w:next w:val="1"/>
    <w:qFormat/>
    <w:uiPriority w:val="0"/>
    <w:pPr>
      <w:wordWrap w:val="0"/>
      <w:ind w:left="425"/>
      <w:jc w:val="both"/>
    </w:pPr>
    <w:rPr>
      <w:rFonts w:ascii="Calibri" w:hAnsi="Calibri" w:eastAsia="宋体" w:cs="Times New Roman"/>
      <w:sz w:val="21"/>
      <w:lang w:val="en-US" w:eastAsia="zh-CN" w:bidi="ar-SA"/>
    </w:rPr>
  </w:style>
  <w:style w:type="paragraph" w:customStyle="1" w:styleId="445">
    <w:name w:val="xl76"/>
    <w:basedOn w:val="1"/>
    <w:next w:val="397"/>
    <w:qFormat/>
    <w:uiPriority w:val="0"/>
    <w:pPr>
      <w:widowControl/>
      <w:shd w:val="clear" w:color="000000" w:fill="FFFFFF"/>
      <w:spacing w:before="280" w:after="280"/>
      <w:jc w:val="center"/>
    </w:pPr>
    <w:rPr>
      <w:rFonts w:ascii="宋体" w:hAnsi="Calibri"/>
      <w:b/>
      <w:kern w:val="0"/>
      <w:sz w:val="20"/>
      <w:szCs w:val="20"/>
    </w:rPr>
  </w:style>
  <w:style w:type="paragraph" w:customStyle="1" w:styleId="446">
    <w:name w:val="toc 92"/>
    <w:next w:val="1"/>
    <w:qFormat/>
    <w:uiPriority w:val="0"/>
    <w:pPr>
      <w:wordWrap w:val="0"/>
      <w:ind w:left="3400"/>
      <w:jc w:val="both"/>
    </w:pPr>
    <w:rPr>
      <w:rFonts w:ascii="Calibri" w:hAnsi="Calibri" w:eastAsia="宋体" w:cs="Times New Roman"/>
      <w:sz w:val="21"/>
      <w:lang w:val="en-US" w:eastAsia="zh-CN" w:bidi="ar-SA"/>
    </w:rPr>
  </w:style>
  <w:style w:type="paragraph" w:customStyle="1" w:styleId="447">
    <w:name w:val="toc 216"/>
    <w:next w:val="1"/>
    <w:qFormat/>
    <w:uiPriority w:val="0"/>
    <w:pPr>
      <w:wordWrap w:val="0"/>
      <w:ind w:left="425"/>
      <w:jc w:val="both"/>
    </w:pPr>
    <w:rPr>
      <w:rFonts w:ascii="Calibri" w:hAnsi="Calibri" w:eastAsia="宋体" w:cs="Times New Roman"/>
      <w:sz w:val="21"/>
      <w:lang w:val="en-US" w:eastAsia="zh-CN" w:bidi="ar-SA"/>
    </w:rPr>
  </w:style>
  <w:style w:type="paragraph" w:customStyle="1" w:styleId="448">
    <w:name w:val="xl70"/>
    <w:basedOn w:val="1"/>
    <w:next w:val="374"/>
    <w:qFormat/>
    <w:uiPriority w:val="0"/>
    <w:pPr>
      <w:widowControl/>
      <w:shd w:val="clear" w:color="000000" w:fill="FFFFFF"/>
      <w:spacing w:before="280" w:after="280"/>
    </w:pPr>
    <w:rPr>
      <w:rFonts w:ascii="宋体" w:hAnsi="Calibri"/>
      <w:kern w:val="0"/>
      <w:sz w:val="20"/>
      <w:szCs w:val="20"/>
    </w:rPr>
  </w:style>
  <w:style w:type="paragraph" w:customStyle="1" w:styleId="449">
    <w:name w:val="toc 33"/>
    <w:next w:val="1"/>
    <w:qFormat/>
    <w:uiPriority w:val="0"/>
    <w:pPr>
      <w:wordWrap w:val="0"/>
      <w:ind w:left="850"/>
      <w:jc w:val="both"/>
    </w:pPr>
    <w:rPr>
      <w:rFonts w:ascii="Calibri" w:hAnsi="Calibri" w:eastAsia="宋体" w:cs="Times New Roman"/>
      <w:sz w:val="21"/>
      <w:lang w:val="en-US" w:eastAsia="zh-CN" w:bidi="ar-SA"/>
    </w:rPr>
  </w:style>
  <w:style w:type="paragraph" w:customStyle="1" w:styleId="450">
    <w:name w:val="toc 61"/>
    <w:next w:val="1"/>
    <w:qFormat/>
    <w:uiPriority w:val="0"/>
    <w:pPr>
      <w:wordWrap w:val="0"/>
      <w:ind w:left="2125"/>
      <w:jc w:val="both"/>
    </w:pPr>
    <w:rPr>
      <w:rFonts w:ascii="Calibri" w:hAnsi="Calibri" w:eastAsia="宋体" w:cs="Times New Roman"/>
      <w:sz w:val="21"/>
      <w:lang w:val="en-US" w:eastAsia="zh-CN" w:bidi="ar-SA"/>
    </w:rPr>
  </w:style>
  <w:style w:type="paragraph" w:customStyle="1" w:styleId="451">
    <w:name w:val="xl98"/>
    <w:basedOn w:val="1"/>
    <w:next w:val="392"/>
    <w:qFormat/>
    <w:uiPriority w:val="0"/>
    <w:pPr>
      <w:widowControl/>
      <w:shd w:val="clear" w:color="000000" w:fill="FFFFFF"/>
      <w:spacing w:before="280" w:after="280"/>
      <w:jc w:val="center"/>
    </w:pPr>
    <w:rPr>
      <w:rFonts w:ascii="宋体" w:hAnsi="Calibri"/>
      <w:kern w:val="0"/>
      <w:sz w:val="20"/>
      <w:szCs w:val="20"/>
    </w:rPr>
  </w:style>
  <w:style w:type="paragraph" w:customStyle="1" w:styleId="452">
    <w:name w:val="toc 26"/>
    <w:next w:val="1"/>
    <w:qFormat/>
    <w:uiPriority w:val="0"/>
    <w:pPr>
      <w:wordWrap w:val="0"/>
      <w:ind w:left="425"/>
      <w:jc w:val="both"/>
    </w:pPr>
    <w:rPr>
      <w:rFonts w:ascii="Calibri" w:hAnsi="Calibri" w:eastAsia="宋体" w:cs="Times New Roman"/>
      <w:sz w:val="21"/>
      <w:lang w:val="en-US" w:eastAsia="zh-CN" w:bidi="ar-SA"/>
    </w:rPr>
  </w:style>
  <w:style w:type="paragraph" w:customStyle="1" w:styleId="453">
    <w:name w:val="toc 13"/>
    <w:next w:val="1"/>
    <w:qFormat/>
    <w:uiPriority w:val="0"/>
    <w:pPr>
      <w:wordWrap w:val="0"/>
      <w:jc w:val="both"/>
    </w:pPr>
    <w:rPr>
      <w:rFonts w:ascii="Calibri" w:hAnsi="Calibri" w:eastAsia="宋体" w:cs="Times New Roman"/>
      <w:sz w:val="21"/>
      <w:lang w:val="en-US" w:eastAsia="zh-CN" w:bidi="ar-SA"/>
    </w:rPr>
  </w:style>
  <w:style w:type="paragraph" w:customStyle="1" w:styleId="454">
    <w:name w:val="目录 51"/>
    <w:next w:val="1"/>
    <w:qFormat/>
    <w:uiPriority w:val="0"/>
    <w:pPr>
      <w:wordWrap w:val="0"/>
      <w:ind w:left="1700"/>
      <w:jc w:val="both"/>
    </w:pPr>
    <w:rPr>
      <w:rFonts w:ascii="Calibri" w:hAnsi="Calibri" w:eastAsia="宋体" w:cs="Times New Roman"/>
      <w:sz w:val="21"/>
      <w:lang w:val="en-US" w:eastAsia="zh-CN" w:bidi="ar-SA"/>
    </w:rPr>
  </w:style>
  <w:style w:type="paragraph" w:customStyle="1" w:styleId="455">
    <w:name w:val="xl101"/>
    <w:basedOn w:val="1"/>
    <w:next w:val="423"/>
    <w:qFormat/>
    <w:uiPriority w:val="0"/>
    <w:pPr>
      <w:widowControl/>
      <w:spacing w:before="280" w:after="280"/>
    </w:pPr>
    <w:rPr>
      <w:rFonts w:ascii="宋体" w:hAnsi="Calibri"/>
      <w:kern w:val="0"/>
      <w:sz w:val="20"/>
      <w:szCs w:val="20"/>
    </w:rPr>
  </w:style>
  <w:style w:type="paragraph" w:customStyle="1" w:styleId="456">
    <w:name w:val="toc 75"/>
    <w:next w:val="1"/>
    <w:qFormat/>
    <w:uiPriority w:val="0"/>
    <w:pPr>
      <w:wordWrap w:val="0"/>
      <w:ind w:left="2550"/>
      <w:jc w:val="both"/>
    </w:pPr>
    <w:rPr>
      <w:rFonts w:ascii="Calibri" w:hAnsi="Calibri" w:eastAsia="宋体" w:cs="Times New Roman"/>
      <w:sz w:val="21"/>
      <w:lang w:val="en-US" w:eastAsia="zh-CN" w:bidi="ar-SA"/>
    </w:rPr>
  </w:style>
  <w:style w:type="paragraph" w:customStyle="1" w:styleId="457">
    <w:name w:val="toc 715"/>
    <w:next w:val="1"/>
    <w:qFormat/>
    <w:uiPriority w:val="0"/>
    <w:pPr>
      <w:wordWrap w:val="0"/>
      <w:ind w:left="2550"/>
      <w:jc w:val="both"/>
    </w:pPr>
    <w:rPr>
      <w:rFonts w:ascii="Calibri" w:hAnsi="Calibri" w:eastAsia="宋体" w:cs="Times New Roman"/>
      <w:sz w:val="21"/>
      <w:lang w:val="en-US" w:eastAsia="zh-CN" w:bidi="ar-SA"/>
    </w:rPr>
  </w:style>
  <w:style w:type="paragraph" w:styleId="458">
    <w:name w:val="Intense Quote"/>
    <w:next w:val="1"/>
    <w:link w:val="459"/>
    <w:qFormat/>
    <w:uiPriority w:val="0"/>
    <w:pPr>
      <w:wordWrap w:val="0"/>
      <w:spacing w:before="360" w:after="360"/>
      <w:ind w:left="950" w:right="950"/>
      <w:jc w:val="center"/>
    </w:pPr>
    <w:rPr>
      <w:rFonts w:ascii="Calibri" w:hAnsi="Calibri" w:eastAsia="宋体" w:cs="Times New Roman"/>
      <w:i/>
      <w:sz w:val="21"/>
      <w:lang w:val="en-US" w:eastAsia="zh-CN" w:bidi="ar-SA"/>
    </w:rPr>
  </w:style>
  <w:style w:type="character" w:customStyle="1" w:styleId="459">
    <w:name w:val="明显引用 字符"/>
    <w:basedOn w:val="46"/>
    <w:link w:val="458"/>
    <w:qFormat/>
    <w:uiPriority w:val="0"/>
    <w:rPr>
      <w:rFonts w:ascii="Calibri" w:hAnsi="Calibri"/>
      <w:i/>
      <w:sz w:val="21"/>
    </w:rPr>
  </w:style>
  <w:style w:type="paragraph" w:customStyle="1" w:styleId="460">
    <w:name w:val="Char Char Char Char Char Char Char"/>
    <w:basedOn w:val="1"/>
    <w:next w:val="444"/>
    <w:qFormat/>
    <w:uiPriority w:val="0"/>
    <w:pPr>
      <w:widowControl/>
      <w:spacing w:after="160" w:line="240" w:lineRule="exact"/>
    </w:pPr>
    <w:rPr>
      <w:rFonts w:hAnsi="Calibri"/>
      <w:kern w:val="0"/>
      <w:szCs w:val="20"/>
    </w:rPr>
  </w:style>
  <w:style w:type="paragraph" w:customStyle="1" w:styleId="461">
    <w:name w:val="toc 23"/>
    <w:next w:val="1"/>
    <w:qFormat/>
    <w:uiPriority w:val="0"/>
    <w:pPr>
      <w:wordWrap w:val="0"/>
      <w:ind w:left="425"/>
      <w:jc w:val="both"/>
    </w:pPr>
    <w:rPr>
      <w:rFonts w:ascii="Calibri" w:hAnsi="Calibri" w:eastAsia="宋体" w:cs="Times New Roman"/>
      <w:sz w:val="21"/>
      <w:lang w:val="en-US" w:eastAsia="zh-CN" w:bidi="ar-SA"/>
    </w:rPr>
  </w:style>
  <w:style w:type="paragraph" w:customStyle="1" w:styleId="462">
    <w:name w:val="目录 61"/>
    <w:next w:val="1"/>
    <w:qFormat/>
    <w:uiPriority w:val="0"/>
    <w:pPr>
      <w:wordWrap w:val="0"/>
      <w:ind w:left="2125"/>
      <w:jc w:val="both"/>
    </w:pPr>
    <w:rPr>
      <w:rFonts w:ascii="Calibri" w:hAnsi="Calibri" w:eastAsia="宋体" w:cs="Times New Roman"/>
      <w:sz w:val="21"/>
      <w:lang w:val="en-US" w:eastAsia="zh-CN" w:bidi="ar-SA"/>
    </w:rPr>
  </w:style>
  <w:style w:type="paragraph" w:customStyle="1" w:styleId="463">
    <w:name w:val="toc 97"/>
    <w:next w:val="1"/>
    <w:qFormat/>
    <w:uiPriority w:val="0"/>
    <w:pPr>
      <w:wordWrap w:val="0"/>
      <w:ind w:left="3400"/>
      <w:jc w:val="both"/>
    </w:pPr>
    <w:rPr>
      <w:rFonts w:ascii="Calibri" w:hAnsi="Calibri" w:eastAsia="宋体" w:cs="Times New Roman"/>
      <w:sz w:val="21"/>
      <w:lang w:val="en-US" w:eastAsia="zh-CN" w:bidi="ar-SA"/>
    </w:rPr>
  </w:style>
  <w:style w:type="paragraph" w:customStyle="1" w:styleId="464">
    <w:name w:val="toc 74"/>
    <w:next w:val="1"/>
    <w:qFormat/>
    <w:uiPriority w:val="0"/>
    <w:pPr>
      <w:wordWrap w:val="0"/>
      <w:ind w:left="2550"/>
      <w:jc w:val="both"/>
    </w:pPr>
    <w:rPr>
      <w:rFonts w:ascii="Calibri" w:hAnsi="Calibri" w:eastAsia="宋体" w:cs="Times New Roman"/>
      <w:sz w:val="21"/>
      <w:lang w:val="en-US" w:eastAsia="zh-CN" w:bidi="ar-SA"/>
    </w:rPr>
  </w:style>
  <w:style w:type="paragraph" w:customStyle="1" w:styleId="465">
    <w:name w:val="xl64"/>
    <w:basedOn w:val="1"/>
    <w:next w:val="440"/>
    <w:qFormat/>
    <w:uiPriority w:val="0"/>
    <w:pPr>
      <w:widowControl/>
      <w:shd w:val="clear" w:color="000000" w:fill="FFFFFF"/>
      <w:spacing w:before="280" w:after="280"/>
    </w:pPr>
    <w:rPr>
      <w:rFonts w:ascii="宋体" w:hAnsi="Calibri"/>
      <w:kern w:val="0"/>
      <w:sz w:val="20"/>
      <w:szCs w:val="20"/>
    </w:rPr>
  </w:style>
  <w:style w:type="paragraph" w:customStyle="1" w:styleId="466">
    <w:name w:val="xl82"/>
    <w:basedOn w:val="1"/>
    <w:next w:val="285"/>
    <w:qFormat/>
    <w:uiPriority w:val="0"/>
    <w:pPr>
      <w:widowControl/>
      <w:shd w:val="clear" w:color="000000" w:fill="FFFFFF"/>
      <w:spacing w:before="280" w:after="280"/>
    </w:pPr>
    <w:rPr>
      <w:rFonts w:ascii="宋体" w:hAnsi="Calibri"/>
      <w:kern w:val="0"/>
      <w:sz w:val="20"/>
      <w:szCs w:val="20"/>
    </w:rPr>
  </w:style>
  <w:style w:type="paragraph" w:customStyle="1" w:styleId="467">
    <w:name w:val="toc 32"/>
    <w:next w:val="1"/>
    <w:qFormat/>
    <w:uiPriority w:val="0"/>
    <w:pPr>
      <w:wordWrap w:val="0"/>
      <w:ind w:left="850"/>
      <w:jc w:val="both"/>
    </w:pPr>
    <w:rPr>
      <w:rFonts w:ascii="Calibri" w:hAnsi="Calibri" w:eastAsia="宋体" w:cs="Times New Roman"/>
      <w:sz w:val="21"/>
      <w:lang w:val="en-US" w:eastAsia="zh-CN" w:bidi="ar-SA"/>
    </w:rPr>
  </w:style>
  <w:style w:type="paragraph" w:customStyle="1" w:styleId="468">
    <w:name w:val="xl77"/>
    <w:basedOn w:val="1"/>
    <w:next w:val="433"/>
    <w:qFormat/>
    <w:uiPriority w:val="0"/>
    <w:pPr>
      <w:widowControl/>
      <w:shd w:val="clear" w:color="000000" w:fill="FFFFFF"/>
      <w:spacing w:before="280" w:after="280"/>
      <w:jc w:val="center"/>
    </w:pPr>
    <w:rPr>
      <w:rFonts w:ascii="宋体" w:hAnsi="Calibri"/>
      <w:kern w:val="0"/>
      <w:sz w:val="20"/>
      <w:szCs w:val="20"/>
    </w:rPr>
  </w:style>
  <w:style w:type="character" w:customStyle="1" w:styleId="469">
    <w:name w:val="正文缩进 Char1"/>
    <w:qFormat/>
    <w:uiPriority w:val="0"/>
    <w:rPr>
      <w:rFonts w:eastAsia="宋体"/>
      <w:kern w:val="2"/>
      <w:sz w:val="21"/>
      <w:lang w:val="en-US" w:eastAsia="zh-CN" w:bidi="ar-SA"/>
    </w:rPr>
  </w:style>
  <w:style w:type="character" w:customStyle="1" w:styleId="470">
    <w:name w:val="fielderror"/>
    <w:basedOn w:val="46"/>
    <w:qFormat/>
    <w:uiPriority w:val="0"/>
    <w:rPr>
      <w:color w:val="800000"/>
    </w:rPr>
  </w:style>
  <w:style w:type="character" w:customStyle="1" w:styleId="471">
    <w:name w:val="hilite6"/>
    <w:basedOn w:val="46"/>
    <w:qFormat/>
    <w:uiPriority w:val="0"/>
    <w:rPr>
      <w:color w:val="000000"/>
    </w:rPr>
  </w:style>
  <w:style w:type="character" w:customStyle="1" w:styleId="472">
    <w:name w:val="active6"/>
    <w:basedOn w:val="46"/>
    <w:qFormat/>
    <w:uiPriority w:val="0"/>
    <w:rPr>
      <w:color w:val="FFFFFF"/>
    </w:rPr>
  </w:style>
  <w:style w:type="character" w:customStyle="1" w:styleId="473">
    <w:name w:val="inline-help"/>
    <w:basedOn w:val="46"/>
    <w:qFormat/>
    <w:uiPriority w:val="0"/>
  </w:style>
  <w:style w:type="character" w:customStyle="1" w:styleId="474">
    <w:name w:val="active"/>
    <w:basedOn w:val="46"/>
    <w:qFormat/>
    <w:uiPriority w:val="0"/>
    <w:rPr>
      <w:color w:val="FFFFFF"/>
    </w:rPr>
  </w:style>
  <w:style w:type="character" w:customStyle="1" w:styleId="475">
    <w:name w:val="未处理的提及1"/>
    <w:basedOn w:val="46"/>
    <w:semiHidden/>
    <w:unhideWhenUsed/>
    <w:qFormat/>
    <w:uiPriority w:val="99"/>
    <w:rPr>
      <w:color w:val="605E5C"/>
      <w:shd w:val="clear" w:color="auto" w:fill="E1DFDD"/>
    </w:rPr>
  </w:style>
  <w:style w:type="paragraph" w:customStyle="1" w:styleId="476">
    <w:name w:val="修订2"/>
    <w:hidden/>
    <w:semiHidden/>
    <w:qFormat/>
    <w:uiPriority w:val="99"/>
    <w:rPr>
      <w:rFonts w:ascii="Times New Roman" w:hAnsi="Times New Roman" w:eastAsia="宋体" w:cs="Times New Roman"/>
      <w:kern w:val="2"/>
      <w:sz w:val="21"/>
      <w:szCs w:val="24"/>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2.jpeg"/><Relationship Id="rId8" Type="http://schemas.openxmlformats.org/officeDocument/2006/relationships/image" Target="media/image1.png"/><Relationship Id="rId72" Type="http://schemas.microsoft.com/office/2011/relationships/people" Target="people.xml"/><Relationship Id="rId71" Type="http://schemas.openxmlformats.org/officeDocument/2006/relationships/fontTable" Target="fontTable.xml"/><Relationship Id="rId70" Type="http://schemas.openxmlformats.org/officeDocument/2006/relationships/customXml" Target="../customXml/item1.xml"/><Relationship Id="rId7" Type="http://schemas.openxmlformats.org/officeDocument/2006/relationships/theme" Target="theme/theme1.xml"/><Relationship Id="rId69" Type="http://schemas.openxmlformats.org/officeDocument/2006/relationships/numbering" Target="numbering.xml"/><Relationship Id="rId68" Type="http://schemas.openxmlformats.org/officeDocument/2006/relationships/image" Target="media/image61.png"/><Relationship Id="rId67" Type="http://schemas.openxmlformats.org/officeDocument/2006/relationships/image" Target="media/image60.png"/><Relationship Id="rId66" Type="http://schemas.openxmlformats.org/officeDocument/2006/relationships/image" Target="media/image59.png"/><Relationship Id="rId65" Type="http://schemas.openxmlformats.org/officeDocument/2006/relationships/image" Target="media/image58.png"/><Relationship Id="rId64" Type="http://schemas.openxmlformats.org/officeDocument/2006/relationships/image" Target="media/image57.png"/><Relationship Id="rId63" Type="http://schemas.openxmlformats.org/officeDocument/2006/relationships/image" Target="media/image56.png"/><Relationship Id="rId62" Type="http://schemas.openxmlformats.org/officeDocument/2006/relationships/image" Target="media/image55.png"/><Relationship Id="rId61" Type="http://schemas.openxmlformats.org/officeDocument/2006/relationships/image" Target="media/image54.png"/><Relationship Id="rId60" Type="http://schemas.openxmlformats.org/officeDocument/2006/relationships/image" Target="media/image53.png"/><Relationship Id="rId6" Type="http://schemas.openxmlformats.org/officeDocument/2006/relationships/footer" Target="footer2.xml"/><Relationship Id="rId59" Type="http://schemas.openxmlformats.org/officeDocument/2006/relationships/image" Target="media/image52.jpeg"/><Relationship Id="rId58" Type="http://schemas.openxmlformats.org/officeDocument/2006/relationships/image" Target="media/image51.png"/><Relationship Id="rId57" Type="http://schemas.openxmlformats.org/officeDocument/2006/relationships/image" Target="media/image50.png"/><Relationship Id="rId56" Type="http://schemas.openxmlformats.org/officeDocument/2006/relationships/image" Target="media/image49.png"/><Relationship Id="rId55" Type="http://schemas.openxmlformats.org/officeDocument/2006/relationships/image" Target="media/image48.png"/><Relationship Id="rId54" Type="http://schemas.openxmlformats.org/officeDocument/2006/relationships/image" Target="media/image47.png"/><Relationship Id="rId53" Type="http://schemas.openxmlformats.org/officeDocument/2006/relationships/image" Target="media/image46.png"/><Relationship Id="rId52" Type="http://schemas.openxmlformats.org/officeDocument/2006/relationships/image" Target="media/image45.png"/><Relationship Id="rId51" Type="http://schemas.openxmlformats.org/officeDocument/2006/relationships/image" Target="media/image44.png"/><Relationship Id="rId50" Type="http://schemas.openxmlformats.org/officeDocument/2006/relationships/image" Target="media/image43.png"/><Relationship Id="rId5" Type="http://schemas.openxmlformats.org/officeDocument/2006/relationships/footer" Target="footer1.xml"/><Relationship Id="rId49" Type="http://schemas.openxmlformats.org/officeDocument/2006/relationships/image" Target="media/image42.png"/><Relationship Id="rId48" Type="http://schemas.openxmlformats.org/officeDocument/2006/relationships/image" Target="media/image41.png"/><Relationship Id="rId47" Type="http://schemas.openxmlformats.org/officeDocument/2006/relationships/image" Target="media/image40.png"/><Relationship Id="rId46" Type="http://schemas.openxmlformats.org/officeDocument/2006/relationships/image" Target="media/image39.png"/><Relationship Id="rId45" Type="http://schemas.openxmlformats.org/officeDocument/2006/relationships/image" Target="media/image38.png"/><Relationship Id="rId44" Type="http://schemas.openxmlformats.org/officeDocument/2006/relationships/image" Target="media/image37.png"/><Relationship Id="rId43" Type="http://schemas.openxmlformats.org/officeDocument/2006/relationships/image" Target="media/image36.png"/><Relationship Id="rId42" Type="http://schemas.openxmlformats.org/officeDocument/2006/relationships/image" Target="media/image35.png"/><Relationship Id="rId41" Type="http://schemas.openxmlformats.org/officeDocument/2006/relationships/image" Target="media/image34.png"/><Relationship Id="rId40" Type="http://schemas.openxmlformats.org/officeDocument/2006/relationships/image" Target="media/image33.png"/><Relationship Id="rId4" Type="http://schemas.microsoft.com/office/2011/relationships/commentsExtended" Target="commentsExtended.xml"/><Relationship Id="rId39" Type="http://schemas.openxmlformats.org/officeDocument/2006/relationships/image" Target="media/image32.png"/><Relationship Id="rId38" Type="http://schemas.openxmlformats.org/officeDocument/2006/relationships/image" Target="media/image31.png"/><Relationship Id="rId37" Type="http://schemas.openxmlformats.org/officeDocument/2006/relationships/image" Target="media/image30.png"/><Relationship Id="rId36" Type="http://schemas.openxmlformats.org/officeDocument/2006/relationships/image" Target="media/image29.png"/><Relationship Id="rId35" Type="http://schemas.openxmlformats.org/officeDocument/2006/relationships/image" Target="media/image28.png"/><Relationship Id="rId34" Type="http://schemas.openxmlformats.org/officeDocument/2006/relationships/image" Target="media/image27.jpeg"/><Relationship Id="rId33" Type="http://schemas.openxmlformats.org/officeDocument/2006/relationships/image" Target="media/image26.png"/><Relationship Id="rId32" Type="http://schemas.openxmlformats.org/officeDocument/2006/relationships/image" Target="media/image25.png"/><Relationship Id="rId31" Type="http://schemas.openxmlformats.org/officeDocument/2006/relationships/image" Target="media/image24.png"/><Relationship Id="rId30" Type="http://schemas.openxmlformats.org/officeDocument/2006/relationships/image" Target="media/image23.jpeg"/><Relationship Id="rId3" Type="http://schemas.openxmlformats.org/officeDocument/2006/relationships/comments" Target="comments.xml"/><Relationship Id="rId29" Type="http://schemas.openxmlformats.org/officeDocument/2006/relationships/image" Target="media/image22.png"/><Relationship Id="rId28" Type="http://schemas.openxmlformats.org/officeDocument/2006/relationships/image" Target="media/image21.png"/><Relationship Id="rId27" Type="http://schemas.openxmlformats.org/officeDocument/2006/relationships/image" Target="media/image20.png"/><Relationship Id="rId26" Type="http://schemas.openxmlformats.org/officeDocument/2006/relationships/image" Target="media/image19.png"/><Relationship Id="rId25" Type="http://schemas.openxmlformats.org/officeDocument/2006/relationships/image" Target="media/image18.jpe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GIF"/><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385A8C1-72DB-4217-B2D2-8AFEA9CC8305}">
  <ds:schemaRefs/>
</ds:datastoreItem>
</file>

<file path=docProps/app.xml><?xml version="1.0" encoding="utf-8"?>
<Properties xmlns="http://schemas.openxmlformats.org/officeDocument/2006/extended-properties" xmlns:vt="http://schemas.openxmlformats.org/officeDocument/2006/docPropsVTypes">
  <Template>Normal</Template>
  <Company>Microsoft</Company>
  <Pages>73</Pages>
  <Words>60968</Words>
  <Characters>68409</Characters>
  <Lines>347</Lines>
  <Paragraphs>97</Paragraphs>
  <TotalTime>2</TotalTime>
  <ScaleCrop>false</ScaleCrop>
  <LinksUpToDate>false</LinksUpToDate>
  <CharactersWithSpaces>72720</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2022-04-25T08:36:00Z</dcterms:created>
  <dc:creator>thsware</dc:creator>
  <cp:lastModifiedBy>王秀子</cp:lastModifiedBy>
  <cp:lastPrinted>2021-05-16T11:04:00Z</cp:lastPrinted>
  <dcterms:modified xsi:type="dcterms:W3CDTF">2023-07-06T06:19:32Z</dcterms:modified>
  <dc:title>招  标　文　件</dc:title>
  <cp:revision>32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8B9E0D8A3A44400796FEFB8CED0BE0E7_13</vt:lpwstr>
  </property>
</Properties>
</file>